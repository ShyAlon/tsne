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7CE964" w14:textId="77777777" w:rsidR="00BC1D4C" w:rsidRPr="00DE7DB1" w:rsidRDefault="00BC1D4C" w:rsidP="00F917AD">
      <w:pPr>
        <w:pStyle w:val="Heading1"/>
        <w:rPr>
          <w:lang w:val="en-US" w:bidi="he-IL"/>
        </w:rPr>
      </w:pPr>
      <w:bookmarkStart w:id="0" w:name="_Toc443577291"/>
    </w:p>
    <w:p w14:paraId="3912691C" w14:textId="77777777" w:rsidR="003D3A2B" w:rsidRPr="003D3A2B" w:rsidRDefault="003D3A2B" w:rsidP="009B1370">
      <w:pPr>
        <w:rPr>
          <w:rtl/>
        </w:rPr>
      </w:pPr>
    </w:p>
    <w:p w14:paraId="12573177" w14:textId="77777777" w:rsidR="00BC1D4C" w:rsidRDefault="00BC1D4C" w:rsidP="009B1370">
      <w:pPr>
        <w:pStyle w:val="Heading1"/>
        <w:rPr>
          <w:rtl/>
        </w:rPr>
      </w:pPr>
    </w:p>
    <w:p w14:paraId="361150FD" w14:textId="185C5E29" w:rsidR="00BC1D4C" w:rsidRDefault="00BC1D4C" w:rsidP="00FB688C">
      <w:pPr>
        <w:jc w:val="center"/>
        <w:rPr>
          <w:b/>
          <w:bCs/>
          <w:i/>
          <w:iCs/>
          <w:sz w:val="40"/>
          <w:szCs w:val="40"/>
          <w:rtl/>
        </w:rPr>
      </w:pPr>
      <w:bookmarkStart w:id="1" w:name="_Toc412504468"/>
      <w:r>
        <w:rPr>
          <w:b/>
          <w:bCs/>
          <w:i/>
          <w:iCs/>
          <w:sz w:val="40"/>
          <w:szCs w:val="40"/>
        </w:rPr>
        <w:t>M.Sc. of System Engineering</w:t>
      </w:r>
      <w:bookmarkEnd w:id="1"/>
    </w:p>
    <w:p w14:paraId="515CBA93" w14:textId="1250F4E6" w:rsidR="003D3A2B" w:rsidRDefault="00BC1D4C" w:rsidP="00FB69D7">
      <w:pPr>
        <w:jc w:val="center"/>
        <w:rPr>
          <w:rFonts w:ascii="Georgia" w:eastAsiaTheme="majorEastAsia" w:hAnsi="Georgia"/>
          <w:b/>
          <w:bCs/>
          <w:color w:val="000000"/>
          <w:sz w:val="43"/>
          <w:szCs w:val="43"/>
        </w:rPr>
      </w:pPr>
      <w:r w:rsidRPr="00BC1D4C">
        <w:rPr>
          <w:rFonts w:ascii="Georgia" w:eastAsiaTheme="majorEastAsia" w:hAnsi="Georgia"/>
          <w:b/>
          <w:bCs/>
          <w:color w:val="000000"/>
          <w:sz w:val="43"/>
          <w:szCs w:val="43"/>
        </w:rPr>
        <w:t xml:space="preserve">Decision </w:t>
      </w:r>
      <w:r w:rsidR="00FB69D7">
        <w:rPr>
          <w:rFonts w:ascii="Georgia" w:eastAsiaTheme="majorEastAsia" w:hAnsi="Georgia"/>
          <w:b/>
          <w:bCs/>
          <w:color w:val="000000"/>
          <w:sz w:val="43"/>
          <w:szCs w:val="43"/>
        </w:rPr>
        <w:t>Support</w:t>
      </w:r>
      <w:r w:rsidRPr="00BC1D4C">
        <w:rPr>
          <w:rFonts w:ascii="Georgia" w:eastAsiaTheme="majorEastAsia" w:hAnsi="Georgia"/>
          <w:b/>
          <w:bCs/>
          <w:color w:val="000000"/>
          <w:sz w:val="43"/>
          <w:szCs w:val="43"/>
        </w:rPr>
        <w:t xml:space="preserve"> System </w:t>
      </w:r>
      <w:r w:rsidR="008945B4" w:rsidRPr="008945B4">
        <w:rPr>
          <w:rFonts w:ascii="Georgia" w:eastAsiaTheme="majorEastAsia" w:hAnsi="Georgia"/>
          <w:b/>
          <w:bCs/>
          <w:color w:val="000000"/>
          <w:sz w:val="43"/>
          <w:szCs w:val="43"/>
        </w:rPr>
        <w:t xml:space="preserve">for </w:t>
      </w:r>
      <w:r w:rsidR="00A55DF3">
        <w:rPr>
          <w:rFonts w:ascii="Georgia" w:eastAsiaTheme="majorEastAsia" w:hAnsi="Georgia"/>
          <w:b/>
          <w:bCs/>
          <w:color w:val="000000"/>
          <w:sz w:val="43"/>
          <w:szCs w:val="43"/>
        </w:rPr>
        <w:t>Optimizing Pharma Research</w:t>
      </w:r>
    </w:p>
    <w:p w14:paraId="6D6E69DF" w14:textId="77777777" w:rsidR="00BC1D4C" w:rsidRDefault="003D3A2B" w:rsidP="009B1370">
      <w:pPr>
        <w:jc w:val="center"/>
        <w:rPr>
          <w:b/>
          <w:bCs/>
          <w:i/>
          <w:iCs/>
          <w:sz w:val="40"/>
          <w:szCs w:val="40"/>
        </w:rPr>
      </w:pPr>
      <w:r>
        <w:rPr>
          <w:b/>
          <w:bCs/>
          <w:i/>
          <w:iCs/>
          <w:sz w:val="40"/>
          <w:szCs w:val="40"/>
        </w:rPr>
        <w:t>M.Sc. Final Research Project</w:t>
      </w:r>
    </w:p>
    <w:p w14:paraId="3FE0935D" w14:textId="77777777" w:rsidR="00BC1D4C" w:rsidRDefault="00BC1D4C" w:rsidP="009B1370">
      <w:pPr>
        <w:jc w:val="center"/>
        <w:rPr>
          <w:b/>
          <w:bCs/>
          <w:i/>
          <w:iCs/>
          <w:sz w:val="40"/>
          <w:szCs w:val="40"/>
        </w:rPr>
      </w:pPr>
    </w:p>
    <w:p w14:paraId="0B37A257" w14:textId="48746096" w:rsidR="00BC1D4C" w:rsidRDefault="00A55DF3" w:rsidP="009B1370">
      <w:pPr>
        <w:jc w:val="center"/>
        <w:rPr>
          <w:b/>
          <w:bCs/>
          <w:i/>
          <w:iCs/>
          <w:sz w:val="40"/>
          <w:szCs w:val="40"/>
        </w:rPr>
      </w:pPr>
      <w:bookmarkStart w:id="2" w:name="_Toc412504471"/>
      <w:r>
        <w:rPr>
          <w:b/>
          <w:bCs/>
          <w:i/>
          <w:iCs/>
          <w:sz w:val="40"/>
          <w:szCs w:val="40"/>
        </w:rPr>
        <w:t>5/19/17</w:t>
      </w:r>
    </w:p>
    <w:bookmarkEnd w:id="2"/>
    <w:p w14:paraId="705B9714" w14:textId="4B50120E" w:rsidR="00BC1D4C" w:rsidRDefault="00E27B2A" w:rsidP="009B1370">
      <w:pPr>
        <w:jc w:val="center"/>
        <w:rPr>
          <w:b/>
          <w:bCs/>
          <w:i/>
          <w:iCs/>
          <w:sz w:val="40"/>
          <w:szCs w:val="40"/>
        </w:rPr>
      </w:pPr>
      <w:r>
        <w:rPr>
          <w:b/>
          <w:bCs/>
          <w:i/>
          <w:iCs/>
          <w:sz w:val="40"/>
          <w:szCs w:val="40"/>
        </w:rPr>
        <w:t>Shy Alon</w:t>
      </w:r>
    </w:p>
    <w:p w14:paraId="04BFD24E" w14:textId="1CA25ACB" w:rsidR="00BC1D4C" w:rsidRDefault="00E27B2A" w:rsidP="009B1370">
      <w:pPr>
        <w:jc w:val="center"/>
        <w:rPr>
          <w:b/>
          <w:bCs/>
          <w:i/>
          <w:iCs/>
          <w:sz w:val="40"/>
          <w:szCs w:val="40"/>
        </w:rPr>
      </w:pPr>
      <w:r>
        <w:rPr>
          <w:b/>
          <w:bCs/>
          <w:i/>
          <w:iCs/>
          <w:sz w:val="40"/>
          <w:szCs w:val="40"/>
        </w:rPr>
        <w:t>038505665</w:t>
      </w:r>
    </w:p>
    <w:p w14:paraId="4DF3AD83" w14:textId="77777777" w:rsidR="00BC1D4C" w:rsidRPr="00E27B2A" w:rsidRDefault="00BC1D4C" w:rsidP="009B1370">
      <w:pPr>
        <w:pStyle w:val="Heading1"/>
        <w:rPr>
          <w:lang w:val="en-US"/>
        </w:rPr>
      </w:pPr>
    </w:p>
    <w:p w14:paraId="185456C1" w14:textId="37376492" w:rsidR="00BC1D4C" w:rsidRDefault="004D0501" w:rsidP="008945B4">
      <w:pPr>
        <w:spacing w:line="276"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Advisors:</w:t>
      </w:r>
      <w:r w:rsidRPr="004D0501">
        <w:rPr>
          <w:rFonts w:ascii="Times New Roman" w:eastAsia="Calibri" w:hAnsi="Times New Roman" w:cs="Times New Roman"/>
        </w:rPr>
        <w:t xml:space="preserve"> </w:t>
      </w:r>
      <w:r>
        <w:rPr>
          <w:rFonts w:ascii="Times New Roman" w:eastAsia="Calibri" w:hAnsi="Times New Roman" w:cs="Times New Roman"/>
        </w:rPr>
        <w:t xml:space="preserve">Dr. </w:t>
      </w:r>
      <w:r w:rsidRPr="00CE0C94">
        <w:rPr>
          <w:rFonts w:ascii="Times New Roman" w:eastAsia="Calibri" w:hAnsi="Times New Roman" w:cs="Times New Roman"/>
        </w:rPr>
        <w:t xml:space="preserve">Abraham </w:t>
      </w:r>
      <w:proofErr w:type="spellStart"/>
      <w:r w:rsidRPr="00CE0C94">
        <w:rPr>
          <w:rFonts w:ascii="Times New Roman" w:eastAsia="Calibri" w:hAnsi="Times New Roman" w:cs="Times New Roman"/>
        </w:rPr>
        <w:t>Yosipof</w:t>
      </w:r>
      <w:proofErr w:type="spellEnd"/>
    </w:p>
    <w:p w14:paraId="7690ED9F" w14:textId="77777777" w:rsidR="003D3A2B" w:rsidRDefault="003D3A2B" w:rsidP="009B1370">
      <w:pPr>
        <w:spacing w:line="276" w:lineRule="auto"/>
        <w:jc w:val="lef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30F8DFDA" w14:textId="414C02AC" w:rsidR="001145ED" w:rsidRPr="00EA59C3" w:rsidRDefault="001145ED" w:rsidP="004D1D4C">
      <w:pPr>
        <w:pStyle w:val="H1"/>
        <w:rPr>
          <w:rFonts w:asciiTheme="majorBidi" w:hAnsiTheme="majorBidi" w:cstheme="majorBidi"/>
          <w:sz w:val="24"/>
          <w:szCs w:val="24"/>
        </w:rPr>
      </w:pPr>
      <w:r w:rsidRPr="00EA59C3">
        <w:rPr>
          <w:rFonts w:asciiTheme="majorBidi" w:hAnsiTheme="majorBidi" w:cstheme="majorBidi"/>
          <w:sz w:val="24"/>
          <w:szCs w:val="24"/>
        </w:rPr>
        <w:lastRenderedPageBreak/>
        <w:t xml:space="preserve">Table </w:t>
      </w:r>
      <w:r w:rsidR="00FB688C">
        <w:rPr>
          <w:rFonts w:asciiTheme="majorBidi" w:hAnsiTheme="majorBidi" w:cstheme="majorBidi"/>
          <w:sz w:val="24"/>
          <w:szCs w:val="24"/>
        </w:rPr>
        <w:t>o</w:t>
      </w:r>
      <w:r w:rsidR="00FB688C" w:rsidRPr="00EA59C3">
        <w:rPr>
          <w:rFonts w:asciiTheme="majorBidi" w:hAnsiTheme="majorBidi" w:cstheme="majorBidi"/>
          <w:sz w:val="24"/>
          <w:szCs w:val="24"/>
        </w:rPr>
        <w:t xml:space="preserve">f </w:t>
      </w:r>
      <w:r w:rsidRPr="00EA59C3">
        <w:rPr>
          <w:rFonts w:asciiTheme="majorBidi" w:hAnsiTheme="majorBidi" w:cstheme="majorBidi"/>
          <w:sz w:val="24"/>
          <w:szCs w:val="24"/>
        </w:rPr>
        <w:t>Contents</w:t>
      </w:r>
    </w:p>
    <w:p w14:paraId="07D86668" w14:textId="77777777" w:rsidR="00B77246" w:rsidRDefault="009A312C" w:rsidP="004D1D4C">
      <w:pPr>
        <w:pStyle w:val="TOC1"/>
        <w:rPr>
          <w:rFonts w:asciiTheme="minorHAnsi" w:eastAsiaTheme="minorEastAsia" w:hAnsiTheme="minorHAnsi" w:cstheme="minorBidi"/>
          <w:noProof/>
          <w:rtl/>
        </w:rPr>
      </w:pPr>
      <w:r w:rsidRPr="002B64E5">
        <w:rPr>
          <w:rFonts w:asciiTheme="majorBidi" w:hAnsiTheme="majorBidi" w:cstheme="majorBidi"/>
        </w:rPr>
        <w:fldChar w:fldCharType="begin"/>
      </w:r>
      <w:r w:rsidR="009B1370" w:rsidRPr="002B64E5">
        <w:rPr>
          <w:rFonts w:asciiTheme="majorBidi" w:hAnsiTheme="majorBidi" w:cstheme="majorBidi"/>
        </w:rPr>
        <w:instrText xml:space="preserve"> TOC \o "1-3" \h \z \u </w:instrText>
      </w:r>
      <w:r w:rsidRPr="002B64E5">
        <w:rPr>
          <w:rFonts w:asciiTheme="majorBidi" w:hAnsiTheme="majorBidi" w:cstheme="majorBidi"/>
        </w:rPr>
        <w:fldChar w:fldCharType="separate"/>
      </w:r>
      <w:hyperlink w:anchor="_Toc480192465" w:history="1">
        <w:r w:rsidR="00B77246" w:rsidRPr="00B10E54">
          <w:rPr>
            <w:rStyle w:val="Hyperlink"/>
            <w:noProof/>
            <w:lang w:bidi="ar-SA"/>
          </w:rPr>
          <w:t>Abstract</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Toc480192465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7</w:t>
        </w:r>
        <w:r w:rsidR="00B77246">
          <w:rPr>
            <w:noProof/>
            <w:webHidden/>
            <w:rtl/>
          </w:rPr>
          <w:fldChar w:fldCharType="end"/>
        </w:r>
      </w:hyperlink>
    </w:p>
    <w:p w14:paraId="13DD5FCD" w14:textId="77777777" w:rsidR="00B77246" w:rsidRDefault="001F63C8" w:rsidP="004D1D4C">
      <w:pPr>
        <w:pStyle w:val="TOC1"/>
        <w:rPr>
          <w:rFonts w:asciiTheme="minorHAnsi" w:eastAsiaTheme="minorEastAsia" w:hAnsiTheme="minorHAnsi" w:cstheme="minorBidi"/>
          <w:noProof/>
          <w:rtl/>
        </w:rPr>
      </w:pPr>
      <w:hyperlink w:anchor="_Toc480192466" w:history="1">
        <w:r w:rsidR="00B77246" w:rsidRPr="00B10E54">
          <w:rPr>
            <w:rStyle w:val="Hyperlink"/>
            <w:noProof/>
            <w:lang w:bidi="ar-SA"/>
          </w:rPr>
          <w:t>1. Introduction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Toc480192466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8</w:t>
        </w:r>
        <w:r w:rsidR="00B77246">
          <w:rPr>
            <w:noProof/>
            <w:webHidden/>
            <w:rtl/>
          </w:rPr>
          <w:fldChar w:fldCharType="end"/>
        </w:r>
      </w:hyperlink>
    </w:p>
    <w:p w14:paraId="2EB101E8"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67" w:history="1">
        <w:r w:rsidR="00B77246" w:rsidRPr="00B10E54">
          <w:rPr>
            <w:rStyle w:val="Hyperlink"/>
            <w:noProof/>
          </w:rPr>
          <w:t>1.1. The need for Decision Support System for Financial Stability</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Toc480192467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8</w:t>
        </w:r>
        <w:r w:rsidR="00B77246">
          <w:rPr>
            <w:noProof/>
            <w:webHidden/>
            <w:rtl/>
          </w:rPr>
          <w:fldChar w:fldCharType="end"/>
        </w:r>
      </w:hyperlink>
    </w:p>
    <w:p w14:paraId="57A2F13B" w14:textId="77777777" w:rsidR="00B77246" w:rsidRDefault="001F63C8" w:rsidP="004D1D4C">
      <w:pPr>
        <w:pStyle w:val="TOC1"/>
        <w:rPr>
          <w:rFonts w:asciiTheme="minorHAnsi" w:eastAsiaTheme="minorEastAsia" w:hAnsiTheme="minorHAnsi" w:cstheme="minorBidi"/>
          <w:noProof/>
          <w:rtl/>
        </w:rPr>
      </w:pPr>
      <w:hyperlink w:anchor="_Toc480192468" w:history="1">
        <w:r w:rsidR="00B77246" w:rsidRPr="00B10E54">
          <w:rPr>
            <w:rStyle w:val="Hyperlink"/>
            <w:noProof/>
            <w:lang w:bidi="ar-SA"/>
          </w:rPr>
          <w:t>2. Methods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Toc480192468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11</w:t>
        </w:r>
        <w:r w:rsidR="00B77246">
          <w:rPr>
            <w:noProof/>
            <w:webHidden/>
            <w:rtl/>
          </w:rPr>
          <w:fldChar w:fldCharType="end"/>
        </w:r>
      </w:hyperlink>
    </w:p>
    <w:p w14:paraId="210D3702"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69" w:history="1">
        <w:r w:rsidR="00B77246" w:rsidRPr="00B10E54">
          <w:rPr>
            <w:rStyle w:val="Hyperlink"/>
            <w:noProof/>
          </w:rPr>
          <w:t>2.1. System Overview</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Toc480192469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11</w:t>
        </w:r>
        <w:r w:rsidR="00B77246">
          <w:rPr>
            <w:noProof/>
            <w:webHidden/>
            <w:rtl/>
          </w:rPr>
          <w:fldChar w:fldCharType="end"/>
        </w:r>
      </w:hyperlink>
    </w:p>
    <w:p w14:paraId="130401A6"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0" w:history="1">
        <w:r w:rsidR="00B77246" w:rsidRPr="00B10E54">
          <w:rPr>
            <w:rStyle w:val="Hyperlink"/>
            <w:noProof/>
          </w:rPr>
          <w:t>2.2. Input Data</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Toc480192470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13</w:t>
        </w:r>
        <w:r w:rsidR="00B77246">
          <w:rPr>
            <w:noProof/>
            <w:webHidden/>
            <w:rtl/>
          </w:rPr>
          <w:fldChar w:fldCharType="end"/>
        </w:r>
      </w:hyperlink>
    </w:p>
    <w:p w14:paraId="1BC00071"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1" w:history="1">
        <w:r w:rsidR="00B77246" w:rsidRPr="00B10E54">
          <w:rPr>
            <w:rStyle w:val="Hyperlink"/>
            <w:noProof/>
          </w:rPr>
          <w:t>2.3. Feature Selection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Toc480192471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13</w:t>
        </w:r>
        <w:r w:rsidR="00B77246">
          <w:rPr>
            <w:noProof/>
            <w:webHidden/>
            <w:rtl/>
          </w:rPr>
          <w:fldChar w:fldCharType="end"/>
        </w:r>
      </w:hyperlink>
    </w:p>
    <w:p w14:paraId="2FDDBF4D"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2" w:history="1">
        <w:r w:rsidR="00B77246" w:rsidRPr="00B10E54">
          <w:rPr>
            <w:rStyle w:val="Hyperlink"/>
            <w:noProof/>
          </w:rPr>
          <w:t>2.4. Run t-SNE</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Toc480192472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14</w:t>
        </w:r>
        <w:r w:rsidR="00B77246">
          <w:rPr>
            <w:noProof/>
            <w:webHidden/>
            <w:rtl/>
          </w:rPr>
          <w:fldChar w:fldCharType="end"/>
        </w:r>
      </w:hyperlink>
    </w:p>
    <w:p w14:paraId="6900B50D"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3" w:history="1">
        <w:r w:rsidR="00B77246" w:rsidRPr="00B10E54">
          <w:rPr>
            <w:rStyle w:val="Hyperlink"/>
            <w:noProof/>
          </w:rPr>
          <w:t>2.5. Fitness Calculation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Toc480192473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15</w:t>
        </w:r>
        <w:r w:rsidR="00B77246">
          <w:rPr>
            <w:noProof/>
            <w:webHidden/>
            <w:rtl/>
          </w:rPr>
          <w:fldChar w:fldCharType="end"/>
        </w:r>
      </w:hyperlink>
    </w:p>
    <w:p w14:paraId="5B2EA9E2"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4" w:history="1">
        <w:r w:rsidR="00B77246" w:rsidRPr="00B10E54">
          <w:rPr>
            <w:rStyle w:val="Hyperlink"/>
            <w:noProof/>
          </w:rPr>
          <w:t>2.6. Model Selection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Toc480192474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15</w:t>
        </w:r>
        <w:r w:rsidR="00B77246">
          <w:rPr>
            <w:noProof/>
            <w:webHidden/>
            <w:rtl/>
          </w:rPr>
          <w:fldChar w:fldCharType="end"/>
        </w:r>
      </w:hyperlink>
    </w:p>
    <w:p w14:paraId="28382E1A" w14:textId="77777777" w:rsidR="00B77246" w:rsidRDefault="001F63C8" w:rsidP="004D1D4C">
      <w:pPr>
        <w:pStyle w:val="TOC1"/>
        <w:rPr>
          <w:rFonts w:asciiTheme="minorHAnsi" w:eastAsiaTheme="minorEastAsia" w:hAnsiTheme="minorHAnsi" w:cstheme="minorBidi"/>
          <w:noProof/>
          <w:rtl/>
        </w:rPr>
      </w:pPr>
      <w:hyperlink w:anchor="_Toc480192475" w:history="1">
        <w:r w:rsidR="00B77246" w:rsidRPr="00B10E54">
          <w:rPr>
            <w:rStyle w:val="Hyperlink"/>
            <w:noProof/>
            <w:lang w:bidi="ar-SA"/>
          </w:rPr>
          <w:t>3. Results and Discussion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Toc480192475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16</w:t>
        </w:r>
        <w:r w:rsidR="00B77246">
          <w:rPr>
            <w:noProof/>
            <w:webHidden/>
            <w:rtl/>
          </w:rPr>
          <w:fldChar w:fldCharType="end"/>
        </w:r>
      </w:hyperlink>
    </w:p>
    <w:p w14:paraId="0E4D5D9C"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76" w:history="1">
        <w:r w:rsidR="00B77246" w:rsidRPr="00B10E54">
          <w:rPr>
            <w:rStyle w:val="Hyperlink"/>
            <w:noProof/>
          </w:rPr>
          <w:t>3.1. Pre-Processing 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Toc480192476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16</w:t>
        </w:r>
        <w:r w:rsidR="00B77246">
          <w:rPr>
            <w:noProof/>
            <w:webHidden/>
            <w:rtl/>
          </w:rPr>
          <w:fldChar w:fldCharType="end"/>
        </w:r>
      </w:hyperlink>
    </w:p>
    <w:p w14:paraId="490CEC0F"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77" w:history="1">
        <w:r w:rsidR="00B77246" w:rsidRPr="00B10E54">
          <w:rPr>
            <w:rStyle w:val="Hyperlink"/>
            <w:noProof/>
          </w:rPr>
          <w:t>3.1.1. Data bases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Toc480192477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16</w:t>
        </w:r>
        <w:r w:rsidR="00B77246">
          <w:rPr>
            <w:noProof/>
            <w:webHidden/>
            <w:rtl/>
          </w:rPr>
          <w:fldChar w:fldCharType="end"/>
        </w:r>
      </w:hyperlink>
    </w:p>
    <w:p w14:paraId="0FC8D2BE"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78" w:history="1">
        <w:r w:rsidR="00B77246" w:rsidRPr="00B10E54">
          <w:rPr>
            <w:rStyle w:val="Hyperlink"/>
            <w:noProof/>
          </w:rPr>
          <w:t>3.1.2. Library Characterization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Toc480192478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17</w:t>
        </w:r>
        <w:r w:rsidR="00B77246">
          <w:rPr>
            <w:noProof/>
            <w:webHidden/>
            <w:rtl/>
          </w:rPr>
          <w:fldChar w:fldCharType="end"/>
        </w:r>
      </w:hyperlink>
    </w:p>
    <w:p w14:paraId="26498DF4"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79" w:history="1">
        <w:r w:rsidR="00B77246" w:rsidRPr="00B10E54">
          <w:rPr>
            <w:rStyle w:val="Hyperlink"/>
            <w:noProof/>
          </w:rPr>
          <w:t>3.1.3. Basic statistical analysis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Toc480192479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18</w:t>
        </w:r>
        <w:r w:rsidR="00B77246">
          <w:rPr>
            <w:noProof/>
            <w:webHidden/>
            <w:rtl/>
          </w:rPr>
          <w:fldChar w:fldCharType="end"/>
        </w:r>
      </w:hyperlink>
    </w:p>
    <w:p w14:paraId="6ED795B1"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80" w:history="1">
        <w:r w:rsidR="00B77246" w:rsidRPr="00B10E54">
          <w:rPr>
            <w:rStyle w:val="Hyperlink"/>
            <w:noProof/>
          </w:rPr>
          <w:t>3.1.4. Principal Component Analysis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Toc480192480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18</w:t>
        </w:r>
        <w:r w:rsidR="00B77246">
          <w:rPr>
            <w:noProof/>
            <w:webHidden/>
            <w:rtl/>
          </w:rPr>
          <w:fldChar w:fldCharType="end"/>
        </w:r>
      </w:hyperlink>
    </w:p>
    <w:p w14:paraId="5F968F26"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81" w:history="1">
        <w:r w:rsidR="00B77246" w:rsidRPr="00B10E54">
          <w:rPr>
            <w:rStyle w:val="Hyperlink"/>
            <w:noProof/>
          </w:rPr>
          <w:t>3.1.5. Heat Map</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Toc480192481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21</w:t>
        </w:r>
        <w:r w:rsidR="00B77246">
          <w:rPr>
            <w:noProof/>
            <w:webHidden/>
            <w:rtl/>
          </w:rPr>
          <w:fldChar w:fldCharType="end"/>
        </w:r>
      </w:hyperlink>
    </w:p>
    <w:p w14:paraId="2DFE9BB8"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82" w:history="1">
        <w:r w:rsidR="00B77246" w:rsidRPr="00B10E54">
          <w:rPr>
            <w:rStyle w:val="Hyperlink"/>
            <w:noProof/>
          </w:rPr>
          <w:t>3.1.6. Self-Organizing Map (SOM)</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Toc480192482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23</w:t>
        </w:r>
        <w:r w:rsidR="00B77246">
          <w:rPr>
            <w:noProof/>
            <w:webHidden/>
            <w:rtl/>
          </w:rPr>
          <w:fldChar w:fldCharType="end"/>
        </w:r>
      </w:hyperlink>
    </w:p>
    <w:p w14:paraId="1BA89F70"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83" w:history="1">
        <w:r w:rsidR="00B77246" w:rsidRPr="00B10E54">
          <w:rPr>
            <w:rStyle w:val="Hyperlink"/>
            <w:noProof/>
          </w:rPr>
          <w:t xml:space="preserve">3.2. RANSAC </w:t>
        </w:r>
        <w:r w:rsidR="00B77246" w:rsidRPr="00B10E54">
          <w:rPr>
            <w:rStyle w:val="Hyperlink"/>
            <w:noProof/>
            <w:rtl/>
          </w:rPr>
          <w:t xml:space="preserve"> </w:t>
        </w:r>
        <w:r w:rsidR="00B77246" w:rsidRPr="00B10E54">
          <w:rPr>
            <w:rStyle w:val="Hyperlink"/>
            <w:noProof/>
          </w:rPr>
          <w:t>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Toc480192483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24</w:t>
        </w:r>
        <w:r w:rsidR="00B77246">
          <w:rPr>
            <w:noProof/>
            <w:webHidden/>
            <w:rtl/>
          </w:rPr>
          <w:fldChar w:fldCharType="end"/>
        </w:r>
      </w:hyperlink>
    </w:p>
    <w:p w14:paraId="2EF94B01"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84" w:history="1">
        <w:r w:rsidR="00B77246" w:rsidRPr="00B10E54">
          <w:rPr>
            <w:rStyle w:val="Hyperlink"/>
            <w:noProof/>
          </w:rPr>
          <w:t>3.2.1. Databases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Toc480192484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24</w:t>
        </w:r>
        <w:r w:rsidR="00B77246">
          <w:rPr>
            <w:noProof/>
            <w:webHidden/>
            <w:rtl/>
          </w:rPr>
          <w:fldChar w:fldCharType="end"/>
        </w:r>
      </w:hyperlink>
    </w:p>
    <w:p w14:paraId="2CBF2B7F"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85" w:history="1">
        <w:r w:rsidR="00B77246" w:rsidRPr="00B10E54">
          <w:rPr>
            <w:rStyle w:val="Hyperlink"/>
            <w:noProof/>
          </w:rPr>
          <w:t>3.3. kNN 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Toc480192485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30</w:t>
        </w:r>
        <w:r w:rsidR="00B77246">
          <w:rPr>
            <w:noProof/>
            <w:webHidden/>
            <w:rtl/>
          </w:rPr>
          <w:fldChar w:fldCharType="end"/>
        </w:r>
      </w:hyperlink>
    </w:p>
    <w:p w14:paraId="3CF48193" w14:textId="77777777" w:rsidR="00B77246" w:rsidRDefault="001F63C8" w:rsidP="004D1D4C">
      <w:pPr>
        <w:pStyle w:val="TOC2"/>
        <w:tabs>
          <w:tab w:val="right" w:leader="dot" w:pos="8296"/>
        </w:tabs>
        <w:rPr>
          <w:rFonts w:asciiTheme="minorHAnsi" w:eastAsiaTheme="minorEastAsia" w:hAnsiTheme="minorHAnsi" w:cstheme="minorBidi"/>
          <w:b w:val="0"/>
          <w:bCs w:val="0"/>
          <w:noProof/>
          <w:sz w:val="24"/>
          <w:szCs w:val="24"/>
          <w:rtl/>
        </w:rPr>
      </w:pPr>
      <w:hyperlink w:anchor="_Toc480192486" w:history="1">
        <w:r w:rsidR="00B77246" w:rsidRPr="00B10E54">
          <w:rPr>
            <w:rStyle w:val="Hyperlink"/>
            <w:noProof/>
          </w:rPr>
          <w:t>3.4. Virtual Cell Implementation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Toc480192486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31</w:t>
        </w:r>
        <w:r w:rsidR="00B77246">
          <w:rPr>
            <w:noProof/>
            <w:webHidden/>
            <w:rtl/>
          </w:rPr>
          <w:fldChar w:fldCharType="end"/>
        </w:r>
      </w:hyperlink>
    </w:p>
    <w:p w14:paraId="0B1BC776"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87" w:history="1">
        <w:r w:rsidR="00B77246" w:rsidRPr="00B10E54">
          <w:rPr>
            <w:rStyle w:val="Hyperlink"/>
            <w:noProof/>
          </w:rPr>
          <w:t xml:space="preserve">3.4.1. </w:t>
        </w:r>
        <m:oMath>
          <m:r>
            <w:rPr>
              <w:rStyle w:val="Hyperlink"/>
              <w:rFonts w:ascii="Cambria Math" w:hAnsi="Cambria Math"/>
              <w:noProof/>
            </w:rPr>
            <m:t>TiO</m:t>
          </m:r>
          <m:r>
            <m:rPr>
              <m:sty m:val="p"/>
            </m:rPr>
            <w:rPr>
              <w:rStyle w:val="Hyperlink"/>
              <w:rFonts w:ascii="Cambria Math" w:hAnsi="Cambria Math"/>
              <w:noProof/>
            </w:rPr>
            <m:t>2|</m:t>
          </m:r>
          <m:r>
            <w:rPr>
              <w:rStyle w:val="Hyperlink"/>
              <w:rFonts w:ascii="Cambria Math" w:hAnsi="Cambria Math"/>
              <w:noProof/>
            </w:rPr>
            <m:t>Cu</m:t>
          </m:r>
          <m:r>
            <m:rPr>
              <m:sty m:val="p"/>
            </m:rPr>
            <w:rPr>
              <w:rStyle w:val="Hyperlink"/>
              <w:rFonts w:ascii="Cambria Math" w:hAnsi="Cambria Math"/>
              <w:noProof/>
            </w:rPr>
            <m:t>2</m:t>
          </m:r>
          <m:r>
            <w:rPr>
              <w:rStyle w:val="Hyperlink"/>
              <w:rFonts w:ascii="Cambria Math" w:hAnsi="Cambria Math"/>
              <w:noProof/>
            </w:rPr>
            <m:t>O</m:t>
          </m:r>
        </m:oMath>
        <w:r w:rsidR="00B77246" w:rsidRPr="00B10E54">
          <w:rPr>
            <w:rStyle w:val="Hyperlink"/>
            <w:rFonts w:eastAsia="Times New Roman"/>
            <w:noProof/>
          </w:rPr>
          <w:t xml:space="preserve"> (Ag)</w:t>
        </w:r>
        <w:r w:rsidR="00B77246" w:rsidRPr="00B10E54">
          <w:rPr>
            <w:rStyle w:val="Hyperlink"/>
            <w:noProof/>
          </w:rPr>
          <w:t xml:space="preserve"> and </w:t>
        </w:r>
        <m:oMath>
          <m:r>
            <w:rPr>
              <w:rStyle w:val="Hyperlink"/>
              <w:rFonts w:ascii="Cambria Math" w:hAnsi="Cambria Math"/>
              <w:noProof/>
            </w:rPr>
            <m:t>TiO</m:t>
          </m:r>
          <m:r>
            <m:rPr>
              <m:sty m:val="p"/>
            </m:rPr>
            <w:rPr>
              <w:rStyle w:val="Hyperlink"/>
              <w:rFonts w:ascii="Cambria Math" w:hAnsi="Cambria Math"/>
              <w:noProof/>
            </w:rPr>
            <m:t>2|</m:t>
          </m:r>
          <m:r>
            <w:rPr>
              <w:rStyle w:val="Hyperlink"/>
              <w:rFonts w:ascii="Cambria Math" w:hAnsi="Cambria Math"/>
              <w:noProof/>
            </w:rPr>
            <m:t>Cu</m:t>
          </m:r>
          <m:r>
            <m:rPr>
              <m:sty m:val="p"/>
            </m:rPr>
            <w:rPr>
              <w:rStyle w:val="Hyperlink"/>
              <w:rFonts w:ascii="Cambria Math" w:hAnsi="Cambria Math"/>
              <w:noProof/>
            </w:rPr>
            <m:t>2</m:t>
          </m:r>
          <m:r>
            <w:rPr>
              <w:rStyle w:val="Hyperlink"/>
              <w:rFonts w:ascii="Cambria Math" w:hAnsi="Cambria Math"/>
              <w:noProof/>
            </w:rPr>
            <m:t>O</m:t>
          </m:r>
        </m:oMath>
        <w:r w:rsidR="00B77246" w:rsidRPr="00B10E54">
          <w:rPr>
            <w:rStyle w:val="Hyperlink"/>
            <w:rFonts w:eastAsia="Times New Roman"/>
            <w:noProof/>
          </w:rPr>
          <w:t xml:space="preserve"> (Ag|Cu)</w:t>
        </w:r>
        <w:r w:rsidR="00B77246" w:rsidRPr="00B10E54">
          <w:rPr>
            <w:rStyle w:val="Hyperlink"/>
            <w:noProof/>
          </w:rPr>
          <w:t xml:space="preserve"> virtual libraries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Toc480192487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31</w:t>
        </w:r>
        <w:r w:rsidR="00B77246">
          <w:rPr>
            <w:noProof/>
            <w:webHidden/>
            <w:rtl/>
          </w:rPr>
          <w:fldChar w:fldCharType="end"/>
        </w:r>
      </w:hyperlink>
    </w:p>
    <w:p w14:paraId="43BFB24A" w14:textId="77777777" w:rsidR="00B77246" w:rsidRDefault="001F63C8" w:rsidP="004D1D4C">
      <w:pPr>
        <w:pStyle w:val="TOC3"/>
        <w:tabs>
          <w:tab w:val="right" w:leader="dot" w:pos="8296"/>
        </w:tabs>
        <w:rPr>
          <w:rFonts w:asciiTheme="minorHAnsi" w:eastAsiaTheme="minorEastAsia" w:hAnsiTheme="minorHAnsi" w:cstheme="minorBidi"/>
          <w:noProof/>
          <w:sz w:val="24"/>
          <w:szCs w:val="24"/>
          <w:rtl/>
        </w:rPr>
      </w:pPr>
      <w:hyperlink w:anchor="_Toc480192488" w:history="1">
        <w:r w:rsidR="00B77246" w:rsidRPr="00B10E54">
          <w:rPr>
            <w:rStyle w:val="Hyperlink"/>
            <w:noProof/>
          </w:rPr>
          <w:t xml:space="preserve">3.4.2. </w:t>
        </w:r>
        <m:oMath>
          <m:r>
            <w:rPr>
              <w:rStyle w:val="Hyperlink"/>
              <w:rFonts w:ascii="Cambria Math" w:hAnsi="Cambria Math"/>
              <w:noProof/>
            </w:rPr>
            <m:t>TiO</m:t>
          </m:r>
          <m:r>
            <m:rPr>
              <m:sty m:val="p"/>
            </m:rPr>
            <w:rPr>
              <w:rStyle w:val="Hyperlink"/>
              <w:rFonts w:ascii="Cambria Math" w:hAnsi="Cambria Math"/>
              <w:noProof/>
            </w:rPr>
            <m:t>2</m:t>
          </m:r>
          <m:r>
            <w:rPr>
              <w:rStyle w:val="Hyperlink"/>
              <w:rFonts w:ascii="Cambria Math" w:hAnsi="Cambria Math"/>
              <w:noProof/>
            </w:rPr>
            <m:t>Co</m:t>
          </m:r>
          <m:r>
            <m:rPr>
              <m:sty m:val="p"/>
            </m:rPr>
            <w:rPr>
              <w:rStyle w:val="Hyperlink"/>
              <w:rFonts w:ascii="Cambria Math" w:hAnsi="Cambria Math"/>
              <w:noProof/>
            </w:rPr>
            <m:t>3</m:t>
          </m:r>
          <m:r>
            <w:rPr>
              <w:rStyle w:val="Hyperlink"/>
              <w:rFonts w:ascii="Cambria Math" w:hAnsi="Cambria Math"/>
              <w:noProof/>
            </w:rPr>
            <m:t>O</m:t>
          </m:r>
          <m:r>
            <m:rPr>
              <m:sty m:val="p"/>
            </m:rPr>
            <w:rPr>
              <w:rStyle w:val="Hyperlink"/>
              <w:rFonts w:ascii="Cambria Math" w:hAnsi="Cambria Math"/>
              <w:noProof/>
            </w:rPr>
            <m:t>4</m:t>
          </m:r>
          <m:r>
            <w:rPr>
              <w:rStyle w:val="Hyperlink"/>
              <w:rFonts w:ascii="Cambria Math" w:hAnsi="Cambria Math"/>
              <w:noProof/>
            </w:rPr>
            <m:t>MoO</m:t>
          </m:r>
          <m:r>
            <m:rPr>
              <m:sty m:val="p"/>
            </m:rPr>
            <w:rPr>
              <w:rStyle w:val="Hyperlink"/>
              <w:rFonts w:ascii="Cambria Math" w:hAnsi="Cambria Math"/>
              <w:noProof/>
            </w:rPr>
            <m:t>3</m:t>
          </m:r>
        </m:oMath>
        <w:r w:rsidR="00B77246" w:rsidRPr="00B10E54">
          <w:rPr>
            <w:rStyle w:val="Hyperlink"/>
            <w:rFonts w:eastAsia="Times New Roman"/>
            <w:noProof/>
          </w:rPr>
          <w:t xml:space="preserve"> virtual </w:t>
        </w:r>
        <w:r w:rsidR="00B77246" w:rsidRPr="00B10E54">
          <w:rPr>
            <w:rStyle w:val="Hyperlink"/>
            <w:noProof/>
          </w:rPr>
          <w:t>library</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Toc480192488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33</w:t>
        </w:r>
        <w:r w:rsidR="00B77246">
          <w:rPr>
            <w:noProof/>
            <w:webHidden/>
            <w:rtl/>
          </w:rPr>
          <w:fldChar w:fldCharType="end"/>
        </w:r>
      </w:hyperlink>
    </w:p>
    <w:p w14:paraId="2C27921B" w14:textId="77777777" w:rsidR="00B77246" w:rsidRDefault="001F63C8" w:rsidP="004D1D4C">
      <w:pPr>
        <w:pStyle w:val="TOC1"/>
        <w:rPr>
          <w:rFonts w:asciiTheme="minorHAnsi" w:eastAsiaTheme="minorEastAsia" w:hAnsiTheme="minorHAnsi" w:cstheme="minorBidi"/>
          <w:noProof/>
          <w:rtl/>
        </w:rPr>
      </w:pPr>
      <w:hyperlink w:anchor="_Toc480192489" w:history="1">
        <w:r w:rsidR="00B77246" w:rsidRPr="00B10E54">
          <w:rPr>
            <w:rStyle w:val="Hyperlink"/>
            <w:noProof/>
            <w:lang w:bidi="ar-SA"/>
          </w:rPr>
          <w:t>4. Conclusion</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Toc480192489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35</w:t>
        </w:r>
        <w:r w:rsidR="00B77246">
          <w:rPr>
            <w:noProof/>
            <w:webHidden/>
            <w:rtl/>
          </w:rPr>
          <w:fldChar w:fldCharType="end"/>
        </w:r>
      </w:hyperlink>
    </w:p>
    <w:p w14:paraId="051CEBC1" w14:textId="77777777" w:rsidR="00B77246" w:rsidRDefault="001F63C8" w:rsidP="004D1D4C">
      <w:pPr>
        <w:pStyle w:val="TOC1"/>
        <w:rPr>
          <w:rFonts w:asciiTheme="minorHAnsi" w:eastAsiaTheme="minorEastAsia" w:hAnsiTheme="minorHAnsi" w:cstheme="minorBidi"/>
          <w:noProof/>
          <w:rtl/>
        </w:rPr>
      </w:pPr>
      <w:hyperlink w:anchor="_Toc480192490" w:history="1">
        <w:r w:rsidR="00B77246" w:rsidRPr="00B10E54">
          <w:rPr>
            <w:rStyle w:val="Hyperlink"/>
            <w:noProof/>
            <w:lang w:bidi="ar-SA"/>
          </w:rPr>
          <w:t>5. List of Publications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Toc480192490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36</w:t>
        </w:r>
        <w:r w:rsidR="00B77246">
          <w:rPr>
            <w:noProof/>
            <w:webHidden/>
            <w:rtl/>
          </w:rPr>
          <w:fldChar w:fldCharType="end"/>
        </w:r>
      </w:hyperlink>
    </w:p>
    <w:p w14:paraId="418D0BB4" w14:textId="77777777" w:rsidR="00B77246" w:rsidRDefault="001F63C8" w:rsidP="004D1D4C">
      <w:pPr>
        <w:pStyle w:val="TOC1"/>
        <w:rPr>
          <w:rFonts w:asciiTheme="minorHAnsi" w:eastAsiaTheme="minorEastAsia" w:hAnsiTheme="minorHAnsi" w:cstheme="minorBidi"/>
          <w:noProof/>
          <w:rtl/>
        </w:rPr>
      </w:pPr>
      <w:hyperlink w:anchor="_Toc480192491" w:history="1">
        <w:r w:rsidR="00B77246" w:rsidRPr="00B10E54">
          <w:rPr>
            <w:rStyle w:val="Hyperlink"/>
            <w:rFonts w:asciiTheme="majorBidi" w:hAnsiTheme="majorBidi" w:cstheme="majorBidi"/>
            <w:noProof/>
            <w:lang w:bidi="ar-SA"/>
          </w:rPr>
          <w:t>6. References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Toc480192491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37</w:t>
        </w:r>
        <w:r w:rsidR="00B77246">
          <w:rPr>
            <w:noProof/>
            <w:webHidden/>
            <w:rtl/>
          </w:rPr>
          <w:fldChar w:fldCharType="end"/>
        </w:r>
      </w:hyperlink>
    </w:p>
    <w:p w14:paraId="5B06C1E5" w14:textId="77777777" w:rsidR="00B77246" w:rsidRDefault="001F63C8" w:rsidP="004D1D4C">
      <w:pPr>
        <w:pStyle w:val="TOC1"/>
        <w:rPr>
          <w:rFonts w:asciiTheme="minorHAnsi" w:eastAsiaTheme="minorEastAsia" w:hAnsiTheme="minorHAnsi" w:cstheme="minorBidi"/>
          <w:noProof/>
          <w:rtl/>
        </w:rPr>
      </w:pPr>
      <w:hyperlink w:anchor="_Toc480192492" w:history="1">
        <w:r w:rsidR="00B77246" w:rsidRPr="00B10E54">
          <w:rPr>
            <w:rStyle w:val="Hyperlink"/>
            <w:noProof/>
            <w:lang w:bidi="ar-SA"/>
          </w:rPr>
          <w:t>Appendix A – GUI Screens</w:t>
        </w:r>
        <w:r w:rsidR="00B77246">
          <w:rPr>
            <w:noProof/>
            <w:webHidden/>
            <w:rtl/>
          </w:rPr>
          <w:tab/>
        </w:r>
        <w:r w:rsidR="00B77246">
          <w:rPr>
            <w:noProof/>
            <w:webHidden/>
            <w:rtl/>
          </w:rPr>
          <w:fldChar w:fldCharType="begin"/>
        </w:r>
        <w:r w:rsidR="00B77246">
          <w:rPr>
            <w:noProof/>
            <w:webHidden/>
            <w:rtl/>
          </w:rPr>
          <w:instrText xml:space="preserve"> </w:instrText>
        </w:r>
        <w:r w:rsidR="00B77246">
          <w:rPr>
            <w:noProof/>
            <w:webHidden/>
          </w:rPr>
          <w:instrText xml:space="preserve">PAGEREF </w:instrText>
        </w:r>
        <w:r w:rsidR="00B77246">
          <w:rPr>
            <w:noProof/>
            <w:webHidden/>
            <w:rtl/>
          </w:rPr>
          <w:instrText>_</w:instrText>
        </w:r>
        <w:r w:rsidR="00B77246">
          <w:rPr>
            <w:noProof/>
            <w:webHidden/>
          </w:rPr>
          <w:instrText>Toc480192492 \h</w:instrText>
        </w:r>
        <w:r w:rsidR="00B77246">
          <w:rPr>
            <w:noProof/>
            <w:webHidden/>
            <w:rtl/>
          </w:rPr>
          <w:instrText xml:space="preserve"> </w:instrText>
        </w:r>
        <w:r w:rsidR="00B77246">
          <w:rPr>
            <w:noProof/>
            <w:webHidden/>
            <w:rtl/>
          </w:rPr>
        </w:r>
        <w:r w:rsidR="00B77246">
          <w:rPr>
            <w:noProof/>
            <w:webHidden/>
            <w:rtl/>
          </w:rPr>
          <w:fldChar w:fldCharType="separate"/>
        </w:r>
        <w:r w:rsidR="00B77246">
          <w:rPr>
            <w:noProof/>
            <w:webHidden/>
            <w:rtl/>
          </w:rPr>
          <w:t>39</w:t>
        </w:r>
        <w:r w:rsidR="00B77246">
          <w:rPr>
            <w:noProof/>
            <w:webHidden/>
            <w:rtl/>
          </w:rPr>
          <w:fldChar w:fldCharType="end"/>
        </w:r>
      </w:hyperlink>
    </w:p>
    <w:p w14:paraId="6D3ADED4" w14:textId="77777777" w:rsidR="00DE7DB1" w:rsidRDefault="009A312C" w:rsidP="004D1D4C">
      <w:pPr>
        <w:pStyle w:val="H1"/>
      </w:pPr>
      <w:r w:rsidRPr="002B64E5">
        <w:rPr>
          <w:rFonts w:asciiTheme="majorBidi" w:hAnsiTheme="majorBidi" w:cstheme="majorBidi"/>
          <w:sz w:val="24"/>
          <w:szCs w:val="24"/>
          <w:lang w:val="en-US" w:bidi="he-IL"/>
        </w:rPr>
        <w:fldChar w:fldCharType="end"/>
      </w:r>
    </w:p>
    <w:p w14:paraId="06835E42" w14:textId="77777777" w:rsidR="00DE7DB1" w:rsidRDefault="00DE7DB1">
      <w:pPr>
        <w:spacing w:line="276" w:lineRule="auto"/>
        <w:jc w:val="left"/>
        <w:rPr>
          <w:rFonts w:ascii="Palatino Linotype" w:hAnsi="Palatino Linotype" w:cs="Times New Roman"/>
          <w:b/>
          <w:bCs/>
          <w:sz w:val="28"/>
          <w:szCs w:val="28"/>
          <w:lang w:val="en-GB" w:eastAsia="de-AT" w:bidi="ar-SA"/>
        </w:rPr>
      </w:pPr>
      <w:r>
        <w:br w:type="page"/>
      </w:r>
    </w:p>
    <w:p w14:paraId="15193235" w14:textId="77777777" w:rsidR="007910A5" w:rsidRDefault="001145ED" w:rsidP="004D1D4C">
      <w:pPr>
        <w:pStyle w:val="H1"/>
        <w:rPr>
          <w:noProof/>
        </w:rPr>
      </w:pPr>
      <w:r w:rsidRPr="001145ED">
        <w:lastRenderedPageBreak/>
        <w:t xml:space="preserve"> </w:t>
      </w:r>
      <w:r>
        <w:t xml:space="preserve">List of Figures </w:t>
      </w:r>
      <w:r w:rsidR="009A312C">
        <w:rPr>
          <w:lang w:val="en-US" w:bidi="he-IL"/>
        </w:rPr>
        <w:fldChar w:fldCharType="begin"/>
      </w:r>
      <w:r w:rsidR="009B1370">
        <w:rPr>
          <w:lang w:val="en-US" w:bidi="he-IL"/>
        </w:rPr>
        <w:instrText xml:space="preserve"> TOC \h \z \c "Figure" </w:instrText>
      </w:r>
      <w:r w:rsidR="009A312C">
        <w:rPr>
          <w:lang w:val="en-US" w:bidi="he-IL"/>
        </w:rPr>
        <w:fldChar w:fldCharType="separate"/>
      </w:r>
    </w:p>
    <w:p w14:paraId="02A7D6D3"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05" w:history="1">
        <w:r w:rsidR="007910A5" w:rsidRPr="00190434">
          <w:rPr>
            <w:rStyle w:val="Hyperlink"/>
            <w:noProof/>
          </w:rPr>
          <w:t>Figure 1 Commonly Used Financial Indicators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Toc483041605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9</w:t>
        </w:r>
        <w:r w:rsidR="007910A5">
          <w:rPr>
            <w:noProof/>
            <w:webHidden/>
            <w:rtl/>
          </w:rPr>
          <w:fldChar w:fldCharType="end"/>
        </w:r>
      </w:hyperlink>
    </w:p>
    <w:p w14:paraId="7BE91FA3"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06" w:history="1">
        <w:r w:rsidR="007910A5" w:rsidRPr="00190434">
          <w:rPr>
            <w:rStyle w:val="Hyperlink"/>
            <w:noProof/>
          </w:rPr>
          <w:t>Figure 2 t-SNE Optimization Algorithm</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Toc483041606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12</w:t>
        </w:r>
        <w:r w:rsidR="007910A5">
          <w:rPr>
            <w:noProof/>
            <w:webHidden/>
            <w:rtl/>
          </w:rPr>
          <w:fldChar w:fldCharType="end"/>
        </w:r>
      </w:hyperlink>
    </w:p>
    <w:p w14:paraId="396F98E5"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07" w:history="1">
        <w:r w:rsidR="007910A5" w:rsidRPr="00190434">
          <w:rPr>
            <w:rStyle w:val="Hyperlink"/>
            <w:noProof/>
          </w:rPr>
          <w:t>Figure 3 Bankruptcy Map Based on Financial Indicators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Toc483041607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14</w:t>
        </w:r>
        <w:r w:rsidR="007910A5">
          <w:rPr>
            <w:noProof/>
            <w:webHidden/>
            <w:rtl/>
          </w:rPr>
          <w:fldChar w:fldCharType="end"/>
        </w:r>
      </w:hyperlink>
    </w:p>
    <w:p w14:paraId="09494A28"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08" w:history="1">
        <w:r w:rsidR="007910A5" w:rsidRPr="00190434">
          <w:rPr>
            <w:rStyle w:val="Hyperlink"/>
            <w:noProof/>
          </w:rPr>
          <w:t>Figure 4 Local as Opposed to Global Distances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Toc483041608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15</w:t>
        </w:r>
        <w:r w:rsidR="007910A5">
          <w:rPr>
            <w:noProof/>
            <w:webHidden/>
            <w:rtl/>
          </w:rPr>
          <w:fldChar w:fldCharType="end"/>
        </w:r>
      </w:hyperlink>
    </w:p>
    <w:p w14:paraId="5BAEA683"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09" w:history="1">
        <w:r w:rsidR="007910A5" w:rsidRPr="00190434">
          <w:rPr>
            <w:rStyle w:val="Hyperlink"/>
            <w:b/>
            <w:bCs/>
            <w:noProof/>
          </w:rPr>
          <w:t>Figure 5:</w:t>
        </w:r>
        <w:r w:rsidR="007910A5" w:rsidRPr="00190434">
          <w:rPr>
            <w:rStyle w:val="Hyperlink"/>
            <w:noProof/>
          </w:rPr>
          <w:t xml:space="preserve"> A schematic representation of the PV solar cells library. (a)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library (b)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|MoO</w:t>
        </w:r>
        <w:r w:rsidR="007910A5" w:rsidRPr="00190434">
          <w:rPr>
            <w:rStyle w:val="Hyperlink"/>
            <w:noProof/>
            <w:vertAlign w:val="subscript"/>
          </w:rPr>
          <w:t>3</w:t>
        </w:r>
        <w:r w:rsidR="007910A5" w:rsidRPr="00190434">
          <w:rPr>
            <w:rStyle w:val="Hyperlink"/>
            <w:noProof/>
          </w:rPr>
          <w:t xml:space="preserve"> library.</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Toc483041609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18</w:t>
        </w:r>
        <w:r w:rsidR="007910A5">
          <w:rPr>
            <w:noProof/>
            <w:webHidden/>
            <w:rtl/>
          </w:rPr>
          <w:fldChar w:fldCharType="end"/>
        </w:r>
      </w:hyperlink>
    </w:p>
    <w:p w14:paraId="5636E274"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0" w:history="1">
        <w:r w:rsidR="007910A5" w:rsidRPr="00190434">
          <w:rPr>
            <w:rStyle w:val="Hyperlink"/>
            <w:noProof/>
          </w:rPr>
          <w:t>Figure 6: A PC plot for photovoltaic cells from the two solar cell libraries. Blue and red dots represent cells from the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and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|MoO</w:t>
        </w:r>
        <w:r w:rsidR="007910A5" w:rsidRPr="00190434">
          <w:rPr>
            <w:rStyle w:val="Hyperlink"/>
            <w:noProof/>
            <w:vertAlign w:val="subscript"/>
          </w:rPr>
          <w:t>3</w:t>
        </w:r>
        <w:r w:rsidR="007910A5" w:rsidRPr="00190434">
          <w:rPr>
            <w:rStyle w:val="Hyperlink"/>
            <w:noProof/>
          </w:rPr>
          <w:t xml:space="preserve"> libraries, respectively.</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Toc483041610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20</w:t>
        </w:r>
        <w:r w:rsidR="007910A5">
          <w:rPr>
            <w:noProof/>
            <w:webHidden/>
            <w:rtl/>
          </w:rPr>
          <w:fldChar w:fldCharType="end"/>
        </w:r>
      </w:hyperlink>
    </w:p>
    <w:p w14:paraId="129A6771"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1" w:history="1">
        <w:r w:rsidR="007910A5" w:rsidRPr="00190434">
          <w:rPr>
            <w:rStyle w:val="Hyperlink"/>
            <w:noProof/>
          </w:rPr>
          <w:t>Figure 7: A PC plot of photovoltaic cells from the two solar cell libraries. Blue and red dots represent cells from the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and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|MoO</w:t>
        </w:r>
        <w:r w:rsidR="007910A5" w:rsidRPr="00190434">
          <w:rPr>
            <w:rStyle w:val="Hyperlink"/>
            <w:noProof/>
            <w:vertAlign w:val="subscript"/>
          </w:rPr>
          <w:t>3</w:t>
        </w:r>
        <w:r w:rsidR="007910A5" w:rsidRPr="00190434">
          <w:rPr>
            <w:rStyle w:val="Hyperlink"/>
            <w:noProof/>
          </w:rPr>
          <w:t xml:space="preserve"> libraries, respectively. Green dots indicate 13 cell pairs from the two libraries with identical IDs and distances from one another in the lowest 10</w:t>
        </w:r>
        <w:r w:rsidR="007910A5" w:rsidRPr="00190434">
          <w:rPr>
            <w:rStyle w:val="Hyperlink"/>
            <w:noProof/>
            <w:vertAlign w:val="superscript"/>
          </w:rPr>
          <w:t>th</w:t>
        </w:r>
        <w:r w:rsidR="007910A5" w:rsidRPr="00190434">
          <w:rPr>
            <w:rStyle w:val="Hyperlink"/>
            <w:noProof/>
          </w:rPr>
          <w:t xml:space="preserve"> percentile.</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Toc483041611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22</w:t>
        </w:r>
        <w:r w:rsidR="007910A5">
          <w:rPr>
            <w:noProof/>
            <w:webHidden/>
            <w:rtl/>
          </w:rPr>
          <w:fldChar w:fldCharType="end"/>
        </w:r>
      </w:hyperlink>
    </w:p>
    <w:p w14:paraId="487F11B9"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2" w:history="1">
        <w:r w:rsidR="007910A5" w:rsidRPr="00190434">
          <w:rPr>
            <w:rStyle w:val="Hyperlink"/>
            <w:noProof/>
          </w:rPr>
          <w:t>zFigure 8: Heat map of the PV libraries, where each square represents a cell in the library. The heat map is colored according to the thickness of the 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layer. 'X' represents cells with similar PV behavior in both libraries according to the PCA. The X and Y axes represent the location of the cell on the 13 x 13 grid.</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Toc483041612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22</w:t>
        </w:r>
        <w:r w:rsidR="007910A5">
          <w:rPr>
            <w:noProof/>
            <w:webHidden/>
            <w:rtl/>
          </w:rPr>
          <w:fldChar w:fldCharType="end"/>
        </w:r>
      </w:hyperlink>
    </w:p>
    <w:p w14:paraId="4DD7BE79"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3" w:history="1">
        <w:r w:rsidR="007910A5" w:rsidRPr="00190434">
          <w:rPr>
            <w:rStyle w:val="Hyperlink"/>
            <w:noProof/>
          </w:rPr>
          <w:t>Figure 9: A SOM composed of 16 x 16 = 256 neurons (i.e nodes) of the two solar cell libraries, where each colored square represents a node color coded according to its library membership (see legend). White squares represent empty neurons.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Toc483041613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24</w:t>
        </w:r>
        <w:r w:rsidR="007910A5">
          <w:rPr>
            <w:noProof/>
            <w:webHidden/>
            <w:rtl/>
          </w:rPr>
          <w:fldChar w:fldCharType="end"/>
        </w:r>
      </w:hyperlink>
    </w:p>
    <w:p w14:paraId="68B300BF"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4" w:history="1">
        <w:r w:rsidR="007910A5" w:rsidRPr="00190434">
          <w:rPr>
            <w:rStyle w:val="Hyperlink"/>
            <w:noProof/>
          </w:rPr>
          <w:t>Figure 10: A SOM composed of 10 x 10 = 100 neurons (i.e nodes) of the two solar cell libraries, where each colored square represents a node color coded according to its library membership (see legend). White squares represent empty neurons.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Toc483041614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24</w:t>
        </w:r>
        <w:r w:rsidR="007910A5">
          <w:rPr>
            <w:noProof/>
            <w:webHidden/>
            <w:rtl/>
          </w:rPr>
          <w:fldChar w:fldCharType="end"/>
        </w:r>
      </w:hyperlink>
    </w:p>
    <w:p w14:paraId="36308298"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5" w:history="1">
        <w:r w:rsidR="007910A5" w:rsidRPr="00190434">
          <w:rPr>
            <w:rStyle w:val="Hyperlink"/>
            <w:b/>
            <w:bCs/>
            <w:noProof/>
          </w:rPr>
          <w:t>Figure 11:</w:t>
        </w:r>
        <w:r w:rsidR="007910A5" w:rsidRPr="00190434">
          <w:rPr>
            <w:rStyle w:val="Hyperlink"/>
            <w:noProof/>
          </w:rPr>
          <w:t xml:space="preserve"> A schematic representation of the PV solar cells TiO</w:t>
        </w:r>
        <w:r w:rsidR="007910A5" w:rsidRPr="00190434">
          <w:rPr>
            <w:rStyle w:val="Hyperlink"/>
            <w:noProof/>
            <w:vertAlign w:val="subscript"/>
          </w:rPr>
          <w:t>2</w:t>
        </w:r>
        <w:r w:rsidR="007910A5" w:rsidRPr="00190434">
          <w:rPr>
            <w:rStyle w:val="Hyperlink"/>
            <w:noProof/>
          </w:rPr>
          <w:t>|Co</w:t>
        </w:r>
        <w:r w:rsidR="007910A5" w:rsidRPr="00190434">
          <w:rPr>
            <w:rStyle w:val="Hyperlink"/>
            <w:noProof/>
            <w:vertAlign w:val="subscript"/>
          </w:rPr>
          <w:t>3</w:t>
        </w:r>
        <w:r w:rsidR="007910A5" w:rsidRPr="00190434">
          <w:rPr>
            <w:rStyle w:val="Hyperlink"/>
            <w:noProof/>
          </w:rPr>
          <w:t>O</w:t>
        </w:r>
        <w:r w:rsidR="007910A5" w:rsidRPr="00190434">
          <w:rPr>
            <w:rStyle w:val="Hyperlink"/>
            <w:noProof/>
            <w:vertAlign w:val="subscript"/>
          </w:rPr>
          <w:t>4</w:t>
        </w:r>
        <w:r w:rsidR="007910A5" w:rsidRPr="00190434">
          <w:rPr>
            <w:rStyle w:val="Hyperlink"/>
            <w:noProof/>
          </w:rPr>
          <w:t xml:space="preserve"> library</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Toc483041615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25</w:t>
        </w:r>
        <w:r w:rsidR="007910A5">
          <w:rPr>
            <w:noProof/>
            <w:webHidden/>
            <w:rtl/>
          </w:rPr>
          <w:fldChar w:fldCharType="end"/>
        </w:r>
      </w:hyperlink>
    </w:p>
    <w:p w14:paraId="7E0EC793"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6" w:history="1">
        <w:r w:rsidR="007910A5" w:rsidRPr="00190434">
          <w:rPr>
            <w:rStyle w:val="Hyperlink"/>
            <w:noProof/>
          </w:rPr>
          <w:t xml:space="preserve">Figure 12: Virtual cells based on the </w: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Pr>
            <w:rStyle w:val="Hyperlink"/>
            <w:rFonts w:eastAsia="Times New Roman"/>
            <w:i/>
            <w:noProof/>
          </w:rPr>
          <w:t xml:space="preserve"> </w:t>
        </w:r>
        <w:r w:rsidR="007910A5" w:rsidRPr="00190434">
          <w:rPr>
            <w:rStyle w:val="Hyperlink"/>
            <w:rFonts w:eastAsia="Times New Roman"/>
            <w:iCs/>
            <w:noProof/>
          </w:rPr>
          <w:t>with Ag back contacts (</w:t>
        </w:r>
        <w:r w:rsidR="007910A5" w:rsidRPr="00190434">
          <w:rPr>
            <w:rStyle w:val="Hyperlink"/>
            <w:noProof/>
          </w:rPr>
          <w:t xml:space="preserve">A: </w:t>
        </w:r>
        <w:r w:rsidR="007910A5" w:rsidRPr="00190434">
          <w:rPr>
            <w:rStyle w:val="Hyperlink"/>
            <w:i/>
            <w:iCs/>
            <w:noProof/>
          </w:rPr>
          <w:t>J</w:t>
        </w:r>
        <w:r w:rsidR="007910A5" w:rsidRPr="00190434">
          <w:rPr>
            <w:rStyle w:val="Hyperlink"/>
            <w:i/>
            <w:iCs/>
            <w:noProof/>
            <w:vertAlign w:val="subscript"/>
          </w:rPr>
          <w:t>SC</w:t>
        </w:r>
        <w:r w:rsidR="007910A5" w:rsidRPr="00190434">
          <w:rPr>
            <w:rStyle w:val="Hyperlink"/>
            <w:noProof/>
          </w:rPr>
          <w:t xml:space="preserve"> </w:t>
        </w:r>
        <w:r w:rsidR="007910A5" w:rsidRPr="00190434">
          <w:rPr>
            <w:rStyle w:val="Hyperlink"/>
            <w:i/>
            <w:iCs/>
            <w:noProof/>
          </w:rPr>
          <w:t>(μA/cm</w:t>
        </w:r>
        <w:r w:rsidR="007910A5" w:rsidRPr="00190434">
          <w:rPr>
            <w:rStyle w:val="Hyperlink"/>
            <w:i/>
            <w:iCs/>
            <w:noProof/>
            <w:vertAlign w:val="superscript"/>
          </w:rPr>
          <w:t>2</w:t>
        </w:r>
        <w:r w:rsidR="007910A5" w:rsidRPr="00190434">
          <w:rPr>
            <w:rStyle w:val="Hyperlink"/>
            <w:noProof/>
          </w:rPr>
          <w:t>); B:</w:t>
        </w:r>
        <w:r w:rsidR="007910A5" w:rsidRPr="00190434">
          <w:rPr>
            <w:rStyle w:val="Hyperlink"/>
            <w:i/>
            <w:iCs/>
            <w:noProof/>
          </w:rPr>
          <w:t xml:space="preserve"> V</w:t>
        </w:r>
        <w:r w:rsidR="007910A5" w:rsidRPr="00190434">
          <w:rPr>
            <w:rStyle w:val="Hyperlink"/>
            <w:i/>
            <w:iCs/>
            <w:noProof/>
            <w:vertAlign w:val="subscript"/>
          </w:rPr>
          <w:t>OC</w:t>
        </w:r>
        <w:r w:rsidR="007910A5" w:rsidRPr="00190434">
          <w:rPr>
            <w:rStyle w:val="Hyperlink"/>
            <w:noProof/>
          </w:rPr>
          <w:t xml:space="preserve"> </w:t>
        </w:r>
        <w:r w:rsidR="007910A5" w:rsidRPr="00190434">
          <w:rPr>
            <w:rStyle w:val="Hyperlink"/>
            <w:i/>
            <w:iCs/>
            <w:noProof/>
          </w:rPr>
          <w:t xml:space="preserve">(V); </w:t>
        </w:r>
        <w:r w:rsidR="007910A5" w:rsidRPr="00190434">
          <w:rPr>
            <w:rStyle w:val="Hyperlink"/>
            <w:noProof/>
          </w:rPr>
          <w:t>C: IQE (%)</w:t>
        </w:r>
        <w:r w:rsidR="007910A5" w:rsidRPr="00190434">
          <w:rPr>
            <w:rStyle w:val="Hyperlink"/>
            <w:rFonts w:eastAsia="Times New Roman"/>
            <w:iCs/>
            <w:noProof/>
          </w:rPr>
          <w:t xml:space="preserve">) </w:t>
        </w:r>
        <w:r w:rsidR="007910A5" w:rsidRPr="00190434">
          <w:rPr>
            <w:rStyle w:val="Hyperlink"/>
            <w:iCs/>
            <w:noProof/>
          </w:rPr>
          <w:t xml:space="preserve">and </w: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Pr>
            <w:rStyle w:val="Hyperlink"/>
            <w:rFonts w:eastAsia="Times New Roman"/>
            <w:i/>
            <w:noProof/>
          </w:rPr>
          <w:t xml:space="preserve"> </w:t>
        </w:r>
        <w:r w:rsidR="007910A5" w:rsidRPr="00190434">
          <w:rPr>
            <w:rStyle w:val="Hyperlink"/>
            <w:rFonts w:eastAsia="Times New Roman"/>
            <w:iCs/>
            <w:noProof/>
          </w:rPr>
          <w:t>With Ag|Cu Back Contacts (</w:t>
        </w:r>
        <w:r w:rsidR="007910A5" w:rsidRPr="00190434">
          <w:rPr>
            <w:rStyle w:val="Hyperlink"/>
            <w:noProof/>
          </w:rPr>
          <w:t>D:</w:t>
        </w:r>
        <w:r w:rsidR="007910A5" w:rsidRPr="00190434">
          <w:rPr>
            <w:rStyle w:val="Hyperlink"/>
            <w:i/>
            <w:iCs/>
            <w:noProof/>
          </w:rPr>
          <w:t xml:space="preserve"> J</w:t>
        </w:r>
        <w:r w:rsidR="007910A5" w:rsidRPr="00190434">
          <w:rPr>
            <w:rStyle w:val="Hyperlink"/>
            <w:i/>
            <w:iCs/>
            <w:noProof/>
            <w:vertAlign w:val="subscript"/>
          </w:rPr>
          <w:t>SC</w:t>
        </w:r>
        <w:r w:rsidR="007910A5" w:rsidRPr="00190434">
          <w:rPr>
            <w:rStyle w:val="Hyperlink"/>
            <w:noProof/>
          </w:rPr>
          <w:t xml:space="preserve"> </w:t>
        </w:r>
        <w:r w:rsidR="007910A5" w:rsidRPr="00190434">
          <w:rPr>
            <w:rStyle w:val="Hyperlink"/>
            <w:i/>
            <w:iCs/>
            <w:noProof/>
          </w:rPr>
          <w:t>(μA/cm</w:t>
        </w:r>
        <w:r w:rsidR="007910A5" w:rsidRPr="00190434">
          <w:rPr>
            <w:rStyle w:val="Hyperlink"/>
            <w:i/>
            <w:iCs/>
            <w:noProof/>
            <w:vertAlign w:val="superscript"/>
          </w:rPr>
          <w:t>2</w:t>
        </w:r>
        <w:r w:rsidR="007910A5" w:rsidRPr="00190434">
          <w:rPr>
            <w:rStyle w:val="Hyperlink"/>
            <w:noProof/>
          </w:rPr>
          <w:t>); E:</w:t>
        </w:r>
        <w:r w:rsidR="007910A5" w:rsidRPr="00190434">
          <w:rPr>
            <w:rStyle w:val="Hyperlink"/>
            <w:i/>
            <w:iCs/>
            <w:noProof/>
          </w:rPr>
          <w:t xml:space="preserve"> V</w:t>
        </w:r>
        <w:r w:rsidR="007910A5" w:rsidRPr="00190434">
          <w:rPr>
            <w:rStyle w:val="Hyperlink"/>
            <w:i/>
            <w:iCs/>
            <w:noProof/>
            <w:vertAlign w:val="subscript"/>
          </w:rPr>
          <w:t>OC</w:t>
        </w:r>
        <w:r w:rsidR="007910A5" w:rsidRPr="00190434">
          <w:rPr>
            <w:rStyle w:val="Hyperlink"/>
            <w:noProof/>
          </w:rPr>
          <w:t xml:space="preserve"> </w:t>
        </w:r>
        <w:r w:rsidR="007910A5" w:rsidRPr="00190434">
          <w:rPr>
            <w:rStyle w:val="Hyperlink"/>
            <w:i/>
            <w:iCs/>
            <w:noProof/>
          </w:rPr>
          <w:t xml:space="preserve">(V); </w:t>
        </w:r>
        <w:r w:rsidR="007910A5" w:rsidRPr="00190434">
          <w:rPr>
            <w:rStyle w:val="Hyperlink"/>
            <w:noProof/>
          </w:rPr>
          <w:t>F: IQE (%)</w:t>
        </w:r>
        <w:r w:rsidR="007910A5" w:rsidRPr="00190434">
          <w:rPr>
            <w:rStyle w:val="Hyperlink"/>
            <w:rFonts w:eastAsia="Times New Roman"/>
            <w:iCs/>
            <w:noProof/>
          </w:rPr>
          <w:t xml:space="preserve">) solar cells libraries. </w:t>
        </w:r>
        <w:r w:rsidR="007910A5" w:rsidRPr="00190434">
          <w:rPr>
            <w:rStyle w:val="Hyperlink"/>
            <w:noProof/>
          </w:rPr>
          <w:t>The white regions are outside of the model’s applicability domain.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Toc483041616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33</w:t>
        </w:r>
        <w:r w:rsidR="007910A5">
          <w:rPr>
            <w:noProof/>
            <w:webHidden/>
            <w:rtl/>
          </w:rPr>
          <w:fldChar w:fldCharType="end"/>
        </w:r>
      </w:hyperlink>
    </w:p>
    <w:p w14:paraId="180B41C0"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7" w:history="1">
        <w:r w:rsidR="007910A5" w:rsidRPr="00190434">
          <w:rPr>
            <w:rStyle w:val="Hyperlink"/>
            <w:noProof/>
          </w:rPr>
          <w:t xml:space="preserve">Figure 13: Virtual cells based on the </w:t>
        </w:r>
        <m:oMath>
          <m:r>
            <m:rPr>
              <m:sty m:val="bi"/>
            </m:rPr>
            <w:rPr>
              <w:rStyle w:val="Hyperlink"/>
              <w:rFonts w:ascii="Cambria Math" w:hAnsi="Cambria Math"/>
              <w:noProof/>
            </w:rPr>
            <m:t>TiO</m:t>
          </m:r>
          <m:r>
            <m:rPr>
              <m:sty m:val="b"/>
            </m:rPr>
            <w:rPr>
              <w:rStyle w:val="Hyperlink"/>
              <w:rFonts w:ascii="Cambria Math" w:hAnsi="Cambria Math"/>
              <w:noProof/>
            </w:rPr>
            <m:t>2</m:t>
          </m:r>
          <m:r>
            <m:rPr>
              <m:sty m:val="bi"/>
            </m:rPr>
            <w:rPr>
              <w:rStyle w:val="Hyperlink"/>
              <w:rFonts w:ascii="Cambria Math" w:hAnsi="Cambria Math"/>
              <w:noProof/>
            </w:rPr>
            <m:t>Co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MoO</m:t>
          </m:r>
          <m:r>
            <m:rPr>
              <m:sty m:val="b"/>
            </m:rPr>
            <w:rPr>
              <w:rStyle w:val="Hyperlink"/>
              <w:rFonts w:ascii="Cambria Math" w:hAnsi="Cambria Math"/>
              <w:noProof/>
            </w:rPr>
            <m:t>3</m:t>
          </m:r>
        </m:oMath>
        <w:r w:rsidR="007910A5" w:rsidRPr="00190434">
          <w:rPr>
            <w:rStyle w:val="Hyperlink"/>
            <w:rFonts w:eastAsia="Times New Roman"/>
            <w:noProof/>
          </w:rPr>
          <w:t xml:space="preserve"> </w:t>
        </w:r>
        <w:r w:rsidR="007910A5" w:rsidRPr="00190434">
          <w:rPr>
            <w:rStyle w:val="Hyperlink"/>
            <w:rFonts w:eastAsia="Times New Roman"/>
            <w:iCs/>
            <w:noProof/>
          </w:rPr>
          <w:t>library (</w:t>
        </w:r>
        <w:r w:rsidR="007910A5" w:rsidRPr="00190434">
          <w:rPr>
            <w:rStyle w:val="Hyperlink"/>
            <w:noProof/>
          </w:rPr>
          <w:t xml:space="preserve">A: </w:t>
        </w:r>
        <w:r w:rsidR="007910A5" w:rsidRPr="00190434">
          <w:rPr>
            <w:rStyle w:val="Hyperlink"/>
            <w:i/>
            <w:iCs/>
            <w:noProof/>
          </w:rPr>
          <w:t>J</w:t>
        </w:r>
        <w:r w:rsidR="007910A5" w:rsidRPr="00190434">
          <w:rPr>
            <w:rStyle w:val="Hyperlink"/>
            <w:i/>
            <w:iCs/>
            <w:noProof/>
            <w:vertAlign w:val="subscript"/>
          </w:rPr>
          <w:t>SC</w:t>
        </w:r>
        <w:r w:rsidR="007910A5" w:rsidRPr="00190434">
          <w:rPr>
            <w:rStyle w:val="Hyperlink"/>
            <w:noProof/>
          </w:rPr>
          <w:t xml:space="preserve"> </w:t>
        </w:r>
        <w:r w:rsidR="007910A5" w:rsidRPr="00190434">
          <w:rPr>
            <w:rStyle w:val="Hyperlink"/>
            <w:i/>
            <w:iCs/>
            <w:noProof/>
          </w:rPr>
          <w:t>(μA/cm</w:t>
        </w:r>
        <w:r w:rsidR="007910A5" w:rsidRPr="00190434">
          <w:rPr>
            <w:rStyle w:val="Hyperlink"/>
            <w:i/>
            <w:iCs/>
            <w:noProof/>
            <w:vertAlign w:val="superscript"/>
          </w:rPr>
          <w:t>2</w:t>
        </w:r>
        <w:r w:rsidR="007910A5" w:rsidRPr="00190434">
          <w:rPr>
            <w:rStyle w:val="Hyperlink"/>
            <w:noProof/>
          </w:rPr>
          <w:t>); B:</w:t>
        </w:r>
        <w:r w:rsidR="007910A5" w:rsidRPr="00190434">
          <w:rPr>
            <w:rStyle w:val="Hyperlink"/>
            <w:i/>
            <w:iCs/>
            <w:noProof/>
          </w:rPr>
          <w:t xml:space="preserve"> V</w:t>
        </w:r>
        <w:r w:rsidR="007910A5" w:rsidRPr="00190434">
          <w:rPr>
            <w:rStyle w:val="Hyperlink"/>
            <w:i/>
            <w:iCs/>
            <w:noProof/>
            <w:vertAlign w:val="subscript"/>
          </w:rPr>
          <w:t>OC</w:t>
        </w:r>
        <w:r w:rsidR="007910A5" w:rsidRPr="00190434">
          <w:rPr>
            <w:rStyle w:val="Hyperlink"/>
            <w:noProof/>
          </w:rPr>
          <w:t xml:space="preserve"> </w:t>
        </w:r>
        <w:r w:rsidR="007910A5" w:rsidRPr="00190434">
          <w:rPr>
            <w:rStyle w:val="Hyperlink"/>
            <w:i/>
            <w:iCs/>
            <w:noProof/>
          </w:rPr>
          <w:t xml:space="preserve">(V); </w:t>
        </w:r>
        <w:r w:rsidR="007910A5" w:rsidRPr="00190434">
          <w:rPr>
            <w:rStyle w:val="Hyperlink"/>
            <w:noProof/>
          </w:rPr>
          <w:t>C: IQE (%)</w:t>
        </w:r>
        <w:r w:rsidR="007910A5" w:rsidRPr="00190434">
          <w:rPr>
            <w:rStyle w:val="Hyperlink"/>
            <w:rFonts w:eastAsia="Times New Roman"/>
            <w:iCs/>
            <w:noProof/>
          </w:rPr>
          <w:t>)</w:t>
        </w:r>
        <w:r w:rsidR="007910A5" w:rsidRPr="00190434">
          <w:rPr>
            <w:rStyle w:val="Hyperlink"/>
            <w:iCs/>
            <w:noProof/>
          </w:rPr>
          <w:t xml:space="preserve">. </w:t>
        </w:r>
        <w:r w:rsidR="007910A5" w:rsidRPr="00190434">
          <w:rPr>
            <w:rStyle w:val="Hyperlink"/>
            <w:noProof/>
          </w:rPr>
          <w:t>The white regions are outside of the model’s applicability domain.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Toc483041617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34</w:t>
        </w:r>
        <w:r w:rsidR="007910A5">
          <w:rPr>
            <w:noProof/>
            <w:webHidden/>
            <w:rtl/>
          </w:rPr>
          <w:fldChar w:fldCharType="end"/>
        </w:r>
      </w:hyperlink>
    </w:p>
    <w:p w14:paraId="02E6133C"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8" w:history="1">
        <w:r w:rsidR="007910A5" w:rsidRPr="00190434">
          <w:rPr>
            <w:rStyle w:val="Hyperlink"/>
            <w:noProof/>
          </w:rPr>
          <w:t>Figure 14:  Verification Configuration screen: (A) The main screen for the Data Input stage composed from two main sections. Section (1) allows the user to separate the input data into properties and descriptors and further classify the descriptors as relevant / irrelevant for the current research. Section (2) allows the user to configure the type of data verification (seen in B) and then visually verify the data chosen.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Toc483041618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38</w:t>
        </w:r>
        <w:r w:rsidR="007910A5">
          <w:rPr>
            <w:noProof/>
            <w:webHidden/>
            <w:rtl/>
          </w:rPr>
          <w:fldChar w:fldCharType="end"/>
        </w:r>
      </w:hyperlink>
    </w:p>
    <w:p w14:paraId="4F7C85EA"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19" w:history="1">
        <w:r w:rsidR="007910A5" w:rsidRPr="00190434">
          <w:rPr>
            <w:rStyle w:val="Hyperlink"/>
            <w:noProof/>
          </w:rPr>
          <w:t>Figure 15: SOM Screen divided into three components. Component (1) allows the user to configure the designated SOM, Component (2) presents the raw data, and Component (3) presents the SOM resulting maps. On the left hand map, neurons were colors based on the true library classification. On the right hand map, the neurons were colored based on the classification made by SOM.</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Toc483041619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39</w:t>
        </w:r>
        <w:r w:rsidR="007910A5">
          <w:rPr>
            <w:noProof/>
            <w:webHidden/>
            <w:rtl/>
          </w:rPr>
          <w:fldChar w:fldCharType="end"/>
        </w:r>
      </w:hyperlink>
    </w:p>
    <w:p w14:paraId="772A46C9"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20" w:history="1">
        <w:r w:rsidR="007910A5" w:rsidRPr="00190434">
          <w:rPr>
            <w:rStyle w:val="Hyperlink"/>
            <w:noProof/>
          </w:rPr>
          <w:t>Figure 16: Test – Train screen which allows the user to configure the manner in which the sample space is divided into test and train groups. In this screen the user can choose various parameters of the simulated annealing process and accept as an output the acceptance ratio and the groups themselves.</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Toc483041620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40</w:t>
        </w:r>
        <w:r w:rsidR="007910A5">
          <w:rPr>
            <w:noProof/>
            <w:webHidden/>
            <w:rtl/>
          </w:rPr>
          <w:fldChar w:fldCharType="end"/>
        </w:r>
      </w:hyperlink>
    </w:p>
    <w:p w14:paraId="2BEA89A0"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21" w:history="1">
        <w:r w:rsidR="007910A5" w:rsidRPr="00190434">
          <w:rPr>
            <w:rStyle w:val="Hyperlink"/>
            <w:noProof/>
          </w:rPr>
          <w:t>Figure 17: RANSAC Configuration screen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Toc483041621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41</w:t>
        </w:r>
        <w:r w:rsidR="007910A5">
          <w:rPr>
            <w:noProof/>
            <w:webHidden/>
            <w:rtl/>
          </w:rPr>
          <w:fldChar w:fldCharType="end"/>
        </w:r>
      </w:hyperlink>
    </w:p>
    <w:p w14:paraId="5FAE9BA9" w14:textId="77777777" w:rsidR="007910A5" w:rsidRDefault="001F63C8">
      <w:pPr>
        <w:pStyle w:val="TableofFigures"/>
        <w:tabs>
          <w:tab w:val="right" w:pos="8296"/>
        </w:tabs>
        <w:bidi/>
        <w:rPr>
          <w:rFonts w:asciiTheme="minorHAnsi" w:eastAsiaTheme="minorEastAsia" w:hAnsiTheme="minorHAnsi" w:cstheme="minorBidi"/>
          <w:noProof/>
          <w:rtl/>
        </w:rPr>
      </w:pPr>
      <w:hyperlink w:anchor="_Toc483041622" w:history="1">
        <w:r w:rsidR="007910A5" w:rsidRPr="00190434">
          <w:rPr>
            <w:rStyle w:val="Hyperlink"/>
            <w:noProof/>
          </w:rPr>
          <w:t>Figure 18: Virtual Cell Configuration Screen</w:t>
        </w:r>
        <w:r w:rsidR="007910A5">
          <w:rPr>
            <w:noProof/>
            <w:webHidden/>
            <w:rtl/>
          </w:rPr>
          <w:tab/>
        </w:r>
        <w:r w:rsidR="007910A5">
          <w:rPr>
            <w:noProof/>
            <w:webHidden/>
            <w:rtl/>
          </w:rPr>
          <w:fldChar w:fldCharType="begin"/>
        </w:r>
        <w:r w:rsidR="007910A5">
          <w:rPr>
            <w:noProof/>
            <w:webHidden/>
            <w:rtl/>
          </w:rPr>
          <w:instrText xml:space="preserve"> </w:instrText>
        </w:r>
        <w:r w:rsidR="007910A5">
          <w:rPr>
            <w:noProof/>
            <w:webHidden/>
          </w:rPr>
          <w:instrText xml:space="preserve">PAGEREF </w:instrText>
        </w:r>
        <w:r w:rsidR="007910A5">
          <w:rPr>
            <w:noProof/>
            <w:webHidden/>
            <w:rtl/>
          </w:rPr>
          <w:instrText>_</w:instrText>
        </w:r>
        <w:r w:rsidR="007910A5">
          <w:rPr>
            <w:noProof/>
            <w:webHidden/>
          </w:rPr>
          <w:instrText>Toc483041622 \h</w:instrText>
        </w:r>
        <w:r w:rsidR="007910A5">
          <w:rPr>
            <w:noProof/>
            <w:webHidden/>
            <w:rtl/>
          </w:rPr>
          <w:instrText xml:space="preserve"> </w:instrText>
        </w:r>
        <w:r w:rsidR="007910A5">
          <w:rPr>
            <w:noProof/>
            <w:webHidden/>
            <w:rtl/>
          </w:rPr>
        </w:r>
        <w:r w:rsidR="007910A5">
          <w:rPr>
            <w:noProof/>
            <w:webHidden/>
            <w:rtl/>
          </w:rPr>
          <w:fldChar w:fldCharType="separate"/>
        </w:r>
        <w:r w:rsidR="007910A5">
          <w:rPr>
            <w:noProof/>
            <w:webHidden/>
            <w:rtl/>
          </w:rPr>
          <w:t>41</w:t>
        </w:r>
        <w:r w:rsidR="007910A5">
          <w:rPr>
            <w:noProof/>
            <w:webHidden/>
            <w:rtl/>
          </w:rPr>
          <w:fldChar w:fldCharType="end"/>
        </w:r>
      </w:hyperlink>
    </w:p>
    <w:p w14:paraId="581F9FE5" w14:textId="77777777" w:rsidR="00DE7DB1" w:rsidRDefault="009A312C" w:rsidP="00C9499A">
      <w:pPr>
        <w:pStyle w:val="H1"/>
        <w:rPr>
          <w:lang w:val="en-US" w:bidi="he-IL"/>
        </w:rPr>
      </w:pPr>
      <w:r>
        <w:rPr>
          <w:lang w:val="en-US" w:bidi="he-IL"/>
        </w:rPr>
        <w:fldChar w:fldCharType="end"/>
      </w:r>
    </w:p>
    <w:p w14:paraId="5046088E" w14:textId="77777777" w:rsidR="00DE7DB1" w:rsidRDefault="00DE7DB1" w:rsidP="002B64E5">
      <w:pPr>
        <w:spacing w:line="276" w:lineRule="auto"/>
        <w:jc w:val="left"/>
        <w:rPr>
          <w:rFonts w:ascii="Palatino Linotype" w:hAnsi="Palatino Linotype" w:cs="Times New Roman"/>
          <w:b/>
          <w:bCs/>
          <w:sz w:val="28"/>
          <w:szCs w:val="28"/>
          <w:lang w:eastAsia="de-AT"/>
        </w:rPr>
      </w:pPr>
      <w:r>
        <w:br w:type="page"/>
      </w:r>
    </w:p>
    <w:p w14:paraId="29C30CCC" w14:textId="77777777" w:rsidR="009B1370" w:rsidRDefault="001145ED" w:rsidP="00AF1BA7">
      <w:pPr>
        <w:pStyle w:val="H1"/>
        <w:rPr>
          <w:lang w:val="en-US" w:bidi="he-IL"/>
        </w:rPr>
      </w:pPr>
      <w:r>
        <w:rPr>
          <w:lang w:val="en-US" w:bidi="he-IL"/>
        </w:rPr>
        <w:lastRenderedPageBreak/>
        <w:t>List of Tables</w:t>
      </w:r>
    </w:p>
    <w:p w14:paraId="3ACEC673" w14:textId="77777777" w:rsidR="0026070C" w:rsidRDefault="009A312C" w:rsidP="00AF1BA7">
      <w:pPr>
        <w:pStyle w:val="TableofFigures"/>
        <w:tabs>
          <w:tab w:val="right" w:leader="dot" w:pos="8296"/>
        </w:tabs>
        <w:rPr>
          <w:rFonts w:asciiTheme="minorHAnsi" w:eastAsiaTheme="minorEastAsia" w:hAnsiTheme="minorHAnsi" w:cstheme="minorBidi"/>
          <w:noProof/>
          <w:sz w:val="22"/>
          <w:szCs w:val="22"/>
          <w:rtl/>
        </w:rPr>
      </w:pPr>
      <w:r>
        <w:fldChar w:fldCharType="begin"/>
      </w:r>
      <w:r w:rsidR="001145ED">
        <w:instrText xml:space="preserve"> TOC \h \z \c "Table" </w:instrText>
      </w:r>
      <w:r>
        <w:fldChar w:fldCharType="separate"/>
      </w:r>
      <w:hyperlink w:anchor="_Toc475380985" w:history="1">
        <w:r w:rsidR="0026070C" w:rsidRPr="00AF1BA7">
          <w:rPr>
            <w:rStyle w:val="Hyperlink"/>
            <w:noProof/>
          </w:rPr>
          <w:t>Table 1</w:t>
        </w:r>
        <w:r w:rsidR="0026070C" w:rsidRPr="00815397">
          <w:rPr>
            <w:rStyle w:val="Hyperlink"/>
            <w:b/>
            <w:bCs/>
            <w:noProof/>
          </w:rPr>
          <w:t>:</w:t>
        </w:r>
        <w:r w:rsidR="0026070C" w:rsidRPr="00815397">
          <w:rPr>
            <w:rStyle w:val="Hyperlink"/>
            <w:noProof/>
          </w:rPr>
          <w:t xml:space="preserve"> Results of the independent sample t-tests.</w:t>
        </w:r>
        <w:r w:rsidR="0026070C">
          <w:rPr>
            <w:noProof/>
            <w:webHidden/>
            <w:rtl/>
          </w:rPr>
          <w:tab/>
        </w:r>
        <w:r>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Toc475380985 \h</w:instrText>
        </w:r>
        <w:r w:rsidR="0026070C">
          <w:rPr>
            <w:noProof/>
            <w:webHidden/>
            <w:rtl/>
          </w:rPr>
          <w:instrText xml:space="preserve"> </w:instrText>
        </w:r>
        <w:r>
          <w:rPr>
            <w:noProof/>
            <w:webHidden/>
            <w:rtl/>
          </w:rPr>
        </w:r>
        <w:r>
          <w:rPr>
            <w:noProof/>
            <w:webHidden/>
            <w:rtl/>
          </w:rPr>
          <w:fldChar w:fldCharType="separate"/>
        </w:r>
        <w:r w:rsidR="00DC600D">
          <w:rPr>
            <w:noProof/>
            <w:webHidden/>
          </w:rPr>
          <w:t>19</w:t>
        </w:r>
        <w:r>
          <w:rPr>
            <w:noProof/>
            <w:webHidden/>
            <w:rtl/>
          </w:rPr>
          <w:fldChar w:fldCharType="end"/>
        </w:r>
      </w:hyperlink>
    </w:p>
    <w:p w14:paraId="29A0098A" w14:textId="3719913E" w:rsidR="0026070C" w:rsidRDefault="001F63C8" w:rsidP="00FB688C">
      <w:pPr>
        <w:pStyle w:val="TableofFigures"/>
        <w:tabs>
          <w:tab w:val="right" w:leader="dot" w:pos="8296"/>
        </w:tabs>
        <w:rPr>
          <w:rFonts w:asciiTheme="minorHAnsi" w:eastAsiaTheme="minorEastAsia" w:hAnsiTheme="minorHAnsi" w:cstheme="minorBidi"/>
          <w:noProof/>
          <w:sz w:val="22"/>
          <w:szCs w:val="22"/>
          <w:rtl/>
        </w:rPr>
      </w:pPr>
      <w:hyperlink w:anchor="_Toc475380986" w:history="1">
        <w:r w:rsidR="0026070C" w:rsidRPr="00815397">
          <w:rPr>
            <w:rStyle w:val="Hyperlink"/>
            <w:noProof/>
          </w:rPr>
          <w:t>Table 2: Correlation matrix between the five PV activities.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Toc475380986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20</w:t>
        </w:r>
        <w:r w:rsidR="009A312C">
          <w:rPr>
            <w:noProof/>
            <w:webHidden/>
            <w:rtl/>
          </w:rPr>
          <w:fldChar w:fldCharType="end"/>
        </w:r>
      </w:hyperlink>
    </w:p>
    <w:p w14:paraId="7B9AABDA" w14:textId="77777777" w:rsidR="0026070C" w:rsidRDefault="001F63C8" w:rsidP="00AF1BA7">
      <w:pPr>
        <w:pStyle w:val="TableofFigures"/>
        <w:tabs>
          <w:tab w:val="right" w:leader="dot" w:pos="8296"/>
        </w:tabs>
        <w:rPr>
          <w:rFonts w:asciiTheme="minorHAnsi" w:eastAsiaTheme="minorEastAsia" w:hAnsiTheme="minorHAnsi" w:cstheme="minorBidi"/>
          <w:noProof/>
          <w:sz w:val="22"/>
          <w:szCs w:val="22"/>
          <w:rtl/>
        </w:rPr>
      </w:pPr>
      <w:hyperlink w:anchor="_Toc475380987" w:history="1">
        <w:r w:rsidR="0026070C" w:rsidRPr="00815397">
          <w:rPr>
            <w:rStyle w:val="Hyperlink"/>
            <w:noProof/>
          </w:rPr>
          <w:t xml:space="preserve">Table 3: Results of the paired sample </w:t>
        </w:r>
        <w:r w:rsidR="0026070C" w:rsidRPr="00815397">
          <w:rPr>
            <w:rStyle w:val="Hyperlink"/>
            <w:i/>
            <w:iCs/>
            <w:noProof/>
          </w:rPr>
          <w:t>t</w:t>
        </w:r>
        <w:r w:rsidR="0026070C" w:rsidRPr="00815397">
          <w:rPr>
            <w:rStyle w:val="Hyperlink"/>
            <w:noProof/>
          </w:rPr>
          <w:t>-test.</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Toc475380987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23</w:t>
        </w:r>
        <w:r w:rsidR="009A312C">
          <w:rPr>
            <w:noProof/>
            <w:webHidden/>
            <w:rtl/>
          </w:rPr>
          <w:fldChar w:fldCharType="end"/>
        </w:r>
      </w:hyperlink>
    </w:p>
    <w:p w14:paraId="77BFB74A" w14:textId="77777777" w:rsidR="0026070C" w:rsidRDefault="001F63C8" w:rsidP="00AF1BA7">
      <w:pPr>
        <w:pStyle w:val="TableofFigures"/>
        <w:tabs>
          <w:tab w:val="right" w:leader="dot" w:pos="8296"/>
        </w:tabs>
        <w:rPr>
          <w:rFonts w:asciiTheme="minorHAnsi" w:eastAsiaTheme="minorEastAsia" w:hAnsiTheme="minorHAnsi" w:cstheme="minorBidi"/>
          <w:noProof/>
          <w:sz w:val="22"/>
          <w:szCs w:val="22"/>
          <w:rtl/>
        </w:rPr>
      </w:pPr>
      <w:hyperlink w:anchor="_Toc475380988" w:history="1">
        <w:r w:rsidR="0026070C" w:rsidRPr="00815397">
          <w:rPr>
            <w:rStyle w:val="Hyperlink"/>
            <w:noProof/>
          </w:rPr>
          <w:t>Table 4: Number of model-compatible samples for the three datasets based on the RANSAC models.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Toc475380988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28</w:t>
        </w:r>
        <w:r w:rsidR="009A312C">
          <w:rPr>
            <w:noProof/>
            <w:webHidden/>
            <w:rtl/>
          </w:rPr>
          <w:fldChar w:fldCharType="end"/>
        </w:r>
      </w:hyperlink>
    </w:p>
    <w:p w14:paraId="10E77DB5" w14:textId="77777777" w:rsidR="0026070C" w:rsidRDefault="001F63C8" w:rsidP="00AF1BA7">
      <w:pPr>
        <w:pStyle w:val="TableofFigures"/>
        <w:tabs>
          <w:tab w:val="right" w:leader="dot" w:pos="8296"/>
        </w:tabs>
        <w:rPr>
          <w:rFonts w:asciiTheme="minorHAnsi" w:eastAsiaTheme="minorEastAsia" w:hAnsiTheme="minorHAnsi" w:cstheme="minorBidi"/>
          <w:noProof/>
          <w:sz w:val="22"/>
          <w:szCs w:val="22"/>
          <w:rtl/>
        </w:rPr>
      </w:pPr>
      <w:hyperlink w:anchor="_Toc475380989" w:history="1">
        <w:r w:rsidR="0026070C" w:rsidRPr="00815397">
          <w:rPr>
            <w:rStyle w:val="Hyperlink"/>
            <w:noProof/>
          </w:rPr>
          <w:t>Table 5: RANSC model performance for the three datasets.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Toc475380989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28</w:t>
        </w:r>
        <w:r w:rsidR="009A312C">
          <w:rPr>
            <w:noProof/>
            <w:webHidden/>
            <w:rtl/>
          </w:rPr>
          <w:fldChar w:fldCharType="end"/>
        </w:r>
      </w:hyperlink>
    </w:p>
    <w:p w14:paraId="1BCE4AEB" w14:textId="77777777" w:rsidR="0026070C" w:rsidRDefault="001F63C8" w:rsidP="00AF1BA7">
      <w:pPr>
        <w:pStyle w:val="TableofFigures"/>
        <w:tabs>
          <w:tab w:val="right" w:leader="dot" w:pos="8296"/>
        </w:tabs>
        <w:rPr>
          <w:rFonts w:asciiTheme="minorHAnsi" w:eastAsiaTheme="minorEastAsia" w:hAnsiTheme="minorHAnsi" w:cstheme="minorBidi"/>
          <w:noProof/>
          <w:sz w:val="22"/>
          <w:szCs w:val="22"/>
          <w:rtl/>
        </w:rPr>
      </w:pPr>
      <w:hyperlink w:anchor="_Toc475380990" w:history="1">
        <w:r w:rsidR="0026070C" w:rsidRPr="00815397">
          <w:rPr>
            <w:rStyle w:val="Hyperlink"/>
            <w:noProof/>
          </w:rPr>
          <w:t xml:space="preserve">Table 6: A comparison of model coverage between RANSAC and </w:t>
        </w:r>
        <w:r w:rsidR="0026070C" w:rsidRPr="00815397">
          <w:rPr>
            <w:rStyle w:val="Hyperlink"/>
            <w:i/>
            <w:iCs/>
            <w:noProof/>
          </w:rPr>
          <w:t>k</w:t>
        </w:r>
        <w:r w:rsidR="0026070C" w:rsidRPr="00815397">
          <w:rPr>
            <w:rStyle w:val="Hyperlink"/>
            <w:noProof/>
          </w:rPr>
          <w:t>NN models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Toc475380990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29</w:t>
        </w:r>
        <w:r w:rsidR="009A312C">
          <w:rPr>
            <w:noProof/>
            <w:webHidden/>
            <w:rtl/>
          </w:rPr>
          <w:fldChar w:fldCharType="end"/>
        </w:r>
      </w:hyperlink>
    </w:p>
    <w:p w14:paraId="541CDBC2" w14:textId="77777777" w:rsidR="0026070C" w:rsidRDefault="001F63C8" w:rsidP="00AF1BA7">
      <w:pPr>
        <w:pStyle w:val="TableofFigures"/>
        <w:tabs>
          <w:tab w:val="right" w:leader="dot" w:pos="8296"/>
        </w:tabs>
        <w:rPr>
          <w:rFonts w:asciiTheme="minorHAnsi" w:eastAsiaTheme="minorEastAsia" w:hAnsiTheme="minorHAnsi" w:cstheme="minorBidi"/>
          <w:noProof/>
          <w:sz w:val="22"/>
          <w:szCs w:val="22"/>
          <w:rtl/>
        </w:rPr>
      </w:pPr>
      <w:hyperlink w:anchor="_Toc475380991" w:history="1">
        <w:r w:rsidR="0026070C" w:rsidRPr="00815397">
          <w:rPr>
            <w:rStyle w:val="Hyperlink"/>
            <w:noProof/>
          </w:rPr>
          <w:t>Table 7: RANSAC derived models for different PV properties.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Toc475380991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29</w:t>
        </w:r>
        <w:r w:rsidR="009A312C">
          <w:rPr>
            <w:noProof/>
            <w:webHidden/>
            <w:rtl/>
          </w:rPr>
          <w:fldChar w:fldCharType="end"/>
        </w:r>
      </w:hyperlink>
    </w:p>
    <w:p w14:paraId="722778C4" w14:textId="77777777" w:rsidR="0026070C" w:rsidRDefault="001F63C8" w:rsidP="00AF1BA7">
      <w:pPr>
        <w:pStyle w:val="TableofFigures"/>
        <w:tabs>
          <w:tab w:val="right" w:leader="dot" w:pos="8296"/>
        </w:tabs>
        <w:rPr>
          <w:rFonts w:asciiTheme="minorHAnsi" w:eastAsiaTheme="minorEastAsia" w:hAnsiTheme="minorHAnsi" w:cstheme="minorBidi"/>
          <w:noProof/>
          <w:sz w:val="22"/>
          <w:szCs w:val="22"/>
          <w:rtl/>
        </w:rPr>
      </w:pPr>
      <w:hyperlink w:anchor="_Toc475380992" w:history="1">
        <w:r w:rsidR="0026070C" w:rsidRPr="00815397">
          <w:rPr>
            <w:rStyle w:val="Hyperlink"/>
            <w:noProof/>
          </w:rPr>
          <w:t xml:space="preserve">Table 8: Featured selected for the </w:t>
        </w:r>
        <m:oMath>
          <m:r>
            <w:rPr>
              <w:rStyle w:val="Hyperlink"/>
              <w:rFonts w:ascii="Cambria Math" w:hAnsi="Cambria Math"/>
              <w:noProof/>
            </w:rPr>
            <m:t>TiO</m:t>
          </m:r>
          <m:r>
            <w:rPr>
              <w:rStyle w:val="Hyperlink"/>
              <w:rFonts w:ascii="Cambria Math"/>
              <w:noProof/>
            </w:rPr>
            <m:t>2|</m:t>
          </m:r>
          <m:r>
            <w:rPr>
              <w:rStyle w:val="Hyperlink"/>
              <w:rFonts w:ascii="Cambria Math" w:hAnsi="Cambria Math"/>
              <w:noProof/>
            </w:rPr>
            <m:t>Cu</m:t>
          </m:r>
          <m:r>
            <w:rPr>
              <w:rStyle w:val="Hyperlink"/>
              <w:rFonts w:ascii="Cambria Math"/>
              <w:noProof/>
            </w:rPr>
            <m:t>2</m:t>
          </m:r>
          <m:r>
            <w:rPr>
              <w:rStyle w:val="Hyperlink"/>
              <w:rFonts w:ascii="Cambria Math" w:hAnsi="Cambria Math"/>
              <w:noProof/>
            </w:rPr>
            <m:t>O</m:t>
          </m:r>
        </m:oMath>
        <w:r w:rsidR="0026070C" w:rsidRPr="00815397">
          <w:rPr>
            <w:rStyle w:val="Hyperlink"/>
            <w:noProof/>
          </w:rPr>
          <w:t xml:space="preserve"> libraries by the various methods.</w:t>
        </w:r>
        <w:r w:rsidR="0026070C">
          <w:rPr>
            <w:noProof/>
            <w:webHidden/>
            <w:rtl/>
          </w:rPr>
          <w:tab/>
        </w:r>
        <w:r w:rsidR="009A312C">
          <w:rPr>
            <w:noProof/>
            <w:webHidden/>
            <w:rtl/>
          </w:rPr>
          <w:fldChar w:fldCharType="begin"/>
        </w:r>
        <w:r w:rsidR="0026070C">
          <w:rPr>
            <w:noProof/>
            <w:webHidden/>
            <w:rtl/>
          </w:rPr>
          <w:instrText xml:space="preserve"> </w:instrText>
        </w:r>
        <w:r w:rsidR="0026070C">
          <w:rPr>
            <w:noProof/>
            <w:webHidden/>
          </w:rPr>
          <w:instrText>PAGEREF</w:instrText>
        </w:r>
        <w:r w:rsidR="0026070C">
          <w:rPr>
            <w:noProof/>
            <w:webHidden/>
            <w:rtl/>
          </w:rPr>
          <w:instrText xml:space="preserve"> _</w:instrText>
        </w:r>
        <w:r w:rsidR="0026070C">
          <w:rPr>
            <w:noProof/>
            <w:webHidden/>
          </w:rPr>
          <w:instrText>Toc475380992 \h</w:instrText>
        </w:r>
        <w:r w:rsidR="0026070C">
          <w:rPr>
            <w:noProof/>
            <w:webHidden/>
            <w:rtl/>
          </w:rPr>
          <w:instrText xml:space="preserve"> </w:instrText>
        </w:r>
        <w:r w:rsidR="009A312C">
          <w:rPr>
            <w:noProof/>
            <w:webHidden/>
            <w:rtl/>
          </w:rPr>
        </w:r>
        <w:r w:rsidR="009A312C">
          <w:rPr>
            <w:noProof/>
            <w:webHidden/>
            <w:rtl/>
          </w:rPr>
          <w:fldChar w:fldCharType="separate"/>
        </w:r>
        <w:r w:rsidR="00DC600D">
          <w:rPr>
            <w:noProof/>
            <w:webHidden/>
          </w:rPr>
          <w:t>31</w:t>
        </w:r>
        <w:r w:rsidR="009A312C">
          <w:rPr>
            <w:noProof/>
            <w:webHidden/>
            <w:rtl/>
          </w:rPr>
          <w:fldChar w:fldCharType="end"/>
        </w:r>
      </w:hyperlink>
    </w:p>
    <w:p w14:paraId="6F50E87E" w14:textId="77777777" w:rsidR="001145ED" w:rsidRPr="001145ED" w:rsidRDefault="009A312C" w:rsidP="00AF1BA7">
      <w:pPr>
        <w:pStyle w:val="paragraph"/>
        <w:rPr>
          <w:lang w:val="en-US" w:bidi="he-IL"/>
        </w:rPr>
      </w:pPr>
      <w:r>
        <w:rPr>
          <w:lang w:val="en-US" w:bidi="he-IL"/>
        </w:rPr>
        <w:fldChar w:fldCharType="end"/>
      </w:r>
    </w:p>
    <w:p w14:paraId="0DF41C31" w14:textId="77777777" w:rsidR="00B01819" w:rsidRDefault="00B01819" w:rsidP="00AF1BA7">
      <w:pPr>
        <w:spacing w:line="276" w:lineRule="auto"/>
        <w:jc w:val="left"/>
        <w:rPr>
          <w:rFonts w:ascii="Palatino Linotype" w:hAnsi="Palatino Linotype" w:cs="Times New Roman"/>
          <w:b/>
          <w:bCs/>
          <w:sz w:val="28"/>
          <w:szCs w:val="28"/>
          <w:lang w:val="en-GB" w:eastAsia="de-AT" w:bidi="ar-SA"/>
        </w:rPr>
      </w:pPr>
      <w:r>
        <w:br w:type="page"/>
      </w:r>
    </w:p>
    <w:p w14:paraId="68EA455C" w14:textId="04E82184" w:rsidR="00F809DB" w:rsidRPr="009B1370" w:rsidRDefault="00F809DB" w:rsidP="009B1370">
      <w:pPr>
        <w:pStyle w:val="Heading1"/>
      </w:pPr>
      <w:bookmarkStart w:id="3" w:name="_Toc480192465"/>
      <w:r w:rsidRPr="009B1370">
        <w:lastRenderedPageBreak/>
        <w:t>Abstract</w:t>
      </w:r>
      <w:bookmarkEnd w:id="3"/>
      <w:r w:rsidRPr="009B1370">
        <w:t xml:space="preserve"> </w:t>
      </w:r>
    </w:p>
    <w:p w14:paraId="3D382211" w14:textId="2C0A05CE" w:rsidR="00254202" w:rsidRPr="00932E5B" w:rsidRDefault="00725E06" w:rsidP="00FB69D7">
      <w:r>
        <w:t xml:space="preserve">This paper presents the development of </w:t>
      </w:r>
      <w:r w:rsidR="00A55DF3">
        <w:t xml:space="preserve">a pharmaceutical research decision </w:t>
      </w:r>
      <w:r w:rsidR="00FB69D7">
        <w:t>support</w:t>
      </w:r>
      <w:r w:rsidR="00A55DF3">
        <w:t xml:space="preserve"> system for </w:t>
      </w:r>
      <w:r w:rsidR="00DF2D27">
        <w:t>winnowing</w:t>
      </w:r>
      <w:r w:rsidR="00A55DF3">
        <w:t xml:space="preserve"> </w:t>
      </w:r>
      <w:r w:rsidR="00DF2D27">
        <w:t xml:space="preserve">thousands of </w:t>
      </w:r>
      <w:r w:rsidR="00636A26">
        <w:t>candidate molecular compounds</w:t>
      </w:r>
      <w:r w:rsidR="00BB5C21">
        <w:t xml:space="preserve">. This work presents the problem analysis, the method definition and the </w:t>
      </w:r>
      <w:r w:rsidR="00932E5B">
        <w:t>development of an innovative clustering algor</w:t>
      </w:r>
      <w:r w:rsidR="00636A26">
        <w:t xml:space="preserve">ithm focused on grouping molecular compounds with similar underlying </w:t>
      </w:r>
      <w:r w:rsidR="00932E5B">
        <w:t xml:space="preserve">nature. The results are validated using multiple </w:t>
      </w:r>
      <w:r w:rsidR="00636A26">
        <w:t>drug analysis</w:t>
      </w:r>
      <w:r w:rsidR="00932E5B">
        <w:t xml:space="preserve"> datasets and other datasets with similar characteristics.</w:t>
      </w:r>
      <w:r w:rsidR="00254202">
        <w:br w:type="page"/>
      </w:r>
    </w:p>
    <w:p w14:paraId="2D7FAE2F" w14:textId="1F0AA552" w:rsidR="00165CF4" w:rsidRDefault="00A822B3" w:rsidP="009B1370">
      <w:pPr>
        <w:pStyle w:val="Heading1"/>
      </w:pPr>
      <w:bookmarkStart w:id="4" w:name="_Toc480192466"/>
      <w:r>
        <w:lastRenderedPageBreak/>
        <w:t>1</w:t>
      </w:r>
      <w:r w:rsidR="00E369F0">
        <w:t xml:space="preserve">. </w:t>
      </w:r>
      <w:r w:rsidR="003102B7" w:rsidRPr="008170D4">
        <w:t>Introduction</w:t>
      </w:r>
      <w:bookmarkEnd w:id="4"/>
      <w:r w:rsidR="003102B7" w:rsidRPr="008170D4">
        <w:t xml:space="preserve"> </w:t>
      </w:r>
      <w:bookmarkEnd w:id="0"/>
    </w:p>
    <w:p w14:paraId="164A09E8" w14:textId="2B47BFB4" w:rsidR="00D57C27" w:rsidRPr="00946890" w:rsidRDefault="00A822B3" w:rsidP="00407913">
      <w:pPr>
        <w:pStyle w:val="Heading2"/>
        <w:ind w:left="0"/>
      </w:pPr>
      <w:bookmarkStart w:id="5" w:name="_Toc480192467"/>
      <w:r>
        <w:t>1</w:t>
      </w:r>
      <w:r w:rsidR="00912597">
        <w:t xml:space="preserve">.1. </w:t>
      </w:r>
      <w:r w:rsidR="004C3556">
        <w:t>The</w:t>
      </w:r>
      <w:r w:rsidR="004C3556" w:rsidRPr="001B6BD6">
        <w:t xml:space="preserve"> need for </w:t>
      </w:r>
      <w:r w:rsidR="001B6BD6">
        <w:t>Decision Support System for</w:t>
      </w:r>
      <w:r w:rsidR="001B6BD6" w:rsidRPr="001B6BD6">
        <w:t xml:space="preserve"> </w:t>
      </w:r>
      <w:bookmarkEnd w:id="5"/>
      <w:r w:rsidR="00FB69D7">
        <w:t>Drug Development First Phase</w:t>
      </w:r>
    </w:p>
    <w:p w14:paraId="7A922F09" w14:textId="668B6E02" w:rsidR="00FB69D7" w:rsidRDefault="0069137B" w:rsidP="00257F4F">
      <w:r>
        <w:t xml:space="preserve">The process of bringing a new drug to market </w:t>
      </w:r>
      <w:r w:rsidR="00535843">
        <w:t xml:space="preserve">(as described in </w:t>
      </w:r>
      <w:r w:rsidR="00124DA0">
        <w:t>figure</w:t>
      </w:r>
      <w:r w:rsidR="00535843">
        <w:t xml:space="preserve"> </w:t>
      </w:r>
      <w:del w:id="6" w:author="Abraham Yosipof" w:date="2017-06-06T09:03:00Z">
        <w:r w:rsidR="00535843" w:rsidDel="00257F4F">
          <w:delText>one</w:delText>
        </w:r>
      </w:del>
      <w:ins w:id="7" w:author="Abraham Yosipof" w:date="2017-06-06T09:03:00Z">
        <w:r w:rsidR="00257F4F">
          <w:t>1</w:t>
        </w:r>
      </w:ins>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r w:rsidR="00422009">
        <w:rPr>
          <w:cs/>
        </w:rPr>
        <w:t>‎</w:t>
      </w:r>
      <w:r w:rsidR="00422009">
        <w:t>1</w:t>
      </w:r>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676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5CA5DE8" w14:textId="4419FDB1" w:rsidR="00F71172" w:rsidRDefault="001D74BA" w:rsidP="009038F0">
      <w:pPr>
        <w:pStyle w:val="Caption"/>
        <w:jc w:val="center"/>
        <w:rPr>
          <w:ins w:id="8" w:author="Shy Alon" w:date="2017-07-04T21:14:00Z"/>
        </w:rPr>
      </w:pPr>
      <w:commentRangeStart w:id="9"/>
      <w:r>
        <w:t xml:space="preserve">Figure </w:t>
      </w:r>
      <w:fldSimple w:instr=" SEQ Figure \* ARABIC ">
        <w:r w:rsidR="00C91D56">
          <w:rPr>
            <w:noProof/>
          </w:rPr>
          <w:t>1</w:t>
        </w:r>
      </w:fldSimple>
      <w:r>
        <w:t xml:space="preserve"> Pharma </w:t>
      </w:r>
      <w:r w:rsidR="009038F0">
        <w:t>Compound</w:t>
      </w:r>
      <w:r>
        <w:t xml:space="preserve"> Funnel</w:t>
      </w:r>
      <w:commentRangeEnd w:id="9"/>
      <w:r w:rsidR="00916194">
        <w:rPr>
          <w:rStyle w:val="CommentReference"/>
          <w:rFonts w:asciiTheme="majorBidi" w:eastAsiaTheme="minorHAnsi" w:hAnsiTheme="majorBidi" w:cstheme="majorBidi"/>
          <w:b w:val="0"/>
          <w:bCs w:val="0"/>
        </w:rPr>
        <w:commentReference w:id="9"/>
      </w:r>
    </w:p>
    <w:p w14:paraId="3DF20EB5" w14:textId="09D26A16" w:rsidR="000B490F" w:rsidRDefault="00016383">
      <w:pPr>
        <w:rPr>
          <w:ins w:id="10" w:author="Shy Alon" w:date="2017-07-04T21:18:00Z"/>
        </w:rPr>
        <w:pPrChange w:id="11" w:author="Shy Alon" w:date="2017-07-04T21:17:00Z">
          <w:pPr>
            <w:pStyle w:val="Caption"/>
            <w:jc w:val="center"/>
          </w:pPr>
        </w:pPrChange>
      </w:pPr>
      <w:ins w:id="12" w:author="Shy Alon" w:date="2017-07-04T21:17:00Z">
        <w:r>
          <w:t xml:space="preserve">According to the U.S. food </w:t>
        </w:r>
      </w:ins>
      <w:ins w:id="13" w:author="Shy Alon" w:date="2017-07-04T21:18:00Z">
        <w:r>
          <w:t>and</w:t>
        </w:r>
      </w:ins>
      <w:ins w:id="14" w:author="Shy Alon" w:date="2017-07-04T21:17:00Z">
        <w:r>
          <w:t xml:space="preserve"> drug administration (FDA) before a new drug hits the market there are </w:t>
        </w:r>
      </w:ins>
      <w:ins w:id="15" w:author="Shy Alon" w:date="2017-07-04T21:18:00Z">
        <w:r>
          <w:t>4 required steps:</w:t>
        </w:r>
      </w:ins>
    </w:p>
    <w:p w14:paraId="6D509FBE" w14:textId="68F6B243" w:rsidR="00016383" w:rsidRDefault="00016383">
      <w:pPr>
        <w:pStyle w:val="ListParagraph"/>
        <w:numPr>
          <w:ilvl w:val="0"/>
          <w:numId w:val="44"/>
        </w:numPr>
        <w:ind w:left="426"/>
        <w:rPr>
          <w:ins w:id="16" w:author="Shy Alon" w:date="2017-07-04T21:19:00Z"/>
        </w:rPr>
        <w:pPrChange w:id="17" w:author="Shy Alon" w:date="2017-07-04T21:26:00Z">
          <w:pPr>
            <w:pStyle w:val="ListParagraph"/>
            <w:numPr>
              <w:numId w:val="44"/>
            </w:numPr>
            <w:ind w:hanging="360"/>
          </w:pPr>
        </w:pPrChange>
      </w:pPr>
      <w:ins w:id="18" w:author="Shy Alon" w:date="2017-07-04T21:18:00Z">
        <w:r>
          <w:t>Discovery and development:</w:t>
        </w:r>
      </w:ins>
      <w:ins w:id="19" w:author="Shy Alon" w:date="2017-07-04T21:19:00Z">
        <w:r>
          <w:t xml:space="preserve"> discover</w:t>
        </w:r>
      </w:ins>
      <w:ins w:id="20" w:author="Shy Alon" w:date="2017-07-04T21:24:00Z">
        <w:r>
          <w:t>y of</w:t>
        </w:r>
      </w:ins>
      <w:ins w:id="21" w:author="Shy Alon" w:date="2017-07-04T21:19:00Z">
        <w:r>
          <w:t xml:space="preserve"> new drugs through new insights into a disease process that allow researchers to design a product to stop or reverse the effects of the disease, </w:t>
        </w:r>
      </w:ins>
      <w:ins w:id="22" w:author="Shy Alon" w:date="2017-07-04T21:25:00Z">
        <w:r w:rsidR="0058509D">
          <w:t>broad range of</w:t>
        </w:r>
      </w:ins>
      <w:ins w:id="23" w:author="Shy Alon" w:date="2017-07-04T21:19:00Z">
        <w:r>
          <w:t xml:space="preserve"> tests of molecular compounds to find possible beneficial effects </w:t>
        </w:r>
      </w:ins>
      <w:ins w:id="24" w:author="Shy Alon" w:date="2017-07-04T21:25:00Z">
        <w:r w:rsidR="0058509D">
          <w:t>for multiple</w:t>
        </w:r>
      </w:ins>
      <w:ins w:id="25" w:author="Shy Alon" w:date="2017-07-04T21:19:00Z">
        <w:r>
          <w:t xml:space="preserve"> diseases</w:t>
        </w:r>
      </w:ins>
      <w:ins w:id="26" w:author="Shy Alon" w:date="2017-07-04T21:26:00Z">
        <w:r w:rsidR="0058509D">
          <w:t xml:space="preserve"> or </w:t>
        </w:r>
      </w:ins>
      <w:ins w:id="27" w:author="Shy Alon" w:date="2017-07-04T21:20:00Z">
        <w:r>
          <w:t>e</w:t>
        </w:r>
      </w:ins>
      <w:ins w:id="28" w:author="Shy Alon" w:date="2017-07-04T21:19:00Z">
        <w:r>
          <w:t>xisting treatments that have unanticipated effects</w:t>
        </w:r>
      </w:ins>
      <w:ins w:id="29" w:author="Shy Alon" w:date="2017-07-04T21:20:00Z">
        <w:r>
          <w:t xml:space="preserve"> or n</w:t>
        </w:r>
      </w:ins>
      <w:ins w:id="30" w:author="Shy Alon" w:date="2017-07-04T21:19:00Z">
        <w:r>
          <w:t>ew technologies.</w:t>
        </w:r>
      </w:ins>
    </w:p>
    <w:p w14:paraId="683C9612" w14:textId="218D2BB7" w:rsidR="00016383" w:rsidRDefault="00016383">
      <w:pPr>
        <w:pStyle w:val="ListParagraph"/>
        <w:ind w:left="426"/>
        <w:rPr>
          <w:ins w:id="31" w:author="Shy Alon" w:date="2017-07-04T21:31:00Z"/>
        </w:rPr>
        <w:pPrChange w:id="32" w:author="Shy Alon" w:date="2017-07-04T21:30:00Z">
          <w:pPr>
            <w:pStyle w:val="Caption"/>
            <w:jc w:val="center"/>
          </w:pPr>
        </w:pPrChange>
      </w:pPr>
      <w:ins w:id="33" w:author="Shy Alon" w:date="2017-07-04T21:19:00Z">
        <w:r>
          <w:t xml:space="preserve">At this stage in the process, </w:t>
        </w:r>
      </w:ins>
      <w:ins w:id="34" w:author="Shy Alon" w:date="2017-07-04T21:26:00Z">
        <w:r w:rsidR="0058509D">
          <w:t xml:space="preserve">many </w:t>
        </w:r>
      </w:ins>
      <w:ins w:id="35" w:author="Shy Alon" w:date="2017-07-04T21:19:00Z">
        <w:r>
          <w:t xml:space="preserve">thousands of compounds </w:t>
        </w:r>
      </w:ins>
      <w:ins w:id="36" w:author="Shy Alon" w:date="2017-07-04T21:27:00Z">
        <w:r w:rsidR="0058509D">
          <w:t>are</w:t>
        </w:r>
      </w:ins>
      <w:ins w:id="37" w:author="Shy Alon" w:date="2017-07-04T21:21:00Z">
        <w:r>
          <w:t xml:space="preserve"> </w:t>
        </w:r>
      </w:ins>
      <w:ins w:id="38" w:author="Shy Alon" w:date="2017-07-04T21:27:00Z">
        <w:r w:rsidR="0058509D">
          <w:t xml:space="preserve">potentially </w:t>
        </w:r>
      </w:ins>
      <w:ins w:id="39" w:author="Shy Alon" w:date="2017-07-04T21:19:00Z">
        <w:r>
          <w:t>candidates for development</w:t>
        </w:r>
        <w:r w:rsidR="0058509D">
          <w:t xml:space="preserve"> as a medical treatment. </w:t>
        </w:r>
      </w:ins>
      <w:ins w:id="40" w:author="Shy Alon" w:date="2017-07-04T21:27:00Z">
        <w:r w:rsidR="0058509D">
          <w:t>E</w:t>
        </w:r>
      </w:ins>
      <w:ins w:id="41" w:author="Shy Alon" w:date="2017-07-04T21:19:00Z">
        <w:r w:rsidR="0058509D">
          <w:t>arly testing</w:t>
        </w:r>
      </w:ins>
      <w:ins w:id="42" w:author="Shy Alon" w:date="2017-07-04T21:28:00Z">
        <w:r w:rsidR="0058509D">
          <w:t xml:space="preserve"> </w:t>
        </w:r>
      </w:ins>
      <w:ins w:id="43" w:author="Shy Alon" w:date="2017-07-04T21:27:00Z">
        <w:r w:rsidR="0058509D">
          <w:t>filters the candidates</w:t>
        </w:r>
      </w:ins>
      <w:ins w:id="44" w:author="Shy Alon" w:date="2017-07-04T21:28:00Z">
        <w:r w:rsidR="0058509D">
          <w:t xml:space="preserve"> to </w:t>
        </w:r>
      </w:ins>
      <w:ins w:id="45" w:author="Shy Alon" w:date="2017-07-04T21:19:00Z">
        <w:r>
          <w:t>a small number of compounds.</w:t>
        </w:r>
      </w:ins>
      <w:ins w:id="46" w:author="Shy Alon" w:date="2017-07-04T21:21:00Z">
        <w:r>
          <w:t xml:space="preserve"> </w:t>
        </w:r>
      </w:ins>
      <w:ins w:id="47" w:author="Shy Alon" w:date="2017-07-04T21:19:00Z">
        <w:r>
          <w:t xml:space="preserve">Once a promising compound </w:t>
        </w:r>
      </w:ins>
      <w:ins w:id="48" w:author="Shy Alon" w:date="2017-07-04T21:28:00Z">
        <w:r w:rsidR="0058509D">
          <w:t xml:space="preserve">is identified </w:t>
        </w:r>
      </w:ins>
      <w:ins w:id="49" w:author="Shy Alon" w:date="2017-07-04T21:19:00Z">
        <w:r>
          <w:t>experiments</w:t>
        </w:r>
      </w:ins>
      <w:ins w:id="50" w:author="Shy Alon" w:date="2017-07-04T21:29:00Z">
        <w:r w:rsidR="0058509D">
          <w:t xml:space="preserve"> are conducted</w:t>
        </w:r>
      </w:ins>
      <w:ins w:id="51" w:author="Shy Alon" w:date="2017-07-04T21:19:00Z">
        <w:r>
          <w:t xml:space="preserve"> to gather information on</w:t>
        </w:r>
      </w:ins>
      <w:ins w:id="52" w:author="Shy Alon" w:date="2017-07-04T21:22:00Z">
        <w:r>
          <w:t xml:space="preserve"> how</w:t>
        </w:r>
      </w:ins>
      <w:ins w:id="53" w:author="Shy Alon" w:date="2017-07-04T21:19:00Z">
        <w:r>
          <w:t xml:space="preserve"> it is absorbed, distributed, metabolized, and excreted</w:t>
        </w:r>
      </w:ins>
      <w:ins w:id="54" w:author="Shy Alon" w:date="2017-07-04T21:22:00Z">
        <w:r>
          <w:t xml:space="preserve">; </w:t>
        </w:r>
      </w:ins>
      <w:ins w:id="55" w:author="Shy Alon" w:date="2017-07-04T21:19:00Z">
        <w:r>
          <w:t>Its potential be</w:t>
        </w:r>
        <w:r w:rsidR="0058509D">
          <w:t>nefits</w:t>
        </w:r>
      </w:ins>
      <w:ins w:id="56" w:author="Shy Alon" w:date="2017-07-04T21:29:00Z">
        <w:r w:rsidR="0058509D">
          <w:t xml:space="preserve">; </w:t>
        </w:r>
      </w:ins>
      <w:ins w:id="57" w:author="Shy Alon" w:date="2017-07-04T21:22:00Z">
        <w:r>
          <w:t>t</w:t>
        </w:r>
      </w:ins>
      <w:ins w:id="58" w:author="Shy Alon" w:date="2017-07-04T21:19:00Z">
        <w:r>
          <w:t>he best dosage</w:t>
        </w:r>
      </w:ins>
      <w:ins w:id="59" w:author="Shy Alon" w:date="2017-07-04T21:22:00Z">
        <w:r>
          <w:t>; t</w:t>
        </w:r>
      </w:ins>
      <w:ins w:id="60" w:author="Shy Alon" w:date="2017-07-04T21:19:00Z">
        <w:r>
          <w:t>he best way to give the drug (such as by mouth or injection)</w:t>
        </w:r>
      </w:ins>
      <w:ins w:id="61" w:author="Shy Alon" w:date="2017-07-04T21:22:00Z">
        <w:r>
          <w:t>; s</w:t>
        </w:r>
      </w:ins>
      <w:ins w:id="62" w:author="Shy Alon" w:date="2017-07-04T21:19:00Z">
        <w:r>
          <w:t>ide effects</w:t>
        </w:r>
      </w:ins>
      <w:ins w:id="63" w:author="Shy Alon" w:date="2017-07-04T21:30:00Z">
        <w:r w:rsidR="0058509D">
          <w:t>;</w:t>
        </w:r>
      </w:ins>
      <w:ins w:id="64" w:author="Shy Alon" w:date="2017-07-04T21:19:00Z">
        <w:r>
          <w:t xml:space="preserve"> </w:t>
        </w:r>
      </w:ins>
      <w:ins w:id="65" w:author="Shy Alon" w:date="2017-07-04T21:30:00Z">
        <w:r w:rsidR="0058509D">
          <w:t xml:space="preserve">effects on </w:t>
        </w:r>
      </w:ins>
      <w:ins w:id="66" w:author="Shy Alon" w:date="2017-07-04T21:19:00Z">
        <w:r>
          <w:lastRenderedPageBreak/>
          <w:t>different groups of people (such as by gender, race, or ethnicity)</w:t>
        </w:r>
      </w:ins>
      <w:ins w:id="67" w:author="Shy Alon" w:date="2017-07-04T21:23:00Z">
        <w:r>
          <w:t xml:space="preserve">; </w:t>
        </w:r>
      </w:ins>
      <w:ins w:id="68" w:author="Shy Alon" w:date="2017-07-04T21:19:00Z">
        <w:r w:rsidR="0058509D">
          <w:t>interact</w:t>
        </w:r>
      </w:ins>
      <w:ins w:id="69" w:author="Shy Alon" w:date="2017-07-04T21:30:00Z">
        <w:r w:rsidR="0058509D">
          <w:t>ion</w:t>
        </w:r>
      </w:ins>
      <w:ins w:id="70" w:author="Shy Alon" w:date="2017-07-04T21:19:00Z">
        <w:r>
          <w:t xml:space="preserve"> with other drugs and treatments</w:t>
        </w:r>
      </w:ins>
      <w:ins w:id="71" w:author="Shy Alon" w:date="2017-07-04T21:23:00Z">
        <w:r>
          <w:t xml:space="preserve"> and i</w:t>
        </w:r>
      </w:ins>
      <w:ins w:id="72" w:author="Shy Alon" w:date="2017-07-04T21:19:00Z">
        <w:r>
          <w:t>ts effectiveness as compared with similar drugs.</w:t>
        </w:r>
      </w:ins>
    </w:p>
    <w:p w14:paraId="3FD2C9D2" w14:textId="3B37510D" w:rsidR="0058509D" w:rsidRDefault="0058509D">
      <w:pPr>
        <w:pStyle w:val="ListParagraph"/>
        <w:numPr>
          <w:ilvl w:val="0"/>
          <w:numId w:val="44"/>
        </w:numPr>
        <w:ind w:left="426"/>
        <w:rPr>
          <w:ins w:id="73" w:author="Shy Alon" w:date="2017-07-04T21:37:00Z"/>
        </w:rPr>
        <w:pPrChange w:id="74" w:author="Shy Alon" w:date="2017-07-04T21:37:00Z">
          <w:pPr>
            <w:pStyle w:val="Caption"/>
            <w:jc w:val="center"/>
          </w:pPr>
        </w:pPrChange>
      </w:pPr>
      <w:ins w:id="75" w:author="Shy Alon" w:date="2017-07-04T21:31:00Z">
        <w:r>
          <w:t>Preclinical Research: Before human trials</w:t>
        </w:r>
      </w:ins>
      <w:ins w:id="76" w:author="Shy Alon" w:date="2017-07-04T21:32:00Z">
        <w:r>
          <w:t xml:space="preserve"> </w:t>
        </w:r>
      </w:ins>
      <w:ins w:id="77" w:author="Shy Alon" w:date="2017-07-04T21:31:00Z">
        <w:r>
          <w:t xml:space="preserve">the </w:t>
        </w:r>
      </w:ins>
      <w:proofErr w:type="gramStart"/>
      <w:ins w:id="78" w:author="Shy Alon" w:date="2017-07-04T21:32:00Z">
        <w:r>
          <w:t>compound’s</w:t>
        </w:r>
        <w:proofErr w:type="gramEnd"/>
        <w:r>
          <w:t xml:space="preserve"> toxicity must be </w:t>
        </w:r>
      </w:ins>
      <w:ins w:id="79" w:author="Shy Alon" w:date="2017-07-04T21:33:00Z">
        <w:r>
          <w:t>ascertained using</w:t>
        </w:r>
      </w:ins>
      <w:ins w:id="80" w:author="Shy Alon" w:date="2017-07-04T21:31:00Z">
        <w:r>
          <w:t xml:space="preserve"> two types of preclinical research</w:t>
        </w:r>
      </w:ins>
      <w:ins w:id="81" w:author="Shy Alon" w:date="2017-07-04T21:34:00Z">
        <w:r>
          <w:t>:</w:t>
        </w:r>
      </w:ins>
      <w:ins w:id="82" w:author="Shy Alon" w:date="2017-07-04T21:33:00Z">
        <w:r>
          <w:t xml:space="preserve"> i</w:t>
        </w:r>
      </w:ins>
      <w:ins w:id="83" w:author="Shy Alon" w:date="2017-07-04T21:31:00Z">
        <w:r>
          <w:t xml:space="preserve">n </w:t>
        </w:r>
      </w:ins>
      <w:ins w:id="84" w:author="Shy Alon" w:date="2017-07-04T21:34:00Z">
        <w:r>
          <w:t>v</w:t>
        </w:r>
      </w:ins>
      <w:ins w:id="85" w:author="Shy Alon" w:date="2017-07-04T21:31:00Z">
        <w:r>
          <w:t>itro</w:t>
        </w:r>
      </w:ins>
      <w:ins w:id="86" w:author="Shy Alon" w:date="2017-07-04T21:34:00Z">
        <w:r>
          <w:t xml:space="preserve"> (using </w:t>
        </w:r>
        <w:r w:rsidR="00B536D4">
          <w:t>controlled environment outside of a living organism) and in vivo (</w:t>
        </w:r>
      </w:ins>
      <w:ins w:id="87" w:author="Shy Alon" w:date="2017-07-04T21:35:00Z">
        <w:r w:rsidR="00B536D4">
          <w:t>using living organisms such as cells and animals).</w:t>
        </w:r>
      </w:ins>
      <w:ins w:id="88" w:author="Shy Alon" w:date="2017-07-04T21:36:00Z">
        <w:r w:rsidR="00B536D4">
          <w:t xml:space="preserve"> P</w:t>
        </w:r>
      </w:ins>
      <w:ins w:id="89" w:author="Shy Alon" w:date="2017-07-04T21:31:00Z">
        <w:r>
          <w:t xml:space="preserve">reclinical studies </w:t>
        </w:r>
      </w:ins>
      <w:ins w:id="90" w:author="Shy Alon" w:date="2017-07-04T21:37:00Z">
        <w:r w:rsidR="00B536D4">
          <w:t>are limited in scope but</w:t>
        </w:r>
      </w:ins>
      <w:ins w:id="91" w:author="Shy Alon" w:date="2017-07-04T21:31:00Z">
        <w:r>
          <w:t xml:space="preserve"> must provide detailed informatio</w:t>
        </w:r>
        <w:r w:rsidR="00B536D4">
          <w:t>n on dosing and toxicity levels</w:t>
        </w:r>
      </w:ins>
      <w:ins w:id="92" w:author="Shy Alon" w:date="2017-07-04T21:37:00Z">
        <w:r w:rsidR="00B536D4">
          <w:t xml:space="preserve">, leading to the decision </w:t>
        </w:r>
      </w:ins>
      <w:ins w:id="93" w:author="Shy Alon" w:date="2017-07-04T21:31:00Z">
        <w:r>
          <w:t>whether the drug should be tested in people.</w:t>
        </w:r>
      </w:ins>
    </w:p>
    <w:p w14:paraId="542D2E52" w14:textId="4AAD9BC5" w:rsidR="00B536D4" w:rsidRDefault="00B536D4">
      <w:pPr>
        <w:pStyle w:val="ListParagraph"/>
        <w:numPr>
          <w:ilvl w:val="0"/>
          <w:numId w:val="44"/>
        </w:numPr>
        <w:ind w:left="426"/>
        <w:rPr>
          <w:ins w:id="94" w:author="Shy Alon" w:date="2017-07-04T21:44:00Z"/>
        </w:rPr>
        <w:pPrChange w:id="95" w:author="Shy Alon" w:date="2017-07-04T21:44:00Z">
          <w:pPr>
            <w:pStyle w:val="Caption"/>
            <w:jc w:val="center"/>
          </w:pPr>
        </w:pPrChange>
      </w:pPr>
      <w:ins w:id="96" w:author="Shy Alon" w:date="2017-07-04T21:38:00Z">
        <w:r>
          <w:t>Clinical Research:</w:t>
        </w:r>
        <w:r w:rsidRPr="00B536D4">
          <w:t xml:space="preserve"> </w:t>
        </w:r>
      </w:ins>
      <w:ins w:id="97" w:author="Shy Alon" w:date="2017-07-04T21:40:00Z">
        <w:r w:rsidR="00406795">
          <w:t>The</w:t>
        </w:r>
      </w:ins>
      <w:ins w:id="98" w:author="Shy Alon" w:date="2017-07-04T21:38:00Z">
        <w:r w:rsidRPr="00B536D4">
          <w:t xml:space="preserve"> studies, or trials, that are </w:t>
        </w:r>
      </w:ins>
      <w:ins w:id="99" w:author="Shy Alon" w:date="2017-07-04T21:42:00Z">
        <w:r w:rsidR="00406795">
          <w:t>conducted on</w:t>
        </w:r>
      </w:ins>
      <w:ins w:id="100" w:author="Shy Alon" w:date="2017-07-04T21:38:00Z">
        <w:r w:rsidRPr="00B536D4">
          <w:t xml:space="preserve"> people. </w:t>
        </w:r>
      </w:ins>
      <w:ins w:id="101" w:author="Shy Alon" w:date="2017-07-04T21:43:00Z">
        <w:r w:rsidR="00406795">
          <w:t>Clinical trials vary greatly on scales of risk and process</w:t>
        </w:r>
      </w:ins>
      <w:ins w:id="102" w:author="Shy Alon" w:date="2017-07-04T21:44:00Z">
        <w:r w:rsidR="00406795">
          <w:t xml:space="preserve"> and </w:t>
        </w:r>
        <w:r w:rsidR="00406795" w:rsidRPr="00406795">
          <w:t>follow a typical series from early, small-scale, Phase 1 studies to late-stage, large scale, Phase 3 studies.</w:t>
        </w:r>
      </w:ins>
    </w:p>
    <w:p w14:paraId="013DBAC6" w14:textId="68BDFAA7" w:rsidR="00406795" w:rsidRDefault="00406795">
      <w:pPr>
        <w:pStyle w:val="ListParagraph"/>
        <w:numPr>
          <w:ilvl w:val="0"/>
          <w:numId w:val="44"/>
        </w:numPr>
        <w:ind w:left="426"/>
        <w:rPr>
          <w:ins w:id="103" w:author="Shy Alon" w:date="2017-07-04T21:46:00Z"/>
        </w:rPr>
        <w:pPrChange w:id="104" w:author="Shy Alon" w:date="2017-07-04T21:46:00Z">
          <w:pPr>
            <w:pStyle w:val="Caption"/>
            <w:jc w:val="center"/>
          </w:pPr>
        </w:pPrChange>
      </w:pPr>
      <w:ins w:id="105" w:author="Shy Alon" w:date="2017-07-04T21:44:00Z">
        <w:r>
          <w:t xml:space="preserve">FDA Review: </w:t>
        </w:r>
      </w:ins>
      <w:ins w:id="106" w:author="Shy Alon" w:date="2017-07-04T21:45:00Z">
        <w:r>
          <w:t xml:space="preserve">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 xml:space="preserve">ile an application to market </w:t>
        </w:r>
      </w:ins>
      <w:ins w:id="107" w:author="Shy Alon" w:date="2017-07-04T21:46:00Z">
        <w:r>
          <w:t>it.</w:t>
        </w:r>
      </w:ins>
    </w:p>
    <w:p w14:paraId="5B45C337" w14:textId="04D8F225" w:rsidR="00406795" w:rsidDel="000E3F9F" w:rsidRDefault="00406795" w:rsidP="00B32590">
      <w:pPr>
        <w:rPr>
          <w:del w:id="108" w:author="Shy Alon" w:date="2017-07-04T21:55:00Z"/>
        </w:rPr>
      </w:pPr>
    </w:p>
    <w:p w14:paraId="314B6DE8" w14:textId="3F352579" w:rsidR="000E3F9F" w:rsidRDefault="004866F5">
      <w:pPr>
        <w:rPr>
          <w:ins w:id="109" w:author="Shy Alon" w:date="2017-07-04T22:00:00Z"/>
        </w:rPr>
        <w:pPrChange w:id="110" w:author="Shy Alon" w:date="2017-07-04T21:59:00Z">
          <w:pPr>
            <w:pStyle w:val="Caption"/>
            <w:jc w:val="center"/>
          </w:pPr>
        </w:pPrChange>
      </w:pPr>
      <w:ins w:id="111" w:author="Shy Alon" w:date="2017-07-04T21:57:00Z">
        <w:r>
          <w:t xml:space="preserve">According to PhRMA (a U.S. based biopharmaceutical research </w:t>
        </w:r>
      </w:ins>
      <w:ins w:id="112" w:author="Shy Alon" w:date="2017-07-04T21:59:00Z">
        <w:r>
          <w:t>company’s</w:t>
        </w:r>
      </w:ins>
      <w:ins w:id="113" w:author="Shy Alon" w:date="2017-07-04T21:57:00Z">
        <w:r>
          <w:t xml:space="preserve"> </w:t>
        </w:r>
      </w:ins>
      <w:ins w:id="114" w:author="Shy Alon" w:date="2017-07-04T21:58:00Z">
        <w:r>
          <w:t>consortium</w:t>
        </w:r>
      </w:ins>
      <w:ins w:id="115" w:author="Shy Alon" w:date="2017-07-04T21:57:00Z">
        <w:r>
          <w:t>)</w:t>
        </w:r>
      </w:ins>
      <w:ins w:id="116" w:author="Shy Alon" w:date="2017-07-04T21:58:00Z">
        <w:r>
          <w:t xml:space="preserve"> the process for researching and developing new medicines </w:t>
        </w:r>
      </w:ins>
      <w:ins w:id="117" w:author="Shy Alon" w:date="2017-07-04T21:59:00Z">
        <w:r>
          <w:t>keeps</w:t>
        </w:r>
      </w:ins>
      <w:ins w:id="118" w:author="Shy Alon" w:date="2017-07-04T21:58:00Z">
        <w:r>
          <w:t xml:space="preserve">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w:t>
        </w:r>
      </w:ins>
      <w:ins w:id="119" w:author="Shy Alon" w:date="2017-07-04T22:00:00Z">
        <w:r w:rsidR="008536D9">
          <w:t xml:space="preserve"> (incurred by academic and governmental agencies)</w:t>
        </w:r>
      </w:ins>
      <w:ins w:id="120" w:author="Shy Alon" w:date="2017-07-04T21:58:00Z">
        <w:r w:rsidR="008536D9">
          <w:t xml:space="preserve"> of failures</w:t>
        </w:r>
        <w:r>
          <w:t xml:space="preserve"> of the thousands and sometimes millions of compounds that may be screened</w:t>
        </w:r>
      </w:ins>
      <w:ins w:id="121" w:author="Shy Alon" w:date="2017-07-04T21:59:00Z">
        <w:r>
          <w:t xml:space="preserve"> </w:t>
        </w:r>
      </w:ins>
      <w:ins w:id="122" w:author="Shy Alon" w:date="2017-07-04T21:58:00Z">
        <w:r>
          <w:t>and assessed early in the R&amp;D process, only a few of which will ultimately receive approval. The overall probability of clinical success (the likelihood that a drug entering clinical testing will eventually be approved) is estimated to be less than 12%.</w:t>
        </w:r>
      </w:ins>
    </w:p>
    <w:p w14:paraId="7160BAFA" w14:textId="568E6F29" w:rsidR="00B9189D" w:rsidDel="000E3F9F" w:rsidRDefault="00B9189D" w:rsidP="00B9189D">
      <w:pPr>
        <w:rPr>
          <w:del w:id="123" w:author="Shy Alon" w:date="2017-07-04T21:55:00Z"/>
        </w:rPr>
      </w:pPr>
      <w:commentRangeStart w:id="124"/>
      <w:del w:id="125" w:author="Shy Alon" w:date="2017-07-04T21:55:00Z">
        <w:r w:rsidDel="000E3F9F">
          <w:delText>In the area of Central Nervous Systems, which relies heavily on animal models (which have nervous systems significantly different from human), the problem is most acute with only 8% of the drugs that pass preclinical tests end up being approved [</w:delText>
        </w:r>
        <w:r w:rsidDel="000E3F9F">
          <w:fldChar w:fldCharType="begin"/>
        </w:r>
        <w:r w:rsidDel="000E3F9F">
          <w:delInstrText xml:space="preserve"> REF _Ref483669681 \r \h </w:delInstrText>
        </w:r>
        <w:r w:rsidDel="000E3F9F">
          <w:fldChar w:fldCharType="separate"/>
        </w:r>
        <w:r w:rsidDel="000E3F9F">
          <w:rPr>
            <w:cs/>
          </w:rPr>
          <w:delText>‎</w:delText>
        </w:r>
        <w:r w:rsidDel="000E3F9F">
          <w:delText>3</w:delText>
        </w:r>
        <w:r w:rsidDel="000E3F9F">
          <w:fldChar w:fldCharType="end"/>
        </w:r>
        <w:r w:rsidDel="000E3F9F">
          <w:delText>].</w:delText>
        </w:r>
        <w:r w:rsidR="00BB6662" w:rsidDel="000E3F9F">
          <w:delText xml:space="preserve"> For example a 15 years long research on </w:delText>
        </w:r>
        <w:r w:rsidR="00BB6662" w:rsidRPr="00BB6662" w:rsidDel="000E3F9F">
          <w:delText>aripiprazole and bifeprunox</w:delText>
        </w:r>
        <w:r w:rsidR="00BB6662" w:rsidDel="000E3F9F">
          <w:delText xml:space="preserve"> resulted only in realizing that a unique human metabolite called OPC1485 is accountable for the difference in the results in rodent and human clinical trials.</w:delText>
        </w:r>
        <w:commentRangeEnd w:id="124"/>
        <w:r w:rsidR="00916194" w:rsidDel="000E3F9F">
          <w:rPr>
            <w:rStyle w:val="CommentReference"/>
          </w:rPr>
          <w:commentReference w:id="124"/>
        </w:r>
      </w:del>
    </w:p>
    <w:p w14:paraId="55C5CB03" w14:textId="778FEED4" w:rsidR="00394893" w:rsidRDefault="00394893" w:rsidP="009671E1">
      <w:r>
        <w:t>A</w:t>
      </w:r>
      <w:ins w:id="126" w:author="Shy Alon" w:date="2017-07-04T22:30:00Z">
        <w:r w:rsidR="00CD2571">
          <w:t xml:space="preserve"> </w:t>
        </w:r>
      </w:ins>
      <w:del w:id="127" w:author="Shy Alon" w:date="2017-07-04T22:30:00Z">
        <w:r w:rsidDel="00CD2571">
          <w:delText xml:space="preserve">n additional </w:delText>
        </w:r>
      </w:del>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B32590">
        <w:fldChar w:fldCharType="separate"/>
      </w:r>
      <w:r w:rsidR="00B32590">
        <w:rPr>
          <w:cs/>
        </w:rPr>
        <w:t>‎</w:t>
      </w:r>
      <w:r w:rsidR="00B32590">
        <w:t>2</w:t>
      </w:r>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88BEB4B" w:rsidR="000D45AB" w:rsidRDefault="00B32590" w:rsidP="00B32590">
      <w:pPr>
        <w:keepNext/>
      </w:pPr>
      <w:del w:id="128" w:author="Shy Alon" w:date="2017-07-04T23:20:00Z">
        <w:r w:rsidDel="00C86EF2">
          <w:rPr>
            <w:noProof/>
          </w:rPr>
          <w:lastRenderedPageBreak/>
          <w:drawing>
            <wp:inline distT="0" distB="0" distL="0" distR="0" wp14:anchorId="69245406" wp14:editId="597927ED">
              <wp:extent cx="5274310" cy="3660140"/>
              <wp:effectExtent l="0" t="0" r="8890" b="228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del>
      <w:ins w:id="129" w:author="Shy Alon" w:date="2017-07-04T23:20:00Z">
        <w:r w:rsidR="00FB01EF" w:rsidRPr="00FB01EF">
          <w:rPr>
            <w:noProof/>
          </w:rPr>
          <w:t xml:space="preserve"> </w:t>
        </w:r>
        <w:r w:rsidR="00FB01EF">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ins>
    </w:p>
    <w:p w14:paraId="1E654993" w14:textId="4F5A6E3A" w:rsidR="00EF619D" w:rsidRDefault="006E449C" w:rsidP="00C91D56">
      <w:pPr>
        <w:pStyle w:val="Caption"/>
      </w:pPr>
      <w:commentRangeStart w:id="130"/>
      <w:r>
        <w:t xml:space="preserve">Figure </w:t>
      </w:r>
      <w:fldSimple w:instr=" SEQ Figure \* ARABIC ">
        <w:r w:rsidR="00C91D56">
          <w:rPr>
            <w:noProof/>
          </w:rPr>
          <w:t>2</w:t>
        </w:r>
      </w:fldSimple>
      <w:r>
        <w:t xml:space="preserve"> </w:t>
      </w:r>
      <w:del w:id="131" w:author="Shy Alon" w:date="2017-07-04T23:21:00Z">
        <w:r w:rsidDel="00FB01EF">
          <w:delText>R&amp;D Expenditure per FDA Approved Drug ($ Million)</w:delText>
        </w:r>
        <w:commentRangeEnd w:id="130"/>
        <w:r w:rsidR="00916194" w:rsidDel="00FB01EF">
          <w:rPr>
            <w:rStyle w:val="CommentReference"/>
            <w:rFonts w:asciiTheme="majorBidi" w:eastAsiaTheme="minorHAnsi" w:hAnsiTheme="majorBidi" w:cstheme="majorBidi"/>
            <w:b w:val="0"/>
            <w:bCs w:val="0"/>
          </w:rPr>
          <w:commentReference w:id="130"/>
        </w:r>
      </w:del>
      <w:ins w:id="132" w:author="Shy Alon" w:date="2017-07-04T23:21:00Z">
        <w:r w:rsidR="00FB01EF">
          <w:t xml:space="preserve">Average </w:t>
        </w:r>
        <w:r w:rsidR="00FB01EF" w:rsidRPr="00FB01EF">
          <w:t>PhRMA Member Company R&amp;D Expenditures, 1995-2015</w:t>
        </w:r>
      </w:ins>
    </w:p>
    <w:p w14:paraId="55F844F4" w14:textId="48BE68D0"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ins w:id="133" w:author="Shy Alon" w:date="2017-07-04T22:31:00Z">
        <w:r w:rsidR="00CD2571">
          <w:t xml:space="preserve"> academic institutions (universities and public research foundations),</w:t>
        </w:r>
      </w:ins>
      <w:r w:rsidR="00C52EA8">
        <w:t xml:space="preserve"> government</w:t>
      </w:r>
      <w:ins w:id="134" w:author="Shy Alon" w:date="2017-07-04T22:31:00Z">
        <w:r w:rsidR="00CD2571">
          <w:t>s</w:t>
        </w:r>
      </w:ins>
      <w:r w:rsidR="00C52EA8">
        <w:t xml:space="preserve"> and philanthropic organizations [</w:t>
      </w:r>
      <w:r w:rsidR="00C52EA8">
        <w:fldChar w:fldCharType="begin"/>
      </w:r>
      <w:r w:rsidR="00C52EA8">
        <w:instrText xml:space="preserve"> REF _Ref483670889 \r \h </w:instrText>
      </w:r>
      <w:r w:rsidR="00C52EA8">
        <w:fldChar w:fldCharType="separate"/>
      </w:r>
      <w:r w:rsidR="00C52EA8">
        <w:rPr>
          <w:cs/>
        </w:rPr>
        <w:t>‎</w:t>
      </w:r>
      <w:r w:rsidR="00C52EA8">
        <w:t>4</w:t>
      </w:r>
      <w:r w:rsidR="00C52EA8">
        <w:fldChar w:fldCharType="end"/>
      </w:r>
      <w:r w:rsidR="00C52EA8">
        <w:t>].</w:t>
      </w:r>
    </w:p>
    <w:p w14:paraId="5912EE0D" w14:textId="26A60A60" w:rsidR="004B6004" w:rsidRDefault="00422009" w:rsidP="00422009">
      <w:pPr>
        <w:rPr>
          <w:ins w:id="135" w:author="Shy Alon" w:date="2017-07-05T22:25:00Z"/>
        </w:rPr>
      </w:pPr>
      <w:commentRangeStart w:id="136"/>
      <w:r>
        <w:t>According to the Tufts Center for the Study of Drug Development [</w:t>
      </w:r>
      <w:r>
        <w:fldChar w:fldCharType="begin"/>
      </w:r>
      <w:r>
        <w:instrText xml:space="preserve"> REF _Ref483425540 \r \h </w:instrText>
      </w:r>
      <w:r>
        <w:fldChar w:fldCharType="separate"/>
      </w:r>
      <w:r>
        <w:rPr>
          <w:cs/>
        </w:rPr>
        <w:t>‎</w:t>
      </w:r>
      <w:r>
        <w:t>2</w:t>
      </w:r>
      <w:r>
        <w:fldChar w:fldCharType="end"/>
      </w:r>
      <w:r>
        <w:t>] roughly 30% of the total cost of an approved new compound is attributed to the pre-human phase of the research which includes the drug discovery and the pre-clinical phase. That is a huge potential for savings which can be materialized using the tools and processes described in this paper.</w:t>
      </w:r>
      <w:commentRangeEnd w:id="136"/>
      <w:r w:rsidR="00916194">
        <w:rPr>
          <w:rStyle w:val="CommentReference"/>
          <w:rtl/>
        </w:rPr>
        <w:commentReference w:id="136"/>
      </w:r>
    </w:p>
    <w:p w14:paraId="10F818D6" w14:textId="2B260F07" w:rsidR="00916080" w:rsidRDefault="00023D53" w:rsidP="00FE5FA4">
      <w:pPr>
        <w:rPr>
          <w:ins w:id="137" w:author="Shy Alon" w:date="2017-07-05T22:39:00Z"/>
        </w:rPr>
      </w:pPr>
      <w:ins w:id="138" w:author="Shy Alon" w:date="2017-07-05T22:33:00Z">
        <w:r>
          <w:t>A</w:t>
        </w:r>
      </w:ins>
      <w:ins w:id="139" w:author="Shy Alon" w:date="2017-07-05T22:29:00Z">
        <w:r w:rsidR="00DC3CEE">
          <w:t xml:space="preserve"> Nature</w:t>
        </w:r>
      </w:ins>
      <w:ins w:id="140" w:author="Shy Alon" w:date="2017-07-05T22:30:00Z">
        <w:r w:rsidR="00DC3CEE">
          <w:t xml:space="preserve">’s Review article [5] </w:t>
        </w:r>
      </w:ins>
      <w:ins w:id="141" w:author="Shy Alon" w:date="2017-07-05T22:34:00Z">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w:t>
        </w:r>
      </w:ins>
      <w:ins w:id="142" w:author="Shy Alon" w:date="2017-07-05T22:35:00Z">
        <w:r>
          <w:t xml:space="preserve"> of releasing the drug to the market</w:t>
        </w:r>
      </w:ins>
      <w:ins w:id="143" w:author="Shy Alon" w:date="2017-07-05T22:34:00Z">
        <w:r w:rsidRPr="00023D53">
          <w:t xml:space="preserve">. The model </w:t>
        </w:r>
      </w:ins>
      <w:ins w:id="144" w:author="Shy Alon" w:date="2017-07-05T22:35:00Z">
        <w:r>
          <w:t>describes (among other identifiers)</w:t>
        </w:r>
      </w:ins>
      <w:ins w:id="145" w:author="Shy Alon" w:date="2017-07-05T22:34:00Z">
        <w:r w:rsidRPr="00023D53">
          <w:t xml:space="preserve"> the probability of </w:t>
        </w:r>
      </w:ins>
      <w:ins w:id="146" w:author="Shy Alon" w:date="2017-07-05T22:36:00Z">
        <w:r>
          <w:t xml:space="preserve">a </w:t>
        </w:r>
      </w:ins>
      <w:ins w:id="147" w:author="Shy Alon" w:date="2017-07-05T22:34:00Z">
        <w:r w:rsidRPr="00023D53">
          <w:t xml:space="preserve">successful transition from one stage to the next </w:t>
        </w:r>
      </w:ins>
      <w:ins w:id="148" w:author="Shy Alon" w:date="2017-07-05T22:37:00Z">
        <w:r w:rsidR="00FE5FA4">
          <w:t>and</w:t>
        </w:r>
      </w:ins>
      <w:ins w:id="149" w:author="Shy Alon" w:date="2017-07-05T22:34:00Z">
        <w:r w:rsidRPr="00023D53">
          <w:t xml:space="preserve"> the phase cost for each project</w:t>
        </w:r>
      </w:ins>
      <w:ins w:id="150" w:author="Shy Alon" w:date="2017-07-05T22:37:00Z">
        <w:r w:rsidR="00FE5FA4">
          <w:t>.</w:t>
        </w:r>
      </w:ins>
      <w:ins w:id="151" w:author="Shy Alon" w:date="2017-07-05T22:34:00Z">
        <w:r w:rsidR="00FE5FA4">
          <w:t xml:space="preserve"> </w:t>
        </w:r>
      </w:ins>
      <w:ins w:id="152" w:author="Shy Alon" w:date="2017-07-05T22:37:00Z">
        <w:r w:rsidR="00FE5FA4">
          <w:t>T</w:t>
        </w:r>
      </w:ins>
      <w:ins w:id="153" w:author="Shy Alon" w:date="2017-07-05T22:34:00Z">
        <w:r w:rsidRPr="00023D53">
          <w:t xml:space="preserve">he model </w:t>
        </w:r>
      </w:ins>
      <w:ins w:id="154" w:author="Shy Alon" w:date="2017-07-05T22:38:00Z">
        <w:r w:rsidR="00FE5FA4">
          <w:t>estimates</w:t>
        </w:r>
      </w:ins>
      <w:ins w:id="155" w:author="Shy Alon" w:date="2017-07-05T22:34:00Z">
        <w:r w:rsidR="00FE5FA4">
          <w:t xml:space="preserve"> </w:t>
        </w:r>
        <w:r w:rsidRPr="00023D53">
          <w:t xml:space="preserve">the total cost to achieve one </w:t>
        </w:r>
      </w:ins>
      <w:ins w:id="156" w:author="Shy Alon" w:date="2017-07-05T22:38:00Z">
        <w:r w:rsidR="00FE5FA4">
          <w:t>drug</w:t>
        </w:r>
      </w:ins>
      <w:ins w:id="157" w:author="Shy Alon" w:date="2017-07-05T22:34:00Z">
        <w:r w:rsidR="00FE5FA4">
          <w:t xml:space="preserve"> launch per </w:t>
        </w:r>
      </w:ins>
      <w:ins w:id="158" w:author="Shy Alon" w:date="2017-07-05T22:39:00Z">
        <w:r w:rsidR="00FE5FA4">
          <w:t>year at</w:t>
        </w:r>
      </w:ins>
      <w:ins w:id="159" w:author="Shy Alon" w:date="2017-07-05T22:34:00Z">
        <w:r w:rsidRPr="00023D53">
          <w:t xml:space="preserve"> $1,778 million</w:t>
        </w:r>
      </w:ins>
      <w:ins w:id="160" w:author="Shy Alon" w:date="2017-07-05T22:39:00Z">
        <w:r w:rsidR="00FE5FA4">
          <w:t>.</w:t>
        </w:r>
      </w:ins>
      <w:ins w:id="161" w:author="Shy Alon" w:date="2017-07-05T22:34:00Z">
        <w:r w:rsidRPr="00023D53">
          <w:t xml:space="preserve"> per NME launch. It is important to note that this model does not </w:t>
        </w:r>
        <w:r w:rsidRPr="00023D53">
          <w:lastRenderedPageBreak/>
          <w:t>include investments for exploratory discovery research</w:t>
        </w:r>
      </w:ins>
      <w:ins w:id="162" w:author="Shy Alon" w:date="2017-07-05T22:40:00Z">
        <w:r w:rsidR="00FE5FA4">
          <w:t xml:space="preserve"> (which as mentioned before is rarely performed in the industry)</w:t>
        </w:r>
      </w:ins>
      <w:ins w:id="163" w:author="Shy Alon" w:date="2017-07-05T22:34:00Z">
        <w:r w:rsidRPr="00023D53">
          <w:t>, post-launch expenses or overheads (that is, salaries for employees not engaged in R&amp;D activities but necessary to support the organization).</w:t>
        </w:r>
      </w:ins>
      <w:ins w:id="164" w:author="Shy Alon" w:date="2017-07-05T22:32:00Z">
        <w:r>
          <w:t xml:space="preserve"> </w:t>
        </w:r>
      </w:ins>
    </w:p>
    <w:p w14:paraId="277E54B3" w14:textId="77777777" w:rsidR="00C91D56" w:rsidRDefault="00AF16E0" w:rsidP="00C91D56">
      <w:pPr>
        <w:keepNext/>
        <w:rPr>
          <w:ins w:id="165" w:author="Shy Alon" w:date="2017-07-05T22:58:00Z"/>
        </w:rPr>
        <w:pPrChange w:id="166" w:author="Shy Alon" w:date="2017-07-05T22:58:00Z">
          <w:pPr/>
        </w:pPrChange>
      </w:pPr>
      <w:ins w:id="167" w:author="Shy Alon" w:date="2017-07-05T22:56:00Z">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ins>
    </w:p>
    <w:p w14:paraId="5E4B21A9" w14:textId="67C786D5" w:rsidR="00FE5FA4" w:rsidRDefault="00C91D56" w:rsidP="00C91D56">
      <w:pPr>
        <w:pStyle w:val="Caption"/>
        <w:jc w:val="center"/>
        <w:pPrChange w:id="168" w:author="Shy Alon" w:date="2017-07-05T22:58:00Z">
          <w:pPr/>
        </w:pPrChange>
      </w:pPr>
      <w:ins w:id="169" w:author="Shy Alon" w:date="2017-07-05T22:58:00Z">
        <w:r>
          <w:t xml:space="preserve">Figure </w:t>
        </w:r>
        <w:r>
          <w:fldChar w:fldCharType="begin"/>
        </w:r>
        <w:r>
          <w:instrText xml:space="preserve"> SEQ Figure \* ARABIC </w:instrText>
        </w:r>
      </w:ins>
      <w:r>
        <w:fldChar w:fldCharType="separate"/>
      </w:r>
      <w:ins w:id="170" w:author="Shy Alon" w:date="2017-07-05T22:58:00Z">
        <w:r>
          <w:rPr>
            <w:noProof/>
          </w:rPr>
          <w:t>3</w:t>
        </w:r>
        <w:r>
          <w:fldChar w:fldCharType="end"/>
        </w:r>
        <w:r>
          <w:t xml:space="preserve"> Candidates Required for a Single Release</w:t>
        </w:r>
      </w:ins>
      <w:bookmarkStart w:id="171" w:name="_GoBack"/>
      <w:bookmarkEnd w:id="171"/>
    </w:p>
    <w:p w14:paraId="1F0472FC" w14:textId="7AB887F7" w:rsidR="00407913" w:rsidRPr="00946890" w:rsidRDefault="00407913" w:rsidP="00407913">
      <w:pPr>
        <w:pStyle w:val="Heading2"/>
        <w:ind w:left="0"/>
      </w:pPr>
      <w:r>
        <w:t>1.2. The</w:t>
      </w:r>
      <w:r w:rsidRPr="001B6BD6">
        <w:t xml:space="preserve"> </w:t>
      </w:r>
      <w:r>
        <w:t>Applicability</w:t>
      </w:r>
      <w:r w:rsidRPr="001B6BD6">
        <w:t xml:space="preserve"> </w:t>
      </w:r>
      <w:r>
        <w:t>of</w:t>
      </w:r>
      <w:r w:rsidRPr="001B6BD6">
        <w:t xml:space="preserve"> </w:t>
      </w:r>
      <w:r>
        <w:t>Decision Support System for</w:t>
      </w:r>
      <w:r w:rsidRPr="001B6BD6">
        <w:t xml:space="preserve"> </w:t>
      </w:r>
      <w:r>
        <w:t>Drug Development First Phase</w:t>
      </w:r>
    </w:p>
    <w:p w14:paraId="46F176C3" w14:textId="3DF229CB" w:rsidR="003861D9" w:rsidRDefault="00407913" w:rsidP="00407913">
      <w:pPr>
        <w:rPr>
          <w:rFonts w:ascii="Times New Roman" w:eastAsia="Calibri" w:hAnsi="Times New Roman" w:cs="Arial"/>
        </w:rPr>
      </w:pPr>
      <w:r>
        <w:t xml:space="preserve">The assumption this research proves is that there are underlying properties of different compounds with the same attributes. Those underlying properties can be used to identify similar compounds to compounds which are known to have desirable properties and </w:t>
      </w:r>
      <w:r w:rsidR="00CC590B">
        <w:t>therefore reduce the immense field of potential compounds to be tested to a much more cost effective smaller field.</w:t>
      </w:r>
    </w:p>
    <w:p w14:paraId="3865E79D" w14:textId="77777777" w:rsidR="00D6770B" w:rsidRDefault="00D6770B" w:rsidP="009B1370">
      <w:pPr>
        <w:suppressAutoHyphens/>
        <w:spacing w:after="0"/>
        <w:rPr>
          <w:rFonts w:ascii="Times New Roman" w:eastAsia="Times New Roman" w:hAnsi="Times New Roman" w:cs="Arial"/>
        </w:rPr>
      </w:pPr>
    </w:p>
    <w:p w14:paraId="6B72063F" w14:textId="77777777" w:rsidR="00C77C04" w:rsidRDefault="00C77C04">
      <w:pPr>
        <w:spacing w:line="276" w:lineRule="auto"/>
        <w:jc w:val="left"/>
        <w:rPr>
          <w:rFonts w:ascii="Palatino Linotype" w:hAnsi="Palatino Linotype" w:cs="Times New Roman"/>
          <w:b/>
          <w:bCs/>
          <w:sz w:val="28"/>
          <w:szCs w:val="28"/>
          <w:lang w:val="en-GB" w:eastAsia="de-AT" w:bidi="ar-SA"/>
        </w:rPr>
      </w:pPr>
      <w:r>
        <w:br w:type="page"/>
      </w:r>
    </w:p>
    <w:p w14:paraId="38734488" w14:textId="187712A3" w:rsidR="00D6770B" w:rsidRDefault="00A822B3" w:rsidP="00826B66">
      <w:pPr>
        <w:pStyle w:val="Heading1"/>
      </w:pPr>
      <w:bookmarkStart w:id="172" w:name="_Toc480192468"/>
      <w:r>
        <w:lastRenderedPageBreak/>
        <w:t>2</w:t>
      </w:r>
      <w:r w:rsidR="00E369F0">
        <w:t xml:space="preserve">. </w:t>
      </w:r>
      <w:r w:rsidR="00D6770B" w:rsidRPr="00117CB5">
        <w:t>Methods</w:t>
      </w:r>
      <w:bookmarkEnd w:id="172"/>
    </w:p>
    <w:p w14:paraId="3918EEB9" w14:textId="08899EB0" w:rsidR="00270339" w:rsidRPr="0072562E" w:rsidRDefault="00A822B3" w:rsidP="00946890">
      <w:pPr>
        <w:pStyle w:val="Heading2"/>
      </w:pPr>
      <w:bookmarkStart w:id="173" w:name="_Toc480192469"/>
      <w:r>
        <w:t>2</w:t>
      </w:r>
      <w:r w:rsidR="00912597">
        <w:t xml:space="preserve">.1. </w:t>
      </w:r>
      <w:r w:rsidR="00270339" w:rsidRPr="0072562E">
        <w:t>System Overview</w:t>
      </w:r>
      <w:bookmarkEnd w:id="173"/>
    </w:p>
    <w:p w14:paraId="2BCC3538" w14:textId="678D305A" w:rsidR="00A05084" w:rsidRDefault="008119E0" w:rsidP="0041186D">
      <w:pPr>
        <w:suppressAutoHyphens/>
        <w:spacing w:after="0"/>
        <w:rPr>
          <w:rFonts w:ascii="Times New Roman" w:eastAsia="Times New Roman" w:hAnsi="Times New Roman" w:cs="Arial"/>
        </w:rPr>
      </w:pPr>
      <w:r>
        <w:rPr>
          <w:rFonts w:ascii="Times New Roman" w:eastAsia="Times New Roman" w:hAnsi="Times New Roman" w:cs="Arial"/>
        </w:rPr>
        <w:t xml:space="preserve">The designed DSS is </w:t>
      </w:r>
      <w:r w:rsidR="00A05084">
        <w:rPr>
          <w:rFonts w:ascii="Times New Roman" w:eastAsia="Times New Roman" w:hAnsi="Times New Roman" w:cs="Arial"/>
        </w:rPr>
        <w:t>currently demonstrated using a combination of MATLAB</w:t>
      </w:r>
      <w:r w:rsidR="00A45D6F">
        <w:rPr>
          <w:rFonts w:ascii="Times New Roman" w:eastAsia="Times New Roman" w:hAnsi="Times New Roman" w:cs="Arial"/>
        </w:rPr>
        <w:t xml:space="preserve"> (preforming pre-processing and the enveloping optimization process)</w:t>
      </w:r>
      <w:r w:rsidR="00A05084">
        <w:rPr>
          <w:rFonts w:ascii="Times New Roman" w:eastAsia="Times New Roman" w:hAnsi="Times New Roman" w:cs="Arial"/>
        </w:rPr>
        <w:t xml:space="preserve"> and </w:t>
      </w:r>
      <w:r w:rsidR="00A45D6F">
        <w:rPr>
          <w:rFonts w:ascii="Times New Roman" w:eastAsia="Times New Roman" w:hAnsi="Times New Roman" w:cs="Arial"/>
        </w:rPr>
        <w:t>C++ code performing the dimensionality reduction process.</w:t>
      </w:r>
    </w:p>
    <w:p w14:paraId="4D40D457" w14:textId="77777777" w:rsidR="00A45D6F" w:rsidRDefault="00A45D6F" w:rsidP="00A45D6F">
      <w:pPr>
        <w:keepNext/>
        <w:suppressAutoHyphens/>
        <w:spacing w:after="0"/>
      </w:pPr>
      <w:r w:rsidRPr="00A45D6F">
        <w:rPr>
          <w:rFonts w:ascii="Times New Roman" w:eastAsia="Times New Roman" w:hAnsi="Times New Roman" w:cs="Arial"/>
          <w:noProof/>
        </w:rPr>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1F63C8" w:rsidRDefault="001F63C8"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1F63C8" w:rsidRDefault="001F63C8"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1F63C8" w:rsidRDefault="001F63C8"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1F63C8" w:rsidRDefault="001F63C8"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1F63C8" w:rsidRDefault="001F63C8"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1F63C8" w:rsidRDefault="001F63C8"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49,360225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">
                <v:shapetype id="_x0000_t109" coordsize="21600,21600" o:spt="109" path="m0,0l0,21600,21600,21600,21600,0xe">
                  <v:stroke joinstyle="miter"/>
                  <v:path gradientshapeok="t" o:connecttype="rect"/>
                </v:shapetype>
                <v:shape id="Flowchart: Process 53" o:spid="_x0000_s1027" type="#_x0000_t109" style="position:absolute;width:3735227;height:5316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JzuPwgAA&#10;ANsAAAAPAAAAZHJzL2Rvd25yZXYueG1sRE9Na8JAEL0L/Q/LFLyZjaJBoquordAiLZhWz0N2TILZ&#10;2ZDdxvjvuwfB4+N9L9e9qUVHrassKxhHMQji3OqKCwW/P/vRHITzyBpry6TgTg7Wq5fBElNtb3yk&#10;LvOFCCHsUlRQet+kUrq8JIMusg1x4C62NegDbAupW7yFcFPLSRwn0mDFoaHEhnYl5dfszyiYHfZf&#10;32/ZeexP288Ep+9dcthelBq+9psFCE+9f4of7g+tYBLWhy/hB8jV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QnO4/CAAAA2wAAAA8AAAAAAAAAAAAAAAAAlwIAAGRycy9kb3du&#10;cmV2LnhtbFBLBQYAAAAABAAEAPUAAACGAwAAAAA=&#10;" fillcolor="#bdd7ee" strokecolor="#5b9bd5" strokeweight="1pt">
                  <v:stroke opacity="60909f"/>
                  <v:shadow on="t" color="#b4c7e7" opacity="1" mv:blur="50800f" offset="0,4pt"/>
                  <v:textbox>
                    <w:txbxContent>
                      <w:p w14:paraId="33208BA2" w14:textId="77777777" w:rsidR="001F63C8" w:rsidRDefault="001F63C8"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56;width:3735228;height:5316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uQBjxAAA&#10;ANsAAAAPAAAAZHJzL2Rvd25yZXYueG1sRI9Ba8JAFITvgv9heQVvdWNoQ4muUrVCRSw0Vc+P7DMJ&#10;Zt+G7Brjv+8WCh6HmfmGmS16U4uOWldZVjAZRyCIc6srLhQcfjbPbyCcR9ZYWyYFd3KwmA8HM0y1&#10;vfE3dZkvRICwS1FB6X2TSunykgy6sW2Ig3e2rUEfZFtI3eItwE0t4yhKpMGKw0KJDa1Kyi/Z1Sh4&#10;3W32X+vsNPHH5TbBl48u2S3PSo2e+vcpCE+9f4T/259aQRzD35fwA+T8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S7kAY8QAAADbAAAADwAAAAAAAAAAAAAAAACXAgAAZHJzL2Rv&#10;d25yZXYueG1sUEsFBgAAAAAEAAQA9QAAAIgDAAAAAA==&#10;" fillcolor="#bdd7ee" strokecolor="#5b9bd5" strokeweight="1pt">
                  <v:stroke opacity="60909f"/>
                  <v:shadow on="t" color="#b4c7e7" opacity="1" mv:blur="50800f" offset="0,4pt"/>
                  <v:textbox>
                    <w:txbxContent>
                      <w:p w14:paraId="56BEC6F1" w14:textId="77777777" w:rsidR="001F63C8" w:rsidRDefault="001F63C8"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12;width:3735228;height:5316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ggZgxQAA&#10;ANsAAAAPAAAAZHJzL2Rvd25yZXYueG1sRI9ba8JAFITfC/0Pyyn0rW4UG0p0I/UGFbFgtH0+ZE8u&#10;NHs2ZLcx/ntXKPRxmJlvmPliMI3oqXO1ZQXjUQSCOLe65lLB+bR9eQPhPLLGxjIpuJKDRfr4MMdE&#10;2wsfqc98KQKEXYIKKu/bREqXV2TQjWxLHLzCdgZ9kF0pdYeXADeNnERRLA3WHBYqbGlVUf6T/RoF&#10;r/vt4XOdfY/913IX43TTx/tlodTz0/A+A+Fp8P/hv/aHVjCJ4f4l/ACZ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SCBmDFAAAA2wAAAA8AAAAAAAAAAAAAAAAAlwIAAGRycy9k&#10;b3ducmV2LnhtbFBLBQYAAAAABAAEAPUAAACJAwAAAAA=&#10;" fillcolor="#bdd7ee" strokecolor="#5b9bd5" strokeweight="1pt">
                  <v:stroke opacity="60909f"/>
                  <v:shadow on="t" color="#b4c7e7" opacity="1" mv:blur="50800f" offset="0,4pt"/>
                  <v:textbox>
                    <w:txbxContent>
                      <w:p w14:paraId="7178341E" w14:textId="77777777" w:rsidR="001F63C8" w:rsidRDefault="001F63C8"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0,0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28;top:1005716;width:12700;height:1563066;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z9mAcAAAADbAAAADwAAAGRycy9kb3ducmV2LnhtbERPy4rCMBTdC/5DuII7TUdkkGqUYUCo&#10;Cxe+hllem2tTp7kpTWrr308WgsvDea82va3EgxpfOlbwMU1AEOdOl1woOJ+2kwUIH5A1Vo5JwZM8&#10;bNbDwQpT7To+0OMYChFD2KeowIRQp1L63JBFP3U1ceRurrEYImwKqRvsYrit5CxJPqXFkmODwZq+&#10;DeV/x9Yq0N1iR/M2/7le7sZu98/f7NBmSo1H/dcSRKA+vMUvd6YVzOLY+CX+ALn+B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E8/ZgHAAAAA2wAAAA8AAAAAAAAAAAAAAAAA&#10;oQIAAGRycy9kb3ducmV2LnhtbFBLBQYAAAAABAAEAPkAAACOAwAAAAA=&#10;" adj="518400,21412" strokecolor="windowText" strokeweight="1.5pt">
                  <v:stroke endarrow="block"/>
                </v:shape>
                <v:shapetype id="_x0000_t202" coordsize="21600,21600" o:spt="202" path="m0,0l0,21600,21600,21600,21600,0xe">
                  <v:stroke joinstyle="miter"/>
                  <v:path gradientshapeok="t" o:connecttype="rect"/>
                </v:shapetype>
                <v:shape id="Text Box 32" o:spid="_x0000_s1031" type="#_x0000_t202" style="position:absolute;left:2537205;top:1662882;width:3175238;height:308851;rotation:-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405zwQAA&#10;ANsAAAAPAAAAZHJzL2Rvd25yZXYueG1sRI9ba8JAFITfhf6H5RT6InWjUimpq3ih4KtR3w/ZkwvN&#10;ng3Zo0n+fbcg9HGYmW+Y9XZwjXpQF2rPBuazBBRx7m3NpYHr5fv9E1QQZIuNZzIwUoDt5mWyxtT6&#10;ns/0yKRUEcIhRQOVSJtqHfKKHIaZb4mjV/jOoUTZldp22Ee4a/QiSVbaYc1xocKWDhXlP9ndGZCj&#10;1N7epknhz/3HfjxlQbvRmLfXYfcFSmiQ//CzfbIGlgv4+xJ/gN7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zuNOc8EAAADbAAAADwAAAAAAAAAAAAAAAACXAgAAZHJzL2Rvd25y&#10;ZXYueG1sUEsFBgAAAAAEAAQA9QAAAIUDAAAAAA==&#10;" filled="f" stroked="f">
                  <v:textbox>
                    <w:txbxContent>
                      <w:p w14:paraId="28CBC80F" w14:textId="77777777" w:rsidR="001F63C8" w:rsidRDefault="001F63C8"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68;width:3735228;height:5316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LDMlxQAA&#10;ANsAAAAPAAAAZHJzL2Rvd25yZXYueG1sRI/dasJAFITvC77DcgTv6sZqg6SuUv+gIi0YrdeH7DEJ&#10;Zs+G7BrTt3cLhV4OM/MNM1t0phItNa60rGA0jEAQZ1aXnCs4HbfPUxDOI2usLJOCH3KwmPeeZpho&#10;e+cDtanPRYCwS1BB4X2dSOmyggy6oa2Jg3exjUEfZJNL3eA9wE0lX6IolgZLDgsF1rQqKLumN6Pg&#10;db/9/Fqn55H/Xu5inGzaeL+8KDXod+9vIDx1/j/81/7QCsZj+P0SfoCc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EsMyXFAAAA2wAAAA8AAAAAAAAAAAAAAAAAlwIAAGRycy9k&#10;b3ducmV2LnhtbFBLBQYAAAAABAAEAPUAAACJAwAAAAA=&#10;" fillcolor="#bdd7ee" strokecolor="#5b9bd5" strokeweight="1pt">
                  <v:stroke opacity="60909f"/>
                  <v:shadow on="t" color="#b4c7e7" opacity="1" mv:blur="50800f" offset="0,4pt"/>
                  <v:textbox>
                    <w:txbxContent>
                      <w:p w14:paraId="5DF53C72" w14:textId="77777777" w:rsidR="001F63C8" w:rsidRDefault="001F63C8"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00;top:3070623;width:3735228;height:5316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xatRxQAA&#10;ANsAAAAPAAAAZHJzL2Rvd25yZXYueG1sRI9Ba8JAFITvQv/D8gq9mY3WhhJdRdsKiig0rT0/ss8k&#10;NPs2ZLcx/ntXKHgcZuYbZrboTS06al1lWcEoikEQ51ZXXCj4/loPX0E4j6yxtkwKLuRgMX8YzDDV&#10;9syf1GW+EAHCLkUFpfdNKqXLSzLoItsQB+9kW4M+yLaQusVzgJtajuM4kQYrDgslNvRWUv6b/RkF&#10;L7v1/vCe/Yz8cbVNcPLRJbvVSamnx345BeGp9/fwf3ujFTxP4PYl/AA5v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7Fq1HFAAAA2wAAAA8AAAAAAAAAAAAAAAAAlwIAAGRycy9k&#10;b3ducmV2LnhtbFBLBQYAAAAABAAEAPUAAACJAwAAAAA=&#10;" fillcolor="#bdd7ee" strokecolor="#5b9bd5" strokeweight="1pt">
                  <v:stroke opacity="60909f"/>
                  <v:shadow on="t" color="#b4c7e7" opacity="1" mv:blur="50800f" offset="0,4pt"/>
                  <v:textbox>
                    <w:txbxContent>
                      <w:p w14:paraId="7D4B5E27" w14:textId="77777777" w:rsidR="001F63C8" w:rsidRDefault="001F63C8"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0,0l21600,21600e" filled="f">
                  <v:path arrowok="t" fillok="f" o:connecttype="none"/>
                  <o:lock v:ext="edit" shapetype="t"/>
                </v:shapetype>
                <v:shape id="Straight Arrow Connector 35" o:spid="_x0000_s1034" type="#_x0000_t32" style="position:absolute;left:1897245;top:531628;width:0;height:2360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oQ/cMAAADbAAAADwAAAGRycy9kb3ducmV2LnhtbESPQWsCMRSE74L/ITyhN83aYrVbo0ix&#10;VHqrCl4fm9fdpZuX3SRutv++EYQeh5n5hllvB9OInpyvLSuYzzIQxIXVNZcKzqf36QqED8gaG8uk&#10;4Jc8bDfj0RpzbSN/UX8MpUgQ9jkqqEJocyl9UZFBP7MtcfK+rTMYknSl1A5jgptGPmbZszRYc1qo&#10;sKW3ioqf49UouODedV186ZeHj/NCX5axi59RqYfJsHsFEWgI/+F7+6AVPC3g9iX9ALn5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zKEP3DAAAA2wAAAA8AAAAAAAAAAAAA&#10;AAAAoQIAAGRycy9kb3ducmV2LnhtbFBLBQYAAAAABAAEAPkAAACRAwAAAAA=&#10;" strokecolor="windowText" strokeweight="1.5pt">
                  <v:stroke endarrow="block" joinstyle="miter"/>
                </v:shape>
                <v:shape id="Straight Arrow Connector 36" o:spid="_x0000_s1035" type="#_x0000_t32" style="position:absolute;left:1897245;top:1307738;width:0;height:2360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BiOisQAAADbAAAADwAAAGRycy9kb3ducmV2LnhtbESPzWrDMBCE74G8g9hAb4mclubHiRJC&#10;aWnorUkg18Xa2CbWypZUy337qlDocZiZb5jtfjCN6Mn52rKC+SwDQVxYXXOp4HJ+m65A+ICssbFM&#10;Cr7Jw343Hm0x1zbyJ/WnUIoEYZ+jgiqENpfSFxUZ9DPbEifvZp3BkKQrpXYYE9w08jHLFtJgzWmh&#10;wpZeKirupy+j4Iqvruviul8e3y/P+rqMXfyISj1MhsMGRKAh/If/2ket4GkBv1/SD5C7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MGI6KxAAAANsAAAAPAAAAAAAAAAAA&#10;AAAAAKECAABkcnMvZG93bnJldi54bWxQSwUGAAAAAAQABAD5AAAAkgMAAAAA&#10;" strokecolor="windowText" strokeweight="1.5pt">
                  <v:stroke endarrow="block" joinstyle="miter"/>
                </v:shape>
                <v:shape id="Straight Arrow Connector 37" o:spid="_x0000_s1036" type="#_x0000_t32" style="position:absolute;left:1897245;top:2083848;width:0;height:2360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1QrEcMAAADbAAAADwAAAGRycy9kb3ducmV2LnhtbESPQWvCQBSE7wX/w/KE3uqmLW00ukop&#10;LUpvtYLXR/aZhGbfJrvbbPz3XUHwOMzMN8xqM5pWDOR8Y1nB4ywDQVxa3XCl4PDz+TAH4QOyxtYy&#10;KTiTh816crfCQtvI3zTsQyUShH2BCuoQukJKX9Zk0M9sR5y8k3UGQ5KuktphTHDTyqcse5UGG04L&#10;NXb0XlP5u/8zCo744fo+LoZ8tz286GMe+/gVlbqfjm9LEIHGcAtf2zut4DmHy5f0A+T6H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NUKxHDAAAA2wAAAA8AAAAAAAAAAAAA&#10;AAAAoQIAAGRycy9kb3ducmV2LnhtbFBLBQYAAAAABAAEAPkAAACRAwAAAAA=&#10;" strokecolor="windowText" strokeweight="1.5pt">
                  <v:stroke endarrow="block" joinstyle="miter"/>
                </v:shape>
                <v:shape id="Straight Arrow Connector 38" o:spid="_x0000_s1037" type="#_x0000_t32" style="position:absolute;left:1897245;top:2859958;width:0;height:236028;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su/Y8AAAADbAAAADwAAAGRycy9kb3ducmV2LnhtbERPz2vCMBS+C/sfwht401TH1q0aRcZE&#10;2W1O8Pponm2xeWmTrKn//XIY7Pjx/V5vR9OKgZxvLCtYzDMQxKXVDVcKzt/72SsIH5A1tpZJwZ08&#10;bDcPkzUW2kb+ouEUKpFC2BeooA6hK6T0ZU0G/dx2xIm7WmcwJOgqqR3GFG5aucyyF2mw4dRQY0fv&#10;NZW3049RcMEP1/fxbciPh/OzvuSxj59RqenjuFuBCDSGf/Gf+6gVPKWx6Uv6AXLzC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LLv2PAAAAA2wAAAA8AAAAAAAAAAAAAAAAA&#10;oQIAAGRycy9kb3ducmV2LnhtbFBLBQYAAAAABAAEAPkAAACOAwAAAAA=&#10;" strokecolor="windowText" strokeweight="1.5pt">
                  <v:stroke endarrow="block" joinstyle="miter"/>
                </v:shape>
                <w10:anchorlock/>
              </v:group>
            </w:pict>
          </mc:Fallback>
        </mc:AlternateContent>
      </w:r>
    </w:p>
    <w:p w14:paraId="4AE61AB4" w14:textId="2F9AD336" w:rsidR="00A05084" w:rsidRDefault="00A45D6F" w:rsidP="00C9499A">
      <w:pPr>
        <w:pStyle w:val="Caption"/>
        <w:rPr>
          <w:rFonts w:eastAsia="Times New Roman"/>
        </w:rPr>
      </w:pPr>
      <w:bookmarkStart w:id="174" w:name="_Toc483041606"/>
      <w:r>
        <w:t xml:space="preserve">Figure </w:t>
      </w:r>
      <w:fldSimple w:instr=" SEQ Figure \* ARABIC ">
        <w:ins w:id="175" w:author="Shy Alon" w:date="2017-07-05T22:58:00Z">
          <w:r w:rsidR="00C91D56">
            <w:rPr>
              <w:noProof/>
            </w:rPr>
            <w:t>4</w:t>
          </w:r>
        </w:ins>
        <w:del w:id="176" w:author="Shy Alon" w:date="2017-07-05T22:58:00Z">
          <w:r w:rsidR="00A9699E" w:rsidDel="00C91D56">
            <w:rPr>
              <w:noProof/>
            </w:rPr>
            <w:delText>3</w:delText>
          </w:r>
        </w:del>
      </w:fldSimple>
      <w:r w:rsidR="00C9499A">
        <w:t xml:space="preserve"> t-SNE</w:t>
      </w:r>
      <w:r>
        <w:t xml:space="preserve"> Optimization Algorithm</w:t>
      </w:r>
      <w:bookmarkEnd w:id="174"/>
    </w:p>
    <w:p w14:paraId="1A47D6B7" w14:textId="5498C931" w:rsidR="004E36CB" w:rsidRDefault="004E36CB" w:rsidP="0041186D">
      <w:pPr>
        <w:suppressAutoHyphens/>
        <w:spacing w:after="0"/>
        <w:rPr>
          <w:rFonts w:ascii="Times New Roman" w:eastAsia="Times New Roman" w:hAnsi="Times New Roman" w:cs="Arial"/>
        </w:rPr>
      </w:pPr>
      <w:r>
        <w:rPr>
          <w:rFonts w:ascii="Times New Roman" w:eastAsia="Times New Roman" w:hAnsi="Times New Roman" w:cs="Arial"/>
        </w:rPr>
        <w:t>As depicted in figure 2 the system is comprised of 5 functional parts:</w:t>
      </w:r>
    </w:p>
    <w:p w14:paraId="41FAFBC0" w14:textId="60E5325D" w:rsidR="004E36CB" w:rsidRDefault="004E36CB"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The input database which supplies the raw data to the system.</w:t>
      </w:r>
    </w:p>
    <w:p w14:paraId="3CDF62FC" w14:textId="74ADEDB6" w:rsidR="004E36CB" w:rsidRDefault="004E36CB"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The feature selection mechanism which (at the beginning of the process) generates a rich enough population of feature selection combination and in subsequent steps uses Genetic Algorithm to create the next generation.</w:t>
      </w:r>
    </w:p>
    <w:p w14:paraId="271BE85D" w14:textId="459A3A4F" w:rsidR="004E36CB" w:rsidRDefault="004E36CB"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 xml:space="preserve">The dimensionality reduction process which reduces the </w:t>
      </w:r>
      <w:r w:rsidR="0023195C">
        <w:rPr>
          <w:rFonts w:ascii="Times New Roman" w:eastAsia="Times New Roman" w:hAnsi="Times New Roman" w:cs="Arial"/>
        </w:rPr>
        <w:t>multi-dimensional</w:t>
      </w:r>
      <w:r>
        <w:rPr>
          <w:rFonts w:ascii="Times New Roman" w:eastAsia="Times New Roman" w:hAnsi="Times New Roman" w:cs="Arial"/>
        </w:rPr>
        <w:t xml:space="preserve"> feature space in</w:t>
      </w:r>
      <w:r w:rsidR="0023195C">
        <w:rPr>
          <w:rFonts w:ascii="Times New Roman" w:eastAsia="Times New Roman" w:hAnsi="Times New Roman" w:cs="Arial"/>
        </w:rPr>
        <w:t>to a two-dimensional space. The process is one which attributes more weight to close distances than to long distances and therefore prioritizes keeping neighbors together over preserving ratios of long distances.</w:t>
      </w:r>
    </w:p>
    <w:p w14:paraId="48BBB593" w14:textId="0293BA85" w:rsidR="0023195C" w:rsidRDefault="0023195C"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lastRenderedPageBreak/>
        <w:t>A fitness function calculation using the tagged data as a measure of success. Even though a few metrics are being used for measurement the fitness function relies on the fraction of known data points with their closest known data point sharing the same tag.</w:t>
      </w:r>
    </w:p>
    <w:p w14:paraId="78672B19" w14:textId="7F8E0F72" w:rsidR="0023195C" w:rsidRPr="004E36CB" w:rsidRDefault="0023195C" w:rsidP="004E36CB">
      <w:pPr>
        <w:pStyle w:val="ListParagraph"/>
        <w:numPr>
          <w:ilvl w:val="0"/>
          <w:numId w:val="40"/>
        </w:numPr>
        <w:suppressAutoHyphens/>
        <w:spacing w:after="0"/>
        <w:rPr>
          <w:rFonts w:ascii="Times New Roman" w:eastAsia="Times New Roman" w:hAnsi="Times New Roman" w:cs="Arial"/>
        </w:rPr>
      </w:pPr>
      <w:r>
        <w:rPr>
          <w:rFonts w:ascii="Times New Roman" w:eastAsia="Times New Roman" w:hAnsi="Times New Roman" w:cs="Arial"/>
        </w:rPr>
        <w:t>Model selection and generation using genetic algorithms to create ever improving generations until a quality condition is satisfied or the maximal number of iterations is reached.</w:t>
      </w:r>
    </w:p>
    <w:p w14:paraId="789B3D82" w14:textId="0F5538AC" w:rsidR="00A05084" w:rsidRDefault="00A45D6F" w:rsidP="0011773D">
      <w:pPr>
        <w:suppressAutoHyphens/>
        <w:spacing w:after="0"/>
        <w:rPr>
          <w:rFonts w:ascii="Times New Roman" w:eastAsia="Times New Roman" w:hAnsi="Times New Roman" w:cs="Arial"/>
        </w:rPr>
      </w:pPr>
      <w:r>
        <w:rPr>
          <w:rFonts w:ascii="Times New Roman" w:eastAsia="Times New Roman" w:hAnsi="Times New Roman" w:cs="Arial"/>
        </w:rPr>
        <w:t xml:space="preserve">The system’s goal is to cluster </w:t>
      </w:r>
      <w:r w:rsidR="0011773D">
        <w:rPr>
          <w:rFonts w:ascii="Times New Roman" w:eastAsia="Times New Roman" w:hAnsi="Times New Roman" w:cs="Arial"/>
        </w:rPr>
        <w:t xml:space="preserve">all potential compounds </w:t>
      </w:r>
      <w:r w:rsidR="003A6DCC">
        <w:rPr>
          <w:rFonts w:ascii="Times New Roman" w:eastAsia="Times New Roman" w:hAnsi="Times New Roman" w:cs="Arial"/>
        </w:rPr>
        <w:t>with the selected features in the way which will allow us to assume in the highest probability that the</w:t>
      </w:r>
      <w:r w:rsidR="0011773D">
        <w:rPr>
          <w:rFonts w:ascii="Times New Roman" w:eastAsia="Times New Roman" w:hAnsi="Times New Roman" w:cs="Arial"/>
        </w:rPr>
        <w:t xml:space="preserve"> neighbor of a compound with desirable attributes is highly likely to share those attributes.</w:t>
      </w:r>
      <w:r w:rsidR="00AA2BE1">
        <w:rPr>
          <w:rFonts w:ascii="Times New Roman" w:eastAsia="Times New Roman" w:hAnsi="Times New Roman" w:cs="Arial"/>
        </w:rPr>
        <w:t xml:space="preserve"> As the critical factors for </w:t>
      </w:r>
      <w:r w:rsidR="0011773D">
        <w:rPr>
          <w:rFonts w:ascii="Times New Roman" w:eastAsia="Times New Roman" w:hAnsi="Times New Roman" w:cs="Arial"/>
        </w:rPr>
        <w:t>identifying an effective compound</w:t>
      </w:r>
      <w:r w:rsidR="00AA2BE1">
        <w:rPr>
          <w:rFonts w:ascii="Times New Roman" w:eastAsia="Times New Roman" w:hAnsi="Times New Roman" w:cs="Arial"/>
        </w:rPr>
        <w:t xml:space="preserve"> are </w:t>
      </w:r>
      <w:r w:rsidR="00827C24">
        <w:rPr>
          <w:rFonts w:ascii="Times New Roman" w:eastAsia="Times New Roman" w:hAnsi="Times New Roman" w:cs="Arial"/>
        </w:rPr>
        <w:t xml:space="preserve">numerous and alternate as the </w:t>
      </w:r>
      <w:r w:rsidR="0011773D">
        <w:rPr>
          <w:rFonts w:ascii="Times New Roman" w:eastAsia="Times New Roman" w:hAnsi="Times New Roman" w:cs="Arial"/>
        </w:rPr>
        <w:t>chemical and biological environments</w:t>
      </w:r>
      <w:r w:rsidR="00827C24">
        <w:rPr>
          <w:rFonts w:ascii="Times New Roman" w:eastAsia="Times New Roman" w:hAnsi="Times New Roman" w:cs="Arial"/>
        </w:rPr>
        <w:t xml:space="preserve"> shifts the algorithm identifies the critical factors in each dataset separately.</w:t>
      </w:r>
    </w:p>
    <w:p w14:paraId="659A322B" w14:textId="2BF9E85B" w:rsidR="009A7825" w:rsidRDefault="009A7825" w:rsidP="00972723">
      <w:pPr>
        <w:suppressAutoHyphens/>
        <w:spacing w:after="0"/>
        <w:rPr>
          <w:rFonts w:ascii="Times New Roman" w:eastAsia="Times New Roman" w:hAnsi="Times New Roman" w:cs="Arial"/>
        </w:rPr>
      </w:pPr>
      <w:r>
        <w:rPr>
          <w:rFonts w:ascii="Times New Roman" w:eastAsia="Times New Roman" w:hAnsi="Times New Roman" w:cs="Arial"/>
        </w:rPr>
        <w:t xml:space="preserve">The underlying assumption is that inside the data there are features which are pertinent to the classification of the </w:t>
      </w:r>
      <w:r w:rsidR="0011773D">
        <w:rPr>
          <w:rFonts w:ascii="Times New Roman" w:eastAsia="Times New Roman" w:hAnsi="Times New Roman" w:cs="Arial"/>
        </w:rPr>
        <w:t>compounds</w:t>
      </w:r>
      <w:r>
        <w:rPr>
          <w:rFonts w:ascii="Times New Roman" w:eastAsia="Times New Roman" w:hAnsi="Times New Roman" w:cs="Arial"/>
        </w:rPr>
        <w:t xml:space="preserve"> into classes of </w:t>
      </w:r>
      <w:r w:rsidR="0011773D">
        <w:rPr>
          <w:rFonts w:ascii="Times New Roman" w:eastAsia="Times New Roman" w:hAnsi="Times New Roman" w:cs="Arial"/>
        </w:rPr>
        <w:t xml:space="preserve">desired effect capability </w:t>
      </w:r>
      <w:r>
        <w:rPr>
          <w:rFonts w:ascii="Times New Roman" w:eastAsia="Times New Roman" w:hAnsi="Times New Roman" w:cs="Arial"/>
        </w:rPr>
        <w:t xml:space="preserve">and the algorithm attempts to isolate those features into a model which allows for clustering of </w:t>
      </w:r>
      <w:r w:rsidR="0011773D">
        <w:rPr>
          <w:rFonts w:ascii="Times New Roman" w:eastAsia="Times New Roman" w:hAnsi="Times New Roman" w:cs="Arial"/>
        </w:rPr>
        <w:t>compounds</w:t>
      </w:r>
      <w:r>
        <w:rPr>
          <w:rFonts w:ascii="Times New Roman" w:eastAsia="Times New Roman" w:hAnsi="Times New Roman" w:cs="Arial"/>
        </w:rPr>
        <w:t xml:space="preserve"> according to such classes. Such assumption relies on the fact that in different situations different features carry the most relevant data. </w:t>
      </w:r>
    </w:p>
    <w:p w14:paraId="538096A9" w14:textId="7F82F7F7" w:rsidR="008E38FB" w:rsidRDefault="008E38FB" w:rsidP="00A9699E">
      <w:pPr>
        <w:suppressAutoHyphens/>
        <w:spacing w:after="0"/>
        <w:rPr>
          <w:rFonts w:ascii="Times New Roman" w:eastAsia="Times New Roman" w:hAnsi="Times New Roman" w:cs="Arial"/>
        </w:rPr>
      </w:pPr>
      <w:r>
        <w:rPr>
          <w:rFonts w:ascii="Times New Roman" w:eastAsia="Times New Roman" w:hAnsi="Times New Roman" w:cs="Arial"/>
        </w:rPr>
        <w:t xml:space="preserve">The purpose behind the tool is to identify potentially </w:t>
      </w:r>
      <w:r w:rsidR="00972723">
        <w:rPr>
          <w:rFonts w:ascii="Times New Roman" w:eastAsia="Times New Roman" w:hAnsi="Times New Roman" w:cs="Arial"/>
        </w:rPr>
        <w:t xml:space="preserve">effective compounds </w:t>
      </w:r>
      <w:r>
        <w:rPr>
          <w:rFonts w:ascii="Times New Roman" w:eastAsia="Times New Roman" w:hAnsi="Times New Roman" w:cs="Arial"/>
        </w:rPr>
        <w:t>using</w:t>
      </w:r>
      <w:r w:rsidR="00972723">
        <w:rPr>
          <w:rFonts w:ascii="Times New Roman" w:eastAsia="Times New Roman" w:hAnsi="Times New Roman" w:cs="Arial"/>
        </w:rPr>
        <w:t xml:space="preserve"> previously known</w:t>
      </w:r>
      <w:r>
        <w:rPr>
          <w:rFonts w:ascii="Times New Roman" w:eastAsia="Times New Roman" w:hAnsi="Times New Roman" w:cs="Arial"/>
        </w:rPr>
        <w:t xml:space="preserve"> information </w:t>
      </w:r>
      <w:r w:rsidR="00972723">
        <w:rPr>
          <w:rFonts w:ascii="Times New Roman" w:eastAsia="Times New Roman" w:hAnsi="Times New Roman" w:cs="Arial"/>
        </w:rPr>
        <w:t>about</w:t>
      </w:r>
      <w:r>
        <w:rPr>
          <w:rFonts w:ascii="Times New Roman" w:eastAsia="Times New Roman" w:hAnsi="Times New Roman" w:cs="Arial"/>
        </w:rPr>
        <w:t xml:space="preserve"> a small number of </w:t>
      </w:r>
      <w:r w:rsidR="00972723">
        <w:rPr>
          <w:rFonts w:ascii="Times New Roman" w:eastAsia="Times New Roman" w:hAnsi="Times New Roman" w:cs="Arial"/>
        </w:rPr>
        <w:t>compounds</w:t>
      </w:r>
      <w:r>
        <w:rPr>
          <w:rFonts w:ascii="Times New Roman" w:eastAsia="Times New Roman" w:hAnsi="Times New Roman" w:cs="Arial"/>
        </w:rPr>
        <w:t xml:space="preserve">. For </w:t>
      </w:r>
      <w:r w:rsidR="004E36CB">
        <w:rPr>
          <w:rFonts w:ascii="Times New Roman" w:eastAsia="Times New Roman" w:hAnsi="Times New Roman" w:cs="Arial"/>
        </w:rPr>
        <w:t>example,</w:t>
      </w:r>
      <w:r>
        <w:rPr>
          <w:rFonts w:ascii="Times New Roman" w:eastAsia="Times New Roman" w:hAnsi="Times New Roman" w:cs="Arial"/>
        </w:rPr>
        <w:t xml:space="preserve"> if we </w:t>
      </w:r>
      <w:r w:rsidR="004E36CB">
        <w:rPr>
          <w:rFonts w:ascii="Times New Roman" w:eastAsia="Times New Roman" w:hAnsi="Times New Roman" w:cs="Arial"/>
        </w:rPr>
        <w:t xml:space="preserve">can tag a few of the </w:t>
      </w:r>
      <w:r w:rsidR="00972723">
        <w:rPr>
          <w:rFonts w:ascii="Times New Roman" w:eastAsia="Times New Roman" w:hAnsi="Times New Roman" w:cs="Arial"/>
        </w:rPr>
        <w:t>compounds</w:t>
      </w:r>
      <w:r w:rsidR="004E36CB">
        <w:rPr>
          <w:rFonts w:ascii="Times New Roman" w:eastAsia="Times New Roman" w:hAnsi="Times New Roman" w:cs="Arial"/>
        </w:rPr>
        <w:t xml:space="preserve"> we can – by association – estimate with a high probability of success whether the </w:t>
      </w:r>
      <w:r w:rsidR="00972723">
        <w:rPr>
          <w:rFonts w:ascii="Times New Roman" w:eastAsia="Times New Roman" w:hAnsi="Times New Roman" w:cs="Arial"/>
        </w:rPr>
        <w:t>compounds</w:t>
      </w:r>
      <w:r w:rsidR="004E36CB">
        <w:rPr>
          <w:rFonts w:ascii="Times New Roman" w:eastAsia="Times New Roman" w:hAnsi="Times New Roman" w:cs="Arial"/>
        </w:rPr>
        <w:t xml:space="preserve"> near them in the resulting map (such as in figure </w:t>
      </w:r>
      <w:r w:rsidR="00A9699E">
        <w:rPr>
          <w:rFonts w:ascii="Times New Roman" w:eastAsia="Times New Roman" w:hAnsi="Times New Roman" w:cs="Arial"/>
        </w:rPr>
        <w:t>4</w:t>
      </w:r>
      <w:r w:rsidR="004E36CB">
        <w:rPr>
          <w:rFonts w:ascii="Times New Roman" w:eastAsia="Times New Roman" w:hAnsi="Times New Roman" w:cs="Arial"/>
        </w:rPr>
        <w:t xml:space="preserve">) </w:t>
      </w:r>
      <w:r w:rsidR="00972723">
        <w:rPr>
          <w:rFonts w:ascii="Times New Roman" w:eastAsia="Times New Roman" w:hAnsi="Times New Roman" w:cs="Arial"/>
        </w:rPr>
        <w:t>have high effectiveness potential</w:t>
      </w:r>
      <w:r w:rsidR="004E36CB">
        <w:rPr>
          <w:rFonts w:ascii="Times New Roman" w:eastAsia="Times New Roman" w:hAnsi="Times New Roman" w:cs="Arial"/>
        </w:rPr>
        <w:t>.</w:t>
      </w:r>
    </w:p>
    <w:p w14:paraId="05B6010A" w14:textId="77777777" w:rsidR="00A9699E" w:rsidRDefault="00A9699E" w:rsidP="00A9699E">
      <w:pPr>
        <w:keepNext/>
        <w:suppressAutoHyphens/>
        <w:spacing w:after="0"/>
      </w:pPr>
      <w:r>
        <w:rPr>
          <w:rFonts w:ascii="Times New Roman" w:eastAsia="Calibri" w:hAnsi="Times New Roman" w:cs="Arial"/>
          <w:noProof/>
        </w:rPr>
        <w:lastRenderedPageBreak/>
        <w:drawing>
          <wp:inline distT="0" distB="0" distL="0" distR="0" wp14:anchorId="60F59954" wp14:editId="0A4EEA6B">
            <wp:extent cx="5274310" cy="3953510"/>
            <wp:effectExtent l="0" t="0" r="8890" b="8890"/>
            <wp:docPr id="2" name="Picture 2"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p>
    <w:p w14:paraId="3467C3F8" w14:textId="36A90C00" w:rsidR="004E36CB" w:rsidRDefault="00A9699E" w:rsidP="00A9699E">
      <w:pPr>
        <w:pStyle w:val="Caption"/>
        <w:jc w:val="center"/>
      </w:pPr>
      <w:r>
        <w:t xml:space="preserve">Figure </w:t>
      </w:r>
      <w:fldSimple w:instr=" SEQ Figure \* ARABIC ">
        <w:ins w:id="177" w:author="Shy Alon" w:date="2017-07-05T22:58:00Z">
          <w:r w:rsidR="00C91D56">
            <w:rPr>
              <w:noProof/>
            </w:rPr>
            <w:t>5</w:t>
          </w:r>
        </w:ins>
        <w:del w:id="178" w:author="Shy Alon" w:date="2017-07-05T22:58:00Z">
          <w:r w:rsidDel="00C91D56">
            <w:rPr>
              <w:noProof/>
            </w:rPr>
            <w:delText>4</w:delText>
          </w:r>
        </w:del>
      </w:fldSimple>
      <w:r>
        <w:rPr>
          <w:noProof/>
        </w:rPr>
        <w:t xml:space="preserve"> Compounds Grouped by Bitterness</w:t>
      </w:r>
    </w:p>
    <w:p w14:paraId="06EC168D" w14:textId="2827993E" w:rsidR="0093249C" w:rsidRPr="0093249C" w:rsidRDefault="00A822B3" w:rsidP="00A9699E">
      <w:pPr>
        <w:pStyle w:val="Heading2"/>
      </w:pPr>
      <w:bookmarkStart w:id="179" w:name="_Toc480192470"/>
      <w:r>
        <w:t>2</w:t>
      </w:r>
      <w:r w:rsidR="00912597">
        <w:t xml:space="preserve">.2. </w:t>
      </w:r>
      <w:r w:rsidR="0093249C" w:rsidRPr="0093249C">
        <w:t>Input Data</w:t>
      </w:r>
      <w:bookmarkEnd w:id="179"/>
    </w:p>
    <w:p w14:paraId="2A29E1FC" w14:textId="2082CDCF" w:rsidR="00F028D8" w:rsidRDefault="007D3EC5" w:rsidP="00976468">
      <w:pPr>
        <w:suppressAutoHyphens/>
        <w:spacing w:after="0"/>
        <w:rPr>
          <w:rFonts w:ascii="Times New Roman" w:eastAsia="Calibri" w:hAnsi="Times New Roman" w:cs="Arial"/>
        </w:rPr>
      </w:pPr>
      <w:r>
        <w:rPr>
          <w:rFonts w:ascii="Times New Roman" w:eastAsia="Calibri" w:hAnsi="Times New Roman" w:cs="Arial"/>
        </w:rPr>
        <w:t>The first stage consists of data input</w:t>
      </w:r>
      <w:r w:rsidR="000C27A5" w:rsidRPr="00595781">
        <w:rPr>
          <w:rFonts w:ascii="Times New Roman" w:eastAsia="Calibri" w:hAnsi="Times New Roman" w:cs="Arial"/>
        </w:rPr>
        <w:t>.</w:t>
      </w:r>
      <w:r w:rsidR="00732CDE" w:rsidRPr="00595781">
        <w:rPr>
          <w:rFonts w:ascii="Times New Roman" w:eastAsia="Calibri" w:hAnsi="Times New Roman" w:cs="Arial"/>
        </w:rPr>
        <w:t xml:space="preserve"> The system accepts digital </w:t>
      </w:r>
      <w:r w:rsidR="00CA68AD">
        <w:rPr>
          <w:rFonts w:ascii="Times New Roman" w:eastAsia="Calibri" w:hAnsi="Times New Roman" w:cs="Arial"/>
        </w:rPr>
        <w:t>comma separated value files</w:t>
      </w:r>
      <w:r w:rsidR="00732CDE" w:rsidRPr="00595781">
        <w:rPr>
          <w:rFonts w:ascii="Times New Roman" w:eastAsia="Calibri" w:hAnsi="Times New Roman" w:cs="Arial"/>
        </w:rPr>
        <w:t xml:space="preserve"> created </w:t>
      </w:r>
      <w:r w:rsidR="00C9499A">
        <w:rPr>
          <w:rFonts w:ascii="Times New Roman" w:eastAsia="Calibri" w:hAnsi="Times New Roman" w:cs="Arial"/>
        </w:rPr>
        <w:t>using publicly available financial indicators</w:t>
      </w:r>
      <w:r w:rsidR="00792538">
        <w:rPr>
          <w:rFonts w:ascii="Times New Roman" w:eastAsia="Calibri" w:hAnsi="Times New Roman" w:cs="Arial"/>
        </w:rPr>
        <w:t xml:space="preserve"> and</w:t>
      </w:r>
      <w:r w:rsidR="00CA68AD">
        <w:rPr>
          <w:rFonts w:ascii="Times New Roman" w:eastAsia="Calibri" w:hAnsi="Times New Roman" w:cs="Arial"/>
        </w:rPr>
        <w:t>, for some,</w:t>
      </w:r>
      <w:r w:rsidR="00792538">
        <w:rPr>
          <w:rFonts w:ascii="Times New Roman" w:eastAsia="Calibri" w:hAnsi="Times New Roman" w:cs="Arial"/>
        </w:rPr>
        <w:t xml:space="preserve"> classifications into </w:t>
      </w:r>
      <w:r w:rsidR="00CA68AD">
        <w:rPr>
          <w:rFonts w:ascii="Times New Roman" w:eastAsia="Calibri" w:hAnsi="Times New Roman" w:cs="Arial"/>
        </w:rPr>
        <w:t xml:space="preserve">their </w:t>
      </w:r>
      <w:r w:rsidR="00792538">
        <w:rPr>
          <w:rFonts w:ascii="Times New Roman" w:eastAsia="Calibri" w:hAnsi="Times New Roman" w:cs="Arial"/>
        </w:rPr>
        <w:t>bankruptcy status</w:t>
      </w:r>
      <w:r w:rsidR="00732CDE" w:rsidRPr="00595781">
        <w:rPr>
          <w:rFonts w:ascii="Times New Roman" w:eastAsia="Calibri" w:hAnsi="Times New Roman" w:cs="Arial"/>
        </w:rPr>
        <w:t>.</w:t>
      </w:r>
      <w:r w:rsidR="000C27A5" w:rsidRPr="00595781">
        <w:rPr>
          <w:rFonts w:ascii="Times New Roman" w:eastAsia="Calibri" w:hAnsi="Times New Roman" w:cs="Arial"/>
        </w:rPr>
        <w:t xml:space="preserve"> </w:t>
      </w:r>
      <w:r w:rsidR="00732CDE" w:rsidRPr="00595781">
        <w:rPr>
          <w:rFonts w:ascii="Times New Roman" w:eastAsia="Calibri" w:hAnsi="Times New Roman" w:cs="Arial"/>
        </w:rPr>
        <w:t>Then,</w:t>
      </w:r>
      <w:r w:rsidR="000C27A5" w:rsidRPr="00595781">
        <w:rPr>
          <w:rFonts w:ascii="Times New Roman" w:eastAsia="Calibri" w:hAnsi="Times New Roman" w:cs="Arial"/>
        </w:rPr>
        <w:t xml:space="preserve"> </w:t>
      </w:r>
      <w:r w:rsidR="00650532">
        <w:rPr>
          <w:rFonts w:ascii="Times New Roman" w:eastAsia="Calibri" w:hAnsi="Times New Roman" w:cs="Arial"/>
        </w:rPr>
        <w:t>the user</w:t>
      </w:r>
      <w:r w:rsidR="000C27A5" w:rsidRPr="00595781">
        <w:rPr>
          <w:rFonts w:ascii="Times New Roman" w:eastAsia="Calibri" w:hAnsi="Times New Roman" w:cs="Arial"/>
        </w:rPr>
        <w:t xml:space="preserve"> separate</w:t>
      </w:r>
      <w:r w:rsidR="00650532">
        <w:rPr>
          <w:rFonts w:ascii="Times New Roman" w:eastAsia="Calibri" w:hAnsi="Times New Roman" w:cs="Arial"/>
        </w:rPr>
        <w:t>s</w:t>
      </w:r>
      <w:r w:rsidR="000C27A5" w:rsidRPr="00595781">
        <w:rPr>
          <w:rFonts w:ascii="Times New Roman" w:eastAsia="Calibri" w:hAnsi="Times New Roman" w:cs="Arial"/>
        </w:rPr>
        <w:t xml:space="preserve"> the data into </w:t>
      </w:r>
      <w:r w:rsidR="00E168FD" w:rsidRPr="00595781">
        <w:rPr>
          <w:rFonts w:ascii="Times New Roman" w:eastAsia="Calibri" w:hAnsi="Times New Roman" w:cs="Arial"/>
        </w:rPr>
        <w:t>two groups, namely,</w:t>
      </w:r>
      <w:r w:rsidR="00976468">
        <w:rPr>
          <w:rFonts w:ascii="Times New Roman" w:eastAsia="Calibri" w:hAnsi="Times New Roman" w:cs="Arial"/>
        </w:rPr>
        <w:t xml:space="preserve"> Descriptors and Activities</w:t>
      </w:r>
      <w:r w:rsidR="009D4315" w:rsidRPr="00595781">
        <w:rPr>
          <w:rFonts w:ascii="Times New Roman" w:eastAsia="Calibri" w:hAnsi="Times New Roman" w:cs="Arial"/>
        </w:rPr>
        <w:t>.</w:t>
      </w:r>
      <w:r w:rsidR="00357A7B" w:rsidRPr="00595781">
        <w:rPr>
          <w:rFonts w:ascii="Times New Roman" w:eastAsia="Calibri" w:hAnsi="Times New Roman" w:cs="Arial"/>
        </w:rPr>
        <w:t xml:space="preserve"> </w:t>
      </w:r>
    </w:p>
    <w:p w14:paraId="29E14762" w14:textId="77777777" w:rsidR="009A7825" w:rsidRDefault="009A7825" w:rsidP="00976468">
      <w:pPr>
        <w:suppressAutoHyphens/>
        <w:spacing w:after="0"/>
        <w:rPr>
          <w:rFonts w:ascii="Times New Roman" w:eastAsia="Calibri" w:hAnsi="Times New Roman" w:cs="Arial"/>
        </w:rPr>
      </w:pPr>
    </w:p>
    <w:p w14:paraId="5660FFE5" w14:textId="77777777" w:rsidR="009A7825" w:rsidRPr="0093249C" w:rsidRDefault="009A7825" w:rsidP="009A7825">
      <w:pPr>
        <w:pStyle w:val="Heading2"/>
      </w:pPr>
      <w:bookmarkStart w:id="180" w:name="_Toc480192471"/>
      <w:r>
        <w:t>2.3. Feature Selection</w:t>
      </w:r>
      <w:bookmarkEnd w:id="180"/>
    </w:p>
    <w:p w14:paraId="23CF5452" w14:textId="49CE73EE" w:rsidR="00395C1D" w:rsidRDefault="009A7825" w:rsidP="00FB4FF5">
      <w:pPr>
        <w:suppressAutoHyphens/>
        <w:spacing w:after="0"/>
        <w:rPr>
          <w:rFonts w:ascii="Times New Roman" w:eastAsia="Calibri" w:hAnsi="Times New Roman" w:cs="Arial"/>
        </w:rPr>
      </w:pPr>
      <w:r>
        <w:rPr>
          <w:rFonts w:ascii="Times New Roman" w:eastAsia="Calibri" w:hAnsi="Times New Roman" w:cs="Arial"/>
        </w:rPr>
        <w:t xml:space="preserve">Under the assumption that some of the features carry more information than others </w:t>
      </w:r>
      <w:r w:rsidR="00AB2501">
        <w:rPr>
          <w:rFonts w:ascii="Times New Roman" w:eastAsia="Calibri" w:hAnsi="Times New Roman" w:cs="Arial"/>
        </w:rPr>
        <w:t xml:space="preserve">for the snapshot of the world the data represents </w:t>
      </w:r>
      <w:r>
        <w:rPr>
          <w:rFonts w:ascii="Times New Roman" w:eastAsia="Calibri" w:hAnsi="Times New Roman" w:cs="Arial"/>
        </w:rPr>
        <w:t xml:space="preserve">the goal of the </w:t>
      </w:r>
      <w:r w:rsidR="00AB2501">
        <w:rPr>
          <w:rFonts w:ascii="Times New Roman" w:eastAsia="Calibri" w:hAnsi="Times New Roman" w:cs="Arial"/>
        </w:rPr>
        <w:t xml:space="preserve">algorithm is to select the optimal feature set. As the basis for a genetic algorithm the initial population is 20 sets of randomly selected features. From each </w:t>
      </w:r>
      <w:r w:rsidR="00FB4FF5">
        <w:rPr>
          <w:rFonts w:ascii="Times New Roman" w:eastAsia="Calibri" w:hAnsi="Times New Roman" w:cs="Arial"/>
        </w:rPr>
        <w:t>generation,</w:t>
      </w:r>
      <w:r w:rsidR="00AB2501">
        <w:rPr>
          <w:rFonts w:ascii="Times New Roman" w:eastAsia="Calibri" w:hAnsi="Times New Roman" w:cs="Arial"/>
        </w:rPr>
        <w:t xml:space="preserve"> the </w:t>
      </w:r>
      <w:r w:rsidR="00FB4FF5">
        <w:rPr>
          <w:rFonts w:ascii="Times New Roman" w:eastAsia="Calibri" w:hAnsi="Times New Roman" w:cs="Arial"/>
        </w:rPr>
        <w:t>next</w:t>
      </w:r>
      <w:r w:rsidR="00AB2501">
        <w:rPr>
          <w:rFonts w:ascii="Times New Roman" w:eastAsia="Calibri" w:hAnsi="Times New Roman" w:cs="Arial"/>
        </w:rPr>
        <w:t xml:space="preserve"> generation is created as follows:</w:t>
      </w:r>
    </w:p>
    <w:p w14:paraId="7C747552" w14:textId="0C7747FD" w:rsidR="006B32C4" w:rsidRDefault="006B32C4" w:rsidP="00AB2501">
      <w:pPr>
        <w:pStyle w:val="ListParagraph"/>
        <w:numPr>
          <w:ilvl w:val="0"/>
          <w:numId w:val="42"/>
        </w:numPr>
        <w:suppressAutoHyphens/>
        <w:spacing w:after="0"/>
        <w:rPr>
          <w:rFonts w:ascii="Times New Roman" w:eastAsia="Calibri" w:hAnsi="Times New Roman" w:cs="Arial"/>
        </w:rPr>
      </w:pPr>
      <w:r>
        <w:rPr>
          <w:rFonts w:ascii="Times New Roman" w:eastAsia="Calibri" w:hAnsi="Times New Roman" w:cs="Arial"/>
        </w:rPr>
        <w:t xml:space="preserve">The fittest 30% are carried as they are to the next generation </w:t>
      </w:r>
    </w:p>
    <w:p w14:paraId="5725ABA9" w14:textId="365B72C2" w:rsidR="00AB2501" w:rsidRDefault="006B32C4" w:rsidP="00AB2501">
      <w:pPr>
        <w:pStyle w:val="ListParagraph"/>
        <w:numPr>
          <w:ilvl w:val="0"/>
          <w:numId w:val="42"/>
        </w:numPr>
        <w:suppressAutoHyphens/>
        <w:spacing w:after="0"/>
        <w:rPr>
          <w:rFonts w:ascii="Times New Roman" w:eastAsia="Calibri" w:hAnsi="Times New Roman" w:cs="Arial"/>
        </w:rPr>
      </w:pPr>
      <w:r>
        <w:rPr>
          <w:rFonts w:ascii="Times New Roman" w:eastAsia="Calibri" w:hAnsi="Times New Roman" w:cs="Arial"/>
        </w:rPr>
        <w:t>Mutations of the fittest 20% are generated into the next generation</w:t>
      </w:r>
    </w:p>
    <w:p w14:paraId="10424575" w14:textId="34DF5EFD" w:rsidR="00FB4FF5" w:rsidRDefault="00DD5B2E" w:rsidP="00AB2501">
      <w:pPr>
        <w:pStyle w:val="ListParagraph"/>
        <w:numPr>
          <w:ilvl w:val="0"/>
          <w:numId w:val="42"/>
        </w:numPr>
        <w:suppressAutoHyphens/>
        <w:spacing w:after="0"/>
        <w:rPr>
          <w:rFonts w:ascii="Times New Roman" w:eastAsia="Calibri" w:hAnsi="Times New Roman" w:cs="Arial"/>
        </w:rPr>
      </w:pPr>
      <w:r>
        <w:rPr>
          <w:rFonts w:ascii="Times New Roman" w:eastAsia="Calibri" w:hAnsi="Times New Roman" w:cs="Arial"/>
        </w:rPr>
        <w:t>Crosses of the fittest 50% are generated into the next generation.</w:t>
      </w:r>
    </w:p>
    <w:p w14:paraId="323BC7F8" w14:textId="2ED2BF6D" w:rsidR="00897675" w:rsidRPr="00897675" w:rsidRDefault="00897675" w:rsidP="00897675">
      <w:pPr>
        <w:suppressAutoHyphens/>
        <w:spacing w:after="0"/>
        <w:rPr>
          <w:rFonts w:ascii="Times New Roman" w:eastAsia="Calibri" w:hAnsi="Times New Roman" w:cs="Arial"/>
        </w:rPr>
      </w:pPr>
      <w:r>
        <w:rPr>
          <w:rFonts w:ascii="Times New Roman" w:eastAsia="Calibri" w:hAnsi="Times New Roman" w:cs="Arial"/>
        </w:rPr>
        <w:lastRenderedPageBreak/>
        <w:t xml:space="preserve">After the process </w:t>
      </w:r>
      <w:r w:rsidR="007A500F">
        <w:rPr>
          <w:rFonts w:ascii="Times New Roman" w:eastAsia="Calibri" w:hAnsi="Times New Roman" w:cs="Arial"/>
        </w:rPr>
        <w:t>stops improving</w:t>
      </w:r>
      <w:r w:rsidR="001C66D8">
        <w:rPr>
          <w:rFonts w:ascii="Times New Roman" w:eastAsia="Calibri" w:hAnsi="Times New Roman" w:cs="Arial"/>
        </w:rPr>
        <w:t xml:space="preserve"> (given at least 3 iterations without improvement)</w:t>
      </w:r>
      <w:r w:rsidR="007A500F">
        <w:rPr>
          <w:rFonts w:ascii="Times New Roman" w:eastAsia="Calibri" w:hAnsi="Times New Roman" w:cs="Arial"/>
        </w:rPr>
        <w:t xml:space="preserve"> it’s assumed that the </w:t>
      </w:r>
      <w:r w:rsidR="001C66D8">
        <w:rPr>
          <w:rFonts w:ascii="Times New Roman" w:eastAsia="Calibri" w:hAnsi="Times New Roman" w:cs="Arial"/>
        </w:rPr>
        <w:t>optimal feature set has been found.</w:t>
      </w:r>
    </w:p>
    <w:p w14:paraId="2660F74E" w14:textId="77777777" w:rsidR="009A7825" w:rsidRPr="009A7825" w:rsidRDefault="009A7825" w:rsidP="009A7825">
      <w:pPr>
        <w:suppressAutoHyphens/>
        <w:spacing w:after="0"/>
        <w:rPr>
          <w:rFonts w:ascii="Times New Roman" w:eastAsia="Calibri" w:hAnsi="Times New Roman" w:cs="Arial"/>
        </w:rPr>
      </w:pPr>
    </w:p>
    <w:p w14:paraId="63E2841C" w14:textId="0CDC801A" w:rsidR="0093249C" w:rsidRPr="0093249C" w:rsidRDefault="00A822B3" w:rsidP="009A7825">
      <w:pPr>
        <w:pStyle w:val="Heading2"/>
      </w:pPr>
      <w:bookmarkStart w:id="181" w:name="_Toc480192472"/>
      <w:r>
        <w:t>2</w:t>
      </w:r>
      <w:r w:rsidR="00912597">
        <w:t>.</w:t>
      </w:r>
      <w:r w:rsidR="009A7825">
        <w:t>4</w:t>
      </w:r>
      <w:r w:rsidR="00912597">
        <w:t xml:space="preserve">. </w:t>
      </w:r>
      <w:r w:rsidR="009A7825">
        <w:t>Run t-SNE</w:t>
      </w:r>
      <w:bookmarkEnd w:id="181"/>
    </w:p>
    <w:p w14:paraId="5F409ECA" w14:textId="3D627E39" w:rsidR="009A7825" w:rsidRDefault="00DE32F3" w:rsidP="00F36377">
      <w:pPr>
        <w:suppressAutoHyphens/>
        <w:spacing w:after="0"/>
        <w:rPr>
          <w:rFonts w:ascii="Times New Roman" w:eastAsia="Calibri" w:hAnsi="Times New Roman" w:cs="Arial"/>
        </w:rPr>
      </w:pPr>
      <w:r w:rsidRPr="00DE32F3">
        <w:rPr>
          <w:rFonts w:ascii="Times New Roman" w:eastAsia="Calibri" w:hAnsi="Times New Roman" w:cs="Arial"/>
        </w:rPr>
        <w:t>t-distributed stochastic neighbor embedding (t-SNE)</w:t>
      </w:r>
      <w:r>
        <w:rPr>
          <w:rFonts w:ascii="Times New Roman" w:eastAsia="Calibri" w:hAnsi="Times New Roman" w:cs="Arial"/>
        </w:rPr>
        <w:t xml:space="preserve"> is a </w:t>
      </w:r>
      <w:r w:rsidRPr="00DE32F3">
        <w:rPr>
          <w:rFonts w:ascii="Times New Roman" w:eastAsia="Calibri" w:hAnsi="Times New Roman" w:cs="Arial"/>
        </w:rPr>
        <w:t>nonlinear dimensionality reduction</w:t>
      </w:r>
      <w:r>
        <w:rPr>
          <w:rFonts w:ascii="Times New Roman" w:eastAsia="Calibri" w:hAnsi="Times New Roman" w:cs="Arial"/>
        </w:rPr>
        <w:t xml:space="preserve"> algorithm</w:t>
      </w:r>
      <w:r w:rsidR="006A7157">
        <w:rPr>
          <w:rFonts w:ascii="Times New Roman" w:eastAsia="Calibri" w:hAnsi="Times New Roman" w:cs="Arial"/>
        </w:rPr>
        <w:t xml:space="preserve"> which</w:t>
      </w:r>
      <w:r>
        <w:rPr>
          <w:rFonts w:ascii="Times New Roman" w:eastAsia="Calibri" w:hAnsi="Times New Roman" w:cs="Arial"/>
        </w:rPr>
        <w:t xml:space="preserve"> has been chosen </w:t>
      </w:r>
      <w:r w:rsidR="00F36377">
        <w:rPr>
          <w:rFonts w:ascii="Times New Roman" w:eastAsia="Calibri" w:hAnsi="Times New Roman" w:cs="Arial"/>
        </w:rPr>
        <w:t>because as opposed to more commonly used dimensionality reduction algorithms (such as PCA)</w:t>
      </w:r>
      <w:r w:rsidR="00236EBA">
        <w:rPr>
          <w:rFonts w:ascii="Times New Roman" w:eastAsia="Calibri" w:hAnsi="Times New Roman" w:cs="Arial"/>
        </w:rPr>
        <w:t xml:space="preserve"> which are mainly concerned with preserving large pairwise distances</w:t>
      </w:r>
      <w:r w:rsidR="00F36377">
        <w:rPr>
          <w:rFonts w:ascii="Times New Roman" w:eastAsia="Calibri" w:hAnsi="Times New Roman" w:cs="Arial"/>
        </w:rPr>
        <w:t xml:space="preserve"> t-SNE maintains structure by putting more weight on local distances. </w:t>
      </w:r>
    </w:p>
    <w:p w14:paraId="364BD9C2" w14:textId="77777777" w:rsidR="00AE1267" w:rsidRDefault="00AE1267" w:rsidP="00AE1267">
      <w:pPr>
        <w:keepNext/>
        <w:suppressAutoHyphens/>
        <w:spacing w:after="0"/>
      </w:pPr>
      <w:r>
        <w:rPr>
          <w:rFonts w:ascii="Times New Roman" w:eastAsia="Calibri" w:hAnsi="Times New Roman" w:cs="Arial"/>
          <w:noProof/>
        </w:rPr>
        <w:drawing>
          <wp:inline distT="0" distB="0" distL="0" distR="0" wp14:anchorId="2AA0A0A9" wp14:editId="71B302AC">
            <wp:extent cx="5274310" cy="40436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4-16 17.05.0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p>
    <w:p w14:paraId="0360F67E" w14:textId="38392BE0" w:rsidR="00F36377" w:rsidRDefault="00AE1267" w:rsidP="00AE1267">
      <w:pPr>
        <w:pStyle w:val="Caption"/>
      </w:pPr>
      <w:bookmarkStart w:id="182" w:name="_Toc483041608"/>
      <w:r>
        <w:t xml:space="preserve">Figure </w:t>
      </w:r>
      <w:fldSimple w:instr=" SEQ Figure \* ARABIC ">
        <w:ins w:id="183" w:author="Shy Alon" w:date="2017-07-05T22:58:00Z">
          <w:r w:rsidR="00C91D56">
            <w:rPr>
              <w:noProof/>
            </w:rPr>
            <w:t>6</w:t>
          </w:r>
        </w:ins>
        <w:del w:id="184" w:author="Shy Alon" w:date="2017-07-05T22:58:00Z">
          <w:r w:rsidR="00A9699E" w:rsidDel="00C91D56">
            <w:rPr>
              <w:noProof/>
            </w:rPr>
            <w:delText>5</w:delText>
          </w:r>
        </w:del>
      </w:fldSimple>
      <w:r>
        <w:t xml:space="preserve"> Local as Opposed to Global Distances</w:t>
      </w:r>
      <w:bookmarkEnd w:id="182"/>
    </w:p>
    <w:p w14:paraId="36A6224A" w14:textId="2E6925B2" w:rsidR="00711853" w:rsidRPr="00711853" w:rsidRDefault="00711853" w:rsidP="00711853">
      <w:r>
        <w:t xml:space="preserve">In the domain of bankruptcy </w:t>
      </w:r>
      <w:r w:rsidR="000A4949">
        <w:t>detection,</w:t>
      </w:r>
      <w:r>
        <w:t xml:space="preserve"> it is critical that the process of preserving large distances (which carry little data) will not </w:t>
      </w:r>
      <w:r w:rsidR="00D27A94">
        <w:t>affect</w:t>
      </w:r>
      <w:r>
        <w:t xml:space="preserve"> </w:t>
      </w:r>
      <w:r w:rsidR="00D27A94">
        <w:t xml:space="preserve">preserving </w:t>
      </w:r>
      <w:r>
        <w:t xml:space="preserve">local </w:t>
      </w:r>
      <w:r w:rsidR="00D27A94">
        <w:t>(short) distances since the shortest distance estimation along the selected features is what determines the nearest neighbor and for our purpose of classifying untagged samples this is the most important quality.</w:t>
      </w:r>
    </w:p>
    <w:p w14:paraId="2D2DB2AD" w14:textId="0D1F9C83" w:rsidR="009A7825" w:rsidRPr="0093249C" w:rsidRDefault="009A7825" w:rsidP="009A7825">
      <w:pPr>
        <w:pStyle w:val="Heading2"/>
      </w:pPr>
      <w:bookmarkStart w:id="185" w:name="_Toc480192473"/>
      <w:r>
        <w:t>2.5. Fitness Calculation</w:t>
      </w:r>
      <w:bookmarkEnd w:id="185"/>
    </w:p>
    <w:p w14:paraId="660371B2" w14:textId="346CD5D2" w:rsidR="009A7825" w:rsidRDefault="008851FE" w:rsidP="00513344">
      <w:pPr>
        <w:suppressAutoHyphens/>
        <w:spacing w:after="0"/>
        <w:rPr>
          <w:rFonts w:ascii="Times New Roman" w:eastAsia="Calibri" w:hAnsi="Times New Roman" w:cs="Arial"/>
        </w:rPr>
      </w:pPr>
      <w:r>
        <w:rPr>
          <w:rFonts w:ascii="Times New Roman" w:eastAsia="Calibri" w:hAnsi="Times New Roman" w:cs="Arial"/>
        </w:rPr>
        <w:lastRenderedPageBreak/>
        <w:t xml:space="preserve">The fitness of </w:t>
      </w:r>
      <w:r w:rsidR="00A12891">
        <w:rPr>
          <w:rFonts w:ascii="Times New Roman" w:eastAsia="Calibri" w:hAnsi="Times New Roman" w:cs="Arial"/>
        </w:rPr>
        <w:t xml:space="preserve">a feature set </w:t>
      </w:r>
      <w:r w:rsidR="0046772B">
        <w:rPr>
          <w:rFonts w:ascii="Times New Roman" w:eastAsia="Calibri" w:hAnsi="Times New Roman" w:cs="Arial"/>
        </w:rPr>
        <w:t xml:space="preserve">(representing the quality of the clustering algorithm) </w:t>
      </w:r>
      <w:r w:rsidR="00A12891">
        <w:rPr>
          <w:rFonts w:ascii="Times New Roman" w:eastAsia="Calibri" w:hAnsi="Times New Roman" w:cs="Arial"/>
        </w:rPr>
        <w:t xml:space="preserve">has been measured using multiple metrics including </w:t>
      </w:r>
      <w:r w:rsidR="00513344">
        <w:rPr>
          <w:rFonts w:ascii="Times New Roman" w:eastAsia="Calibri" w:hAnsi="Times New Roman" w:cs="Arial"/>
        </w:rPr>
        <w:t>the nearest neighbor being of the same class, two out of three nearest neighbors and three out of five</w:t>
      </w:r>
      <w:r w:rsidR="00375C17">
        <w:rPr>
          <w:rFonts w:ascii="Times New Roman" w:eastAsia="Calibri" w:hAnsi="Times New Roman" w:cs="Arial"/>
        </w:rPr>
        <w:t xml:space="preserve"> nearest </w:t>
      </w:r>
      <w:r w:rsidR="007E4EE1">
        <w:rPr>
          <w:rFonts w:ascii="Times New Roman" w:eastAsia="Calibri" w:hAnsi="Times New Roman" w:cs="Arial"/>
        </w:rPr>
        <w:t>neighbors</w:t>
      </w:r>
      <w:r w:rsidR="00513344">
        <w:rPr>
          <w:rFonts w:ascii="Times New Roman" w:eastAsia="Calibri" w:hAnsi="Times New Roman" w:cs="Arial"/>
        </w:rPr>
        <w:t>.</w:t>
      </w:r>
      <w:r w:rsidR="00892BB7">
        <w:rPr>
          <w:rFonts w:ascii="Times New Roman" w:eastAsia="Calibri" w:hAnsi="Times New Roman" w:cs="Arial"/>
        </w:rPr>
        <w:t xml:space="preserve"> </w:t>
      </w:r>
      <w:r w:rsidR="00F44432">
        <w:rPr>
          <w:rFonts w:ascii="Times New Roman" w:eastAsia="Calibri" w:hAnsi="Times New Roman" w:cs="Arial"/>
        </w:rPr>
        <w:t xml:space="preserve">All metrics behave in a similar manner so </w:t>
      </w:r>
      <w:r w:rsidR="00B74380">
        <w:rPr>
          <w:rFonts w:ascii="Times New Roman" w:eastAsia="Calibri" w:hAnsi="Times New Roman" w:cs="Arial"/>
        </w:rPr>
        <w:t xml:space="preserve">finally </w:t>
      </w:r>
      <w:r w:rsidR="00D329A0">
        <w:rPr>
          <w:rFonts w:ascii="Times New Roman" w:eastAsia="Calibri" w:hAnsi="Times New Roman" w:cs="Arial"/>
        </w:rPr>
        <w:t xml:space="preserve">the fitness score is determined by the percentage of tagged samples having a nearest tagged neighbor with the same tag. This quality metric indicates that the </w:t>
      </w:r>
      <w:r w:rsidR="002E6DB3">
        <w:rPr>
          <w:rFonts w:ascii="Times New Roman" w:eastAsia="Calibri" w:hAnsi="Times New Roman" w:cs="Arial"/>
        </w:rPr>
        <w:t>untagged neighbors are likely to share the same tag (thus indicating</w:t>
      </w:r>
      <w:r w:rsidR="00FB5FFC">
        <w:rPr>
          <w:rFonts w:ascii="Times New Roman" w:eastAsia="Calibri" w:hAnsi="Times New Roman" w:cs="Arial"/>
        </w:rPr>
        <w:t xml:space="preserve"> that the clustering succeeded to </w:t>
      </w:r>
      <w:r w:rsidR="00E20615">
        <w:rPr>
          <w:rFonts w:ascii="Times New Roman" w:eastAsia="Calibri" w:hAnsi="Times New Roman" w:cs="Arial"/>
        </w:rPr>
        <w:t xml:space="preserve">cluster </w:t>
      </w:r>
      <w:r w:rsidR="004D2F71">
        <w:rPr>
          <w:rFonts w:ascii="Times New Roman" w:eastAsia="Calibri" w:hAnsi="Times New Roman" w:cs="Arial"/>
        </w:rPr>
        <w:t>data points with the same tag together).</w:t>
      </w:r>
      <w:r w:rsidR="00D329A0">
        <w:rPr>
          <w:rFonts w:ascii="Times New Roman" w:eastAsia="Calibri" w:hAnsi="Times New Roman" w:cs="Arial"/>
        </w:rPr>
        <w:t xml:space="preserve"> </w:t>
      </w:r>
    </w:p>
    <w:p w14:paraId="3DC5025A" w14:textId="77777777" w:rsidR="009A7825" w:rsidRDefault="009A7825" w:rsidP="009A7825">
      <w:pPr>
        <w:suppressAutoHyphens/>
        <w:spacing w:after="0"/>
        <w:rPr>
          <w:rFonts w:ascii="Times New Roman" w:eastAsia="Calibri" w:hAnsi="Times New Roman" w:cs="Arial"/>
        </w:rPr>
      </w:pPr>
    </w:p>
    <w:p w14:paraId="063B257B" w14:textId="5E442FCC" w:rsidR="009A7825" w:rsidRPr="0093249C" w:rsidRDefault="009A7825" w:rsidP="009A7825">
      <w:pPr>
        <w:pStyle w:val="Heading2"/>
      </w:pPr>
      <w:bookmarkStart w:id="186" w:name="_Toc480192474"/>
      <w:r>
        <w:t>2.6. Model Selection</w:t>
      </w:r>
      <w:bookmarkEnd w:id="186"/>
    </w:p>
    <w:p w14:paraId="222EEF42" w14:textId="1FE38F34" w:rsidR="003E36DA" w:rsidRPr="003E36DA" w:rsidRDefault="009C5EAE" w:rsidP="001B6659">
      <w:pPr>
        <w:suppressAutoHyphens/>
        <w:spacing w:after="0"/>
        <w:rPr>
          <w:rFonts w:ascii="Times New Roman" w:eastAsia="Calibri" w:hAnsi="Times New Roman" w:cs="Arial"/>
        </w:rPr>
      </w:pPr>
      <w:r>
        <w:rPr>
          <w:rFonts w:ascii="Times New Roman" w:eastAsia="Calibri" w:hAnsi="Times New Roman" w:cs="Arial"/>
        </w:rPr>
        <w:t xml:space="preserve">The model with the best fitness score is selected for a </w:t>
      </w:r>
      <w:r w:rsidR="003009C3">
        <w:rPr>
          <w:rFonts w:ascii="Times New Roman" w:eastAsia="Calibri" w:hAnsi="Times New Roman" w:cs="Arial"/>
        </w:rPr>
        <w:t>dataset</w:t>
      </w:r>
      <w:r>
        <w:rPr>
          <w:rFonts w:ascii="Times New Roman" w:eastAsia="Calibri" w:hAnsi="Times New Roman" w:cs="Arial"/>
        </w:rPr>
        <w:t xml:space="preserve"> and the mapped data points </w:t>
      </w:r>
      <w:r w:rsidR="00747BAA">
        <w:rPr>
          <w:rFonts w:ascii="Times New Roman" w:eastAsia="Calibri" w:hAnsi="Times New Roman" w:cs="Arial"/>
        </w:rPr>
        <w:t xml:space="preserve">(in 2 dimensions) </w:t>
      </w:r>
      <w:r w:rsidR="00D140B5">
        <w:rPr>
          <w:rFonts w:ascii="Times New Roman" w:eastAsia="Calibri" w:hAnsi="Times New Roman" w:cs="Arial"/>
        </w:rPr>
        <w:t>are used for identifying corporations running the risk of bankruptcy</w:t>
      </w:r>
      <w:r w:rsidR="0030788D">
        <w:rPr>
          <w:rFonts w:ascii="Times New Roman" w:eastAsia="Calibri" w:hAnsi="Times New Roman" w:cs="Arial"/>
        </w:rPr>
        <w:t xml:space="preserve"> – the untagged corporations adjacent to the tagged as bankrupt corporations constitute our target set.</w:t>
      </w:r>
    </w:p>
    <w:p w14:paraId="7D9D81E7" w14:textId="77777777" w:rsidR="00254202" w:rsidRDefault="00254202">
      <w:pPr>
        <w:spacing w:line="276" w:lineRule="auto"/>
        <w:jc w:val="left"/>
        <w:rPr>
          <w:rFonts w:ascii="Palatino Linotype" w:hAnsi="Palatino Linotype" w:cs="Times New Roman"/>
          <w:b/>
          <w:bCs/>
          <w:sz w:val="28"/>
          <w:szCs w:val="28"/>
          <w:lang w:val="en-GB" w:eastAsia="de-AT" w:bidi="ar-SA"/>
        </w:rPr>
      </w:pPr>
      <w:bookmarkStart w:id="187" w:name="_Toc443577296"/>
      <w:r>
        <w:br w:type="page"/>
      </w:r>
    </w:p>
    <w:p w14:paraId="1E8D6D56" w14:textId="5CAB6B68" w:rsidR="00395C1D" w:rsidRDefault="00A822B3" w:rsidP="00395C1D">
      <w:pPr>
        <w:pStyle w:val="Heading1"/>
      </w:pPr>
      <w:bookmarkStart w:id="188" w:name="_Toc480192475"/>
      <w:r>
        <w:lastRenderedPageBreak/>
        <w:t>3</w:t>
      </w:r>
      <w:r w:rsidR="00E369F0">
        <w:t xml:space="preserve">. </w:t>
      </w:r>
      <w:r w:rsidR="003E36DA">
        <w:t>Results and Discussion</w:t>
      </w:r>
      <w:bookmarkEnd w:id="188"/>
    </w:p>
    <w:p w14:paraId="32A83DCE" w14:textId="227C4AB1" w:rsidR="00C65033" w:rsidRDefault="00242AA9" w:rsidP="00242AA9">
      <w:r>
        <w:t>Below we describe the application of the above-</w:t>
      </w:r>
      <w:r w:rsidR="00D84FA4">
        <w:t>describe workflow to “real world</w:t>
      </w:r>
      <w:r>
        <w:t xml:space="preserve">” problems. </w:t>
      </w:r>
    </w:p>
    <w:p w14:paraId="7B57DF33" w14:textId="5734C5A2" w:rsidR="00EE4A07" w:rsidRDefault="00A822B3" w:rsidP="00977C86">
      <w:pPr>
        <w:pStyle w:val="Heading2"/>
      </w:pPr>
      <w:bookmarkStart w:id="189" w:name="_Toc480192476"/>
      <w:r>
        <w:t>3</w:t>
      </w:r>
      <w:r w:rsidR="00912597">
        <w:t xml:space="preserve">.1. </w:t>
      </w:r>
      <w:r w:rsidR="00EE4A07">
        <w:t>Pre</w:t>
      </w:r>
      <w:r w:rsidR="00BD5502">
        <w:t>-P</w:t>
      </w:r>
      <w:r w:rsidR="00EE4A07">
        <w:t>rocessing</w:t>
      </w:r>
      <w:r w:rsidR="00BD5502">
        <w:t xml:space="preserve"> Implementation</w:t>
      </w:r>
      <w:bookmarkEnd w:id="189"/>
    </w:p>
    <w:p w14:paraId="751A9FC9" w14:textId="44628966" w:rsidR="00383B30" w:rsidRDefault="00FB3DD6" w:rsidP="001C0A8A">
      <w:pPr>
        <w:spacing w:after="0"/>
      </w:pPr>
      <w:r>
        <w:t xml:space="preserve">The main objective of </w:t>
      </w:r>
      <w:r w:rsidR="00242AA9">
        <w:t xml:space="preserve">this </w:t>
      </w:r>
      <w:r>
        <w:t xml:space="preserve">stage is to </w:t>
      </w:r>
      <w:r w:rsidR="00242AA9">
        <w:t xml:space="preserve">demonstrate </w:t>
      </w:r>
      <w:r>
        <w:t>the usefulness of data reduction and visualization techniques for the analysis of solar cell libraries. For the purpose of validating the proposed implementation, two Photov</w:t>
      </w:r>
      <w:r w:rsidR="00093DD5">
        <w:t xml:space="preserve">oltaic libraries were chosen from the work </w:t>
      </w:r>
      <w:r>
        <w:t xml:space="preserve"> </w:t>
      </w:r>
      <w:r w:rsidR="00093DD5">
        <w:t>of</w:t>
      </w:r>
      <w:r>
        <w:t xml:space="preserve"> </w:t>
      </w:r>
      <w:proofErr w:type="spellStart"/>
      <w:r>
        <w:t>Majhi</w:t>
      </w:r>
      <w:proofErr w:type="spellEnd"/>
      <w:r>
        <w:t xml:space="preserve"> et al.</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t xml:space="preserve"> The stages </w:t>
      </w:r>
      <w:r w:rsidR="00242AA9">
        <w:t xml:space="preserve">described in </w:t>
      </w:r>
      <w:r>
        <w:t xml:space="preserve">the Pre-Processing section are </w:t>
      </w:r>
      <w:r w:rsidR="00242AA9">
        <w:t xml:space="preserve">allow </w:t>
      </w:r>
      <w:r>
        <w:t>to comparatively analyze</w:t>
      </w:r>
      <w:r w:rsidR="00383B30">
        <w:t xml:space="preserve"> </w:t>
      </w:r>
      <w:r w:rsidR="00383B30" w:rsidRPr="00D02BFE">
        <w:t xml:space="preserve">the libraries </w:t>
      </w:r>
      <w:r w:rsidR="00242AA9">
        <w:t>using</w:t>
      </w:r>
      <w:r w:rsidR="00383B30" w:rsidRPr="00D02BFE">
        <w:t xml:space="preserve"> simple statistics and data visualization methods (PCA and SOM)</w:t>
      </w:r>
      <w:r w:rsidR="00383B30">
        <w:t>.</w:t>
      </w:r>
    </w:p>
    <w:p w14:paraId="1970D064" w14:textId="77777777" w:rsidR="00FB3DD6" w:rsidRDefault="00FB3DD6" w:rsidP="002A0552">
      <w:pPr>
        <w:spacing w:after="0"/>
      </w:pPr>
      <w:r>
        <w:t xml:space="preserve"> </w:t>
      </w:r>
    </w:p>
    <w:p w14:paraId="17F7553C" w14:textId="77777777" w:rsidR="00FB3DD6" w:rsidRPr="00FB3DD6" w:rsidRDefault="00FB3DD6" w:rsidP="00FB3DD6"/>
    <w:p w14:paraId="068DAE86" w14:textId="64FE510E" w:rsidR="00395C1D" w:rsidRPr="005B6ED7" w:rsidRDefault="00A822B3" w:rsidP="00FB3DD6">
      <w:pPr>
        <w:pStyle w:val="Heading3"/>
      </w:pPr>
      <w:bookmarkStart w:id="190" w:name="_Toc480192477"/>
      <w:r>
        <w:t>3</w:t>
      </w:r>
      <w:r w:rsidR="00912597">
        <w:t xml:space="preserve">.1.1. </w:t>
      </w:r>
      <w:r w:rsidR="00395C1D" w:rsidRPr="005B6ED7">
        <w:t>Data bases</w:t>
      </w:r>
      <w:bookmarkEnd w:id="190"/>
    </w:p>
    <w:p w14:paraId="046D085A" w14:textId="7DD8EA5D" w:rsidR="008E27D9" w:rsidRPr="00800E97" w:rsidRDefault="008E27D9" w:rsidP="001C0A8A">
      <w:pPr>
        <w:spacing w:after="0"/>
      </w:pPr>
      <w:r>
        <w:t xml:space="preserve">The implementation of this phase was </w:t>
      </w:r>
      <w:r w:rsidR="00242AA9">
        <w:t xml:space="preserve">tested </w:t>
      </w:r>
      <w:r>
        <w:t xml:space="preserve">using </w:t>
      </w:r>
      <w:r w:rsidRPr="00826098">
        <w:t>a TiO</w:t>
      </w:r>
      <w:r w:rsidRPr="00800E97">
        <w:rPr>
          <w:vertAlign w:val="subscript"/>
        </w:rPr>
        <w:t>2</w:t>
      </w:r>
      <w:r w:rsidRPr="00826098">
        <w:t>|Co</w:t>
      </w:r>
      <w:r w:rsidRPr="00800E97">
        <w:rPr>
          <w:vertAlign w:val="subscript"/>
        </w:rPr>
        <w:t>3</w:t>
      </w:r>
      <w:r w:rsidRPr="00826098">
        <w:t>O</w:t>
      </w:r>
      <w:r w:rsidRPr="00800E97">
        <w:rPr>
          <w:vertAlign w:val="subscript"/>
        </w:rPr>
        <w:t>4</w:t>
      </w:r>
      <w:r>
        <w:t xml:space="preserve"> </w:t>
      </w:r>
      <w:r w:rsidRPr="00826098">
        <w:t>and a TiO</w:t>
      </w:r>
      <w:r w:rsidRPr="00800E97">
        <w:rPr>
          <w:vertAlign w:val="subscript"/>
        </w:rPr>
        <w:t>2</w:t>
      </w:r>
      <w:r w:rsidRPr="00826098">
        <w:t>|Co</w:t>
      </w:r>
      <w:r w:rsidRPr="00800E97">
        <w:rPr>
          <w:vertAlign w:val="subscript"/>
        </w:rPr>
        <w:t>3</w:t>
      </w:r>
      <w:r w:rsidRPr="00826098">
        <w:t>O</w:t>
      </w:r>
      <w:r w:rsidRPr="00800E97">
        <w:rPr>
          <w:vertAlign w:val="subscript"/>
        </w:rPr>
        <w:t>4</w:t>
      </w:r>
      <w:r w:rsidRPr="00826098">
        <w:t>|MoO</w:t>
      </w:r>
      <w:r w:rsidRPr="00800E97">
        <w:rPr>
          <w:vertAlign w:val="subscript"/>
        </w:rPr>
        <w:t>3</w:t>
      </w:r>
      <w:r w:rsidR="00242AA9">
        <w:t xml:space="preserve"> solar cells libraries</w:t>
      </w:r>
      <w:r w:rsidRPr="00826098">
        <w:t xml:space="preserve"> </w:t>
      </w:r>
      <w:proofErr w:type="gramStart"/>
      <w:r w:rsidRPr="00826098">
        <w:t>The</w:t>
      </w:r>
      <w:proofErr w:type="gramEnd"/>
      <w:r w:rsidRPr="00826098">
        <w:t xml:space="preserve"> two </w:t>
      </w:r>
      <w:r>
        <w:t xml:space="preserve">libraries </w:t>
      </w:r>
      <w:r w:rsidRPr="00826098">
        <w:t xml:space="preserve">share the same preparation method </w:t>
      </w:r>
      <w:r>
        <w:t>and the same thickness of the TiO</w:t>
      </w:r>
      <w:r w:rsidRPr="00606884">
        <w:rPr>
          <w:vertAlign w:val="subscript"/>
        </w:rPr>
        <w:t>2</w:t>
      </w:r>
      <w:r>
        <w:t xml:space="preserve"> and Co</w:t>
      </w:r>
      <w:r w:rsidRPr="00606884">
        <w:rPr>
          <w:vertAlign w:val="subscript"/>
        </w:rPr>
        <w:t>3</w:t>
      </w:r>
      <w:r>
        <w:t>O</w:t>
      </w:r>
      <w:r w:rsidRPr="00606884">
        <w:rPr>
          <w:vertAlign w:val="subscript"/>
        </w:rPr>
        <w:t>4</w:t>
      </w:r>
      <w:r>
        <w:t xml:space="preserve"> layers. </w:t>
      </w:r>
      <w:r w:rsidR="009E2579">
        <w:rPr>
          <w:rFonts w:hint="cs"/>
        </w:rPr>
        <w:t>A</w:t>
      </w:r>
      <w:r w:rsidRPr="00826098">
        <w:t>n additional layer of MoO</w:t>
      </w:r>
      <w:r w:rsidRPr="00606884">
        <w:rPr>
          <w:vertAlign w:val="subscript"/>
        </w:rPr>
        <w:t>3</w:t>
      </w:r>
      <w:r w:rsidRPr="00826098">
        <w:t xml:space="preserve"> was added</w:t>
      </w:r>
      <w:r>
        <w:t xml:space="preserve"> to the second library</w:t>
      </w:r>
      <w:r w:rsidRPr="00826098">
        <w:t xml:space="preserve">. Both libraries were generated </w:t>
      </w:r>
      <w:r w:rsidRPr="00826098">
        <w:rPr>
          <w:rFonts w:ascii="Times New Roman" w:hAnsi="Times New Roman" w:cs="Times New Roman"/>
        </w:rPr>
        <w:t xml:space="preserve">on precut glass coated with </w:t>
      </w:r>
      <w:r>
        <w:rPr>
          <w:rFonts w:hint="cs"/>
        </w:rPr>
        <w:t>F</w:t>
      </w:r>
      <w:r w:rsidRPr="00826098">
        <w:t xml:space="preserve">luorine </w:t>
      </w:r>
      <w:r>
        <w:rPr>
          <w:rFonts w:hint="cs"/>
        </w:rPr>
        <w:t>D</w:t>
      </w:r>
      <w:r w:rsidRPr="00826098">
        <w:t xml:space="preserve">oped tin </w:t>
      </w:r>
      <w:r>
        <w:rPr>
          <w:rFonts w:hint="cs"/>
        </w:rPr>
        <w:t>O</w:t>
      </w:r>
      <w:r w:rsidRPr="00826098">
        <w:t>xide (FTO)</w:t>
      </w:r>
      <w:r w:rsidRPr="00826098">
        <w:rPr>
          <w:rFonts w:ascii="Times New Roman" w:hAnsi="Times New Roman" w:cs="Times New Roman"/>
        </w:rPr>
        <w:t xml:space="preserve"> substrates onto which a TiO</w:t>
      </w:r>
      <w:r w:rsidRPr="00826098">
        <w:rPr>
          <w:rFonts w:ascii="Times New Roman" w:hAnsi="Times New Roman" w:cs="Times New Roman"/>
          <w:vertAlign w:val="subscript"/>
        </w:rPr>
        <w:t>2</w:t>
      </w:r>
      <w:r w:rsidRPr="00826098">
        <w:rPr>
          <w:rFonts w:ascii="Times New Roman" w:hAnsi="Times New Roman" w:cs="Times New Roman"/>
        </w:rPr>
        <w:t xml:space="preserve"> window layer with a linear gradient was deposited, followed by Pulsed Laser Deposition (PLD)</w:t>
      </w:r>
      <w:r w:rsidR="00010C54">
        <w:rPr>
          <w:rFonts w:ascii="Times New Roman" w:hAnsi="Times New Roman" w:cs="Times New Roman"/>
        </w:rPr>
        <w:fldChar w:fldCharType="begin"/>
      </w:r>
      <w:r w:rsidR="00CF03CA">
        <w:rPr>
          <w:rFonts w:ascii="Times New Roman" w:hAnsi="Times New Roman" w:cs="Times New Roman"/>
        </w:rPr>
        <w:instrText xml:space="preserve"> ADDIN EN.CITE &lt;EndNote&gt;&lt;Cite&gt;&lt;Author&gt;Anderson&lt;/Author&gt;&lt;Year&gt;2014&lt;/Year&gt;&lt;RecNum&gt;4&lt;/RecNum&gt;&lt;DisplayText&gt;&lt;style face="italic superscript"&gt;(6)&lt;/style&gt;&lt;/DisplayText&gt;&lt;record&gt;&lt;rec-number&gt;4&lt;/rec-number&gt;&lt;foreign-keys&gt;&lt;key app="EN" db-id="erpvvddtz2x0a6er5wxp5fszfw00dat2xewp" timestamp="0"&gt;4&lt;/key&gt;&lt;/foreign-keys&gt;&lt;ref-type name="Journal Article"&gt;17&lt;/ref-type&gt;&lt;contributors&gt;&lt;authors&gt;&lt;author&gt;Anderson, Assaf Y.&lt;/author&gt;&lt;author&gt;Bouhadana, Yaniv&lt;/author&gt;&lt;author&gt;Barad, Hannah-Noa&lt;/author&gt;&lt;author&gt;Kupfer, Benjamin&lt;/author&gt;&lt;author&gt;Rosh-Hodesh, Eli&lt;/author&gt;&lt;author&gt;Aviv, Hagit&lt;/author&gt;&lt;author&gt;Tischler, Yaakov R.&lt;/author&gt;&lt;author&gt;Rühle, Sven&lt;/author&gt;&lt;author&gt;Zaban, Arie&lt;/author&gt;&lt;/authors&gt;&lt;/contributors&gt;&lt;titles&gt;&lt;title&gt;Quantum Efficiency and Bandgap Analysis for Combinatorial Photovoltaics: Sorting Activity of Cu–O Compounds in All-Oxide Device Libraries&lt;/title&gt;&lt;secondary-title&gt;ACS Combinatorial Science&lt;/secondary-title&gt;&lt;/titles&gt;&lt;pages&gt;53-65&lt;/pages&gt;&lt;volume&gt;16&lt;/volume&gt;&lt;number&gt;2&lt;/number&gt;&lt;dates&gt;&lt;year&gt;2014&lt;/year&gt;&lt;pub-dates&gt;&lt;date&gt;2014/02/10&lt;/date&gt;&lt;/pub-dates&gt;&lt;/dates&gt;&lt;publisher&gt;American Chemical Society&lt;/publisher&gt;&lt;isbn&gt;2156-8952&lt;/isbn&gt;&lt;urls&gt;&lt;related-urls&gt;&lt;url&gt;http://dx.doi.org/10.1021/co3001583&lt;/url&gt;&lt;/related-urls&gt;&lt;/urls&gt;&lt;electronic-resource-num&gt;10.1021/co3001583&lt;/electronic-resource-num&gt;&lt;access-date&gt;2014/03/15&lt;/access-date&gt;&lt;/record&gt;&lt;/Cite&gt;&lt;/EndNote&gt;</w:instrText>
      </w:r>
      <w:r w:rsidR="00010C54">
        <w:rPr>
          <w:rFonts w:ascii="Times New Roman" w:hAnsi="Times New Roman" w:cs="Times New Roman"/>
        </w:rPr>
        <w:fldChar w:fldCharType="separate"/>
      </w:r>
      <w:r w:rsidR="00CF03CA" w:rsidRPr="00CF03CA">
        <w:rPr>
          <w:rFonts w:ascii="Times New Roman" w:hAnsi="Times New Roman" w:cs="Times New Roman"/>
          <w:i/>
          <w:noProof/>
          <w:vertAlign w:val="superscript"/>
        </w:rPr>
        <w:t>(</w:t>
      </w:r>
      <w:hyperlink w:anchor="_ENREF_6" w:tooltip="Anderson, 2014 #4" w:history="1">
        <w:r w:rsidR="001C0A8A" w:rsidRPr="00CF03CA">
          <w:rPr>
            <w:rFonts w:ascii="Times New Roman" w:hAnsi="Times New Roman" w:cs="Times New Roman"/>
            <w:i/>
            <w:noProof/>
            <w:vertAlign w:val="superscript"/>
          </w:rPr>
          <w:t>6</w:t>
        </w:r>
      </w:hyperlink>
      <w:r w:rsidR="00CF03CA" w:rsidRPr="00CF03CA">
        <w:rPr>
          <w:rFonts w:ascii="Times New Roman" w:hAnsi="Times New Roman" w:cs="Times New Roman"/>
          <w:i/>
          <w:noProof/>
          <w:vertAlign w:val="superscript"/>
        </w:rPr>
        <w:t>)</w:t>
      </w:r>
      <w:r w:rsidR="00010C54">
        <w:rPr>
          <w:rFonts w:ascii="Times New Roman" w:hAnsi="Times New Roman" w:cs="Times New Roman"/>
        </w:rPr>
        <w:fldChar w:fldCharType="end"/>
      </w:r>
      <w:r w:rsidRPr="00826098">
        <w:rPr>
          <w:rFonts w:ascii="Times New Roman" w:hAnsi="Times New Roman" w:cs="Times New Roman"/>
        </w:rPr>
        <w:t xml:space="preserve"> of </w:t>
      </w:r>
      <w:r>
        <w:rPr>
          <w:rFonts w:ascii="Times New Roman" w:hAnsi="Times New Roman" w:cs="Times New Roman"/>
        </w:rPr>
        <w:t xml:space="preserve">a </w:t>
      </w:r>
      <w:r w:rsidRPr="00826098">
        <w:rPr>
          <w:rFonts w:ascii="Times New Roman" w:hAnsi="Times New Roman" w:cs="Times New Roman"/>
        </w:rPr>
        <w:t>Co</w:t>
      </w:r>
      <w:r w:rsidRPr="00826098">
        <w:rPr>
          <w:rFonts w:ascii="Times New Roman" w:hAnsi="Times New Roman" w:cs="Times New Roman"/>
          <w:vertAlign w:val="subscript"/>
        </w:rPr>
        <w:t>3</w:t>
      </w:r>
      <w:r w:rsidRPr="00826098">
        <w:rPr>
          <w:rFonts w:ascii="Times New Roman" w:hAnsi="Times New Roman" w:cs="Times New Roman"/>
        </w:rPr>
        <w:t>O</w:t>
      </w:r>
      <w:r w:rsidRPr="00826098">
        <w:rPr>
          <w:rFonts w:ascii="Times New Roman" w:hAnsi="Times New Roman" w:cs="Times New Roman"/>
          <w:vertAlign w:val="subscript"/>
        </w:rPr>
        <w:t>4</w:t>
      </w:r>
      <w:r w:rsidRPr="00826098">
        <w:rPr>
          <w:rFonts w:ascii="Times New Roman" w:hAnsi="Times New Roman" w:cs="Times New Roman"/>
        </w:rPr>
        <w:t xml:space="preserve"> layer </w:t>
      </w:r>
      <w:r>
        <w:rPr>
          <w:rFonts w:ascii="Times New Roman" w:hAnsi="Times New Roman" w:cs="Times New Roman"/>
        </w:rPr>
        <w:t xml:space="preserve">with the deposition profile presented in Figure </w:t>
      </w:r>
      <w:r w:rsidR="00DE6B09">
        <w:rPr>
          <w:rFonts w:ascii="Times New Roman" w:hAnsi="Times New Roman" w:cs="Times New Roman"/>
        </w:rPr>
        <w:t xml:space="preserve">5a </w:t>
      </w:r>
      <w:r>
        <w:rPr>
          <w:rFonts w:ascii="Times New Roman" w:hAnsi="Times New Roman" w:cs="Times New Roman"/>
        </w:rPr>
        <w:t xml:space="preserve">and </w:t>
      </w:r>
      <w:r w:rsidR="00DE6B09">
        <w:rPr>
          <w:rFonts w:ascii="Times New Roman" w:hAnsi="Times New Roman" w:cs="Times New Roman"/>
        </w:rPr>
        <w:t>5b</w:t>
      </w:r>
      <w:r w:rsidRPr="00826098">
        <w:t>.</w:t>
      </w:r>
      <w:r>
        <w:t xml:space="preserve"> </w:t>
      </w:r>
      <w:r w:rsidRPr="00826098">
        <w:t xml:space="preserve"> For the second library </w:t>
      </w:r>
      <w:r>
        <w:t xml:space="preserve">(Figure </w:t>
      </w:r>
      <w:r w:rsidR="00DE6B09">
        <w:t>5b</w:t>
      </w:r>
      <w:r>
        <w:t>)</w:t>
      </w:r>
      <w:r w:rsidRPr="00826098">
        <w:t>, an additional layer of MoO</w:t>
      </w:r>
      <w:r w:rsidRPr="006A5C38">
        <w:rPr>
          <w:vertAlign w:val="subscript"/>
        </w:rPr>
        <w:t>3</w:t>
      </w:r>
      <w:r w:rsidRPr="00826098">
        <w:t xml:space="preserve"> was </w:t>
      </w:r>
      <w:r>
        <w:t xml:space="preserve">PLD-deposited on top of the </w:t>
      </w:r>
      <w:r w:rsidRPr="00826098">
        <w:rPr>
          <w:rFonts w:ascii="Times New Roman" w:hAnsi="Times New Roman" w:cs="Times New Roman"/>
        </w:rPr>
        <w:t>Co</w:t>
      </w:r>
      <w:r w:rsidRPr="00826098">
        <w:rPr>
          <w:rFonts w:ascii="Times New Roman" w:hAnsi="Times New Roman" w:cs="Times New Roman"/>
          <w:vertAlign w:val="subscript"/>
        </w:rPr>
        <w:t>3</w:t>
      </w:r>
      <w:r w:rsidRPr="00826098">
        <w:rPr>
          <w:rFonts w:ascii="Times New Roman" w:hAnsi="Times New Roman" w:cs="Times New Roman"/>
        </w:rPr>
        <w:t>O</w:t>
      </w:r>
      <w:r w:rsidRPr="00826098">
        <w:rPr>
          <w:rFonts w:ascii="Times New Roman" w:hAnsi="Times New Roman" w:cs="Times New Roman"/>
          <w:vertAlign w:val="subscript"/>
        </w:rPr>
        <w:t>4</w:t>
      </w:r>
      <w:r>
        <w:rPr>
          <w:rFonts w:ascii="Times New Roman" w:hAnsi="Times New Roman" w:cs="Times New Roman"/>
        </w:rPr>
        <w:t xml:space="preserve"> layer</w:t>
      </w:r>
      <w:r w:rsidRPr="00826098">
        <w:t xml:space="preserve">. </w:t>
      </w:r>
      <w:r>
        <w:t>A</w:t>
      </w:r>
      <w:r w:rsidRPr="00826098">
        <w:rPr>
          <w:rFonts w:ascii="Times New Roman" w:hAnsi="Times New Roman" w:cs="Times New Roman"/>
        </w:rPr>
        <w:t xml:space="preserve"> grid of 13 x </w:t>
      </w:r>
      <w:r w:rsidRPr="00826098">
        <w:t>13 = 169 Au</w:t>
      </w:r>
      <w:r w:rsidRPr="00826098">
        <w:rPr>
          <w:rFonts w:ascii="Times New Roman" w:hAnsi="Times New Roman" w:cs="Times New Roman"/>
        </w:rPr>
        <w:t xml:space="preserve"> back contacts</w:t>
      </w:r>
      <w:r w:rsidRPr="00826098">
        <w:t xml:space="preserve"> was </w:t>
      </w:r>
      <w:r>
        <w:t>used for both libraries</w:t>
      </w:r>
      <w:r w:rsidRPr="00826098">
        <w:t xml:space="preserve">. </w:t>
      </w:r>
      <w:r>
        <w:t xml:space="preserve">In the following analysis, each of the resulting 169 solar cells is identified by its location on the </w:t>
      </w:r>
      <w:proofErr w:type="gramStart"/>
      <w:r>
        <w:t>back contact</w:t>
      </w:r>
      <w:proofErr w:type="gramEnd"/>
      <w:r>
        <w:t xml:space="preserve"> grid and cells with the same TiO</w:t>
      </w:r>
      <w:r w:rsidRPr="006A5C38">
        <w:rPr>
          <w:vertAlign w:val="subscript"/>
        </w:rPr>
        <w:t>2</w:t>
      </w:r>
      <w:r>
        <w:t>|Co</w:t>
      </w:r>
      <w:r w:rsidRPr="006A5C38">
        <w:rPr>
          <w:vertAlign w:val="subscript"/>
        </w:rPr>
        <w:t>3</w:t>
      </w:r>
      <w:r>
        <w:t>O</w:t>
      </w:r>
      <w:r w:rsidRPr="006A5C38">
        <w:rPr>
          <w:vertAlign w:val="subscript"/>
        </w:rPr>
        <w:t>4</w:t>
      </w:r>
      <w:r>
        <w:t xml:space="preserve"> composition have identical IDs (Figure </w:t>
      </w:r>
      <w:r w:rsidR="00C65033">
        <w:t>5</w:t>
      </w:r>
      <w:r>
        <w:t xml:space="preserve">). </w:t>
      </w:r>
    </w:p>
    <w:p w14:paraId="65E6049D" w14:textId="77777777" w:rsidR="00395C1D" w:rsidRDefault="008E27D9" w:rsidP="00A04323">
      <w:pPr>
        <w:spacing w:after="0"/>
        <w:ind w:left="720"/>
        <w:rPr>
          <w:u w:val="single"/>
        </w:rPr>
      </w:pPr>
      <w:bookmarkStart w:id="191" w:name="_Toc483041609"/>
      <w:r w:rsidRPr="009817B2">
        <w:rPr>
          <w:b/>
          <w:bCs/>
          <w:noProof/>
        </w:rPr>
        <w:lastRenderedPageBreak/>
        <w:drawing>
          <wp:anchor distT="0" distB="0" distL="114300" distR="114300" simplePos="0" relativeHeight="251658752" behindDoc="0" locked="0" layoutInCell="1" allowOverlap="1" wp14:anchorId="085A2106" wp14:editId="04B19CA7">
            <wp:simplePos x="0" y="0"/>
            <wp:positionH relativeFrom="margin">
              <wp:posOffset>752475</wp:posOffset>
            </wp:positionH>
            <wp:positionV relativeFrom="paragraph">
              <wp:posOffset>52388</wp:posOffset>
            </wp:positionV>
            <wp:extent cx="3772535" cy="2828925"/>
            <wp:effectExtent l="0" t="0" r="0" b="9525"/>
            <wp:wrapTopAndBottom/>
            <wp:docPr id="5" name="Picture 5" descr="C:\Users\avi\Downloads\With and without men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ownloads\With and without mendel (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72535" cy="2828925"/>
                    </a:xfrm>
                    <a:prstGeom prst="rect">
                      <a:avLst/>
                    </a:prstGeom>
                    <a:noFill/>
                    <a:ln>
                      <a:noFill/>
                    </a:ln>
                  </pic:spPr>
                </pic:pic>
              </a:graphicData>
            </a:graphic>
          </wp:anchor>
        </w:drawing>
      </w:r>
      <w:r w:rsidRPr="009817B2">
        <w:rPr>
          <w:b/>
          <w:bCs/>
        </w:rPr>
        <w:t xml:space="preserve">Figure </w:t>
      </w:r>
      <w:r w:rsidR="009A312C" w:rsidRPr="009817B2">
        <w:rPr>
          <w:b/>
          <w:bCs/>
        </w:rPr>
        <w:fldChar w:fldCharType="begin"/>
      </w:r>
      <w:r w:rsidRPr="009817B2">
        <w:rPr>
          <w:b/>
          <w:bCs/>
        </w:rPr>
        <w:instrText xml:space="preserve"> SEQ Figure \* ARABIC </w:instrText>
      </w:r>
      <w:r w:rsidR="009A312C" w:rsidRPr="009817B2">
        <w:rPr>
          <w:b/>
          <w:bCs/>
        </w:rPr>
        <w:fldChar w:fldCharType="separate"/>
      </w:r>
      <w:ins w:id="192" w:author="Shy Alon" w:date="2017-07-05T22:58:00Z">
        <w:r w:rsidR="00C91D56">
          <w:rPr>
            <w:b/>
            <w:bCs/>
            <w:noProof/>
          </w:rPr>
          <w:t>7</w:t>
        </w:r>
      </w:ins>
      <w:del w:id="193" w:author="Shy Alon" w:date="2017-07-05T22:58:00Z">
        <w:r w:rsidR="00A9699E" w:rsidDel="00C91D56">
          <w:rPr>
            <w:b/>
            <w:bCs/>
            <w:noProof/>
          </w:rPr>
          <w:delText>6</w:delText>
        </w:r>
      </w:del>
      <w:r w:rsidR="009A312C" w:rsidRPr="009817B2">
        <w:rPr>
          <w:b/>
          <w:bCs/>
        </w:rPr>
        <w:fldChar w:fldCharType="end"/>
      </w:r>
      <w:r w:rsidRPr="009817B2">
        <w:rPr>
          <w:b/>
          <w:bCs/>
        </w:rPr>
        <w:t>:</w:t>
      </w:r>
      <w:r w:rsidRPr="00826098">
        <w:t xml:space="preserve"> A schematic representation of the PV solar cells library. (a) TiO</w:t>
      </w:r>
      <w:r w:rsidRPr="00340A53">
        <w:rPr>
          <w:vertAlign w:val="subscript"/>
        </w:rPr>
        <w:t>2</w:t>
      </w:r>
      <w:r w:rsidRPr="00826098">
        <w:t>|Co</w:t>
      </w:r>
      <w:r w:rsidRPr="00FC34C5">
        <w:rPr>
          <w:vertAlign w:val="subscript"/>
        </w:rPr>
        <w:t>3</w:t>
      </w:r>
      <w:r w:rsidRPr="00826098">
        <w:t>O</w:t>
      </w:r>
      <w:r w:rsidRPr="00340A53">
        <w:rPr>
          <w:vertAlign w:val="subscript"/>
        </w:rPr>
        <w:t>4</w:t>
      </w:r>
      <w:r w:rsidRPr="00826098">
        <w:t xml:space="preserve"> library (b) TiO</w:t>
      </w:r>
      <w:r w:rsidRPr="00340A53">
        <w:rPr>
          <w:vertAlign w:val="subscript"/>
        </w:rPr>
        <w:t>2</w:t>
      </w:r>
      <w:r w:rsidRPr="00826098">
        <w:t>|Co</w:t>
      </w:r>
      <w:r w:rsidRPr="00340A53">
        <w:rPr>
          <w:vertAlign w:val="subscript"/>
        </w:rPr>
        <w:t>3</w:t>
      </w:r>
      <w:r w:rsidRPr="00826098">
        <w:t>O</w:t>
      </w:r>
      <w:r w:rsidRPr="00340A53">
        <w:rPr>
          <w:vertAlign w:val="subscript"/>
        </w:rPr>
        <w:t>4</w:t>
      </w:r>
      <w:r w:rsidRPr="00826098">
        <w:t>|MoO</w:t>
      </w:r>
      <w:r w:rsidRPr="00340A53">
        <w:rPr>
          <w:vertAlign w:val="subscript"/>
        </w:rPr>
        <w:t>3</w:t>
      </w:r>
      <w:r w:rsidRPr="00826098">
        <w:t xml:space="preserve"> library</w:t>
      </w:r>
      <w:r>
        <w:t>.</w:t>
      </w:r>
      <w:bookmarkEnd w:id="191"/>
    </w:p>
    <w:p w14:paraId="444BE369" w14:textId="77777777" w:rsidR="00F53160" w:rsidRPr="00A04323" w:rsidRDefault="00F53160" w:rsidP="00A04323">
      <w:pPr>
        <w:spacing w:after="0"/>
        <w:ind w:left="720"/>
        <w:rPr>
          <w:u w:val="single"/>
        </w:rPr>
      </w:pPr>
    </w:p>
    <w:p w14:paraId="2E600DF6" w14:textId="26943B49" w:rsidR="00395C1D" w:rsidRPr="005B6ED7" w:rsidRDefault="00A822B3" w:rsidP="00FB3DD6">
      <w:pPr>
        <w:pStyle w:val="Heading3"/>
      </w:pPr>
      <w:bookmarkStart w:id="194" w:name="_Toc480192478"/>
      <w:r>
        <w:t>3</w:t>
      </w:r>
      <w:r w:rsidR="00912597">
        <w:t xml:space="preserve">.1.2. </w:t>
      </w:r>
      <w:r w:rsidR="00395C1D" w:rsidRPr="005B6ED7">
        <w:t>Library Characterization</w:t>
      </w:r>
      <w:bookmarkEnd w:id="194"/>
      <w:r w:rsidR="00395C1D" w:rsidRPr="005B6ED7">
        <w:t xml:space="preserve"> </w:t>
      </w:r>
    </w:p>
    <w:p w14:paraId="36044F8A" w14:textId="12777AE9" w:rsidR="00395C1D" w:rsidRPr="00500D35" w:rsidRDefault="00395C1D" w:rsidP="00152594">
      <w:pPr>
        <w:autoSpaceDE w:val="0"/>
        <w:autoSpaceDN w:val="0"/>
        <w:adjustRightInd w:val="0"/>
        <w:rPr>
          <w:rFonts w:ascii="Times New Roman" w:hAnsi="Times New Roman" w:cs="Times New Roman"/>
          <w:sz w:val="23"/>
          <w:szCs w:val="23"/>
        </w:rPr>
      </w:pPr>
      <w:r w:rsidRPr="00CE0C94">
        <w:rPr>
          <w:rFonts w:ascii="Times New Roman" w:eastAsia="Calibri" w:hAnsi="Times New Roman" w:cs="Arial"/>
        </w:rPr>
        <w:t xml:space="preserve">Each of the individual solar cells is characterized by its material descriptors </w:t>
      </w:r>
      <w:r w:rsidR="00242AA9">
        <w:rPr>
          <w:rFonts w:ascii="Times New Roman" w:eastAsia="Calibri" w:hAnsi="Times New Roman" w:cs="Arial"/>
        </w:rPr>
        <w:t xml:space="preserve">(see below) </w:t>
      </w:r>
      <w:r w:rsidRPr="00CE0C94">
        <w:rPr>
          <w:rFonts w:ascii="Times New Roman" w:eastAsia="Calibri" w:hAnsi="Times New Roman" w:cs="Arial"/>
        </w:rPr>
        <w:t>and experimentally measured photovoltaic activities. The descriptors for these libraries are thickness of the window layer</w:t>
      </w:r>
      <w:r>
        <w:rPr>
          <w:rFonts w:ascii="Times New Roman" w:eastAsia="Calibri" w:hAnsi="Times New Roman" w:cs="Arial"/>
        </w:rPr>
        <w:t xml:space="preserve"> (</w:t>
      </w: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w:r>
        <w:rPr>
          <w:rFonts w:ascii="Times New Roman" w:eastAsia="Calibri" w:hAnsi="Times New Roman" w:cs="Arial"/>
        </w:rPr>
        <w:t>)</w:t>
      </w:r>
      <w:r w:rsidRPr="00CE0C94">
        <w:rPr>
          <w:rFonts w:ascii="Times New Roman" w:eastAsia="Calibri" w:hAnsi="Times New Roman" w:cs="Arial"/>
        </w:rPr>
        <w:t>, the thickness of the absorber layer</w:t>
      </w:r>
      <w:r>
        <w:rPr>
          <w:rFonts w:ascii="Times New Roman" w:eastAsia="Calibri" w:hAnsi="Times New Roman" w:cs="Arial"/>
        </w:rPr>
        <w:t>s (</w:t>
      </w: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w:rPr>
            <w:rFonts w:ascii="Cambria Math" w:eastAsia="Calibri" w:hAnsi="Cambria Math" w:cs="Arial"/>
            <w:szCs w:val="20"/>
          </w:rPr>
          <m:t xml:space="preserve">, </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r>
          <w:rPr>
            <w:rFonts w:ascii="Cambria Math" w:eastAsia="Calibri" w:hAnsi="Cambria Math" w:cs="Arial"/>
            <w:szCs w:val="20"/>
          </w:rPr>
          <m:t xml:space="preserve"> and </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r>
          <w:rPr>
            <w:rFonts w:ascii="Cambria Math" w:eastAsia="Calibri" w:hAnsi="Cambria Math" w:cs="Arial"/>
            <w:szCs w:val="20"/>
          </w:rPr>
          <m:t xml:space="preserve"> </m:t>
        </m:r>
      </m:oMath>
      <w:r>
        <w:rPr>
          <w:rFonts w:ascii="Times New Roman" w:eastAsia="Calibri" w:hAnsi="Times New Roman" w:cs="Arial"/>
        </w:rPr>
        <w:t>)</w:t>
      </w:r>
      <w:r w:rsidRPr="00CE0C94">
        <w:rPr>
          <w:rFonts w:ascii="Times New Roman" w:eastAsia="Calibri" w:hAnsi="Times New Roman" w:cs="Arial"/>
        </w:rPr>
        <w:t>, the thickness ratio between the absorber layer and the total (absorber + window) layers</w:t>
      </w:r>
      <w:r>
        <w:rPr>
          <w:rFonts w:ascii="Times New Roman" w:eastAsia="Calibri" w:hAnsi="Times New Roman" w:cs="Arial"/>
        </w:rPr>
        <w:t xml:space="preserve"> (</w:t>
      </w:r>
      <w:r w:rsidRPr="00C5617E">
        <w:rPr>
          <w:rFonts w:ascii="Times New Roman" w:eastAsia="Calibri" w:hAnsi="Times New Roman" w:cs="Arial"/>
          <w:i/>
          <w:iCs/>
        </w:rPr>
        <w:t>ratio</w:t>
      </w:r>
      <w:r>
        <w:rPr>
          <w:rFonts w:ascii="Times New Roman" w:eastAsia="Calibri" w:hAnsi="Times New Roman" w:cs="Arial"/>
        </w:rPr>
        <w:t>)</w:t>
      </w:r>
      <w:r w:rsidRPr="00CE0C94">
        <w:rPr>
          <w:rFonts w:ascii="Times New Roman" w:eastAsia="Calibri" w:hAnsi="Times New Roman" w:cs="Arial"/>
        </w:rPr>
        <w:t>, and the band gap of absorber layer (</w:t>
      </w:r>
      <w:r w:rsidRPr="00CE0C94">
        <w:rPr>
          <w:rFonts w:ascii="Times New Roman" w:eastAsia="Calibri" w:hAnsi="Times New Roman" w:cs="Arial"/>
          <w:i/>
          <w:iCs/>
        </w:rPr>
        <w:t>BGP</w:t>
      </w:r>
      <w:r w:rsidRPr="00CE0C94">
        <w:rPr>
          <w:rFonts w:ascii="Times New Roman" w:eastAsia="Calibri" w:hAnsi="Times New Roman" w:cs="Arial"/>
        </w:rPr>
        <w:t xml:space="preserve">) - The band gap is the energy difference (in electron volts) between the top of the valence band and the bottom of the conduction band. </w:t>
      </w:r>
      <w:r>
        <w:rPr>
          <w:rFonts w:ascii="Times New Roman" w:eastAsia="Calibri" w:hAnsi="Times New Roman" w:cs="Arial"/>
        </w:rPr>
        <w:t xml:space="preserve">In this </w:t>
      </w:r>
      <w:proofErr w:type="gramStart"/>
      <w:r>
        <w:rPr>
          <w:rFonts w:ascii="Times New Roman" w:eastAsia="Calibri" w:hAnsi="Times New Roman" w:cs="Arial"/>
        </w:rPr>
        <w:t>research</w:t>
      </w:r>
      <w:proofErr w:type="gramEnd"/>
      <w:r>
        <w:rPr>
          <w:rFonts w:ascii="Times New Roman" w:eastAsia="Calibri" w:hAnsi="Times New Roman" w:cs="Arial"/>
        </w:rPr>
        <w:t xml:space="preserve"> we focus on three experimental measured PV activities</w:t>
      </w:r>
      <w:r w:rsidRPr="00CE0C94">
        <w:rPr>
          <w:rFonts w:ascii="Times New Roman" w:eastAsia="Calibri" w:hAnsi="Times New Roman" w:cs="Arial"/>
        </w:rPr>
        <w:t>: (1) The short circuit photocurrent density (</w:t>
      </w:r>
      <w:proofErr w:type="spellStart"/>
      <w:r w:rsidRPr="00CE0C94">
        <w:rPr>
          <w:rFonts w:ascii="Times New Roman" w:eastAsia="Calibri" w:hAnsi="Times New Roman" w:cs="Arial"/>
          <w:i/>
          <w:iCs/>
        </w:rPr>
        <w:t>Jsc</w:t>
      </w:r>
      <w:proofErr w:type="spellEnd"/>
      <w:r w:rsidRPr="00CE0C94">
        <w:rPr>
          <w:rFonts w:ascii="Times New Roman" w:eastAsia="Calibri" w:hAnsi="Times New Roman" w:cs="Arial"/>
        </w:rPr>
        <w:t xml:space="preserve">). The short circuit photocurrent density </w:t>
      </w:r>
      <w:r w:rsidRPr="00CE0C94">
        <w:rPr>
          <w:rFonts w:ascii="Georgia" w:eastAsia="Calibri" w:hAnsi="Georgia" w:cs="Arial"/>
          <w:color w:val="000000"/>
          <w:shd w:val="clear" w:color="auto" w:fill="FFFFFF"/>
        </w:rPr>
        <w:t>is</w:t>
      </w:r>
      <w:r w:rsidRPr="00CE0C94">
        <w:rPr>
          <w:rFonts w:ascii="Times New Roman" w:eastAsia="Calibri" w:hAnsi="Times New Roman" w:cs="Arial"/>
        </w:rPr>
        <w:t xml:space="preserve"> the current density through the solar cell when the voltage </w:t>
      </w:r>
      <w:r>
        <w:rPr>
          <w:rFonts w:ascii="Times New Roman" w:eastAsia="Calibri" w:hAnsi="Times New Roman" w:cs="Arial"/>
        </w:rPr>
        <w:t xml:space="preserve">difference </w:t>
      </w:r>
      <w:r w:rsidRPr="00CE0C94">
        <w:rPr>
          <w:rFonts w:ascii="Times New Roman" w:eastAsia="Calibri" w:hAnsi="Times New Roman" w:cs="Arial"/>
        </w:rPr>
        <w:t>across the cell is zero. (2) The open circuit voltage (</w:t>
      </w:r>
      <w:proofErr w:type="spellStart"/>
      <w:r w:rsidRPr="00CE0C94">
        <w:rPr>
          <w:rFonts w:ascii="Times New Roman" w:eastAsia="Calibri" w:hAnsi="Times New Roman" w:cs="Arial"/>
          <w:i/>
          <w:iCs/>
        </w:rPr>
        <w:t>Voc</w:t>
      </w:r>
      <w:proofErr w:type="spellEnd"/>
      <w:r w:rsidRPr="00CE0C94">
        <w:rPr>
          <w:rFonts w:ascii="Times New Roman" w:eastAsia="Calibri" w:hAnsi="Times New Roman" w:cs="Arial"/>
        </w:rPr>
        <w:t xml:space="preserve">). The open circuit voltage is the maximum voltage available from a solar cell - occurs at </w:t>
      </w:r>
      <w:r>
        <w:rPr>
          <w:rFonts w:ascii="Times New Roman" w:eastAsia="Calibri" w:hAnsi="Times New Roman" w:cs="Arial"/>
        </w:rPr>
        <w:t>an open circuit</w:t>
      </w:r>
      <w:r w:rsidRPr="00CE0C94">
        <w:rPr>
          <w:rFonts w:ascii="Times New Roman" w:eastAsia="Calibri" w:hAnsi="Times New Roman" w:cs="Arial"/>
        </w:rPr>
        <w:t>. (3) The internal quantum efficiency (</w:t>
      </w:r>
      <w:r w:rsidRPr="00CE0C94">
        <w:rPr>
          <w:rFonts w:ascii="Times New Roman" w:eastAsia="Calibri" w:hAnsi="Times New Roman" w:cs="Arial"/>
          <w:i/>
          <w:iCs/>
        </w:rPr>
        <w:t>IQE</w:t>
      </w:r>
      <w:r w:rsidRPr="00CE0C94">
        <w:rPr>
          <w:rFonts w:ascii="Times New Roman" w:eastAsia="Calibri" w:hAnsi="Times New Roman" w:cs="Arial"/>
        </w:rPr>
        <w:t xml:space="preserve">), which reflects the charge separation and collection efficiencies of a device and is calculated by </w:t>
      </w:r>
      <w:r>
        <w:rPr>
          <w:rFonts w:ascii="Times New Roman" w:eastAsia="Calibri" w:hAnsi="Times New Roman" w:cs="Arial"/>
        </w:rPr>
        <w:t xml:space="preserve">equation </w:t>
      </w:r>
      <w:r w:rsidRPr="00CE0C94">
        <w:rPr>
          <w:rFonts w:ascii="Times New Roman" w:eastAsia="Calibri" w:hAnsi="Times New Roman" w:cs="Arial"/>
        </w:rPr>
        <w:t>(</w:t>
      </w:r>
      <w:r w:rsidR="00152594">
        <w:rPr>
          <w:rFonts w:ascii="Times New Roman" w:eastAsia="Calibri" w:hAnsi="Times New Roman" w:cs="Arial"/>
        </w:rPr>
        <w:t>1</w:t>
      </w:r>
      <w:r w:rsidRPr="00CE0C94">
        <w:rPr>
          <w:rFonts w:ascii="Times New Roman" w:eastAsia="Calibri" w:hAnsi="Times New Roman" w:cs="Arial"/>
        </w:rPr>
        <w:t xml:space="preserve">) </w:t>
      </w:r>
      <w:r>
        <w:rPr>
          <w:rFonts w:ascii="Times New Roman" w:eastAsia="Calibri" w:hAnsi="Times New Roman" w:cs="Arial"/>
        </w:rPr>
        <w:t>w</w:t>
      </w:r>
      <w:r w:rsidRPr="00CE0C94">
        <w:rPr>
          <w:rFonts w:ascii="Times New Roman" w:eastAsia="Calibri" w:hAnsi="Times New Roman" w:cs="Arial"/>
        </w:rPr>
        <w:t xml:space="preserve">here </w:t>
      </w:r>
      <m:oMath>
        <m:sSub>
          <m:sSubPr>
            <m:ctrlPr>
              <w:rPr>
                <w:rFonts w:ascii="Cambria Math" w:eastAsia="Calibri" w:hAnsi="Cambria Math" w:cs="Arial"/>
                <w:bCs/>
                <w:iCs/>
              </w:rPr>
            </m:ctrlPr>
          </m:sSubPr>
          <m:e>
            <m:r>
              <m:rPr>
                <m:sty m:val="p"/>
              </m:rPr>
              <w:rPr>
                <w:rFonts w:ascii="Cambria Math" w:eastAsia="Calibri" w:hAnsi="Cambria Math" w:cs="Arial"/>
              </w:rPr>
              <m:t>J</m:t>
            </m:r>
          </m:e>
          <m:sub>
            <m:r>
              <m:rPr>
                <m:sty m:val="p"/>
              </m:rPr>
              <w:rPr>
                <w:rFonts w:ascii="Cambria Math" w:eastAsia="Calibri" w:hAnsi="Cambria Math" w:cs="Arial"/>
              </w:rPr>
              <m:t>max</m:t>
            </m:r>
          </m:sub>
        </m:sSub>
      </m:oMath>
      <w:r w:rsidRPr="00CE0C94">
        <w:rPr>
          <w:rFonts w:ascii="Times New Roman" w:eastAsia="Times New Roman" w:hAnsi="Times New Roman" w:cs="Arial" w:hint="cs"/>
          <w:bCs/>
          <w:rtl/>
        </w:rPr>
        <w:t xml:space="preserve"> </w:t>
      </w:r>
      <w:r w:rsidRPr="00CE0C94">
        <w:rPr>
          <w:rFonts w:ascii="Times New Roman" w:eastAsia="Times New Roman" w:hAnsi="Times New Roman" w:cs="Arial"/>
          <w:bCs/>
        </w:rPr>
        <w:t xml:space="preserve">is </w:t>
      </w:r>
      <w:r w:rsidRPr="00CE0C94">
        <w:rPr>
          <w:rFonts w:ascii="Times New Roman" w:eastAsia="Calibri" w:hAnsi="Times New Roman" w:cs="Arial"/>
        </w:rPr>
        <w:t>the maximum theoretical calculated photocurrent.</w:t>
      </w:r>
    </w:p>
    <w:p w14:paraId="5E6C2B4F" w14:textId="3A3DCB99" w:rsidR="00395C1D" w:rsidRPr="005B6ED7" w:rsidRDefault="00395C1D" w:rsidP="00152594">
      <w:pPr>
        <w:ind w:left="360"/>
        <w:rPr>
          <w:rFonts w:ascii="Times New Roman" w:eastAsia="Times New Roman" w:hAnsi="Times New Roman" w:cs="Arial"/>
        </w:rPr>
      </w:pPr>
      <w:r w:rsidRPr="00CE0C94">
        <w:rPr>
          <w:rFonts w:ascii="Times New Roman" w:eastAsia="Times New Roman" w:hAnsi="Times New Roman" w:cs="Arial"/>
        </w:rPr>
        <w:t xml:space="preserve">                                                            </w:t>
      </w:r>
      <m:oMath>
        <m:r>
          <w:rPr>
            <w:rFonts w:ascii="Cambria Math" w:eastAsia="Calibri" w:hAnsi="Cambria Math" w:cs="Arial"/>
          </w:rPr>
          <m:t>IQE</m:t>
        </m:r>
        <m:r>
          <m:rPr>
            <m:sty m:val="p"/>
          </m:rPr>
          <w:rPr>
            <w:rFonts w:ascii="Cambria Math" w:eastAsia="Calibri" w:hAnsi="Cambria Math" w:cs="Arial"/>
          </w:rPr>
          <m:t>=</m:t>
        </m:r>
        <m:f>
          <m:fPr>
            <m:ctrlPr>
              <w:rPr>
                <w:rFonts w:ascii="Cambria Math" w:eastAsia="Calibri" w:hAnsi="Cambria Math" w:cs="Arial"/>
                <w:b/>
              </w:rPr>
            </m:ctrlPr>
          </m:fPr>
          <m:num>
            <m:r>
              <w:rPr>
                <w:rFonts w:ascii="Cambria Math" w:eastAsia="Calibri" w:hAnsi="Cambria Math" w:cs="Arial"/>
              </w:rPr>
              <m:t>Jsc</m:t>
            </m:r>
          </m:num>
          <m:den>
            <m:sSub>
              <m:sSubPr>
                <m:ctrlPr>
                  <w:rPr>
                    <w:rFonts w:ascii="Cambria Math" w:eastAsia="Calibri" w:hAnsi="Cambria Math" w:cs="Arial"/>
                    <w:bCs/>
                  </w:rPr>
                </m:ctrlPr>
              </m:sSubPr>
              <m:e>
                <m:r>
                  <w:rPr>
                    <w:rFonts w:ascii="Cambria Math" w:eastAsia="Calibri" w:hAnsi="Cambria Math" w:cs="Arial"/>
                  </w:rPr>
                  <m:t>J</m:t>
                </m:r>
              </m:e>
              <m:sub>
                <m:r>
                  <w:rPr>
                    <w:rFonts w:ascii="Cambria Math" w:eastAsia="Calibri" w:hAnsi="Cambria Math" w:cs="Arial"/>
                  </w:rPr>
                  <m:t>max</m:t>
                </m:r>
              </m:sub>
            </m:sSub>
          </m:den>
        </m:f>
        <m:r>
          <m:rPr>
            <m:sty m:val="p"/>
          </m:rPr>
          <w:rPr>
            <w:rFonts w:ascii="Cambria Math" w:eastAsia="Calibri" w:hAnsi="Cambria Math" w:cs="Arial"/>
          </w:rPr>
          <m:t xml:space="preserve"> </m:t>
        </m:r>
      </m:oMath>
      <w:r w:rsidRPr="00CE0C94">
        <w:rPr>
          <w:rFonts w:ascii="Times New Roman" w:eastAsia="Times New Roman" w:hAnsi="Times New Roman" w:cs="Arial"/>
        </w:rPr>
        <w:t xml:space="preserve">                            </w:t>
      </w:r>
      <w:r>
        <w:rPr>
          <w:rFonts w:ascii="Times New Roman" w:eastAsia="Times New Roman" w:hAnsi="Times New Roman" w:cs="Arial"/>
        </w:rPr>
        <w:t xml:space="preserve">                            (</w:t>
      </w:r>
      <w:r w:rsidR="00152594">
        <w:rPr>
          <w:rFonts w:ascii="Times New Roman" w:eastAsia="Times New Roman" w:hAnsi="Times New Roman" w:cs="Arial"/>
        </w:rPr>
        <w:t>1</w:t>
      </w:r>
      <w:r>
        <w:rPr>
          <w:rFonts w:ascii="Times New Roman" w:eastAsia="Times New Roman" w:hAnsi="Times New Roman" w:cs="Arial"/>
        </w:rPr>
        <w:t>)</w:t>
      </w:r>
    </w:p>
    <w:p w14:paraId="76C66F28" w14:textId="77777777" w:rsidR="00395C1D" w:rsidRPr="00395C1D" w:rsidRDefault="00395C1D" w:rsidP="00395C1D"/>
    <w:p w14:paraId="524A7016" w14:textId="77777777" w:rsidR="009A58F7" w:rsidRDefault="009A58F7" w:rsidP="009B1370">
      <w:pPr>
        <w:spacing w:after="0"/>
      </w:pPr>
    </w:p>
    <w:p w14:paraId="0CBACEDE" w14:textId="36C6B176" w:rsidR="00996E79" w:rsidRDefault="00A822B3" w:rsidP="00F1013A">
      <w:pPr>
        <w:pStyle w:val="Heading3"/>
      </w:pPr>
      <w:bookmarkStart w:id="195" w:name="_Toc480192479"/>
      <w:r>
        <w:t>3</w:t>
      </w:r>
      <w:r w:rsidR="00912597">
        <w:t xml:space="preserve">.1.3. </w:t>
      </w:r>
      <w:r w:rsidR="009A58F7">
        <w:t>Basic statistical analysis</w:t>
      </w:r>
      <w:bookmarkEnd w:id="195"/>
    </w:p>
    <w:p w14:paraId="759ECA13" w14:textId="7381B942" w:rsidR="009A58F7" w:rsidRPr="00E8428B" w:rsidRDefault="009A58F7" w:rsidP="001C0A8A">
      <w:pPr>
        <w:spacing w:after="0"/>
      </w:pPr>
      <w:proofErr w:type="spellStart"/>
      <w:r w:rsidRPr="00E8428B">
        <w:t>Majhi</w:t>
      </w:r>
      <w:proofErr w:type="spellEnd"/>
      <w:r w:rsidRPr="00E8428B">
        <w:t xml:space="preserve"> et al.</w:t>
      </w:r>
      <w:r w:rsidR="00010C54" w:rsidRPr="00E8428B">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rsidRPr="00E8428B">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rsidRPr="00E8428B">
        <w:fldChar w:fldCharType="end"/>
      </w:r>
      <w:r w:rsidRPr="00E8428B">
        <w:t xml:space="preserve"> </w:t>
      </w:r>
      <w:r>
        <w:t>introduced</w:t>
      </w:r>
      <w:r w:rsidRPr="00E8428B">
        <w:t xml:space="preserve"> the MoO</w:t>
      </w:r>
      <w:r w:rsidRPr="00E8428B">
        <w:rPr>
          <w:vertAlign w:val="subscript"/>
        </w:rPr>
        <w:t>3</w:t>
      </w:r>
      <w:r w:rsidRPr="00E8428B">
        <w:t xml:space="preserve"> </w:t>
      </w:r>
      <w:r>
        <w:t xml:space="preserve">layer as a hole selective material to allow for better extraction of holes under the assumption that this would lead to improved PV parameters. In accord with this hypothesis, an increase in all PV parameters for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rsidRPr="00B833E4">
        <w:t>|MoO</w:t>
      </w:r>
      <w:r w:rsidRPr="00B833E4">
        <w:rPr>
          <w:vertAlign w:val="subscript"/>
        </w:rPr>
        <w:t>3</w:t>
      </w:r>
      <w:r>
        <w:t xml:space="preserve"> library was indeed noted. To quantify this observation, we have utilized </w:t>
      </w:r>
      <w:r w:rsidRPr="00E8428B">
        <w:t xml:space="preserve">the independent sample </w:t>
      </w:r>
      <w:r w:rsidRPr="00203FE9">
        <w:rPr>
          <w:i/>
          <w:iCs/>
        </w:rPr>
        <w:t>t</w:t>
      </w:r>
      <w:r w:rsidRPr="00E8428B">
        <w:t xml:space="preserve">-test. The results are shown in </w:t>
      </w:r>
      <w:r>
        <w:t>T</w:t>
      </w:r>
      <w:r w:rsidRPr="00E8428B">
        <w:t xml:space="preserve">able 1 and </w:t>
      </w:r>
      <w:r>
        <w:t>suggest</w:t>
      </w:r>
      <w:r w:rsidRPr="00E8428B">
        <w:t xml:space="preserve"> </w:t>
      </w:r>
      <w:r>
        <w:t>that: (</w:t>
      </w:r>
      <w:proofErr w:type="spellStart"/>
      <w:r>
        <w:t>i</w:t>
      </w:r>
      <w:proofErr w:type="spellEnd"/>
      <w:r>
        <w:t xml:space="preserve">) means for all PV parameters obtained for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rsidRPr="00B833E4">
        <w:t>|MoO</w:t>
      </w:r>
      <w:r w:rsidRPr="00B833E4">
        <w:rPr>
          <w:vertAlign w:val="subscript"/>
        </w:rPr>
        <w:t>3</w:t>
      </w:r>
      <w:r>
        <w:t xml:space="preserve"> library are higher than those for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t xml:space="preserve"> library and (ii) these differences are statistically significant. </w:t>
      </w:r>
    </w:p>
    <w:p w14:paraId="67BB3A47" w14:textId="28259563" w:rsidR="009A58F7" w:rsidRPr="00DE0699" w:rsidRDefault="009A58F7" w:rsidP="009B1370">
      <w:pPr>
        <w:ind w:left="720"/>
        <w:rPr>
          <w:b/>
          <w:bCs/>
        </w:rPr>
      </w:pPr>
      <w:bookmarkStart w:id="196" w:name="_Toc475380985"/>
      <w:r w:rsidRPr="002E2B9D">
        <w:rPr>
          <w:b/>
          <w:bCs/>
        </w:rPr>
        <w:t xml:space="preserve">Table </w:t>
      </w:r>
      <w:r w:rsidR="006C3932">
        <w:rPr>
          <w:b/>
          <w:bCs/>
        </w:rPr>
        <w:fldChar w:fldCharType="begin"/>
      </w:r>
      <w:r w:rsidR="006C3932">
        <w:rPr>
          <w:b/>
          <w:bCs/>
        </w:rPr>
        <w:instrText xml:space="preserve"> SEQ Table \* ARABIC </w:instrText>
      </w:r>
      <w:r w:rsidR="006C3932">
        <w:rPr>
          <w:b/>
          <w:bCs/>
        </w:rPr>
        <w:fldChar w:fldCharType="separate"/>
      </w:r>
      <w:r w:rsidR="006C3932">
        <w:rPr>
          <w:b/>
          <w:bCs/>
          <w:noProof/>
        </w:rPr>
        <w:t>2</w:t>
      </w:r>
      <w:r w:rsidR="006C3932">
        <w:rPr>
          <w:b/>
          <w:bCs/>
        </w:rPr>
        <w:fldChar w:fldCharType="end"/>
      </w:r>
      <w:r w:rsidRPr="002E2B9D">
        <w:rPr>
          <w:b/>
          <w:bCs/>
        </w:rPr>
        <w:t>:</w:t>
      </w:r>
      <w:r w:rsidRPr="00203FE9">
        <w:t xml:space="preserve"> </w:t>
      </w:r>
      <w:r>
        <w:t>Results of the i</w:t>
      </w:r>
      <w:r w:rsidRPr="00203FE9">
        <w:t xml:space="preserve">ndependent sample </w:t>
      </w:r>
      <w:r w:rsidRPr="002E2B9D">
        <w:t>t</w:t>
      </w:r>
      <w:r w:rsidRPr="00203FE9">
        <w:t xml:space="preserve">-test </w:t>
      </w:r>
      <w:r>
        <w:t xml:space="preserve">comparing the activities of the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rsidRPr="00B833E4">
        <w:t>|MoO</w:t>
      </w:r>
      <w:r w:rsidRPr="00B833E4">
        <w:rPr>
          <w:vertAlign w:val="subscript"/>
        </w:rPr>
        <w:t>3</w:t>
      </w:r>
      <w:r>
        <w:t xml:space="preserve"> and </w:t>
      </w:r>
      <w:r w:rsidRPr="00B833E4">
        <w:t>TiO</w:t>
      </w:r>
      <w:r w:rsidRPr="00B833E4">
        <w:rPr>
          <w:vertAlign w:val="subscript"/>
        </w:rPr>
        <w:t>2</w:t>
      </w:r>
      <w:r w:rsidRPr="00B833E4">
        <w:t>|Co</w:t>
      </w:r>
      <w:r w:rsidRPr="00B833E4">
        <w:rPr>
          <w:vertAlign w:val="subscript"/>
        </w:rPr>
        <w:t>3</w:t>
      </w:r>
      <w:r w:rsidRPr="00B833E4">
        <w:t>O</w:t>
      </w:r>
      <w:r w:rsidRPr="00B833E4">
        <w:rPr>
          <w:vertAlign w:val="subscript"/>
        </w:rPr>
        <w:t>4</w:t>
      </w:r>
      <w:r>
        <w:t xml:space="preserve"> libraries</w:t>
      </w:r>
      <w:r w:rsidRPr="00203FE9">
        <w:t>.</w:t>
      </w:r>
      <w:bookmarkEnd w:id="196"/>
    </w:p>
    <w:tbl>
      <w:tblPr>
        <w:tblW w:w="8568" w:type="dxa"/>
        <w:jc w:val="center"/>
        <w:tblLook w:val="04A0" w:firstRow="1" w:lastRow="0" w:firstColumn="1" w:lastColumn="0" w:noHBand="0" w:noVBand="1"/>
      </w:tblPr>
      <w:tblGrid>
        <w:gridCol w:w="1548"/>
        <w:gridCol w:w="810"/>
        <w:gridCol w:w="810"/>
        <w:gridCol w:w="1170"/>
        <w:gridCol w:w="1080"/>
        <w:gridCol w:w="1080"/>
        <w:gridCol w:w="900"/>
        <w:gridCol w:w="1170"/>
      </w:tblGrid>
      <w:tr w:rsidR="009A58F7" w:rsidRPr="00922237" w14:paraId="4A5CED77" w14:textId="77777777" w:rsidTr="00B20220">
        <w:trPr>
          <w:trHeight w:val="330"/>
          <w:jc w:val="center"/>
        </w:trPr>
        <w:tc>
          <w:tcPr>
            <w:tcW w:w="1548" w:type="dxa"/>
            <w:tcBorders>
              <w:top w:val="nil"/>
              <w:left w:val="nil"/>
              <w:bottom w:val="nil"/>
              <w:right w:val="nil"/>
            </w:tcBorders>
            <w:shd w:val="clear" w:color="auto" w:fill="auto"/>
            <w:noWrap/>
            <w:vAlign w:val="bottom"/>
            <w:hideMark/>
          </w:tcPr>
          <w:p w14:paraId="14B7ADE8" w14:textId="77777777" w:rsidR="009A58F7" w:rsidRPr="00922237" w:rsidRDefault="009A58F7" w:rsidP="009B1370">
            <w:pPr>
              <w:spacing w:after="0" w:line="240" w:lineRule="auto"/>
              <w:rPr>
                <w:rFonts w:ascii="Times New Roman" w:eastAsia="Times New Roman" w:hAnsi="Times New Roman" w:cs="Times New Roman"/>
                <w:szCs w:val="20"/>
              </w:rPr>
            </w:pPr>
          </w:p>
        </w:tc>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975746"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FC08E5"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r w:rsidRPr="00922237">
              <w:rPr>
                <w:rFonts w:ascii="Times New Roman" w:eastAsia="Times New Roman" w:hAnsi="Times New Roman" w:cs="Times New Roman"/>
                <w:b/>
                <w:bCs/>
                <w:color w:val="000000"/>
              </w:rPr>
              <w:t>|MoO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 xml:space="preserve"> </w:t>
            </w:r>
          </w:p>
        </w:tc>
        <w:tc>
          <w:tcPr>
            <w:tcW w:w="1080" w:type="dxa"/>
            <w:tcBorders>
              <w:top w:val="nil"/>
              <w:left w:val="nil"/>
              <w:bottom w:val="nil"/>
              <w:right w:val="nil"/>
            </w:tcBorders>
            <w:shd w:val="clear" w:color="auto" w:fill="auto"/>
            <w:noWrap/>
            <w:vAlign w:val="bottom"/>
            <w:hideMark/>
          </w:tcPr>
          <w:p w14:paraId="54EE2BAE"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p>
        </w:tc>
        <w:tc>
          <w:tcPr>
            <w:tcW w:w="900" w:type="dxa"/>
            <w:tcBorders>
              <w:top w:val="nil"/>
              <w:left w:val="nil"/>
              <w:bottom w:val="nil"/>
              <w:right w:val="nil"/>
            </w:tcBorders>
            <w:shd w:val="clear" w:color="auto" w:fill="auto"/>
            <w:noWrap/>
            <w:vAlign w:val="bottom"/>
            <w:hideMark/>
          </w:tcPr>
          <w:p w14:paraId="500EA107" w14:textId="77777777" w:rsidR="009A58F7" w:rsidRPr="00922237" w:rsidRDefault="009A58F7" w:rsidP="009B1370">
            <w:pPr>
              <w:spacing w:after="0" w:line="240" w:lineRule="auto"/>
              <w:rPr>
                <w:rFonts w:ascii="Times New Roman" w:eastAsia="Times New Roman" w:hAnsi="Times New Roman" w:cs="Times New Roman"/>
                <w:sz w:val="20"/>
                <w:szCs w:val="20"/>
              </w:rPr>
            </w:pPr>
          </w:p>
        </w:tc>
        <w:tc>
          <w:tcPr>
            <w:tcW w:w="1170" w:type="dxa"/>
            <w:tcBorders>
              <w:top w:val="nil"/>
              <w:left w:val="nil"/>
              <w:bottom w:val="single" w:sz="4" w:space="0" w:color="auto"/>
              <w:right w:val="nil"/>
            </w:tcBorders>
            <w:shd w:val="clear" w:color="auto" w:fill="auto"/>
            <w:noWrap/>
            <w:vAlign w:val="bottom"/>
            <w:hideMark/>
          </w:tcPr>
          <w:p w14:paraId="5C447C2F" w14:textId="77777777" w:rsidR="009A58F7" w:rsidRPr="00922237" w:rsidRDefault="009A58F7" w:rsidP="009B1370">
            <w:pPr>
              <w:spacing w:after="0" w:line="240" w:lineRule="auto"/>
              <w:rPr>
                <w:rFonts w:ascii="Arial" w:eastAsia="Times New Roman" w:hAnsi="Arial" w:cs="Arial"/>
                <w:color w:val="000000"/>
              </w:rPr>
            </w:pPr>
            <w:r w:rsidRPr="00922237">
              <w:rPr>
                <w:rFonts w:ascii="Arial" w:eastAsia="Times New Roman" w:hAnsi="Arial" w:cs="Arial"/>
                <w:color w:val="000000"/>
                <w:szCs w:val="22"/>
              </w:rPr>
              <w:t> </w:t>
            </w:r>
          </w:p>
        </w:tc>
      </w:tr>
      <w:tr w:rsidR="009A58F7" w:rsidRPr="00922237" w14:paraId="5E9FE8CE" w14:textId="77777777" w:rsidTr="00B20220">
        <w:trPr>
          <w:trHeight w:val="330"/>
          <w:jc w:val="center"/>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0ED8A0" w14:textId="77777777" w:rsidR="009A58F7" w:rsidRPr="00922237" w:rsidRDefault="009A58F7" w:rsidP="009B1370">
            <w:pPr>
              <w:spacing w:after="0" w:line="240" w:lineRule="auto"/>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Activity</w:t>
            </w:r>
          </w:p>
        </w:tc>
        <w:tc>
          <w:tcPr>
            <w:tcW w:w="810" w:type="dxa"/>
            <w:tcBorders>
              <w:top w:val="nil"/>
              <w:left w:val="nil"/>
              <w:bottom w:val="single" w:sz="8" w:space="0" w:color="auto"/>
              <w:right w:val="single" w:sz="8" w:space="0" w:color="auto"/>
            </w:tcBorders>
            <w:shd w:val="clear" w:color="auto" w:fill="auto"/>
            <w:noWrap/>
            <w:vAlign w:val="center"/>
            <w:hideMark/>
          </w:tcPr>
          <w:p w14:paraId="56996FA1"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Mean</w:t>
            </w:r>
          </w:p>
        </w:tc>
        <w:tc>
          <w:tcPr>
            <w:tcW w:w="810" w:type="dxa"/>
            <w:tcBorders>
              <w:top w:val="nil"/>
              <w:left w:val="nil"/>
              <w:bottom w:val="single" w:sz="8" w:space="0" w:color="auto"/>
              <w:right w:val="single" w:sz="8" w:space="0" w:color="auto"/>
            </w:tcBorders>
            <w:shd w:val="clear" w:color="auto" w:fill="auto"/>
            <w:noWrap/>
            <w:vAlign w:val="center"/>
            <w:hideMark/>
          </w:tcPr>
          <w:p w14:paraId="575C56D8"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SD</w:t>
            </w:r>
          </w:p>
        </w:tc>
        <w:tc>
          <w:tcPr>
            <w:tcW w:w="1170" w:type="dxa"/>
            <w:tcBorders>
              <w:top w:val="nil"/>
              <w:left w:val="nil"/>
              <w:bottom w:val="single" w:sz="8" w:space="0" w:color="auto"/>
              <w:right w:val="single" w:sz="8" w:space="0" w:color="auto"/>
            </w:tcBorders>
            <w:shd w:val="clear" w:color="auto" w:fill="auto"/>
            <w:noWrap/>
            <w:vAlign w:val="center"/>
            <w:hideMark/>
          </w:tcPr>
          <w:p w14:paraId="0C7C70C4"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Mean</w:t>
            </w:r>
          </w:p>
        </w:tc>
        <w:tc>
          <w:tcPr>
            <w:tcW w:w="1080" w:type="dxa"/>
            <w:tcBorders>
              <w:top w:val="nil"/>
              <w:left w:val="nil"/>
              <w:bottom w:val="single" w:sz="8" w:space="0" w:color="auto"/>
              <w:right w:val="single" w:sz="8" w:space="0" w:color="auto"/>
            </w:tcBorders>
            <w:shd w:val="clear" w:color="auto" w:fill="auto"/>
            <w:noWrap/>
            <w:vAlign w:val="center"/>
            <w:hideMark/>
          </w:tcPr>
          <w:p w14:paraId="1CFECFF2"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SD</w:t>
            </w:r>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67C27FD"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t-test</w:t>
            </w:r>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14:paraId="14171424"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proofErr w:type="spellStart"/>
            <w:r w:rsidRPr="00922237">
              <w:rPr>
                <w:rFonts w:ascii="Times New Roman" w:eastAsia="Times New Roman" w:hAnsi="Times New Roman" w:cs="Times New Roman"/>
                <w:b/>
                <w:bCs/>
                <w:color w:val="000000"/>
              </w:rPr>
              <w:t>df</w:t>
            </w:r>
            <w:proofErr w:type="spellEnd"/>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546C6D0A" w14:textId="77777777" w:rsidR="009A58F7" w:rsidRPr="00922237" w:rsidRDefault="009A58F7"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p-value</w:t>
            </w:r>
          </w:p>
        </w:tc>
      </w:tr>
      <w:tr w:rsidR="009A58F7" w:rsidRPr="00922237" w14:paraId="1CEF8E25" w14:textId="77777777" w:rsidTr="00B20220">
        <w:trPr>
          <w:trHeight w:val="390"/>
          <w:jc w:val="center"/>
        </w:trPr>
        <w:tc>
          <w:tcPr>
            <w:tcW w:w="1548" w:type="dxa"/>
            <w:tcBorders>
              <w:top w:val="nil"/>
              <w:left w:val="single" w:sz="8" w:space="0" w:color="auto"/>
              <w:bottom w:val="single" w:sz="8" w:space="0" w:color="auto"/>
              <w:right w:val="nil"/>
            </w:tcBorders>
            <w:shd w:val="clear" w:color="auto" w:fill="auto"/>
            <w:noWrap/>
            <w:vAlign w:val="center"/>
            <w:hideMark/>
          </w:tcPr>
          <w:p w14:paraId="37B30E50" w14:textId="77777777" w:rsidR="009A58F7" w:rsidRPr="00922237" w:rsidRDefault="009A58F7" w:rsidP="009B1370">
            <w:pPr>
              <w:spacing w:after="0" w:line="240" w:lineRule="auto"/>
              <w:rPr>
                <w:rFonts w:ascii="Times New Roman" w:eastAsia="Times New Roman" w:hAnsi="Times New Roman" w:cs="Times New Roman"/>
                <w:i/>
                <w:iCs/>
                <w:color w:val="000000"/>
              </w:rPr>
            </w:pPr>
            <w:proofErr w:type="spellStart"/>
            <w:r w:rsidRPr="00922237">
              <w:rPr>
                <w:rFonts w:ascii="Times New Roman" w:eastAsia="Times New Roman" w:hAnsi="Times New Roman" w:cs="Times New Roman"/>
                <w:i/>
                <w:iCs/>
                <w:color w:val="000000"/>
              </w:rPr>
              <w:t>V</w:t>
            </w:r>
            <w:r w:rsidRPr="00922237">
              <w:rPr>
                <w:rFonts w:ascii="Times New Roman" w:eastAsia="Times New Roman" w:hAnsi="Times New Roman" w:cs="Times New Roman"/>
                <w:i/>
                <w:iCs/>
                <w:color w:val="000000"/>
                <w:vertAlign w:val="subscript"/>
              </w:rPr>
              <w:t>oc</w:t>
            </w:r>
            <w:proofErr w:type="spellEnd"/>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(mV)</w:t>
            </w:r>
          </w:p>
        </w:tc>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6B38E6F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173</w:t>
            </w:r>
          </w:p>
        </w:tc>
        <w:tc>
          <w:tcPr>
            <w:tcW w:w="810" w:type="dxa"/>
            <w:tcBorders>
              <w:top w:val="nil"/>
              <w:left w:val="nil"/>
              <w:bottom w:val="single" w:sz="8" w:space="0" w:color="auto"/>
              <w:right w:val="single" w:sz="8" w:space="0" w:color="auto"/>
            </w:tcBorders>
            <w:shd w:val="clear" w:color="auto" w:fill="auto"/>
            <w:noWrap/>
            <w:vAlign w:val="center"/>
            <w:hideMark/>
          </w:tcPr>
          <w:p w14:paraId="010215D0"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149</w:t>
            </w:r>
          </w:p>
        </w:tc>
        <w:tc>
          <w:tcPr>
            <w:tcW w:w="1170" w:type="dxa"/>
            <w:tcBorders>
              <w:top w:val="nil"/>
              <w:left w:val="nil"/>
              <w:bottom w:val="single" w:sz="8" w:space="0" w:color="auto"/>
              <w:right w:val="single" w:sz="8" w:space="0" w:color="auto"/>
            </w:tcBorders>
            <w:shd w:val="clear" w:color="auto" w:fill="auto"/>
            <w:noWrap/>
            <w:vAlign w:val="center"/>
            <w:hideMark/>
          </w:tcPr>
          <w:p w14:paraId="480B6BF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446</w:t>
            </w:r>
          </w:p>
        </w:tc>
        <w:tc>
          <w:tcPr>
            <w:tcW w:w="1080" w:type="dxa"/>
            <w:tcBorders>
              <w:top w:val="nil"/>
              <w:left w:val="nil"/>
              <w:bottom w:val="single" w:sz="8" w:space="0" w:color="auto"/>
              <w:right w:val="single" w:sz="8" w:space="0" w:color="auto"/>
            </w:tcBorders>
            <w:shd w:val="clear" w:color="auto" w:fill="auto"/>
            <w:noWrap/>
            <w:vAlign w:val="center"/>
            <w:hideMark/>
          </w:tcPr>
          <w:p w14:paraId="793973F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146</w:t>
            </w:r>
          </w:p>
        </w:tc>
        <w:tc>
          <w:tcPr>
            <w:tcW w:w="1080" w:type="dxa"/>
            <w:tcBorders>
              <w:top w:val="nil"/>
              <w:left w:val="nil"/>
              <w:bottom w:val="single" w:sz="8" w:space="0" w:color="auto"/>
              <w:right w:val="single" w:sz="8" w:space="0" w:color="auto"/>
            </w:tcBorders>
            <w:shd w:val="clear" w:color="auto" w:fill="auto"/>
            <w:noWrap/>
            <w:vAlign w:val="bottom"/>
            <w:hideMark/>
          </w:tcPr>
          <w:p w14:paraId="2C22A77E"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-14.79</w:t>
            </w:r>
          </w:p>
        </w:tc>
        <w:tc>
          <w:tcPr>
            <w:tcW w:w="900" w:type="dxa"/>
            <w:tcBorders>
              <w:top w:val="nil"/>
              <w:left w:val="nil"/>
              <w:bottom w:val="single" w:sz="8" w:space="0" w:color="auto"/>
              <w:right w:val="single" w:sz="8" w:space="0" w:color="auto"/>
            </w:tcBorders>
            <w:shd w:val="clear" w:color="auto" w:fill="auto"/>
            <w:noWrap/>
            <w:vAlign w:val="bottom"/>
            <w:hideMark/>
          </w:tcPr>
          <w:p w14:paraId="488061D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00356EFD"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76CA9BC9" w14:textId="77777777" w:rsidTr="00B20220">
        <w:trPr>
          <w:trHeight w:val="390"/>
          <w:jc w:val="center"/>
        </w:trPr>
        <w:tc>
          <w:tcPr>
            <w:tcW w:w="1548" w:type="dxa"/>
            <w:tcBorders>
              <w:top w:val="nil"/>
              <w:left w:val="single" w:sz="8" w:space="0" w:color="auto"/>
              <w:bottom w:val="single" w:sz="8" w:space="0" w:color="auto"/>
              <w:right w:val="nil"/>
            </w:tcBorders>
            <w:shd w:val="clear" w:color="auto" w:fill="auto"/>
            <w:noWrap/>
            <w:vAlign w:val="center"/>
            <w:hideMark/>
          </w:tcPr>
          <w:p w14:paraId="2D2CD7B1" w14:textId="77777777" w:rsidR="009A58F7" w:rsidRPr="00922237" w:rsidRDefault="009A58F7" w:rsidP="009B1370">
            <w:pPr>
              <w:spacing w:after="0" w:line="240" w:lineRule="auto"/>
              <w:rPr>
                <w:rFonts w:ascii="Times New Roman" w:eastAsia="Times New Roman" w:hAnsi="Times New Roman" w:cs="Times New Roman"/>
                <w:i/>
                <w:iCs/>
                <w:color w:val="000000"/>
              </w:rPr>
            </w:pPr>
            <w:proofErr w:type="spellStart"/>
            <w:r w:rsidRPr="00922237">
              <w:rPr>
                <w:rFonts w:ascii="Times New Roman" w:eastAsia="Times New Roman" w:hAnsi="Times New Roman" w:cs="Times New Roman"/>
                <w:i/>
                <w:iCs/>
                <w:color w:val="000000"/>
              </w:rPr>
              <w:t>J</w:t>
            </w:r>
            <w:r w:rsidRPr="00922237">
              <w:rPr>
                <w:rFonts w:ascii="Times New Roman" w:eastAsia="Times New Roman" w:hAnsi="Times New Roman" w:cs="Times New Roman"/>
                <w:i/>
                <w:iCs/>
                <w:color w:val="000000"/>
                <w:vertAlign w:val="subscript"/>
              </w:rPr>
              <w:t>sc</w:t>
            </w:r>
            <w:proofErr w:type="spellEnd"/>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(µA/cm</w:t>
            </w:r>
            <w:r w:rsidRPr="00922237">
              <w:rPr>
                <w:rFonts w:ascii="Times New Roman" w:eastAsia="Times New Roman" w:hAnsi="Times New Roman" w:cs="Times New Roman"/>
                <w:color w:val="000000"/>
                <w:sz w:val="16"/>
                <w:szCs w:val="16"/>
                <w:vertAlign w:val="superscript"/>
              </w:rPr>
              <w:t>2</w:t>
            </w:r>
            <w:r w:rsidRPr="00922237">
              <w:rPr>
                <w:rFonts w:ascii="Times New Roman" w:eastAsia="Times New Roman" w:hAnsi="Times New Roman" w:cs="Times New Roman"/>
                <w:color w:val="000000"/>
                <w:sz w:val="16"/>
                <w:szCs w:val="16"/>
              </w:rPr>
              <w:t>)</w:t>
            </w:r>
          </w:p>
        </w:tc>
        <w:tc>
          <w:tcPr>
            <w:tcW w:w="810" w:type="dxa"/>
            <w:tcBorders>
              <w:top w:val="nil"/>
              <w:left w:val="single" w:sz="8" w:space="0" w:color="auto"/>
              <w:bottom w:val="nil"/>
              <w:right w:val="nil"/>
            </w:tcBorders>
            <w:shd w:val="clear" w:color="auto" w:fill="auto"/>
            <w:noWrap/>
            <w:vAlign w:val="bottom"/>
            <w:hideMark/>
          </w:tcPr>
          <w:p w14:paraId="2C5B76A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8.76</w:t>
            </w:r>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4BE36D8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5.48</w:t>
            </w:r>
          </w:p>
        </w:tc>
        <w:tc>
          <w:tcPr>
            <w:tcW w:w="1170" w:type="dxa"/>
            <w:tcBorders>
              <w:top w:val="nil"/>
              <w:left w:val="nil"/>
              <w:bottom w:val="single" w:sz="8" w:space="0" w:color="auto"/>
              <w:right w:val="single" w:sz="8" w:space="0" w:color="auto"/>
            </w:tcBorders>
            <w:shd w:val="clear" w:color="auto" w:fill="auto"/>
            <w:noWrap/>
            <w:vAlign w:val="bottom"/>
            <w:hideMark/>
          </w:tcPr>
          <w:p w14:paraId="6EECFEB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17.41</w:t>
            </w:r>
          </w:p>
        </w:tc>
        <w:tc>
          <w:tcPr>
            <w:tcW w:w="1080" w:type="dxa"/>
            <w:tcBorders>
              <w:top w:val="nil"/>
              <w:left w:val="nil"/>
              <w:bottom w:val="single" w:sz="8" w:space="0" w:color="auto"/>
              <w:right w:val="single" w:sz="8" w:space="0" w:color="auto"/>
            </w:tcBorders>
            <w:shd w:val="clear" w:color="auto" w:fill="auto"/>
            <w:noWrap/>
            <w:vAlign w:val="bottom"/>
            <w:hideMark/>
          </w:tcPr>
          <w:p w14:paraId="14F3F724"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3.82</w:t>
            </w:r>
          </w:p>
        </w:tc>
        <w:tc>
          <w:tcPr>
            <w:tcW w:w="1080" w:type="dxa"/>
            <w:tcBorders>
              <w:top w:val="nil"/>
              <w:left w:val="nil"/>
              <w:bottom w:val="single" w:sz="8" w:space="0" w:color="auto"/>
              <w:right w:val="single" w:sz="8" w:space="0" w:color="auto"/>
            </w:tcBorders>
            <w:shd w:val="clear" w:color="auto" w:fill="auto"/>
            <w:noWrap/>
            <w:vAlign w:val="bottom"/>
            <w:hideMark/>
          </w:tcPr>
          <w:p w14:paraId="6E5CD8F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-14.97</w:t>
            </w:r>
          </w:p>
        </w:tc>
        <w:tc>
          <w:tcPr>
            <w:tcW w:w="900" w:type="dxa"/>
            <w:tcBorders>
              <w:top w:val="nil"/>
              <w:left w:val="nil"/>
              <w:bottom w:val="single" w:sz="8" w:space="0" w:color="auto"/>
              <w:right w:val="single" w:sz="8" w:space="0" w:color="auto"/>
            </w:tcBorders>
            <w:shd w:val="clear" w:color="auto" w:fill="auto"/>
            <w:noWrap/>
            <w:vAlign w:val="bottom"/>
            <w:hideMark/>
          </w:tcPr>
          <w:p w14:paraId="7AFBB6F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25A645A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7A970B33" w14:textId="77777777" w:rsidTr="00B20220">
        <w:trPr>
          <w:trHeight w:val="330"/>
          <w:jc w:val="center"/>
        </w:trPr>
        <w:tc>
          <w:tcPr>
            <w:tcW w:w="1548" w:type="dxa"/>
            <w:tcBorders>
              <w:top w:val="nil"/>
              <w:left w:val="single" w:sz="8" w:space="0" w:color="auto"/>
              <w:bottom w:val="single" w:sz="8" w:space="0" w:color="auto"/>
              <w:right w:val="nil"/>
            </w:tcBorders>
            <w:shd w:val="clear" w:color="auto" w:fill="auto"/>
            <w:noWrap/>
            <w:vAlign w:val="center"/>
            <w:hideMark/>
          </w:tcPr>
          <w:p w14:paraId="55C76DD9"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IQE</w:t>
            </w:r>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w:t>
            </w:r>
          </w:p>
        </w:tc>
        <w:tc>
          <w:tcPr>
            <w:tcW w:w="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CDF32C"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0.04</w:t>
            </w:r>
          </w:p>
        </w:tc>
        <w:tc>
          <w:tcPr>
            <w:tcW w:w="810" w:type="dxa"/>
            <w:tcBorders>
              <w:top w:val="nil"/>
              <w:left w:val="nil"/>
              <w:bottom w:val="single" w:sz="8" w:space="0" w:color="auto"/>
              <w:right w:val="single" w:sz="8" w:space="0" w:color="auto"/>
            </w:tcBorders>
            <w:shd w:val="clear" w:color="auto" w:fill="auto"/>
            <w:noWrap/>
            <w:vAlign w:val="bottom"/>
            <w:hideMark/>
          </w:tcPr>
          <w:p w14:paraId="1DF6DAE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0.01</w:t>
            </w:r>
          </w:p>
        </w:tc>
        <w:tc>
          <w:tcPr>
            <w:tcW w:w="1170" w:type="dxa"/>
            <w:tcBorders>
              <w:top w:val="nil"/>
              <w:left w:val="nil"/>
              <w:bottom w:val="single" w:sz="8" w:space="0" w:color="auto"/>
              <w:right w:val="single" w:sz="8" w:space="0" w:color="auto"/>
            </w:tcBorders>
            <w:shd w:val="clear" w:color="auto" w:fill="auto"/>
            <w:noWrap/>
            <w:vAlign w:val="bottom"/>
            <w:hideMark/>
          </w:tcPr>
          <w:p w14:paraId="22392D7C"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0.13</w:t>
            </w:r>
          </w:p>
        </w:tc>
        <w:tc>
          <w:tcPr>
            <w:tcW w:w="1080" w:type="dxa"/>
            <w:tcBorders>
              <w:top w:val="nil"/>
              <w:left w:val="nil"/>
              <w:bottom w:val="single" w:sz="8" w:space="0" w:color="auto"/>
              <w:right w:val="single" w:sz="8" w:space="0" w:color="auto"/>
            </w:tcBorders>
            <w:shd w:val="clear" w:color="auto" w:fill="auto"/>
            <w:noWrap/>
            <w:vAlign w:val="bottom"/>
            <w:hideMark/>
          </w:tcPr>
          <w:p w14:paraId="0692A5CC"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0.07</w:t>
            </w:r>
          </w:p>
        </w:tc>
        <w:tc>
          <w:tcPr>
            <w:tcW w:w="1080" w:type="dxa"/>
            <w:tcBorders>
              <w:top w:val="nil"/>
              <w:left w:val="nil"/>
              <w:bottom w:val="single" w:sz="8" w:space="0" w:color="auto"/>
              <w:right w:val="single" w:sz="8" w:space="0" w:color="auto"/>
            </w:tcBorders>
            <w:shd w:val="clear" w:color="auto" w:fill="auto"/>
            <w:noWrap/>
            <w:vAlign w:val="bottom"/>
            <w:hideMark/>
          </w:tcPr>
          <w:p w14:paraId="42EF3BF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-12.39</w:t>
            </w:r>
          </w:p>
        </w:tc>
        <w:tc>
          <w:tcPr>
            <w:tcW w:w="900" w:type="dxa"/>
            <w:tcBorders>
              <w:top w:val="nil"/>
              <w:left w:val="nil"/>
              <w:bottom w:val="single" w:sz="8" w:space="0" w:color="auto"/>
              <w:right w:val="single" w:sz="8" w:space="0" w:color="auto"/>
            </w:tcBorders>
            <w:shd w:val="clear" w:color="auto" w:fill="auto"/>
            <w:noWrap/>
            <w:vAlign w:val="bottom"/>
            <w:hideMark/>
          </w:tcPr>
          <w:p w14:paraId="6EDCE0DA"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2AAAEEC7"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1D36629F" w14:textId="77777777" w:rsidTr="00B20220">
        <w:trPr>
          <w:trHeight w:val="330"/>
          <w:jc w:val="center"/>
        </w:trPr>
        <w:tc>
          <w:tcPr>
            <w:tcW w:w="1548" w:type="dxa"/>
            <w:tcBorders>
              <w:top w:val="nil"/>
              <w:left w:val="single" w:sz="8" w:space="0" w:color="auto"/>
              <w:bottom w:val="single" w:sz="8" w:space="0" w:color="auto"/>
              <w:right w:val="nil"/>
            </w:tcBorders>
            <w:shd w:val="clear" w:color="auto" w:fill="auto"/>
            <w:noWrap/>
            <w:vAlign w:val="center"/>
            <w:hideMark/>
          </w:tcPr>
          <w:p w14:paraId="0F95AB9A" w14:textId="77777777" w:rsidR="009A58F7" w:rsidRPr="00922237" w:rsidRDefault="009A58F7" w:rsidP="009B1370">
            <w:pPr>
              <w:spacing w:after="0" w:line="240" w:lineRule="auto"/>
              <w:rPr>
                <w:rFonts w:ascii="Times New Roman" w:eastAsia="Times New Roman" w:hAnsi="Times New Roman" w:cs="Times New Roman"/>
                <w:i/>
                <w:iCs/>
                <w:color w:val="000000"/>
              </w:rPr>
            </w:pPr>
            <w:r w:rsidRPr="00922237">
              <w:rPr>
                <w:rFonts w:ascii="Times New Roman" w:eastAsia="Times New Roman" w:hAnsi="Times New Roman" w:cs="Times New Roman"/>
                <w:i/>
                <w:iCs/>
                <w:color w:val="000000"/>
              </w:rPr>
              <w:t>FF</w:t>
            </w:r>
            <w:r w:rsidRPr="00922237">
              <w:rPr>
                <w:rFonts w:ascii="Times New Roman" w:eastAsia="Times New Roman" w:hAnsi="Times New Roman" w:cs="Times New Roman"/>
                <w:color w:val="000000"/>
              </w:rPr>
              <w:t xml:space="preserve"> </w:t>
            </w:r>
            <w:r w:rsidRPr="00922237">
              <w:rPr>
                <w:rFonts w:ascii="Times New Roman" w:eastAsia="Times New Roman" w:hAnsi="Times New Roman" w:cs="Times New Roman"/>
                <w:color w:val="000000"/>
                <w:sz w:val="16"/>
                <w:szCs w:val="16"/>
              </w:rPr>
              <w:t>(%)</w:t>
            </w:r>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7BE4E10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25.76</w:t>
            </w:r>
          </w:p>
        </w:tc>
        <w:tc>
          <w:tcPr>
            <w:tcW w:w="810" w:type="dxa"/>
            <w:tcBorders>
              <w:top w:val="nil"/>
              <w:left w:val="nil"/>
              <w:bottom w:val="single" w:sz="8" w:space="0" w:color="auto"/>
              <w:right w:val="single" w:sz="8" w:space="0" w:color="auto"/>
            </w:tcBorders>
            <w:shd w:val="clear" w:color="auto" w:fill="auto"/>
            <w:noWrap/>
            <w:vAlign w:val="bottom"/>
            <w:hideMark/>
          </w:tcPr>
          <w:p w14:paraId="16999838"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4.21</w:t>
            </w:r>
          </w:p>
        </w:tc>
        <w:tc>
          <w:tcPr>
            <w:tcW w:w="1170" w:type="dxa"/>
            <w:tcBorders>
              <w:top w:val="nil"/>
              <w:left w:val="nil"/>
              <w:bottom w:val="single" w:sz="8" w:space="0" w:color="auto"/>
              <w:right w:val="single" w:sz="8" w:space="0" w:color="auto"/>
            </w:tcBorders>
            <w:shd w:val="clear" w:color="auto" w:fill="auto"/>
            <w:noWrap/>
            <w:vAlign w:val="bottom"/>
            <w:hideMark/>
          </w:tcPr>
          <w:p w14:paraId="1D716BB2"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29.8</w:t>
            </w:r>
          </w:p>
        </w:tc>
        <w:tc>
          <w:tcPr>
            <w:tcW w:w="1080" w:type="dxa"/>
            <w:tcBorders>
              <w:top w:val="nil"/>
              <w:left w:val="nil"/>
              <w:bottom w:val="single" w:sz="8" w:space="0" w:color="auto"/>
              <w:right w:val="single" w:sz="8" w:space="0" w:color="auto"/>
            </w:tcBorders>
            <w:shd w:val="clear" w:color="auto" w:fill="auto"/>
            <w:noWrap/>
            <w:vAlign w:val="bottom"/>
            <w:hideMark/>
          </w:tcPr>
          <w:p w14:paraId="233D4CDB"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3.6</w:t>
            </w:r>
          </w:p>
        </w:tc>
        <w:tc>
          <w:tcPr>
            <w:tcW w:w="1080" w:type="dxa"/>
            <w:tcBorders>
              <w:top w:val="nil"/>
              <w:left w:val="nil"/>
              <w:bottom w:val="single" w:sz="8" w:space="0" w:color="auto"/>
              <w:right w:val="single" w:sz="8" w:space="0" w:color="auto"/>
            </w:tcBorders>
            <w:shd w:val="clear" w:color="auto" w:fill="auto"/>
            <w:noWrap/>
            <w:vAlign w:val="bottom"/>
            <w:hideMark/>
          </w:tcPr>
          <w:p w14:paraId="01BA221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-8.3</w:t>
            </w:r>
            <w:r>
              <w:rPr>
                <w:rFonts w:ascii="Times New Roman" w:eastAsia="Times New Roman" w:hAnsi="Times New Roman" w:cs="Times New Roman"/>
                <w:color w:val="000000"/>
              </w:rPr>
              <w:t>0</w:t>
            </w:r>
          </w:p>
        </w:tc>
        <w:tc>
          <w:tcPr>
            <w:tcW w:w="900" w:type="dxa"/>
            <w:tcBorders>
              <w:top w:val="nil"/>
              <w:left w:val="nil"/>
              <w:bottom w:val="single" w:sz="8" w:space="0" w:color="auto"/>
              <w:right w:val="single" w:sz="8" w:space="0" w:color="auto"/>
            </w:tcBorders>
            <w:shd w:val="clear" w:color="auto" w:fill="auto"/>
            <w:noWrap/>
            <w:vAlign w:val="bottom"/>
            <w:hideMark/>
          </w:tcPr>
          <w:p w14:paraId="5CBA662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75ECEC69"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r w:rsidR="009A58F7" w:rsidRPr="00922237" w14:paraId="056A8458" w14:textId="77777777" w:rsidTr="00B20220">
        <w:trPr>
          <w:trHeight w:val="330"/>
          <w:jc w:val="center"/>
        </w:trPr>
        <w:tc>
          <w:tcPr>
            <w:tcW w:w="1548" w:type="dxa"/>
            <w:tcBorders>
              <w:top w:val="nil"/>
              <w:left w:val="single" w:sz="8" w:space="0" w:color="auto"/>
              <w:bottom w:val="single" w:sz="8" w:space="0" w:color="auto"/>
              <w:right w:val="nil"/>
            </w:tcBorders>
            <w:shd w:val="clear" w:color="auto" w:fill="auto"/>
            <w:noWrap/>
            <w:vAlign w:val="center"/>
            <w:hideMark/>
          </w:tcPr>
          <w:p w14:paraId="4A722595" w14:textId="77777777" w:rsidR="009A58F7" w:rsidRPr="00922237" w:rsidRDefault="009A58F7" w:rsidP="009B1370">
            <w:pPr>
              <w:spacing w:after="0" w:line="240" w:lineRule="auto"/>
              <w:rPr>
                <w:rFonts w:ascii="Times New Roman" w:eastAsia="Times New Roman" w:hAnsi="Times New Roman" w:cs="Times New Roman"/>
                <w:i/>
                <w:iCs/>
                <w:color w:val="000000"/>
              </w:rPr>
            </w:pPr>
            <w:proofErr w:type="spellStart"/>
            <w:r w:rsidRPr="00922237">
              <w:rPr>
                <w:rFonts w:ascii="Times New Roman" w:eastAsia="Times New Roman" w:hAnsi="Times New Roman" w:cs="Times New Roman"/>
                <w:i/>
                <w:iCs/>
                <w:color w:val="000000"/>
              </w:rPr>
              <w:t>Pmax</w:t>
            </w:r>
            <w:proofErr w:type="spellEnd"/>
            <w:r w:rsidRPr="00922237">
              <w:rPr>
                <w:rFonts w:ascii="Times New Roman" w:eastAsia="Times New Roman" w:hAnsi="Times New Roman" w:cs="Times New Roman"/>
                <w:i/>
                <w:iCs/>
                <w:color w:val="000000"/>
              </w:rPr>
              <w:t xml:space="preserve"> </w:t>
            </w:r>
            <w:proofErr w:type="gramStart"/>
            <w:r w:rsidRPr="00922237">
              <w:rPr>
                <w:rFonts w:ascii="Times New Roman" w:eastAsia="Times New Roman" w:hAnsi="Times New Roman" w:cs="Times New Roman"/>
                <w:color w:val="000000"/>
                <w:sz w:val="16"/>
                <w:szCs w:val="16"/>
              </w:rPr>
              <w:t>( µW</w:t>
            </w:r>
            <w:proofErr w:type="gramEnd"/>
            <w:r w:rsidRPr="00922237">
              <w:rPr>
                <w:rFonts w:ascii="Times New Roman" w:eastAsia="Times New Roman" w:hAnsi="Times New Roman" w:cs="Times New Roman"/>
                <w:color w:val="000000"/>
                <w:sz w:val="16"/>
                <w:szCs w:val="16"/>
              </w:rPr>
              <w:t>/cm</w:t>
            </w:r>
            <w:r w:rsidRPr="00922237">
              <w:rPr>
                <w:rFonts w:ascii="Times New Roman" w:eastAsia="Times New Roman" w:hAnsi="Times New Roman" w:cs="Times New Roman"/>
                <w:color w:val="000000"/>
                <w:sz w:val="16"/>
                <w:szCs w:val="16"/>
                <w:vertAlign w:val="superscript"/>
              </w:rPr>
              <w:t>2</w:t>
            </w:r>
            <w:r w:rsidRPr="00922237">
              <w:rPr>
                <w:rFonts w:ascii="Times New Roman" w:eastAsia="Times New Roman" w:hAnsi="Times New Roman" w:cs="Times New Roman"/>
                <w:color w:val="000000"/>
                <w:sz w:val="16"/>
                <w:szCs w:val="16"/>
              </w:rPr>
              <w:t>)</w:t>
            </w:r>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1818AB55"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0.17</w:t>
            </w:r>
          </w:p>
        </w:tc>
        <w:tc>
          <w:tcPr>
            <w:tcW w:w="810" w:type="dxa"/>
            <w:tcBorders>
              <w:top w:val="nil"/>
              <w:left w:val="nil"/>
              <w:bottom w:val="single" w:sz="8" w:space="0" w:color="auto"/>
              <w:right w:val="single" w:sz="8" w:space="0" w:color="auto"/>
            </w:tcBorders>
            <w:shd w:val="clear" w:color="auto" w:fill="auto"/>
            <w:noWrap/>
            <w:vAlign w:val="bottom"/>
            <w:hideMark/>
          </w:tcPr>
          <w:p w14:paraId="0571AC6E"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0.22</w:t>
            </w:r>
          </w:p>
        </w:tc>
        <w:tc>
          <w:tcPr>
            <w:tcW w:w="1170" w:type="dxa"/>
            <w:tcBorders>
              <w:top w:val="nil"/>
              <w:left w:val="nil"/>
              <w:bottom w:val="single" w:sz="8" w:space="0" w:color="auto"/>
              <w:right w:val="single" w:sz="8" w:space="0" w:color="auto"/>
            </w:tcBorders>
            <w:shd w:val="clear" w:color="auto" w:fill="auto"/>
            <w:noWrap/>
            <w:vAlign w:val="bottom"/>
            <w:hideMark/>
          </w:tcPr>
          <w:p w14:paraId="74F0B58D"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0.6</w:t>
            </w:r>
          </w:p>
        </w:tc>
        <w:tc>
          <w:tcPr>
            <w:tcW w:w="1080" w:type="dxa"/>
            <w:tcBorders>
              <w:top w:val="nil"/>
              <w:left w:val="nil"/>
              <w:bottom w:val="single" w:sz="8" w:space="0" w:color="auto"/>
              <w:right w:val="single" w:sz="8" w:space="0" w:color="auto"/>
            </w:tcBorders>
            <w:shd w:val="clear" w:color="auto" w:fill="auto"/>
            <w:noWrap/>
            <w:vAlign w:val="bottom"/>
            <w:hideMark/>
          </w:tcPr>
          <w:p w14:paraId="5171C7E6"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0.23</w:t>
            </w:r>
          </w:p>
        </w:tc>
        <w:tc>
          <w:tcPr>
            <w:tcW w:w="1080" w:type="dxa"/>
            <w:tcBorders>
              <w:top w:val="nil"/>
              <w:left w:val="nil"/>
              <w:bottom w:val="single" w:sz="8" w:space="0" w:color="auto"/>
              <w:right w:val="single" w:sz="8" w:space="0" w:color="auto"/>
            </w:tcBorders>
            <w:shd w:val="clear" w:color="auto" w:fill="auto"/>
            <w:noWrap/>
            <w:vAlign w:val="bottom"/>
            <w:hideMark/>
          </w:tcPr>
          <w:p w14:paraId="150EAF21"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-14.84</w:t>
            </w:r>
          </w:p>
        </w:tc>
        <w:tc>
          <w:tcPr>
            <w:tcW w:w="900" w:type="dxa"/>
            <w:tcBorders>
              <w:top w:val="nil"/>
              <w:left w:val="nil"/>
              <w:bottom w:val="single" w:sz="8" w:space="0" w:color="auto"/>
              <w:right w:val="single" w:sz="8" w:space="0" w:color="auto"/>
            </w:tcBorders>
            <w:shd w:val="clear" w:color="auto" w:fill="auto"/>
            <w:noWrap/>
            <w:vAlign w:val="bottom"/>
            <w:hideMark/>
          </w:tcPr>
          <w:p w14:paraId="6F614007"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258</w:t>
            </w:r>
          </w:p>
        </w:tc>
        <w:tc>
          <w:tcPr>
            <w:tcW w:w="1170" w:type="dxa"/>
            <w:tcBorders>
              <w:top w:val="nil"/>
              <w:left w:val="nil"/>
              <w:bottom w:val="single" w:sz="8" w:space="0" w:color="auto"/>
              <w:right w:val="single" w:sz="8" w:space="0" w:color="auto"/>
            </w:tcBorders>
            <w:shd w:val="clear" w:color="auto" w:fill="auto"/>
            <w:noWrap/>
            <w:vAlign w:val="bottom"/>
            <w:hideMark/>
          </w:tcPr>
          <w:p w14:paraId="00E251D8" w14:textId="77777777" w:rsidR="009A58F7" w:rsidRPr="00922237" w:rsidRDefault="009A58F7" w:rsidP="009B1370">
            <w:pPr>
              <w:spacing w:after="0" w:line="240" w:lineRule="auto"/>
              <w:jc w:val="center"/>
              <w:rPr>
                <w:rFonts w:ascii="Times New Roman" w:eastAsia="Times New Roman" w:hAnsi="Times New Roman" w:cs="Times New Roman"/>
                <w:color w:val="000000"/>
              </w:rPr>
            </w:pPr>
            <w:r w:rsidRPr="00922237">
              <w:rPr>
                <w:rFonts w:ascii="Times New Roman" w:eastAsia="Times New Roman" w:hAnsi="Times New Roman" w:cs="Times New Roman"/>
                <w:color w:val="000000"/>
              </w:rPr>
              <w:t>&lt;0.001</w:t>
            </w:r>
          </w:p>
        </w:tc>
      </w:tr>
    </w:tbl>
    <w:p w14:paraId="6263D246" w14:textId="77777777" w:rsidR="00D758E6" w:rsidRDefault="00D758E6" w:rsidP="009B1370"/>
    <w:p w14:paraId="2A86B682" w14:textId="3D686615" w:rsidR="00D758E6" w:rsidRDefault="00A822B3" w:rsidP="00946890">
      <w:pPr>
        <w:pStyle w:val="Heading3"/>
      </w:pPr>
      <w:bookmarkStart w:id="197" w:name="_Toc480192480"/>
      <w:r>
        <w:t>3</w:t>
      </w:r>
      <w:r w:rsidR="00912597">
        <w:t xml:space="preserve">.1.4. </w:t>
      </w:r>
      <w:r w:rsidR="00D758E6">
        <w:t>Principal Component Analysis</w:t>
      </w:r>
      <w:bookmarkEnd w:id="197"/>
      <w:r w:rsidR="00D758E6" w:rsidRPr="009817B2">
        <w:t xml:space="preserve"> </w:t>
      </w:r>
    </w:p>
    <w:p w14:paraId="0D14631C" w14:textId="77777777" w:rsidR="00A456E8" w:rsidRPr="009817B2" w:rsidRDefault="00A456E8" w:rsidP="009B1370">
      <w:pPr>
        <w:spacing w:after="0"/>
        <w:rPr>
          <w:u w:val="single"/>
        </w:rPr>
      </w:pPr>
    </w:p>
    <w:p w14:paraId="622AE064" w14:textId="77777777" w:rsidR="00D758E6" w:rsidRDefault="00D758E6" w:rsidP="009B1370">
      <w:pPr>
        <w:spacing w:after="0"/>
      </w:pPr>
      <w:r>
        <w:t>To compare</w:t>
      </w:r>
      <w:r w:rsidRPr="00D02F60">
        <w:t xml:space="preserve"> between the libraries, we characterized each cell</w:t>
      </w:r>
      <w:r>
        <w:t xml:space="preserve"> by using the five</w:t>
      </w:r>
      <w:r w:rsidRPr="00D02F60">
        <w:t xml:space="preserve"> PV activities (</w:t>
      </w:r>
      <w:r>
        <w:rPr>
          <w:i/>
          <w:iCs/>
        </w:rPr>
        <w:t>J</w:t>
      </w:r>
      <w:r w:rsidRPr="00B14E7A">
        <w:rPr>
          <w:i/>
          <w:iCs/>
          <w:vertAlign w:val="subscript"/>
        </w:rPr>
        <w:t>SC</w:t>
      </w:r>
      <w:r>
        <w:rPr>
          <w:i/>
          <w:iCs/>
        </w:rPr>
        <w:t>, V</w:t>
      </w:r>
      <w:r w:rsidRPr="00B14E7A">
        <w:rPr>
          <w:i/>
          <w:iCs/>
          <w:vertAlign w:val="subscript"/>
        </w:rPr>
        <w:t>OC</w:t>
      </w:r>
      <w:r w:rsidRPr="00815451">
        <w:rPr>
          <w:i/>
          <w:iCs/>
        </w:rPr>
        <w:t xml:space="preserve">, IQE, FF and </w:t>
      </w:r>
      <w:proofErr w:type="spellStart"/>
      <w:r w:rsidRPr="00815451">
        <w:rPr>
          <w:i/>
          <w:iCs/>
        </w:rPr>
        <w:t>Pmax</w:t>
      </w:r>
      <w:proofErr w:type="spellEnd"/>
      <w:r w:rsidRPr="00D02F60">
        <w:t xml:space="preserve">) that form the feature (i.e. activity) space. </w:t>
      </w:r>
      <w:r>
        <w:t xml:space="preserve">In this </w:t>
      </w:r>
      <w:proofErr w:type="gramStart"/>
      <w:r>
        <w:t>space</w:t>
      </w:r>
      <w:proofErr w:type="gramEnd"/>
      <w:r>
        <w:t xml:space="preserve"> </w:t>
      </w:r>
      <w:r w:rsidRPr="00D02F60">
        <w:t>each dimension corresponds to one activity, cells are represented by point</w:t>
      </w:r>
      <w:r>
        <w:t>s</w:t>
      </w:r>
      <w:r w:rsidRPr="00D02F60">
        <w:t xml:space="preserve"> and the distance between any two points represents the degree of similarity between the corresponding solar cells. </w:t>
      </w:r>
      <w:r>
        <w:t xml:space="preserve">Next, photovoltaic cells from the two libraries were subjected, together, to PCA. In this analysis, the original 5D activity space was reduced into a 2D space with the two principal components (PCs) covering 72.0% and 18.8% of the original variance, respectively, for a total of 90.8%. The ability to capture &gt;90% of the variance using only two principal components is suggestive of high correlation between the original PV parameters. Table 2 presents the correlation between the five </w:t>
      </w:r>
      <w:r>
        <w:lastRenderedPageBreak/>
        <w:t>PV activities, where three of the ten values are indeed higher than 0.8 (</w:t>
      </w:r>
      <w:r w:rsidRPr="00506FB5">
        <w:rPr>
          <w:i/>
          <w:iCs/>
        </w:rPr>
        <w:t>IQE</w:t>
      </w:r>
      <w:r>
        <w:rPr>
          <w:i/>
          <w:iCs/>
        </w:rPr>
        <w:t>-</w:t>
      </w:r>
      <w:r w:rsidRPr="00496041">
        <w:rPr>
          <w:i/>
          <w:iCs/>
        </w:rPr>
        <w:t xml:space="preserve"> </w:t>
      </w:r>
      <w:r w:rsidRPr="00506FB5">
        <w:rPr>
          <w:i/>
          <w:iCs/>
        </w:rPr>
        <w:t>J</w:t>
      </w:r>
      <w:r w:rsidRPr="00506FB5">
        <w:rPr>
          <w:i/>
          <w:iCs/>
          <w:vertAlign w:val="subscript"/>
        </w:rPr>
        <w:t>SC</w:t>
      </w:r>
      <w:r>
        <w:t xml:space="preserve">; </w:t>
      </w:r>
      <w:proofErr w:type="spellStart"/>
      <w:r w:rsidRPr="00A93B36">
        <w:rPr>
          <w:i/>
          <w:iCs/>
        </w:rPr>
        <w:t>Pmax</w:t>
      </w:r>
      <w:proofErr w:type="spellEnd"/>
      <w:r>
        <w:rPr>
          <w:i/>
          <w:iCs/>
        </w:rPr>
        <w:t>-</w:t>
      </w:r>
      <w:r w:rsidRPr="00496041">
        <w:rPr>
          <w:i/>
          <w:iCs/>
        </w:rPr>
        <w:t xml:space="preserve"> </w:t>
      </w:r>
      <w:r w:rsidRPr="00506FB5">
        <w:rPr>
          <w:i/>
          <w:iCs/>
        </w:rPr>
        <w:t>J</w:t>
      </w:r>
      <w:r w:rsidRPr="00506FB5">
        <w:rPr>
          <w:i/>
          <w:iCs/>
          <w:vertAlign w:val="subscript"/>
        </w:rPr>
        <w:t>SC</w:t>
      </w:r>
      <w:r>
        <w:t xml:space="preserve">; and </w:t>
      </w:r>
      <w:proofErr w:type="spellStart"/>
      <w:r w:rsidRPr="00A93B36">
        <w:rPr>
          <w:i/>
          <w:iCs/>
        </w:rPr>
        <w:t>Pmax</w:t>
      </w:r>
      <w:proofErr w:type="spellEnd"/>
      <w:r>
        <w:rPr>
          <w:i/>
          <w:iCs/>
        </w:rPr>
        <w:t>-</w:t>
      </w:r>
      <w:r w:rsidRPr="00496041">
        <w:rPr>
          <w:i/>
          <w:iCs/>
        </w:rPr>
        <w:t xml:space="preserve"> </w:t>
      </w:r>
      <w:r w:rsidRPr="00506FB5">
        <w:rPr>
          <w:i/>
          <w:iCs/>
        </w:rPr>
        <w:t>V</w:t>
      </w:r>
      <w:r w:rsidRPr="00506FB5">
        <w:rPr>
          <w:i/>
          <w:iCs/>
          <w:vertAlign w:val="subscript"/>
        </w:rPr>
        <w:t>OC</w:t>
      </w:r>
      <w:r>
        <w:t xml:space="preserve">). This is perhaps not surprising since some of the PV parameters are derived from one another (although not in a linear manner). For example, </w:t>
      </w:r>
      <w:r w:rsidRPr="005B4609">
        <w:rPr>
          <w:i/>
          <w:iCs/>
        </w:rPr>
        <w:t>IQE</w:t>
      </w:r>
      <w:r>
        <w:t xml:space="preserve"> is derived from </w:t>
      </w:r>
      <w:r w:rsidRPr="00506FB5">
        <w:rPr>
          <w:i/>
          <w:iCs/>
        </w:rPr>
        <w:t>J</w:t>
      </w:r>
      <w:r w:rsidRPr="00506FB5">
        <w:rPr>
          <w:i/>
          <w:iCs/>
          <w:vertAlign w:val="subscript"/>
        </w:rPr>
        <w:t>SC</w:t>
      </w:r>
      <w:r>
        <w:t xml:space="preserve"> resulting in a high correlation (r = 0.83) between the two parameters. The resulting PC plot for the two libraries is presented in Figure </w:t>
      </w:r>
      <w:r w:rsidR="00E84092">
        <w:t>6</w:t>
      </w:r>
      <w:r>
        <w:t xml:space="preserve">.  </w:t>
      </w:r>
    </w:p>
    <w:p w14:paraId="21EF5783" w14:textId="77777777" w:rsidR="00BE630A" w:rsidRDefault="00BE630A" w:rsidP="009B1370">
      <w:pPr>
        <w:rPr>
          <w:b/>
          <w:bCs/>
        </w:rPr>
      </w:pPr>
    </w:p>
    <w:p w14:paraId="75FD07BD" w14:textId="43995D95" w:rsidR="00BE630A" w:rsidRPr="002624C1" w:rsidRDefault="00826B66" w:rsidP="00826B66">
      <w:pPr>
        <w:pStyle w:val="Caption"/>
        <w:rPr>
          <w:b w:val="0"/>
          <w:bCs w:val="0"/>
        </w:rPr>
      </w:pPr>
      <w:bookmarkStart w:id="198" w:name="_Toc475380986"/>
      <w:r>
        <w:t xml:space="preserve">Table </w:t>
      </w:r>
      <w:fldSimple w:instr=" SEQ Table \* ARABIC ">
        <w:r w:rsidR="006C3932">
          <w:rPr>
            <w:noProof/>
          </w:rPr>
          <w:t>3</w:t>
        </w:r>
      </w:fldSimple>
      <w:r>
        <w:t>:</w:t>
      </w:r>
      <w:r w:rsidR="00936097">
        <w:t xml:space="preserve"> </w:t>
      </w:r>
      <w:r w:rsidR="00BE630A" w:rsidRPr="00936097">
        <w:rPr>
          <w:b w:val="0"/>
          <w:bCs w:val="0"/>
        </w:rPr>
        <w:t>Correlation matrix between the five PV activities across both libraries, for a total of 260 cells (110 from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 xml:space="preserve"> library and 150 cells from the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|MoO</w:t>
      </w:r>
      <w:r w:rsidR="00BE630A" w:rsidRPr="00936097">
        <w:rPr>
          <w:b w:val="0"/>
          <w:bCs w:val="0"/>
          <w:vertAlign w:val="subscript"/>
        </w:rPr>
        <w:t xml:space="preserve">3 </w:t>
      </w:r>
      <w:r w:rsidR="00BE630A" w:rsidRPr="00936097">
        <w:rPr>
          <w:b w:val="0"/>
          <w:bCs w:val="0"/>
        </w:rPr>
        <w:t>library).</w:t>
      </w:r>
      <w:bookmarkEnd w:id="198"/>
      <w:r w:rsidR="00BE630A">
        <w:t xml:space="preserve">  </w:t>
      </w:r>
      <w:r w:rsidR="00BE630A" w:rsidRPr="003E648B">
        <w:t xml:space="preserve"> </w:t>
      </w:r>
    </w:p>
    <w:tbl>
      <w:tblPr>
        <w:tblW w:w="7727" w:type="dxa"/>
        <w:jc w:val="center"/>
        <w:tblLook w:val="04A0" w:firstRow="1" w:lastRow="0" w:firstColumn="1" w:lastColumn="0" w:noHBand="0" w:noVBand="1"/>
      </w:tblPr>
      <w:tblGrid>
        <w:gridCol w:w="1623"/>
        <w:gridCol w:w="1080"/>
        <w:gridCol w:w="1241"/>
        <w:gridCol w:w="1080"/>
        <w:gridCol w:w="1080"/>
        <w:gridCol w:w="1623"/>
      </w:tblGrid>
      <w:tr w:rsidR="00BE630A" w:rsidRPr="002624C1" w14:paraId="7DB18133" w14:textId="77777777" w:rsidTr="00B20220">
        <w:trPr>
          <w:trHeight w:val="375"/>
          <w:jc w:val="center"/>
        </w:trPr>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E4FC" w14:textId="77777777" w:rsidR="00BE630A" w:rsidRPr="002624C1" w:rsidRDefault="00BE630A" w:rsidP="009B1370">
            <w:pPr>
              <w:spacing w:after="0" w:line="240" w:lineRule="auto"/>
              <w:rPr>
                <w:rFonts w:ascii="Times New Roman" w:eastAsia="Times New Roman" w:hAnsi="Times New Roman" w:cs="Times New Roman"/>
                <w:b/>
                <w:bCs/>
                <w:color w:val="000000"/>
              </w:rPr>
            </w:pPr>
            <w:r w:rsidRPr="002624C1">
              <w:rPr>
                <w:rFonts w:ascii="Times New Roman" w:eastAsia="Times New Roman" w:hAnsi="Times New Roman" w:cs="Times New Roman"/>
                <w:b/>
                <w:bCs/>
                <w:color w:val="000000"/>
              </w:rPr>
              <w:t>Activity</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7434CD2"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proofErr w:type="spellStart"/>
            <w:r w:rsidRPr="002624C1">
              <w:rPr>
                <w:rFonts w:ascii="Times New Roman" w:eastAsia="Times New Roman" w:hAnsi="Times New Roman" w:cs="Times New Roman"/>
                <w:i/>
                <w:iCs/>
                <w:color w:val="000000"/>
              </w:rPr>
              <w:t>V</w:t>
            </w:r>
            <w:r w:rsidRPr="002624C1">
              <w:rPr>
                <w:rFonts w:ascii="Times New Roman" w:eastAsia="Times New Roman" w:hAnsi="Times New Roman" w:cs="Times New Roman"/>
                <w:i/>
                <w:iCs/>
                <w:color w:val="000000"/>
                <w:vertAlign w:val="subscript"/>
              </w:rPr>
              <w:t>oc</w:t>
            </w:r>
            <w:proofErr w:type="spellEnd"/>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(mV)</w:t>
            </w:r>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BE6F3BF"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proofErr w:type="spellStart"/>
            <w:r w:rsidRPr="002624C1">
              <w:rPr>
                <w:rFonts w:ascii="Times New Roman" w:eastAsia="Times New Roman" w:hAnsi="Times New Roman" w:cs="Times New Roman"/>
                <w:i/>
                <w:iCs/>
                <w:color w:val="000000"/>
              </w:rPr>
              <w:t>J</w:t>
            </w:r>
            <w:r w:rsidRPr="002624C1">
              <w:rPr>
                <w:rFonts w:ascii="Times New Roman" w:eastAsia="Times New Roman" w:hAnsi="Times New Roman" w:cs="Times New Roman"/>
                <w:i/>
                <w:iCs/>
                <w:color w:val="000000"/>
                <w:vertAlign w:val="subscript"/>
              </w:rPr>
              <w:t>sc</w:t>
            </w:r>
            <w:proofErr w:type="spellEnd"/>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(µA/cm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6621CFF5"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IQE</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A33E7A9"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FF</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744B0952" w14:textId="77777777" w:rsidR="00BE630A" w:rsidRPr="002624C1" w:rsidRDefault="00BE630A" w:rsidP="009B1370">
            <w:pPr>
              <w:spacing w:after="0" w:line="240" w:lineRule="auto"/>
              <w:jc w:val="center"/>
              <w:rPr>
                <w:rFonts w:ascii="Times New Roman" w:eastAsia="Times New Roman" w:hAnsi="Times New Roman" w:cs="Times New Roman"/>
                <w:i/>
                <w:iCs/>
                <w:color w:val="000000"/>
              </w:rPr>
            </w:pPr>
            <w:proofErr w:type="spellStart"/>
            <w:r w:rsidRPr="002624C1">
              <w:rPr>
                <w:rFonts w:ascii="Times New Roman" w:eastAsia="Times New Roman" w:hAnsi="Times New Roman" w:cs="Times New Roman"/>
                <w:i/>
                <w:iCs/>
                <w:color w:val="000000"/>
              </w:rPr>
              <w:t>Pmax</w:t>
            </w:r>
            <w:proofErr w:type="spellEnd"/>
            <w:r w:rsidRPr="002624C1">
              <w:rPr>
                <w:rFonts w:ascii="Times New Roman" w:eastAsia="Times New Roman" w:hAnsi="Times New Roman" w:cs="Times New Roman"/>
                <w:i/>
                <w:iCs/>
                <w:color w:val="000000"/>
              </w:rPr>
              <w:t xml:space="preserve"> </w:t>
            </w:r>
            <w:proofErr w:type="gramStart"/>
            <w:r w:rsidRPr="002624C1">
              <w:rPr>
                <w:rFonts w:ascii="Times New Roman" w:eastAsia="Times New Roman" w:hAnsi="Times New Roman" w:cs="Times New Roman"/>
                <w:color w:val="000000"/>
                <w:sz w:val="16"/>
                <w:szCs w:val="16"/>
              </w:rPr>
              <w:t>( µW</w:t>
            </w:r>
            <w:proofErr w:type="gramEnd"/>
            <w:r w:rsidRPr="002624C1">
              <w:rPr>
                <w:rFonts w:ascii="Times New Roman" w:eastAsia="Times New Roman" w:hAnsi="Times New Roman" w:cs="Times New Roman"/>
                <w:color w:val="000000"/>
                <w:sz w:val="16"/>
                <w:szCs w:val="16"/>
              </w:rPr>
              <w:t>/cm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r>
      <w:tr w:rsidR="00BE630A" w:rsidRPr="002624C1" w14:paraId="7870A3DB" w14:textId="77777777" w:rsidTr="00B20220">
        <w:trPr>
          <w:trHeight w:val="37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DB68FD2" w14:textId="77777777" w:rsidR="00BE630A" w:rsidRPr="002624C1" w:rsidRDefault="00BE630A" w:rsidP="009B1370">
            <w:pPr>
              <w:spacing w:after="0" w:line="240" w:lineRule="auto"/>
              <w:rPr>
                <w:rFonts w:ascii="Times New Roman" w:eastAsia="Times New Roman" w:hAnsi="Times New Roman" w:cs="Times New Roman"/>
                <w:i/>
                <w:iCs/>
                <w:color w:val="000000"/>
              </w:rPr>
            </w:pPr>
            <w:proofErr w:type="spellStart"/>
            <w:r w:rsidRPr="002624C1">
              <w:rPr>
                <w:rFonts w:ascii="Times New Roman" w:eastAsia="Times New Roman" w:hAnsi="Times New Roman" w:cs="Times New Roman"/>
                <w:i/>
                <w:iCs/>
                <w:color w:val="000000"/>
              </w:rPr>
              <w:t>V</w:t>
            </w:r>
            <w:r w:rsidRPr="002624C1">
              <w:rPr>
                <w:rFonts w:ascii="Times New Roman" w:eastAsia="Times New Roman" w:hAnsi="Times New Roman" w:cs="Times New Roman"/>
                <w:i/>
                <w:iCs/>
                <w:color w:val="000000"/>
                <w:vertAlign w:val="subscript"/>
              </w:rPr>
              <w:t>oc</w:t>
            </w:r>
            <w:proofErr w:type="spellEnd"/>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(mV)</w:t>
            </w:r>
          </w:p>
        </w:tc>
        <w:tc>
          <w:tcPr>
            <w:tcW w:w="1080" w:type="dxa"/>
            <w:tcBorders>
              <w:top w:val="nil"/>
              <w:left w:val="nil"/>
              <w:bottom w:val="single" w:sz="4" w:space="0" w:color="auto"/>
              <w:right w:val="single" w:sz="4" w:space="0" w:color="auto"/>
            </w:tcBorders>
            <w:shd w:val="clear" w:color="auto" w:fill="auto"/>
            <w:noWrap/>
            <w:vAlign w:val="bottom"/>
            <w:hideMark/>
          </w:tcPr>
          <w:p w14:paraId="7FB81C5D"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241" w:type="dxa"/>
            <w:tcBorders>
              <w:top w:val="nil"/>
              <w:left w:val="nil"/>
              <w:bottom w:val="single" w:sz="4" w:space="0" w:color="auto"/>
              <w:right w:val="single" w:sz="4" w:space="0" w:color="auto"/>
            </w:tcBorders>
            <w:shd w:val="clear" w:color="auto" w:fill="auto"/>
            <w:noWrap/>
            <w:vAlign w:val="bottom"/>
            <w:hideMark/>
          </w:tcPr>
          <w:p w14:paraId="55251B03"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0B8A2C6B"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4ED6AEAE"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623" w:type="dxa"/>
            <w:tcBorders>
              <w:top w:val="nil"/>
              <w:left w:val="nil"/>
              <w:bottom w:val="single" w:sz="4" w:space="0" w:color="auto"/>
              <w:right w:val="single" w:sz="4" w:space="0" w:color="auto"/>
            </w:tcBorders>
            <w:shd w:val="clear" w:color="auto" w:fill="auto"/>
            <w:noWrap/>
            <w:vAlign w:val="bottom"/>
            <w:hideMark/>
          </w:tcPr>
          <w:p w14:paraId="1CF830B0"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4EEBB379" w14:textId="77777777" w:rsidTr="00B20220">
        <w:trPr>
          <w:trHeight w:val="37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44AF32F" w14:textId="77777777" w:rsidR="00BE630A" w:rsidRPr="002624C1" w:rsidRDefault="00BE630A" w:rsidP="009B1370">
            <w:pPr>
              <w:spacing w:after="0" w:line="240" w:lineRule="auto"/>
              <w:rPr>
                <w:rFonts w:ascii="Times New Roman" w:eastAsia="Times New Roman" w:hAnsi="Times New Roman" w:cs="Times New Roman"/>
                <w:i/>
                <w:iCs/>
                <w:color w:val="000000"/>
              </w:rPr>
            </w:pPr>
            <w:proofErr w:type="spellStart"/>
            <w:r w:rsidRPr="002624C1">
              <w:rPr>
                <w:rFonts w:ascii="Times New Roman" w:eastAsia="Times New Roman" w:hAnsi="Times New Roman" w:cs="Times New Roman"/>
                <w:i/>
                <w:iCs/>
                <w:color w:val="000000"/>
              </w:rPr>
              <w:t>J</w:t>
            </w:r>
            <w:r w:rsidRPr="002624C1">
              <w:rPr>
                <w:rFonts w:ascii="Times New Roman" w:eastAsia="Times New Roman" w:hAnsi="Times New Roman" w:cs="Times New Roman"/>
                <w:i/>
                <w:iCs/>
                <w:color w:val="000000"/>
                <w:vertAlign w:val="subscript"/>
              </w:rPr>
              <w:t>sc</w:t>
            </w:r>
            <w:proofErr w:type="spellEnd"/>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(µA/cm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1A6017D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0.73</w:t>
            </w:r>
          </w:p>
        </w:tc>
        <w:tc>
          <w:tcPr>
            <w:tcW w:w="1241" w:type="dxa"/>
            <w:tcBorders>
              <w:top w:val="nil"/>
              <w:left w:val="nil"/>
              <w:bottom w:val="single" w:sz="4" w:space="0" w:color="auto"/>
              <w:right w:val="single" w:sz="4" w:space="0" w:color="auto"/>
            </w:tcBorders>
            <w:shd w:val="clear" w:color="auto" w:fill="auto"/>
            <w:noWrap/>
            <w:vAlign w:val="bottom"/>
            <w:hideMark/>
          </w:tcPr>
          <w:p w14:paraId="737F245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6FA1EEE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080" w:type="dxa"/>
            <w:tcBorders>
              <w:top w:val="nil"/>
              <w:left w:val="nil"/>
              <w:bottom w:val="single" w:sz="4" w:space="0" w:color="auto"/>
              <w:right w:val="single" w:sz="4" w:space="0" w:color="auto"/>
            </w:tcBorders>
            <w:shd w:val="clear" w:color="auto" w:fill="auto"/>
            <w:noWrap/>
            <w:vAlign w:val="bottom"/>
            <w:hideMark/>
          </w:tcPr>
          <w:p w14:paraId="3256F0E8"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623" w:type="dxa"/>
            <w:tcBorders>
              <w:top w:val="nil"/>
              <w:left w:val="nil"/>
              <w:bottom w:val="single" w:sz="4" w:space="0" w:color="auto"/>
              <w:right w:val="single" w:sz="4" w:space="0" w:color="auto"/>
            </w:tcBorders>
            <w:shd w:val="clear" w:color="auto" w:fill="auto"/>
            <w:noWrap/>
            <w:vAlign w:val="bottom"/>
            <w:hideMark/>
          </w:tcPr>
          <w:p w14:paraId="4C64B7CB"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14FE0E2C" w14:textId="77777777" w:rsidTr="00B20220">
        <w:trPr>
          <w:trHeight w:val="31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435102CC"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IQE</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15E51DC9"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0.35</w:t>
            </w:r>
          </w:p>
        </w:tc>
        <w:tc>
          <w:tcPr>
            <w:tcW w:w="1241" w:type="dxa"/>
            <w:tcBorders>
              <w:top w:val="nil"/>
              <w:left w:val="nil"/>
              <w:bottom w:val="single" w:sz="4" w:space="0" w:color="auto"/>
              <w:right w:val="single" w:sz="4" w:space="0" w:color="auto"/>
            </w:tcBorders>
            <w:shd w:val="clear" w:color="auto" w:fill="auto"/>
            <w:noWrap/>
            <w:vAlign w:val="bottom"/>
            <w:hideMark/>
          </w:tcPr>
          <w:p w14:paraId="11B45B0D"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0.83</w:t>
            </w:r>
          </w:p>
        </w:tc>
        <w:tc>
          <w:tcPr>
            <w:tcW w:w="1080" w:type="dxa"/>
            <w:tcBorders>
              <w:top w:val="nil"/>
              <w:left w:val="nil"/>
              <w:bottom w:val="single" w:sz="4" w:space="0" w:color="auto"/>
              <w:right w:val="single" w:sz="4" w:space="0" w:color="auto"/>
            </w:tcBorders>
            <w:shd w:val="clear" w:color="auto" w:fill="auto"/>
            <w:noWrap/>
            <w:vAlign w:val="bottom"/>
            <w:hideMark/>
          </w:tcPr>
          <w:p w14:paraId="4F15A995"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080" w:type="dxa"/>
            <w:tcBorders>
              <w:top w:val="nil"/>
              <w:left w:val="nil"/>
              <w:bottom w:val="single" w:sz="4" w:space="0" w:color="auto"/>
              <w:right w:val="single" w:sz="4" w:space="0" w:color="auto"/>
            </w:tcBorders>
            <w:shd w:val="clear" w:color="auto" w:fill="auto"/>
            <w:noWrap/>
            <w:vAlign w:val="bottom"/>
            <w:hideMark/>
          </w:tcPr>
          <w:p w14:paraId="0D17AB40"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c>
          <w:tcPr>
            <w:tcW w:w="1623" w:type="dxa"/>
            <w:tcBorders>
              <w:top w:val="nil"/>
              <w:left w:val="nil"/>
              <w:bottom w:val="single" w:sz="4" w:space="0" w:color="auto"/>
              <w:right w:val="single" w:sz="4" w:space="0" w:color="auto"/>
            </w:tcBorders>
            <w:shd w:val="clear" w:color="auto" w:fill="auto"/>
            <w:noWrap/>
            <w:vAlign w:val="bottom"/>
            <w:hideMark/>
          </w:tcPr>
          <w:p w14:paraId="60115BDD"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3D5BF92C" w14:textId="77777777" w:rsidTr="00B20220">
        <w:trPr>
          <w:trHeight w:val="315"/>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1725C23" w14:textId="77777777" w:rsidR="00BE630A" w:rsidRPr="002624C1" w:rsidRDefault="00BE630A" w:rsidP="009B1370">
            <w:pPr>
              <w:spacing w:after="0" w:line="240" w:lineRule="auto"/>
              <w:rPr>
                <w:rFonts w:ascii="Times New Roman" w:eastAsia="Times New Roman" w:hAnsi="Times New Roman" w:cs="Times New Roman"/>
                <w:i/>
                <w:iCs/>
                <w:color w:val="000000"/>
              </w:rPr>
            </w:pPr>
            <w:r w:rsidRPr="002624C1">
              <w:rPr>
                <w:rFonts w:ascii="Times New Roman" w:eastAsia="Times New Roman" w:hAnsi="Times New Roman" w:cs="Times New Roman"/>
                <w:i/>
                <w:iCs/>
                <w:color w:val="000000"/>
              </w:rPr>
              <w:t>FF</w:t>
            </w:r>
            <w:r w:rsidRPr="002624C1">
              <w:rPr>
                <w:rFonts w:ascii="Times New Roman" w:eastAsia="Times New Roman" w:hAnsi="Times New Roman" w:cs="Times New Roman"/>
                <w:color w:val="000000"/>
              </w:rPr>
              <w:t xml:space="preserve"> </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4B45A6B9"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0.55</w:t>
            </w:r>
          </w:p>
        </w:tc>
        <w:tc>
          <w:tcPr>
            <w:tcW w:w="1241" w:type="dxa"/>
            <w:tcBorders>
              <w:top w:val="nil"/>
              <w:left w:val="nil"/>
              <w:bottom w:val="single" w:sz="4" w:space="0" w:color="auto"/>
              <w:right w:val="single" w:sz="4" w:space="0" w:color="auto"/>
            </w:tcBorders>
            <w:shd w:val="clear" w:color="auto" w:fill="auto"/>
            <w:noWrap/>
            <w:vAlign w:val="bottom"/>
            <w:hideMark/>
          </w:tcPr>
          <w:p w14:paraId="4A19D25C"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0.35</w:t>
            </w:r>
          </w:p>
        </w:tc>
        <w:tc>
          <w:tcPr>
            <w:tcW w:w="1080" w:type="dxa"/>
            <w:tcBorders>
              <w:top w:val="nil"/>
              <w:left w:val="nil"/>
              <w:bottom w:val="single" w:sz="4" w:space="0" w:color="auto"/>
              <w:right w:val="single" w:sz="4" w:space="0" w:color="auto"/>
            </w:tcBorders>
            <w:shd w:val="clear" w:color="auto" w:fill="auto"/>
            <w:noWrap/>
            <w:vAlign w:val="bottom"/>
            <w:hideMark/>
          </w:tcPr>
          <w:p w14:paraId="5BA7F461"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0.08</w:t>
            </w:r>
          </w:p>
        </w:tc>
        <w:tc>
          <w:tcPr>
            <w:tcW w:w="1080" w:type="dxa"/>
            <w:tcBorders>
              <w:top w:val="nil"/>
              <w:left w:val="nil"/>
              <w:bottom w:val="single" w:sz="4" w:space="0" w:color="auto"/>
              <w:right w:val="single" w:sz="4" w:space="0" w:color="auto"/>
            </w:tcBorders>
            <w:shd w:val="clear" w:color="auto" w:fill="auto"/>
            <w:noWrap/>
            <w:vAlign w:val="bottom"/>
            <w:hideMark/>
          </w:tcPr>
          <w:p w14:paraId="555708BA"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c>
          <w:tcPr>
            <w:tcW w:w="1623" w:type="dxa"/>
            <w:tcBorders>
              <w:top w:val="nil"/>
              <w:left w:val="nil"/>
              <w:bottom w:val="single" w:sz="4" w:space="0" w:color="auto"/>
              <w:right w:val="single" w:sz="4" w:space="0" w:color="auto"/>
            </w:tcBorders>
            <w:shd w:val="clear" w:color="auto" w:fill="auto"/>
            <w:noWrap/>
            <w:vAlign w:val="bottom"/>
            <w:hideMark/>
          </w:tcPr>
          <w:p w14:paraId="06F69919"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 </w:t>
            </w:r>
          </w:p>
        </w:tc>
      </w:tr>
      <w:tr w:rsidR="00BE630A" w:rsidRPr="002624C1" w14:paraId="2B903BE7" w14:textId="77777777" w:rsidTr="00B20220">
        <w:trPr>
          <w:trHeight w:val="330"/>
          <w:jc w:val="center"/>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0C72E375" w14:textId="77777777" w:rsidR="00BE630A" w:rsidRPr="002624C1" w:rsidRDefault="00BE630A" w:rsidP="009B1370">
            <w:pPr>
              <w:spacing w:after="0" w:line="240" w:lineRule="auto"/>
              <w:rPr>
                <w:rFonts w:ascii="Times New Roman" w:eastAsia="Times New Roman" w:hAnsi="Times New Roman" w:cs="Times New Roman"/>
                <w:i/>
                <w:iCs/>
                <w:color w:val="000000"/>
              </w:rPr>
            </w:pPr>
            <w:proofErr w:type="spellStart"/>
            <w:r w:rsidRPr="002624C1">
              <w:rPr>
                <w:rFonts w:ascii="Times New Roman" w:eastAsia="Times New Roman" w:hAnsi="Times New Roman" w:cs="Times New Roman"/>
                <w:i/>
                <w:iCs/>
                <w:color w:val="000000"/>
              </w:rPr>
              <w:t>Pmax</w:t>
            </w:r>
            <w:proofErr w:type="spellEnd"/>
            <w:r w:rsidRPr="002624C1">
              <w:rPr>
                <w:rFonts w:ascii="Times New Roman" w:eastAsia="Times New Roman" w:hAnsi="Times New Roman" w:cs="Times New Roman"/>
                <w:i/>
                <w:iCs/>
                <w:color w:val="000000"/>
              </w:rPr>
              <w:t xml:space="preserve"> </w:t>
            </w:r>
            <w:proofErr w:type="gramStart"/>
            <w:r w:rsidRPr="002624C1">
              <w:rPr>
                <w:rFonts w:ascii="Times New Roman" w:eastAsia="Times New Roman" w:hAnsi="Times New Roman" w:cs="Times New Roman"/>
                <w:color w:val="000000"/>
                <w:sz w:val="16"/>
                <w:szCs w:val="16"/>
              </w:rPr>
              <w:t>( µW</w:t>
            </w:r>
            <w:proofErr w:type="gramEnd"/>
            <w:r w:rsidRPr="002624C1">
              <w:rPr>
                <w:rFonts w:ascii="Times New Roman" w:eastAsia="Times New Roman" w:hAnsi="Times New Roman" w:cs="Times New Roman"/>
                <w:color w:val="000000"/>
                <w:sz w:val="16"/>
                <w:szCs w:val="16"/>
              </w:rPr>
              <w:t>/cm</w:t>
            </w:r>
            <w:r w:rsidRPr="002624C1">
              <w:rPr>
                <w:rFonts w:ascii="Times New Roman" w:eastAsia="Times New Roman" w:hAnsi="Times New Roman" w:cs="Times New Roman"/>
                <w:color w:val="000000"/>
                <w:sz w:val="16"/>
                <w:szCs w:val="16"/>
                <w:vertAlign w:val="superscript"/>
              </w:rPr>
              <w:t>2</w:t>
            </w:r>
            <w:r w:rsidRPr="002624C1">
              <w:rPr>
                <w:rFonts w:ascii="Times New Roman" w:eastAsia="Times New Roman" w:hAnsi="Times New Roman" w:cs="Times New Roman"/>
                <w:color w:val="000000"/>
                <w:sz w:val="16"/>
                <w:szCs w:val="16"/>
              </w:rPr>
              <w:t>)</w:t>
            </w:r>
          </w:p>
        </w:tc>
        <w:tc>
          <w:tcPr>
            <w:tcW w:w="1080" w:type="dxa"/>
            <w:tcBorders>
              <w:top w:val="nil"/>
              <w:left w:val="nil"/>
              <w:bottom w:val="single" w:sz="4" w:space="0" w:color="auto"/>
              <w:right w:val="single" w:sz="4" w:space="0" w:color="auto"/>
            </w:tcBorders>
            <w:shd w:val="clear" w:color="auto" w:fill="auto"/>
            <w:noWrap/>
            <w:vAlign w:val="bottom"/>
            <w:hideMark/>
          </w:tcPr>
          <w:p w14:paraId="2E8CA425"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0.96</w:t>
            </w:r>
          </w:p>
        </w:tc>
        <w:tc>
          <w:tcPr>
            <w:tcW w:w="1241" w:type="dxa"/>
            <w:tcBorders>
              <w:top w:val="nil"/>
              <w:left w:val="nil"/>
              <w:bottom w:val="single" w:sz="4" w:space="0" w:color="auto"/>
              <w:right w:val="single" w:sz="4" w:space="0" w:color="auto"/>
            </w:tcBorders>
            <w:shd w:val="clear" w:color="auto" w:fill="auto"/>
            <w:noWrap/>
            <w:vAlign w:val="bottom"/>
            <w:hideMark/>
          </w:tcPr>
          <w:p w14:paraId="6481F276"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0.82</w:t>
            </w:r>
          </w:p>
        </w:tc>
        <w:tc>
          <w:tcPr>
            <w:tcW w:w="1080" w:type="dxa"/>
            <w:tcBorders>
              <w:top w:val="nil"/>
              <w:left w:val="nil"/>
              <w:bottom w:val="single" w:sz="4" w:space="0" w:color="auto"/>
              <w:right w:val="single" w:sz="4" w:space="0" w:color="auto"/>
            </w:tcBorders>
            <w:shd w:val="clear" w:color="auto" w:fill="auto"/>
            <w:noWrap/>
            <w:vAlign w:val="bottom"/>
            <w:hideMark/>
          </w:tcPr>
          <w:p w14:paraId="683F7C98"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0.51</w:t>
            </w:r>
          </w:p>
        </w:tc>
        <w:tc>
          <w:tcPr>
            <w:tcW w:w="1080" w:type="dxa"/>
            <w:tcBorders>
              <w:top w:val="nil"/>
              <w:left w:val="nil"/>
              <w:bottom w:val="single" w:sz="4" w:space="0" w:color="auto"/>
              <w:right w:val="single" w:sz="4" w:space="0" w:color="auto"/>
            </w:tcBorders>
            <w:shd w:val="clear" w:color="auto" w:fill="auto"/>
            <w:noWrap/>
            <w:vAlign w:val="bottom"/>
            <w:hideMark/>
          </w:tcPr>
          <w:p w14:paraId="669BCA5A"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0.52</w:t>
            </w:r>
          </w:p>
        </w:tc>
        <w:tc>
          <w:tcPr>
            <w:tcW w:w="1623" w:type="dxa"/>
            <w:tcBorders>
              <w:top w:val="nil"/>
              <w:left w:val="nil"/>
              <w:bottom w:val="single" w:sz="4" w:space="0" w:color="auto"/>
              <w:right w:val="single" w:sz="4" w:space="0" w:color="auto"/>
            </w:tcBorders>
            <w:shd w:val="clear" w:color="auto" w:fill="auto"/>
            <w:noWrap/>
            <w:vAlign w:val="bottom"/>
            <w:hideMark/>
          </w:tcPr>
          <w:p w14:paraId="01AED78F" w14:textId="77777777" w:rsidR="00BE630A" w:rsidRPr="002624C1" w:rsidRDefault="00BE630A" w:rsidP="009B1370">
            <w:pPr>
              <w:spacing w:after="0" w:line="240" w:lineRule="auto"/>
              <w:jc w:val="center"/>
              <w:rPr>
                <w:rFonts w:eastAsia="Times New Roman"/>
                <w:color w:val="000000"/>
              </w:rPr>
            </w:pPr>
            <w:r w:rsidRPr="002624C1">
              <w:rPr>
                <w:rFonts w:eastAsia="Times New Roman"/>
                <w:color w:val="000000"/>
              </w:rPr>
              <w:t>1</w:t>
            </w:r>
          </w:p>
        </w:tc>
      </w:tr>
    </w:tbl>
    <w:p w14:paraId="5756D42D" w14:textId="77777777" w:rsidR="00BE630A" w:rsidRDefault="00BE630A" w:rsidP="009B1370">
      <w:pPr>
        <w:spacing w:after="0"/>
      </w:pPr>
    </w:p>
    <w:p w14:paraId="3916A93A" w14:textId="77777777" w:rsidR="00BE630A" w:rsidRDefault="00BE630A" w:rsidP="009B1370">
      <w:pPr>
        <w:pStyle w:val="Caption"/>
      </w:pPr>
      <w:r w:rsidRPr="00D86520">
        <w:rPr>
          <w:noProof/>
        </w:rPr>
        <w:drawing>
          <wp:inline distT="0" distB="0" distL="0" distR="0" wp14:anchorId="400CF6B5" wp14:editId="4C614A1B">
            <wp:extent cx="5133904" cy="2880000"/>
            <wp:effectExtent l="0" t="0" r="0" b="0"/>
            <wp:docPr id="4" name="Picture 5" descr="C:\Users\avi\Downloads\PCA with two librari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ownloads\PCA with two libraries (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046" r="7062"/>
                    <a:stretch/>
                  </pic:blipFill>
                  <pic:spPr bwMode="auto">
                    <a:xfrm>
                      <a:off x="0" y="0"/>
                      <a:ext cx="5133904"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3566D89C" w14:textId="77777777" w:rsidR="00BE630A" w:rsidRPr="00E84092" w:rsidRDefault="00826B66" w:rsidP="00826B66">
      <w:pPr>
        <w:pStyle w:val="Caption"/>
        <w:rPr>
          <w:i/>
          <w:iCs/>
          <w:rtl/>
        </w:rPr>
      </w:pPr>
      <w:bookmarkStart w:id="199" w:name="_Toc483041610"/>
      <w:r>
        <w:t xml:space="preserve">Figure </w:t>
      </w:r>
      <w:r w:rsidR="009A312C">
        <w:fldChar w:fldCharType="begin"/>
      </w:r>
      <w:r w:rsidR="00E20F2D">
        <w:instrText xml:space="preserve"> SEQ Figure \* ARABIC </w:instrText>
      </w:r>
      <w:r w:rsidR="009A312C">
        <w:fldChar w:fldCharType="separate"/>
      </w:r>
      <w:ins w:id="200" w:author="Shy Alon" w:date="2017-07-05T22:58:00Z">
        <w:r w:rsidR="00C91D56">
          <w:rPr>
            <w:noProof/>
          </w:rPr>
          <w:t>8</w:t>
        </w:r>
      </w:ins>
      <w:del w:id="201" w:author="Shy Alon" w:date="2017-07-05T22:58:00Z">
        <w:r w:rsidR="00A9699E" w:rsidDel="00C91D56">
          <w:rPr>
            <w:noProof/>
          </w:rPr>
          <w:delText>7</w:delText>
        </w:r>
      </w:del>
      <w:r w:rsidR="009A312C">
        <w:rPr>
          <w:noProof/>
        </w:rPr>
        <w:fldChar w:fldCharType="end"/>
      </w:r>
      <w:r>
        <w:t xml:space="preserve">: </w:t>
      </w:r>
      <w:r w:rsidR="00BE630A" w:rsidRPr="00936097">
        <w:rPr>
          <w:b w:val="0"/>
          <w:bCs w:val="0"/>
        </w:rPr>
        <w:t>A PC plot for photovoltaic cells from the two solar cell libraries. Blue and red dots represent cells from the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 xml:space="preserve"> and TiO</w:t>
      </w:r>
      <w:r w:rsidR="00BE630A" w:rsidRPr="00936097">
        <w:rPr>
          <w:b w:val="0"/>
          <w:bCs w:val="0"/>
          <w:vertAlign w:val="subscript"/>
        </w:rPr>
        <w:t>2</w:t>
      </w:r>
      <w:r w:rsidR="00BE630A" w:rsidRPr="00936097">
        <w:rPr>
          <w:b w:val="0"/>
          <w:bCs w:val="0"/>
        </w:rPr>
        <w:t>|Co</w:t>
      </w:r>
      <w:r w:rsidR="00BE630A" w:rsidRPr="00936097">
        <w:rPr>
          <w:b w:val="0"/>
          <w:bCs w:val="0"/>
          <w:vertAlign w:val="subscript"/>
        </w:rPr>
        <w:t>3</w:t>
      </w:r>
      <w:r w:rsidR="00BE630A" w:rsidRPr="00936097">
        <w:rPr>
          <w:b w:val="0"/>
          <w:bCs w:val="0"/>
        </w:rPr>
        <w:t>O</w:t>
      </w:r>
      <w:r w:rsidR="00BE630A" w:rsidRPr="00936097">
        <w:rPr>
          <w:b w:val="0"/>
          <w:bCs w:val="0"/>
          <w:vertAlign w:val="subscript"/>
        </w:rPr>
        <w:t>4</w:t>
      </w:r>
      <w:r w:rsidR="00BE630A" w:rsidRPr="00936097">
        <w:rPr>
          <w:b w:val="0"/>
          <w:bCs w:val="0"/>
        </w:rPr>
        <w:t>|MoO</w:t>
      </w:r>
      <w:r w:rsidR="00BE630A" w:rsidRPr="00936097">
        <w:rPr>
          <w:b w:val="0"/>
          <w:bCs w:val="0"/>
          <w:vertAlign w:val="subscript"/>
        </w:rPr>
        <w:t>3</w:t>
      </w:r>
      <w:r w:rsidR="00BE630A" w:rsidRPr="00936097">
        <w:rPr>
          <w:b w:val="0"/>
          <w:bCs w:val="0"/>
        </w:rPr>
        <w:t xml:space="preserve"> libraries, respectively.</w:t>
      </w:r>
      <w:bookmarkEnd w:id="199"/>
    </w:p>
    <w:p w14:paraId="45909789" w14:textId="77777777" w:rsidR="002140F8" w:rsidRDefault="002140F8" w:rsidP="00F1013A">
      <w:pPr>
        <w:spacing w:after="0"/>
      </w:pPr>
    </w:p>
    <w:p w14:paraId="57124BD1" w14:textId="79A4E9E7" w:rsidR="002140F8" w:rsidRDefault="002140F8" w:rsidP="001C0A8A">
      <w:pPr>
        <w:spacing w:after="0"/>
      </w:pPr>
      <w:r>
        <w:lastRenderedPageBreak/>
        <w:t xml:space="preserve">Figure </w:t>
      </w:r>
      <w:r w:rsidR="00E84092">
        <w:t>6</w:t>
      </w:r>
      <w:r>
        <w:t xml:space="preserve"> clearly demonstrates that cells from the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rsidRPr="00EF0B3D">
        <w:t>|MoO</w:t>
      </w:r>
      <w:r w:rsidRPr="00A33EDF">
        <w:rPr>
          <w:vertAlign w:val="subscript"/>
        </w:rPr>
        <w:t>3</w:t>
      </w:r>
      <w:r>
        <w:t xml:space="preserve"> library are more spread out in the PC space than cells from the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rsidRPr="00EF0B3D">
        <w:t xml:space="preserve"> </w:t>
      </w:r>
      <w:r>
        <w:t xml:space="preserve">library, </w:t>
      </w:r>
      <w:proofErr w:type="gramStart"/>
      <w:r>
        <w:t>in particular along</w:t>
      </w:r>
      <w:proofErr w:type="gramEnd"/>
      <w:r>
        <w:t xml:space="preserve"> PC2. This suggests a non-uniform effect of the MoO</w:t>
      </w:r>
      <w:r w:rsidRPr="007D4123">
        <w:rPr>
          <w:vertAlign w:val="subscript"/>
        </w:rPr>
        <w:t>3</w:t>
      </w:r>
      <w:r>
        <w:t xml:space="preserve"> layer on the overall PV properties of cells characterized by different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rPr>
          <w:vertAlign w:val="subscript"/>
        </w:rPr>
        <w:t xml:space="preserve"> </w:t>
      </w:r>
      <w:r>
        <w:t xml:space="preserve">profiles. </w:t>
      </w:r>
      <w:proofErr w:type="gramStart"/>
      <w:r>
        <w:t>Thus</w:t>
      </w:r>
      <w:proofErr w:type="gramEnd"/>
      <w:r>
        <w:t xml:space="preserve"> while certain </w:t>
      </w:r>
      <w:r w:rsidRPr="00EF0B3D">
        <w:t>TiO</w:t>
      </w:r>
      <w:r w:rsidRPr="00A33EDF">
        <w:rPr>
          <w:vertAlign w:val="subscript"/>
        </w:rPr>
        <w:t>2</w:t>
      </w:r>
      <w:r w:rsidRPr="00EF0B3D">
        <w:t>|Co</w:t>
      </w:r>
      <w:r w:rsidRPr="00A33EDF">
        <w:rPr>
          <w:vertAlign w:val="subscript"/>
        </w:rPr>
        <w:t>3</w:t>
      </w:r>
      <w:r w:rsidRPr="00EF0B3D">
        <w:t>O</w:t>
      </w:r>
      <w:r w:rsidRPr="00A33EDF">
        <w:rPr>
          <w:vertAlign w:val="subscript"/>
        </w:rPr>
        <w:t>4</w:t>
      </w:r>
      <w:r>
        <w:t xml:space="preserve"> combinations benefit from the addition of MoO</w:t>
      </w:r>
      <w:r w:rsidRPr="007D4123">
        <w:rPr>
          <w:vertAlign w:val="subscript"/>
        </w:rPr>
        <w:t>3</w:t>
      </w:r>
      <w:r>
        <w:t xml:space="preserve">, others are either indifferent or even suffer from reduced performances due to this change. These observations complement the one made by </w:t>
      </w:r>
      <w:proofErr w:type="spellStart"/>
      <w:r>
        <w:t>Majhi</w:t>
      </w:r>
      <w:proofErr w:type="spellEnd"/>
      <w:r>
        <w:t xml:space="preserve"> et al.,</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t xml:space="preserve"> that the addition of the MoO</w:t>
      </w:r>
      <w:r w:rsidRPr="00E16FD3">
        <w:rPr>
          <w:vertAlign w:val="subscript"/>
        </w:rPr>
        <w:t>3</w:t>
      </w:r>
      <w:r>
        <w:t xml:space="preserve"> layer increases PV activity by providing a more detailed analysis. </w:t>
      </w:r>
      <w:proofErr w:type="gramStart"/>
      <w:r>
        <w:t>Furthermore</w:t>
      </w:r>
      <w:proofErr w:type="gramEnd"/>
      <w:r>
        <w:t xml:space="preserve"> additional information is obtained regarding the region that is largely unaffected by the additional layer.  </w:t>
      </w:r>
    </w:p>
    <w:p w14:paraId="73F38416" w14:textId="77777777" w:rsidR="00242AA9" w:rsidRDefault="00242AA9" w:rsidP="00DC0FE3">
      <w:pPr>
        <w:spacing w:after="0"/>
      </w:pPr>
    </w:p>
    <w:p w14:paraId="601F4729" w14:textId="77777777" w:rsidR="00E84092" w:rsidRDefault="003F7936" w:rsidP="00DC0FE3">
      <w:pPr>
        <w:spacing w:after="0"/>
      </w:pPr>
      <w:r>
        <w:t>Interestingly, a region of overlap between the two libraries is clearly observable in the PC plot. Since the addition of MoO</w:t>
      </w:r>
      <w:r w:rsidRPr="00F24E59">
        <w:rPr>
          <w:vertAlign w:val="subscript"/>
        </w:rPr>
        <w:t>3</w:t>
      </w:r>
      <w:r>
        <w:t xml:space="preserve"> may change the PV parameters of any cell, it was necessary to test whether neighboring cells (i.e., cells with similar activity profiles) from the two libraries have identical IDs (i.e., they differ only by the addition of the MoO</w:t>
      </w:r>
      <w:r w:rsidRPr="00DF5EB2">
        <w:rPr>
          <w:vertAlign w:val="subscript"/>
        </w:rPr>
        <w:t>3</w:t>
      </w:r>
      <w:r>
        <w:t xml:space="preserve"> layer</w:t>
      </w:r>
      <w:r w:rsidRPr="00611091">
        <w:t>).</w:t>
      </w:r>
      <w:r>
        <w:t xml:space="preserve">  </w:t>
      </w:r>
    </w:p>
    <w:p w14:paraId="4FA555F6" w14:textId="77777777" w:rsidR="00856EC7" w:rsidRDefault="00856EC7" w:rsidP="009B1370">
      <w:pPr>
        <w:spacing w:after="0"/>
      </w:pPr>
    </w:p>
    <w:p w14:paraId="14DFAF70" w14:textId="77777777" w:rsidR="003F7936" w:rsidRDefault="003F7936" w:rsidP="00DC0FE3">
      <w:pPr>
        <w:spacing w:after="0"/>
      </w:pPr>
      <w:r>
        <w:t xml:space="preserve">This test was performed by measuring the Euclidean distance between cells with identical IDs in both libraries in the PC space. The 13 pairs with the smallest distances (smaller than 10% of the maximum distance between two identical IDs) are presented as green dots in </w:t>
      </w:r>
      <w:r w:rsidR="009A312C">
        <w:fldChar w:fldCharType="begin"/>
      </w:r>
      <w:r w:rsidR="00DC0FE3">
        <w:instrText xml:space="preserve"> REF _Ref475296423 \h </w:instrText>
      </w:r>
      <w:r w:rsidR="009A312C">
        <w:fldChar w:fldCharType="separate"/>
      </w:r>
      <w:r w:rsidR="00DC600D">
        <w:t xml:space="preserve">Figure </w:t>
      </w:r>
      <w:r w:rsidR="00DC600D">
        <w:rPr>
          <w:noProof/>
        </w:rPr>
        <w:t>7</w:t>
      </w:r>
      <w:r w:rsidR="009A312C">
        <w:fldChar w:fldCharType="end"/>
      </w:r>
      <w:r w:rsidR="0087682D">
        <w:rPr>
          <w:rFonts w:hint="cs"/>
          <w:rtl/>
        </w:rPr>
        <w:t xml:space="preserve"> </w:t>
      </w:r>
      <w:r>
        <w:t xml:space="preserve">and as expected, reside within the overlap region. </w:t>
      </w:r>
    </w:p>
    <w:p w14:paraId="645A12D5" w14:textId="77777777" w:rsidR="00031B18" w:rsidRDefault="00031B18" w:rsidP="009B1370">
      <w:pPr>
        <w:spacing w:after="0"/>
      </w:pPr>
    </w:p>
    <w:p w14:paraId="6E916997" w14:textId="77777777" w:rsidR="00031B18" w:rsidRDefault="00031B18" w:rsidP="009B1370">
      <w:pPr>
        <w:spacing w:after="0"/>
        <w:jc w:val="center"/>
      </w:pPr>
      <w:r w:rsidRPr="001B5B01">
        <w:rPr>
          <w:noProof/>
        </w:rPr>
        <w:drawing>
          <wp:inline distT="0" distB="0" distL="0" distR="0" wp14:anchorId="4B64CB2B" wp14:editId="74D316E5">
            <wp:extent cx="5195274" cy="2880000"/>
            <wp:effectExtent l="0" t="0" r="5715" b="0"/>
            <wp:docPr id="12" name="תמונה 12" descr="C:\Users\OMER\Documents\MATLAB\Research\Article Kohonen\PCA with two libraries and 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R\Documents\MATLAB\Research\Article Kohonen\PCA with two libraries and overlap.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7399" r="6663"/>
                    <a:stretch/>
                  </pic:blipFill>
                  <pic:spPr bwMode="auto">
                    <a:xfrm>
                      <a:off x="0" y="0"/>
                      <a:ext cx="5195274" cy="2880000"/>
                    </a:xfrm>
                    <a:prstGeom prst="rect">
                      <a:avLst/>
                    </a:prstGeom>
                    <a:noFill/>
                    <a:ln>
                      <a:noFill/>
                    </a:ln>
                    <a:extLst>
                      <a:ext uri="{53640926-AAD7-44D8-BBD7-CCE9431645EC}">
                        <a14:shadowObscured xmlns:a14="http://schemas.microsoft.com/office/drawing/2010/main"/>
                      </a:ext>
                    </a:extLst>
                  </pic:spPr>
                </pic:pic>
              </a:graphicData>
            </a:graphic>
          </wp:inline>
        </w:drawing>
      </w:r>
    </w:p>
    <w:p w14:paraId="5B8CBB7E" w14:textId="77777777" w:rsidR="001D635C" w:rsidRPr="001D635C" w:rsidRDefault="00826B66" w:rsidP="00DC0FE3">
      <w:pPr>
        <w:pStyle w:val="Caption"/>
        <w:rPr>
          <w:rtl/>
        </w:rPr>
      </w:pPr>
      <w:bookmarkStart w:id="202" w:name="_Ref475296423"/>
      <w:bookmarkStart w:id="203" w:name="_Toc483041611"/>
      <w:r>
        <w:lastRenderedPageBreak/>
        <w:t xml:space="preserve">Figure </w:t>
      </w:r>
      <w:r w:rsidR="009A312C">
        <w:fldChar w:fldCharType="begin"/>
      </w:r>
      <w:r w:rsidR="00E20F2D">
        <w:instrText xml:space="preserve"> SEQ Figure \* ARABIC </w:instrText>
      </w:r>
      <w:r w:rsidR="009A312C">
        <w:fldChar w:fldCharType="separate"/>
      </w:r>
      <w:ins w:id="204" w:author="Shy Alon" w:date="2017-07-05T22:58:00Z">
        <w:r w:rsidR="00C91D56">
          <w:rPr>
            <w:noProof/>
          </w:rPr>
          <w:t>9</w:t>
        </w:r>
      </w:ins>
      <w:del w:id="205" w:author="Shy Alon" w:date="2017-07-05T22:58:00Z">
        <w:r w:rsidR="00A9699E" w:rsidDel="00C91D56">
          <w:rPr>
            <w:noProof/>
          </w:rPr>
          <w:delText>8</w:delText>
        </w:r>
      </w:del>
      <w:r w:rsidR="009A312C">
        <w:rPr>
          <w:noProof/>
        </w:rPr>
        <w:fldChar w:fldCharType="end"/>
      </w:r>
      <w:bookmarkEnd w:id="202"/>
      <w:r>
        <w:t xml:space="preserve">: </w:t>
      </w:r>
      <w:r w:rsidR="00031B18" w:rsidRPr="004652BF">
        <w:rPr>
          <w:b w:val="0"/>
          <w:bCs w:val="0"/>
        </w:rPr>
        <w:t>A PC plot of photovoltaic cells from the two solar cell libraries. Blue and red dots represent cells from the TiO</w:t>
      </w:r>
      <w:r w:rsidR="00031B18" w:rsidRPr="004652BF">
        <w:rPr>
          <w:b w:val="0"/>
          <w:bCs w:val="0"/>
          <w:vertAlign w:val="subscript"/>
        </w:rPr>
        <w:t>2</w:t>
      </w:r>
      <w:r w:rsidR="00031B18" w:rsidRPr="004652BF">
        <w:rPr>
          <w:b w:val="0"/>
          <w:bCs w:val="0"/>
        </w:rPr>
        <w:t>|Co</w:t>
      </w:r>
      <w:r w:rsidR="00031B18" w:rsidRPr="004652BF">
        <w:rPr>
          <w:b w:val="0"/>
          <w:bCs w:val="0"/>
          <w:vertAlign w:val="subscript"/>
        </w:rPr>
        <w:t>3</w:t>
      </w:r>
      <w:r w:rsidR="00031B18" w:rsidRPr="004652BF">
        <w:rPr>
          <w:b w:val="0"/>
          <w:bCs w:val="0"/>
        </w:rPr>
        <w:t>O</w:t>
      </w:r>
      <w:r w:rsidR="00031B18" w:rsidRPr="004652BF">
        <w:rPr>
          <w:b w:val="0"/>
          <w:bCs w:val="0"/>
          <w:vertAlign w:val="subscript"/>
        </w:rPr>
        <w:t>4</w:t>
      </w:r>
      <w:r w:rsidR="00031B18" w:rsidRPr="004652BF">
        <w:rPr>
          <w:b w:val="0"/>
          <w:bCs w:val="0"/>
        </w:rPr>
        <w:t xml:space="preserve"> and TiO</w:t>
      </w:r>
      <w:r w:rsidR="00031B18" w:rsidRPr="004652BF">
        <w:rPr>
          <w:b w:val="0"/>
          <w:bCs w:val="0"/>
          <w:vertAlign w:val="subscript"/>
        </w:rPr>
        <w:t>2</w:t>
      </w:r>
      <w:r w:rsidR="00031B18" w:rsidRPr="004652BF">
        <w:rPr>
          <w:b w:val="0"/>
          <w:bCs w:val="0"/>
        </w:rPr>
        <w:t>|Co</w:t>
      </w:r>
      <w:r w:rsidR="00031B18" w:rsidRPr="004652BF">
        <w:rPr>
          <w:b w:val="0"/>
          <w:bCs w:val="0"/>
          <w:vertAlign w:val="subscript"/>
        </w:rPr>
        <w:t>3</w:t>
      </w:r>
      <w:r w:rsidR="00031B18" w:rsidRPr="004652BF">
        <w:rPr>
          <w:b w:val="0"/>
          <w:bCs w:val="0"/>
        </w:rPr>
        <w:t>O</w:t>
      </w:r>
      <w:r w:rsidR="00031B18" w:rsidRPr="004652BF">
        <w:rPr>
          <w:b w:val="0"/>
          <w:bCs w:val="0"/>
          <w:vertAlign w:val="subscript"/>
        </w:rPr>
        <w:t>4</w:t>
      </w:r>
      <w:r w:rsidR="00031B18" w:rsidRPr="004652BF">
        <w:rPr>
          <w:b w:val="0"/>
          <w:bCs w:val="0"/>
        </w:rPr>
        <w:t>|MoO</w:t>
      </w:r>
      <w:r w:rsidR="00031B18" w:rsidRPr="004652BF">
        <w:rPr>
          <w:b w:val="0"/>
          <w:bCs w:val="0"/>
          <w:vertAlign w:val="subscript"/>
        </w:rPr>
        <w:t>3</w:t>
      </w:r>
      <w:r w:rsidR="00031B18" w:rsidRPr="004652BF">
        <w:rPr>
          <w:b w:val="0"/>
          <w:bCs w:val="0"/>
        </w:rPr>
        <w:t xml:space="preserve"> libraries, respectively. Green dots indicate 13 cell pairs from the two libraries with identical IDs and distances from one another in the lowest 10</w:t>
      </w:r>
      <w:r w:rsidR="00031B18" w:rsidRPr="004652BF">
        <w:rPr>
          <w:b w:val="0"/>
          <w:bCs w:val="0"/>
          <w:vertAlign w:val="superscript"/>
        </w:rPr>
        <w:t>th</w:t>
      </w:r>
      <w:r w:rsidR="00031B18" w:rsidRPr="004652BF">
        <w:rPr>
          <w:b w:val="0"/>
          <w:bCs w:val="0"/>
        </w:rPr>
        <w:t xml:space="preserve"> percentile.</w:t>
      </w:r>
      <w:bookmarkEnd w:id="203"/>
    </w:p>
    <w:p w14:paraId="4101B182" w14:textId="35E5F10F" w:rsidR="0005114B" w:rsidRPr="001D635C" w:rsidRDefault="00A822B3" w:rsidP="00DC0FE3">
      <w:pPr>
        <w:pStyle w:val="Heading3"/>
      </w:pPr>
      <w:bookmarkStart w:id="206" w:name="_Toc480192481"/>
      <w:r>
        <w:t>3</w:t>
      </w:r>
      <w:r w:rsidR="00912597">
        <w:t xml:space="preserve">.1.5. </w:t>
      </w:r>
      <w:r w:rsidR="001D635C" w:rsidRPr="001D635C">
        <w:t>Heat Map</w:t>
      </w:r>
      <w:bookmarkEnd w:id="206"/>
      <w:r w:rsidR="001D635C" w:rsidRPr="001D635C">
        <w:t xml:space="preserve"> </w:t>
      </w:r>
    </w:p>
    <w:p w14:paraId="79038ECE" w14:textId="2BF350ED" w:rsidR="0005114B" w:rsidRDefault="00242AA9" w:rsidP="001C0A8A">
      <w:pPr>
        <w:spacing w:after="0"/>
      </w:pPr>
      <w:r>
        <w:t>Based on the above</w:t>
      </w:r>
      <w:r w:rsidR="0005114B">
        <w:t>, for certain cells, the addition of MoO</w:t>
      </w:r>
      <w:r w:rsidR="0005114B" w:rsidRPr="00780DFC">
        <w:rPr>
          <w:vertAlign w:val="subscript"/>
        </w:rPr>
        <w:t>3</w:t>
      </w:r>
      <w:r w:rsidR="0005114B">
        <w:t xml:space="preserve"> causes only insignificant changes in the overall PV profile (however see below for an analysis of specific parameters). To further characterize these cells, we have mapped them onto the thickness profile of the Co</w:t>
      </w:r>
      <w:r w:rsidR="0005114B" w:rsidRPr="007A5723">
        <w:rPr>
          <w:vertAlign w:val="subscript"/>
        </w:rPr>
        <w:t>3</w:t>
      </w:r>
      <w:r w:rsidR="0005114B">
        <w:t>O</w:t>
      </w:r>
      <w:r w:rsidR="0005114B" w:rsidRPr="007A5723">
        <w:rPr>
          <w:vertAlign w:val="subscript"/>
        </w:rPr>
        <w:t>4</w:t>
      </w:r>
      <w:r w:rsidR="0005114B">
        <w:t xml:space="preserve"> layer (see</w:t>
      </w:r>
      <w:r w:rsidR="0087682D">
        <w:rPr>
          <w:rFonts w:hint="cs"/>
          <w:rtl/>
        </w:rPr>
        <w:t xml:space="preserve"> </w:t>
      </w:r>
      <w:r w:rsidR="009A312C">
        <w:fldChar w:fldCharType="begin"/>
      </w:r>
      <w:r w:rsidR="0087682D">
        <w:instrText xml:space="preserve"> REF _Ref475296572 \h </w:instrText>
      </w:r>
      <w:r w:rsidR="009A312C">
        <w:fldChar w:fldCharType="separate"/>
      </w:r>
      <w:r w:rsidR="00DC600D">
        <w:t xml:space="preserve">Figure </w:t>
      </w:r>
      <w:r w:rsidR="00DC600D">
        <w:rPr>
          <w:noProof/>
        </w:rPr>
        <w:t>8</w:t>
      </w:r>
      <w:r w:rsidR="009A312C">
        <w:fldChar w:fldCharType="end"/>
      </w:r>
      <w:r w:rsidR="0087682D">
        <w:rPr>
          <w:rFonts w:hint="cs"/>
          <w:rtl/>
        </w:rPr>
        <w:t xml:space="preserve"> </w:t>
      </w:r>
      <w:r w:rsidR="0005114B">
        <w:t>). All cells which were largely unaffected by the addition of the MoO</w:t>
      </w:r>
      <w:r w:rsidR="0005114B" w:rsidRPr="007A5723">
        <w:rPr>
          <w:vertAlign w:val="subscript"/>
        </w:rPr>
        <w:t>3</w:t>
      </w:r>
      <w:r w:rsidR="0005114B">
        <w:t xml:space="preserve"> layer are found to reside in library regions with </w:t>
      </w:r>
      <w:r w:rsidR="0005114B" w:rsidRPr="00C15B68">
        <w:rPr>
          <w:rFonts w:ascii="Times New Roman" w:eastAsia="Calibri" w:hAnsi="Times New Roman" w:cs="Times New Roman"/>
          <w:szCs w:val="22"/>
        </w:rPr>
        <w:t xml:space="preserve">thickness of the </w:t>
      </w:r>
      <w:r w:rsidR="0005114B">
        <w:rPr>
          <w:rFonts w:ascii="Times New Roman" w:eastAsia="Calibri" w:hAnsi="Times New Roman" w:cs="Times New Roman"/>
          <w:szCs w:val="22"/>
        </w:rPr>
        <w:t>Co</w:t>
      </w:r>
      <w:r w:rsidR="0005114B" w:rsidRPr="00C15B68">
        <w:rPr>
          <w:rFonts w:ascii="Times New Roman" w:eastAsia="Calibri" w:hAnsi="Times New Roman" w:cs="Times New Roman"/>
          <w:szCs w:val="22"/>
          <w:vertAlign w:val="subscript"/>
        </w:rPr>
        <w:t>3</w:t>
      </w:r>
      <w:r w:rsidR="0005114B">
        <w:rPr>
          <w:rFonts w:ascii="Times New Roman" w:eastAsia="Calibri" w:hAnsi="Times New Roman" w:cs="Times New Roman"/>
          <w:szCs w:val="22"/>
        </w:rPr>
        <w:t>O</w:t>
      </w:r>
      <w:r w:rsidR="0005114B" w:rsidRPr="00C15B68">
        <w:rPr>
          <w:rFonts w:ascii="Times New Roman" w:eastAsia="Calibri" w:hAnsi="Times New Roman" w:cs="Times New Roman"/>
          <w:szCs w:val="22"/>
          <w:vertAlign w:val="subscript"/>
        </w:rPr>
        <w:t>4</w:t>
      </w:r>
      <w:r w:rsidR="0005114B">
        <w:rPr>
          <w:rFonts w:ascii="Times New Roman" w:eastAsia="Calibri" w:hAnsi="Times New Roman" w:cs="Times New Roman"/>
          <w:szCs w:val="22"/>
        </w:rPr>
        <w:t xml:space="preserve"> </w:t>
      </w:r>
      <w:r w:rsidR="0005114B" w:rsidRPr="00C15B68">
        <w:rPr>
          <w:rFonts w:ascii="Times New Roman" w:eastAsia="Calibri" w:hAnsi="Times New Roman" w:cs="Times New Roman"/>
          <w:szCs w:val="22"/>
        </w:rPr>
        <w:t>layer</w:t>
      </w:r>
      <w:r w:rsidR="0005114B">
        <w:rPr>
          <w:rFonts w:ascii="Times New Roman" w:eastAsia="Calibri" w:hAnsi="Times New Roman" w:cs="Times New Roman"/>
          <w:szCs w:val="22"/>
        </w:rPr>
        <w:t xml:space="preserve"> above 227 nm</w:t>
      </w:r>
      <w:r w:rsidR="0005114B">
        <w:t xml:space="preserve"> which corresponds to the top 6</w:t>
      </w:r>
      <w:proofErr w:type="gramStart"/>
      <w:r w:rsidR="0005114B" w:rsidRPr="00780DFC">
        <w:rPr>
          <w:vertAlign w:val="superscript"/>
        </w:rPr>
        <w:t>th</w:t>
      </w:r>
      <w:r w:rsidR="0005114B">
        <w:t xml:space="preserve">  percentile</w:t>
      </w:r>
      <w:proofErr w:type="gramEnd"/>
      <w:r w:rsidR="0005114B">
        <w:t xml:space="preserve"> of overall layer's thickness. These cells also have a relatively thin MoO</w:t>
      </w:r>
      <w:r w:rsidR="0005114B" w:rsidRPr="004E39A3">
        <w:rPr>
          <w:vertAlign w:val="subscript"/>
        </w:rPr>
        <w:t>3</w:t>
      </w:r>
      <w:r w:rsidR="0005114B">
        <w:t xml:space="preserve"> layer (ranging from 38 nm to 45 nm corresponding to the lower 30</w:t>
      </w:r>
      <w:r w:rsidR="0005114B" w:rsidRPr="00EF05F9">
        <w:rPr>
          <w:vertAlign w:val="superscript"/>
        </w:rPr>
        <w:t>th</w:t>
      </w:r>
      <w:r w:rsidR="0005114B">
        <w:t xml:space="preserve"> percentile of the overall thickness). In addition, </w:t>
      </w:r>
      <w:r w:rsidR="009A312C">
        <w:fldChar w:fldCharType="begin"/>
      </w:r>
      <w:r w:rsidR="0087682D">
        <w:instrText xml:space="preserve"> REF _Ref475296572 \h </w:instrText>
      </w:r>
      <w:r w:rsidR="009A312C">
        <w:fldChar w:fldCharType="separate"/>
      </w:r>
      <w:r w:rsidR="00DC600D">
        <w:t xml:space="preserve">Figure </w:t>
      </w:r>
      <w:r w:rsidR="00DC600D">
        <w:rPr>
          <w:noProof/>
        </w:rPr>
        <w:t>8</w:t>
      </w:r>
      <w:r w:rsidR="009A312C">
        <w:fldChar w:fldCharType="end"/>
      </w:r>
      <w:r w:rsidR="0087682D">
        <w:rPr>
          <w:rFonts w:hint="cs"/>
          <w:rtl/>
        </w:rPr>
        <w:t xml:space="preserve"> </w:t>
      </w:r>
      <w:r w:rsidR="0005114B">
        <w:t xml:space="preserve">demonstrates that all these cells are physically close together and are thus constructed in a similar fashion and have similar material descriptors. These results are in accord with those presented by </w:t>
      </w:r>
      <w:proofErr w:type="spellStart"/>
      <w:r w:rsidR="0005114B">
        <w:t>Majhi</w:t>
      </w:r>
      <w:proofErr w:type="spellEnd"/>
      <w:r w:rsidR="0005114B">
        <w:t xml:space="preserve"> et al.</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rsidR="0005114B">
        <w:t xml:space="preserve"> (Figure 4 in reference </w:t>
      </w:r>
      <w:r w:rsidR="00010C54">
        <w:fldChar w:fldCharType="begin"/>
      </w:r>
      <w:r w:rsidR="00CF03CA">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fldChar w:fldCharType="separate"/>
      </w:r>
      <w:r w:rsidR="00CF03CA" w:rsidRPr="00CF03CA">
        <w:rPr>
          <w:i/>
          <w:noProof/>
          <w:vertAlign w:val="superscript"/>
        </w:rPr>
        <w:t>(</w:t>
      </w:r>
      <w:hyperlink w:anchor="_ENREF_5" w:tooltip="Hill, 2016 #426" w:history="1">
        <w:r w:rsidR="001C0A8A" w:rsidRPr="00CF03CA">
          <w:rPr>
            <w:i/>
            <w:noProof/>
            <w:vertAlign w:val="superscript"/>
          </w:rPr>
          <w:t>5</w:t>
        </w:r>
      </w:hyperlink>
      <w:r w:rsidR="00CF03CA" w:rsidRPr="00CF03CA">
        <w:rPr>
          <w:i/>
          <w:noProof/>
          <w:vertAlign w:val="superscript"/>
        </w:rPr>
        <w:t>)</w:t>
      </w:r>
      <w:r w:rsidR="00010C54">
        <w:fldChar w:fldCharType="end"/>
      </w:r>
      <w:r w:rsidR="0005114B">
        <w:t>) which show that above a Co</w:t>
      </w:r>
      <w:r w:rsidR="0005114B" w:rsidRPr="00BF4D4B">
        <w:rPr>
          <w:vertAlign w:val="subscript"/>
        </w:rPr>
        <w:t>3</w:t>
      </w:r>
      <w:r w:rsidR="0005114B">
        <w:t>O</w:t>
      </w:r>
      <w:r w:rsidR="0005114B" w:rsidRPr="00BF4D4B">
        <w:rPr>
          <w:vertAlign w:val="subscript"/>
        </w:rPr>
        <w:t>4</w:t>
      </w:r>
      <w:r w:rsidR="0005114B">
        <w:t xml:space="preserve"> thickness of 150-250 nm, both libraries have similar profiles for specific PV parameters</w:t>
      </w:r>
      <w:r w:rsidR="0005114B" w:rsidRPr="005D5469">
        <w:t xml:space="preserve">. However, the analysis in reference </w:t>
      </w:r>
      <w:r w:rsidR="0005114B" w:rsidRPr="005D5469">
        <w:rPr>
          <w:vertAlign w:val="superscript"/>
        </w:rPr>
        <w:t>[3]</w:t>
      </w:r>
      <w:r w:rsidR="0005114B" w:rsidRPr="005D5469">
        <w:t xml:space="preserve"> was performed at the level of the entire library and consequently provided only limited information on the effect of the MoO</w:t>
      </w:r>
      <w:r w:rsidR="0005114B" w:rsidRPr="005D5469">
        <w:rPr>
          <w:vertAlign w:val="subscript"/>
        </w:rPr>
        <w:t>3</w:t>
      </w:r>
      <w:r w:rsidR="0005114B" w:rsidRPr="005D5469">
        <w:t xml:space="preserve"> layer on the complete PV profile of individual cells. In contrast, the present analysis allows for the evaluation of the effect of MoO</w:t>
      </w:r>
      <w:r w:rsidR="0005114B" w:rsidRPr="005D5469">
        <w:rPr>
          <w:vertAlign w:val="subscript"/>
        </w:rPr>
        <w:t>3</w:t>
      </w:r>
      <w:r w:rsidR="0005114B" w:rsidRPr="005D5469">
        <w:t xml:space="preserve"> on the PV profile of cells with specific and identical TiO</w:t>
      </w:r>
      <w:r w:rsidR="0005114B" w:rsidRPr="005D5469">
        <w:rPr>
          <w:vertAlign w:val="subscript"/>
        </w:rPr>
        <w:t>2</w:t>
      </w:r>
      <w:r w:rsidR="00692F28">
        <w:t>|</w:t>
      </w:r>
      <w:r w:rsidR="0005114B" w:rsidRPr="005D5469">
        <w:t>Co</w:t>
      </w:r>
      <w:r w:rsidR="0005114B" w:rsidRPr="005D5469">
        <w:rPr>
          <w:vertAlign w:val="subscript"/>
        </w:rPr>
        <w:t>3</w:t>
      </w:r>
      <w:r w:rsidR="0005114B" w:rsidRPr="005D5469">
        <w:t>O</w:t>
      </w:r>
      <w:r w:rsidR="0005114B" w:rsidRPr="005D5469">
        <w:rPr>
          <w:vertAlign w:val="subscript"/>
        </w:rPr>
        <w:t>4</w:t>
      </w:r>
      <w:r w:rsidR="0005114B" w:rsidRPr="005D5469">
        <w:t xml:space="preserve"> combinations.</w:t>
      </w:r>
      <w:r w:rsidR="0005114B">
        <w:t xml:space="preserve"> </w:t>
      </w:r>
    </w:p>
    <w:p w14:paraId="188A7916" w14:textId="77777777" w:rsidR="0033624C" w:rsidRDefault="0033624C" w:rsidP="009B1370">
      <w:pPr>
        <w:spacing w:after="0"/>
        <w:jc w:val="center"/>
      </w:pPr>
    </w:p>
    <w:p w14:paraId="1A4609B2" w14:textId="33F2C7BB" w:rsidR="0033624C" w:rsidRDefault="00C9499A" w:rsidP="00826B66">
      <w:pPr>
        <w:pStyle w:val="Caption"/>
        <w:rPr>
          <w:i/>
          <w:iCs/>
        </w:rPr>
      </w:pPr>
      <w:bookmarkStart w:id="207" w:name="_Ref475296572"/>
      <w:bookmarkStart w:id="208" w:name="_Toc483041612"/>
      <w:proofErr w:type="spellStart"/>
      <w:r>
        <w:t>z</w:t>
      </w:r>
      <w:r w:rsidR="00826B66">
        <w:t>Figure</w:t>
      </w:r>
      <w:proofErr w:type="spellEnd"/>
      <w:r w:rsidR="00826B66">
        <w:t xml:space="preserve"> </w:t>
      </w:r>
      <w:r w:rsidR="009A312C">
        <w:fldChar w:fldCharType="begin"/>
      </w:r>
      <w:r w:rsidR="00E20F2D">
        <w:instrText xml:space="preserve"> SEQ Figure \* ARABIC </w:instrText>
      </w:r>
      <w:r w:rsidR="009A312C">
        <w:fldChar w:fldCharType="separate"/>
      </w:r>
      <w:ins w:id="209" w:author="Shy Alon" w:date="2017-07-05T22:58:00Z">
        <w:r w:rsidR="00C91D56">
          <w:rPr>
            <w:noProof/>
          </w:rPr>
          <w:t>10</w:t>
        </w:r>
      </w:ins>
      <w:del w:id="210" w:author="Shy Alon" w:date="2017-07-05T22:58:00Z">
        <w:r w:rsidR="00A9699E" w:rsidDel="00C91D56">
          <w:rPr>
            <w:noProof/>
          </w:rPr>
          <w:delText>9</w:delText>
        </w:r>
      </w:del>
      <w:r w:rsidR="009A312C">
        <w:rPr>
          <w:noProof/>
        </w:rPr>
        <w:fldChar w:fldCharType="end"/>
      </w:r>
      <w:bookmarkEnd w:id="207"/>
      <w:r w:rsidR="00826B66">
        <w:t xml:space="preserve">: </w:t>
      </w:r>
      <w:r w:rsidR="0033624C" w:rsidRPr="009120B4">
        <w:rPr>
          <w:b w:val="0"/>
          <w:bCs w:val="0"/>
        </w:rPr>
        <w:t>Heat map of the PV libraries, where each square represents a cell in the library. The heat map is colored according to the thickness of the Co</w:t>
      </w:r>
      <w:r w:rsidR="0033624C" w:rsidRPr="009120B4">
        <w:rPr>
          <w:b w:val="0"/>
          <w:bCs w:val="0"/>
          <w:vertAlign w:val="subscript"/>
        </w:rPr>
        <w:t>3</w:t>
      </w:r>
      <w:r w:rsidR="0033624C" w:rsidRPr="009120B4">
        <w:rPr>
          <w:b w:val="0"/>
          <w:bCs w:val="0"/>
        </w:rPr>
        <w:t>O</w:t>
      </w:r>
      <w:r w:rsidR="0033624C" w:rsidRPr="009120B4">
        <w:rPr>
          <w:b w:val="0"/>
          <w:bCs w:val="0"/>
          <w:vertAlign w:val="subscript"/>
        </w:rPr>
        <w:t>4</w:t>
      </w:r>
      <w:r w:rsidR="0033624C" w:rsidRPr="009120B4">
        <w:rPr>
          <w:b w:val="0"/>
          <w:bCs w:val="0"/>
        </w:rPr>
        <w:t xml:space="preserve"> layer. 'X' represents cells with similar PV behavior in both libraries according to the PCA. The X and Y axes represent the location of the cell on the 13 x 13 grid.</w:t>
      </w:r>
      <w:bookmarkEnd w:id="208"/>
    </w:p>
    <w:p w14:paraId="0BEEA9A4" w14:textId="24EC98D4" w:rsidR="001F5593" w:rsidRDefault="001F5593" w:rsidP="009B1370">
      <w:r>
        <w:t>To further quantity the effect of the MoO</w:t>
      </w:r>
      <w:r w:rsidRPr="00FB5B62">
        <w:rPr>
          <w:vertAlign w:val="subscript"/>
        </w:rPr>
        <w:t>3</w:t>
      </w:r>
      <w:r>
        <w:t xml:space="preserve"> layer on these cells we have used </w:t>
      </w:r>
      <w:r w:rsidRPr="00E8428B">
        <w:t xml:space="preserve">the </w:t>
      </w:r>
      <w:r>
        <w:t>paired</w:t>
      </w:r>
      <w:r w:rsidRPr="00E8428B">
        <w:t xml:space="preserve"> sample </w:t>
      </w:r>
      <w:r w:rsidRPr="00203FE9">
        <w:rPr>
          <w:i/>
          <w:iCs/>
        </w:rPr>
        <w:t>t</w:t>
      </w:r>
      <w:r w:rsidRPr="00E8428B">
        <w:t xml:space="preserve">-test. The results are shown in </w:t>
      </w:r>
      <w:r>
        <w:t>T</w:t>
      </w:r>
      <w:r w:rsidRPr="00E8428B">
        <w:t xml:space="preserve">able </w:t>
      </w:r>
      <w:r>
        <w:t xml:space="preserve">3 and indicate that in contrast with most of the cells, for two parameters, </w:t>
      </w:r>
      <w:r>
        <w:rPr>
          <w:i/>
          <w:iCs/>
        </w:rPr>
        <w:t>J</w:t>
      </w:r>
      <w:r w:rsidRPr="00B14E7A">
        <w:rPr>
          <w:i/>
          <w:iCs/>
          <w:vertAlign w:val="subscript"/>
        </w:rPr>
        <w:t>SC</w:t>
      </w:r>
      <w:r>
        <w:t xml:space="preserve">, and </w:t>
      </w:r>
      <w:r w:rsidRPr="00591FA7">
        <w:rPr>
          <w:i/>
          <w:iCs/>
        </w:rPr>
        <w:t>IQE</w:t>
      </w:r>
      <w:r>
        <w:t>, the addition of MoO</w:t>
      </w:r>
      <w:r w:rsidRPr="00591FA7">
        <w:rPr>
          <w:vertAlign w:val="subscript"/>
        </w:rPr>
        <w:t>3</w:t>
      </w:r>
      <w:r>
        <w:t xml:space="preserve"> led to a statistically significant decrease in performances. Two other parameters, </w:t>
      </w:r>
      <w:r w:rsidRPr="00591FA7">
        <w:rPr>
          <w:i/>
          <w:iCs/>
        </w:rPr>
        <w:t>FF</w:t>
      </w:r>
      <w:r>
        <w:t xml:space="preserve"> and </w:t>
      </w:r>
      <w:proofErr w:type="spellStart"/>
      <w:r w:rsidRPr="00591FA7">
        <w:rPr>
          <w:i/>
          <w:iCs/>
        </w:rPr>
        <w:t>Pmax</w:t>
      </w:r>
      <w:proofErr w:type="spellEnd"/>
      <w:r>
        <w:t xml:space="preserve"> demonstrated insignificant differences between the libraries. </w:t>
      </w:r>
      <w:r>
        <w:rPr>
          <w:i/>
          <w:iCs/>
        </w:rPr>
        <w:t>V</w:t>
      </w:r>
      <w:r w:rsidRPr="00B14E7A">
        <w:rPr>
          <w:i/>
          <w:iCs/>
          <w:vertAlign w:val="subscript"/>
        </w:rPr>
        <w:t>OC</w:t>
      </w:r>
      <w:r>
        <w:t xml:space="preserve"> was the only </w:t>
      </w:r>
      <w:r>
        <w:lastRenderedPageBreak/>
        <w:t>parameter that maintains a significantly higher value for the library containing MoO</w:t>
      </w:r>
      <w:r w:rsidRPr="00591FA7">
        <w:rPr>
          <w:vertAlign w:val="subscript"/>
        </w:rPr>
        <w:t>3</w:t>
      </w:r>
      <w:r>
        <w:t xml:space="preserve">. </w:t>
      </w:r>
      <w:r w:rsidRPr="005D5469">
        <w:t xml:space="preserve">In reference </w:t>
      </w:r>
      <w:r w:rsidR="00944111">
        <w:rPr>
          <w:vertAlign w:val="superscript"/>
        </w:rPr>
        <w:t>(3)</w:t>
      </w:r>
      <w:r w:rsidRPr="005D5469">
        <w:t xml:space="preserve"> the overall decrease in </w:t>
      </w:r>
      <w:r w:rsidRPr="005D5469">
        <w:rPr>
          <w:i/>
          <w:iCs/>
        </w:rPr>
        <w:t>J</w:t>
      </w:r>
      <w:r w:rsidRPr="005D5469">
        <w:rPr>
          <w:i/>
          <w:iCs/>
          <w:vertAlign w:val="subscript"/>
        </w:rPr>
        <w:t>SC</w:t>
      </w:r>
      <w:r w:rsidRPr="005D5469">
        <w:t xml:space="preserve"> and </w:t>
      </w:r>
      <w:r w:rsidRPr="005D5469">
        <w:rPr>
          <w:i/>
          <w:iCs/>
        </w:rPr>
        <w:t>V</w:t>
      </w:r>
      <w:r w:rsidRPr="005D5469">
        <w:rPr>
          <w:i/>
          <w:iCs/>
          <w:vertAlign w:val="subscript"/>
        </w:rPr>
        <w:t>OC</w:t>
      </w:r>
      <w:r w:rsidRPr="005D5469">
        <w:t xml:space="preserve"> for the TiO</w:t>
      </w:r>
      <w:r w:rsidRPr="005D5469">
        <w:rPr>
          <w:vertAlign w:val="subscript"/>
        </w:rPr>
        <w:t>2</w:t>
      </w:r>
      <w:r w:rsidRPr="005D5469">
        <w:t>|Co</w:t>
      </w:r>
      <w:r w:rsidRPr="005D5469">
        <w:rPr>
          <w:vertAlign w:val="subscript"/>
        </w:rPr>
        <w:t>3</w:t>
      </w:r>
      <w:r w:rsidRPr="005D5469">
        <w:t>O</w:t>
      </w:r>
      <w:r w:rsidRPr="005D5469">
        <w:rPr>
          <w:vertAlign w:val="subscript"/>
        </w:rPr>
        <w:t>4</w:t>
      </w:r>
      <w:r w:rsidRPr="005D5469">
        <w:t>|MoO</w:t>
      </w:r>
      <w:r w:rsidRPr="005D5469">
        <w:rPr>
          <w:vertAlign w:val="subscript"/>
        </w:rPr>
        <w:t>3</w:t>
      </w:r>
      <w:r w:rsidRPr="005D5469">
        <w:t xml:space="preserve"> library at large Co</w:t>
      </w:r>
      <w:r w:rsidRPr="005D5469">
        <w:rPr>
          <w:vertAlign w:val="subscript"/>
        </w:rPr>
        <w:t>3</w:t>
      </w:r>
      <w:r w:rsidRPr="005D5469">
        <w:t>O</w:t>
      </w:r>
      <w:r w:rsidRPr="005D5469">
        <w:rPr>
          <w:vertAlign w:val="subscript"/>
        </w:rPr>
        <w:t xml:space="preserve">4 </w:t>
      </w:r>
      <w:r w:rsidRPr="005D5469">
        <w:t>thicknesses was attributed to a poor extraction of electrons at the TiO</w:t>
      </w:r>
      <w:r w:rsidRPr="005D5469">
        <w:rPr>
          <w:vertAlign w:val="subscript"/>
        </w:rPr>
        <w:t>2</w:t>
      </w:r>
      <w:r w:rsidRPr="005D5469">
        <w:t>|Co</w:t>
      </w:r>
      <w:r w:rsidRPr="005D5469">
        <w:rPr>
          <w:vertAlign w:val="subscript"/>
        </w:rPr>
        <w:t>3</w:t>
      </w:r>
      <w:r w:rsidRPr="005D5469">
        <w:t>O</w:t>
      </w:r>
      <w:r w:rsidRPr="005D5469">
        <w:rPr>
          <w:vertAlign w:val="subscript"/>
        </w:rPr>
        <w:t>4</w:t>
      </w:r>
      <w:r w:rsidRPr="005D5469">
        <w:t xml:space="preserve"> interface. While this decrease was observed at the level of the complete libraries, here we demonstrate that for a subset of cells characterized by a high Co</w:t>
      </w:r>
      <w:r w:rsidRPr="005D5469">
        <w:rPr>
          <w:vertAlign w:val="subscript"/>
        </w:rPr>
        <w:t>3</w:t>
      </w:r>
      <w:r w:rsidRPr="005D5469">
        <w:t>O</w:t>
      </w:r>
      <w:r w:rsidRPr="005D5469">
        <w:rPr>
          <w:vertAlign w:val="subscript"/>
        </w:rPr>
        <w:t>4</w:t>
      </w:r>
      <w:r w:rsidRPr="005D5469">
        <w:t xml:space="preserve"> thickness, the addition of MoO</w:t>
      </w:r>
      <w:r w:rsidRPr="005D5469">
        <w:rPr>
          <w:vertAlign w:val="subscript"/>
        </w:rPr>
        <w:t>3</w:t>
      </w:r>
      <w:r w:rsidRPr="005D5469">
        <w:t xml:space="preserve"> led to a statistically significant increase in </w:t>
      </w:r>
      <w:r w:rsidRPr="005D5469">
        <w:rPr>
          <w:i/>
          <w:iCs/>
        </w:rPr>
        <w:t>V</w:t>
      </w:r>
      <w:r w:rsidRPr="005D5469">
        <w:rPr>
          <w:i/>
          <w:iCs/>
          <w:vertAlign w:val="subscript"/>
        </w:rPr>
        <w:t>OC</w:t>
      </w:r>
      <w:r w:rsidRPr="005D5469">
        <w:t>.</w:t>
      </w:r>
      <w:r>
        <w:t xml:space="preserve"> </w:t>
      </w:r>
    </w:p>
    <w:p w14:paraId="5DEE9FFD" w14:textId="4A379BA6" w:rsidR="009728A1" w:rsidRPr="0017332A" w:rsidRDefault="00826B66" w:rsidP="00826B66">
      <w:pPr>
        <w:pStyle w:val="Caption"/>
        <w:rPr>
          <w:b w:val="0"/>
          <w:bCs w:val="0"/>
        </w:rPr>
      </w:pPr>
      <w:bookmarkStart w:id="211" w:name="_Toc475380987"/>
      <w:r>
        <w:t xml:space="preserve">Table </w:t>
      </w:r>
      <w:fldSimple w:instr=" SEQ Table \* ARABIC ">
        <w:r w:rsidR="006C3932">
          <w:rPr>
            <w:noProof/>
          </w:rPr>
          <w:t>4</w:t>
        </w:r>
      </w:fldSimple>
      <w:r>
        <w:t xml:space="preserve">: </w:t>
      </w:r>
      <w:r w:rsidR="009728A1" w:rsidRPr="007A2901">
        <w:rPr>
          <w:b w:val="0"/>
          <w:bCs w:val="0"/>
        </w:rPr>
        <w:t xml:space="preserve">Results of the paired sample </w:t>
      </w:r>
      <w:r w:rsidR="009728A1" w:rsidRPr="007A2901">
        <w:rPr>
          <w:b w:val="0"/>
          <w:bCs w:val="0"/>
          <w:i/>
          <w:iCs/>
        </w:rPr>
        <w:t>t</w:t>
      </w:r>
      <w:r w:rsidR="009728A1" w:rsidRPr="007A2901">
        <w:rPr>
          <w:b w:val="0"/>
          <w:bCs w:val="0"/>
        </w:rPr>
        <w:t>-test comparing the activities of the 13 “unaffected” cells from the TiO</w:t>
      </w:r>
      <w:r w:rsidR="009728A1" w:rsidRPr="007A2901">
        <w:rPr>
          <w:b w:val="0"/>
          <w:bCs w:val="0"/>
          <w:vertAlign w:val="subscript"/>
        </w:rPr>
        <w:t>2</w:t>
      </w:r>
      <w:r w:rsidR="009728A1" w:rsidRPr="007A2901">
        <w:rPr>
          <w:b w:val="0"/>
          <w:bCs w:val="0"/>
        </w:rPr>
        <w:t>|Co</w:t>
      </w:r>
      <w:r w:rsidR="009728A1" w:rsidRPr="007A2901">
        <w:rPr>
          <w:b w:val="0"/>
          <w:bCs w:val="0"/>
          <w:vertAlign w:val="subscript"/>
        </w:rPr>
        <w:t>3</w:t>
      </w:r>
      <w:r w:rsidR="009728A1" w:rsidRPr="007A2901">
        <w:rPr>
          <w:b w:val="0"/>
          <w:bCs w:val="0"/>
        </w:rPr>
        <w:t>O</w:t>
      </w:r>
      <w:r w:rsidR="009728A1" w:rsidRPr="007A2901">
        <w:rPr>
          <w:b w:val="0"/>
          <w:bCs w:val="0"/>
          <w:vertAlign w:val="subscript"/>
        </w:rPr>
        <w:t>4</w:t>
      </w:r>
      <w:r w:rsidR="009728A1" w:rsidRPr="007A2901">
        <w:rPr>
          <w:b w:val="0"/>
          <w:bCs w:val="0"/>
        </w:rPr>
        <w:t>|MoO</w:t>
      </w:r>
      <w:r w:rsidR="009728A1" w:rsidRPr="007A2901">
        <w:rPr>
          <w:b w:val="0"/>
          <w:bCs w:val="0"/>
          <w:vertAlign w:val="subscript"/>
        </w:rPr>
        <w:t>3</w:t>
      </w:r>
      <w:r w:rsidR="009728A1" w:rsidRPr="007A2901">
        <w:rPr>
          <w:b w:val="0"/>
          <w:bCs w:val="0"/>
        </w:rPr>
        <w:t xml:space="preserve"> and TiO</w:t>
      </w:r>
      <w:r w:rsidR="009728A1" w:rsidRPr="007A2901">
        <w:rPr>
          <w:b w:val="0"/>
          <w:bCs w:val="0"/>
          <w:vertAlign w:val="subscript"/>
        </w:rPr>
        <w:t>2</w:t>
      </w:r>
      <w:r w:rsidR="009728A1" w:rsidRPr="007A2901">
        <w:rPr>
          <w:b w:val="0"/>
          <w:bCs w:val="0"/>
        </w:rPr>
        <w:t>|Co</w:t>
      </w:r>
      <w:r w:rsidR="009728A1" w:rsidRPr="007A2901">
        <w:rPr>
          <w:b w:val="0"/>
          <w:bCs w:val="0"/>
          <w:vertAlign w:val="subscript"/>
        </w:rPr>
        <w:t>3</w:t>
      </w:r>
      <w:r w:rsidR="009728A1" w:rsidRPr="007A2901">
        <w:rPr>
          <w:b w:val="0"/>
          <w:bCs w:val="0"/>
        </w:rPr>
        <w:t>O</w:t>
      </w:r>
      <w:r w:rsidR="009728A1" w:rsidRPr="007A2901">
        <w:rPr>
          <w:b w:val="0"/>
          <w:bCs w:val="0"/>
          <w:vertAlign w:val="subscript"/>
        </w:rPr>
        <w:t>4</w:t>
      </w:r>
      <w:r w:rsidR="009728A1" w:rsidRPr="007A2901">
        <w:rPr>
          <w:b w:val="0"/>
          <w:bCs w:val="0"/>
        </w:rPr>
        <w:t xml:space="preserve"> libraries.</w:t>
      </w:r>
      <w:bookmarkEnd w:id="211"/>
      <w:r w:rsidR="009728A1" w:rsidRPr="003E648B">
        <w:t xml:space="preserve"> </w:t>
      </w:r>
    </w:p>
    <w:tbl>
      <w:tblPr>
        <w:tblW w:w="8370" w:type="dxa"/>
        <w:jc w:val="center"/>
        <w:tblLook w:val="04A0" w:firstRow="1" w:lastRow="0" w:firstColumn="1" w:lastColumn="0" w:noHBand="0" w:noVBand="1"/>
      </w:tblPr>
      <w:tblGrid>
        <w:gridCol w:w="1527"/>
        <w:gridCol w:w="880"/>
        <w:gridCol w:w="876"/>
        <w:gridCol w:w="1058"/>
        <w:gridCol w:w="1011"/>
        <w:gridCol w:w="948"/>
        <w:gridCol w:w="720"/>
        <w:gridCol w:w="750"/>
        <w:gridCol w:w="600"/>
      </w:tblGrid>
      <w:tr w:rsidR="009728A1" w:rsidRPr="00E0629E" w14:paraId="67265CBE" w14:textId="77777777" w:rsidTr="00B20220">
        <w:trPr>
          <w:trHeight w:val="330"/>
          <w:jc w:val="center"/>
        </w:trPr>
        <w:tc>
          <w:tcPr>
            <w:tcW w:w="1527" w:type="dxa"/>
            <w:tcBorders>
              <w:top w:val="nil"/>
              <w:left w:val="nil"/>
              <w:bottom w:val="nil"/>
              <w:right w:val="nil"/>
            </w:tcBorders>
            <w:shd w:val="clear" w:color="auto" w:fill="auto"/>
            <w:noWrap/>
            <w:vAlign w:val="bottom"/>
            <w:hideMark/>
          </w:tcPr>
          <w:p w14:paraId="267C9B95" w14:textId="77777777" w:rsidR="009728A1" w:rsidRPr="00E0629E" w:rsidRDefault="009728A1" w:rsidP="009B1370">
            <w:pPr>
              <w:spacing w:after="0" w:line="240" w:lineRule="auto"/>
              <w:rPr>
                <w:rFonts w:ascii="Times New Roman" w:eastAsia="Times New Roman" w:hAnsi="Times New Roman" w:cs="Times New Roman"/>
                <w:szCs w:val="20"/>
              </w:rPr>
            </w:pPr>
          </w:p>
        </w:tc>
        <w:tc>
          <w:tcPr>
            <w:tcW w:w="17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696179"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p>
        </w:tc>
        <w:tc>
          <w:tcPr>
            <w:tcW w:w="206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6CD173B"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922237">
              <w:rPr>
                <w:rFonts w:ascii="Times New Roman" w:eastAsia="Times New Roman" w:hAnsi="Times New Roman" w:cs="Times New Roman"/>
                <w:b/>
                <w:bCs/>
                <w:color w:val="000000"/>
              </w:rPr>
              <w:t>TiO</w:t>
            </w:r>
            <w:r w:rsidRPr="00922237">
              <w:rPr>
                <w:rFonts w:ascii="Times New Roman" w:eastAsia="Times New Roman" w:hAnsi="Times New Roman" w:cs="Times New Roman"/>
                <w:b/>
                <w:bCs/>
                <w:color w:val="000000"/>
                <w:vertAlign w:val="subscript"/>
              </w:rPr>
              <w:t>2</w:t>
            </w:r>
            <w:r w:rsidRPr="00922237">
              <w:rPr>
                <w:rFonts w:ascii="Times New Roman" w:eastAsia="Times New Roman" w:hAnsi="Times New Roman" w:cs="Times New Roman"/>
                <w:b/>
                <w:bCs/>
                <w:color w:val="000000"/>
              </w:rPr>
              <w:t>|Co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O</w:t>
            </w:r>
            <w:r w:rsidRPr="00922237">
              <w:rPr>
                <w:rFonts w:ascii="Times New Roman" w:eastAsia="Times New Roman" w:hAnsi="Times New Roman" w:cs="Times New Roman"/>
                <w:b/>
                <w:bCs/>
                <w:color w:val="000000"/>
                <w:vertAlign w:val="subscript"/>
              </w:rPr>
              <w:t>4</w:t>
            </w:r>
            <w:r w:rsidRPr="00922237">
              <w:rPr>
                <w:rFonts w:ascii="Times New Roman" w:eastAsia="Times New Roman" w:hAnsi="Times New Roman" w:cs="Times New Roman"/>
                <w:b/>
                <w:bCs/>
                <w:color w:val="000000"/>
              </w:rPr>
              <w:t>|MoO</w:t>
            </w:r>
            <w:r w:rsidRPr="00922237">
              <w:rPr>
                <w:rFonts w:ascii="Times New Roman" w:eastAsia="Times New Roman" w:hAnsi="Times New Roman" w:cs="Times New Roman"/>
                <w:b/>
                <w:bCs/>
                <w:color w:val="000000"/>
                <w:vertAlign w:val="subscript"/>
              </w:rPr>
              <w:t>3</w:t>
            </w:r>
            <w:r w:rsidRPr="00922237">
              <w:rPr>
                <w:rFonts w:ascii="Times New Roman" w:eastAsia="Times New Roman" w:hAnsi="Times New Roman" w:cs="Times New Roman"/>
                <w:b/>
                <w:bCs/>
                <w:color w:val="000000"/>
              </w:rPr>
              <w:t xml:space="preserve"> </w:t>
            </w:r>
          </w:p>
        </w:tc>
        <w:tc>
          <w:tcPr>
            <w:tcW w:w="2418" w:type="dxa"/>
            <w:gridSpan w:val="3"/>
            <w:tcBorders>
              <w:top w:val="nil"/>
              <w:left w:val="nil"/>
              <w:bottom w:val="single" w:sz="8" w:space="0" w:color="auto"/>
              <w:right w:val="nil"/>
            </w:tcBorders>
            <w:shd w:val="clear" w:color="auto" w:fill="auto"/>
            <w:noWrap/>
            <w:vAlign w:val="center"/>
            <w:hideMark/>
          </w:tcPr>
          <w:p w14:paraId="0500F5B9" w14:textId="77777777" w:rsidR="009728A1" w:rsidRPr="00E0629E" w:rsidRDefault="009728A1" w:rsidP="009B1370">
            <w:pPr>
              <w:spacing w:after="0" w:line="240" w:lineRule="auto"/>
              <w:rPr>
                <w:rFonts w:ascii="Arial" w:eastAsia="Times New Roman" w:hAnsi="Arial" w:cs="Arial"/>
                <w:color w:val="000000"/>
              </w:rPr>
            </w:pPr>
            <w:r w:rsidRPr="00E0629E">
              <w:rPr>
                <w:rFonts w:ascii="Arial" w:eastAsia="Times New Roman" w:hAnsi="Arial" w:cs="Arial"/>
                <w:color w:val="000000"/>
                <w:szCs w:val="22"/>
              </w:rPr>
              <w:t> </w:t>
            </w:r>
          </w:p>
        </w:tc>
        <w:tc>
          <w:tcPr>
            <w:tcW w:w="600" w:type="dxa"/>
            <w:tcBorders>
              <w:top w:val="nil"/>
              <w:left w:val="nil"/>
              <w:bottom w:val="single" w:sz="8" w:space="0" w:color="auto"/>
              <w:right w:val="nil"/>
            </w:tcBorders>
            <w:shd w:val="clear" w:color="auto" w:fill="auto"/>
            <w:noWrap/>
            <w:vAlign w:val="center"/>
            <w:hideMark/>
          </w:tcPr>
          <w:p w14:paraId="10DF7208" w14:textId="77777777" w:rsidR="009728A1" w:rsidRPr="00E0629E" w:rsidRDefault="009728A1" w:rsidP="009B1370">
            <w:pPr>
              <w:spacing w:after="0" w:line="240" w:lineRule="auto"/>
              <w:rPr>
                <w:rFonts w:ascii="Arial" w:eastAsia="Times New Roman" w:hAnsi="Arial" w:cs="Arial"/>
                <w:color w:val="000000"/>
              </w:rPr>
            </w:pPr>
            <w:r w:rsidRPr="00E0629E">
              <w:rPr>
                <w:rFonts w:ascii="Arial" w:eastAsia="Times New Roman" w:hAnsi="Arial" w:cs="Arial"/>
                <w:color w:val="000000"/>
                <w:szCs w:val="22"/>
              </w:rPr>
              <w:t> </w:t>
            </w:r>
          </w:p>
        </w:tc>
      </w:tr>
      <w:tr w:rsidR="009728A1" w:rsidRPr="00E0629E" w14:paraId="7B3ADF2B" w14:textId="77777777" w:rsidTr="00B20220">
        <w:trPr>
          <w:trHeight w:val="330"/>
          <w:jc w:val="center"/>
        </w:trPr>
        <w:tc>
          <w:tcPr>
            <w:tcW w:w="15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0DBEF" w14:textId="77777777" w:rsidR="009728A1" w:rsidRPr="00E0629E" w:rsidRDefault="009728A1" w:rsidP="009B1370">
            <w:pPr>
              <w:spacing w:after="0" w:line="240" w:lineRule="auto"/>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Activity</w:t>
            </w:r>
          </w:p>
        </w:tc>
        <w:tc>
          <w:tcPr>
            <w:tcW w:w="880" w:type="dxa"/>
            <w:tcBorders>
              <w:top w:val="nil"/>
              <w:left w:val="nil"/>
              <w:bottom w:val="nil"/>
              <w:right w:val="nil"/>
            </w:tcBorders>
            <w:shd w:val="clear" w:color="auto" w:fill="auto"/>
            <w:noWrap/>
            <w:vAlign w:val="center"/>
            <w:hideMark/>
          </w:tcPr>
          <w:p w14:paraId="12C243C8"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Mean</w:t>
            </w:r>
          </w:p>
        </w:tc>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1AF0EF9"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SD</w:t>
            </w:r>
          </w:p>
        </w:tc>
        <w:tc>
          <w:tcPr>
            <w:tcW w:w="1058" w:type="dxa"/>
            <w:tcBorders>
              <w:top w:val="nil"/>
              <w:left w:val="nil"/>
              <w:bottom w:val="nil"/>
              <w:right w:val="nil"/>
            </w:tcBorders>
            <w:shd w:val="clear" w:color="auto" w:fill="auto"/>
            <w:noWrap/>
            <w:vAlign w:val="center"/>
            <w:hideMark/>
          </w:tcPr>
          <w:p w14:paraId="73DE2C96"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Mean</w:t>
            </w:r>
          </w:p>
        </w:tc>
        <w:tc>
          <w:tcPr>
            <w:tcW w:w="1011" w:type="dxa"/>
            <w:tcBorders>
              <w:top w:val="nil"/>
              <w:left w:val="single" w:sz="8" w:space="0" w:color="auto"/>
              <w:bottom w:val="single" w:sz="8" w:space="0" w:color="auto"/>
              <w:right w:val="single" w:sz="8" w:space="0" w:color="auto"/>
            </w:tcBorders>
            <w:shd w:val="clear" w:color="auto" w:fill="auto"/>
            <w:noWrap/>
            <w:vAlign w:val="center"/>
            <w:hideMark/>
          </w:tcPr>
          <w:p w14:paraId="2D61774C"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SD</w:t>
            </w:r>
          </w:p>
        </w:tc>
        <w:tc>
          <w:tcPr>
            <w:tcW w:w="948" w:type="dxa"/>
            <w:tcBorders>
              <w:top w:val="nil"/>
              <w:left w:val="nil"/>
              <w:bottom w:val="single" w:sz="8" w:space="0" w:color="auto"/>
              <w:right w:val="single" w:sz="8" w:space="0" w:color="auto"/>
            </w:tcBorders>
            <w:shd w:val="clear" w:color="auto" w:fill="auto"/>
            <w:noWrap/>
            <w:vAlign w:val="center"/>
            <w:hideMark/>
          </w:tcPr>
          <w:p w14:paraId="0F2A5B61"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t-test</w:t>
            </w:r>
          </w:p>
        </w:tc>
        <w:tc>
          <w:tcPr>
            <w:tcW w:w="720" w:type="dxa"/>
            <w:tcBorders>
              <w:top w:val="nil"/>
              <w:left w:val="nil"/>
              <w:bottom w:val="single" w:sz="8" w:space="0" w:color="auto"/>
              <w:right w:val="single" w:sz="8" w:space="0" w:color="auto"/>
            </w:tcBorders>
            <w:shd w:val="clear" w:color="auto" w:fill="auto"/>
            <w:noWrap/>
            <w:vAlign w:val="center"/>
            <w:hideMark/>
          </w:tcPr>
          <w:p w14:paraId="670057A0"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proofErr w:type="spellStart"/>
            <w:r w:rsidRPr="00E0629E">
              <w:rPr>
                <w:rFonts w:ascii="Times New Roman" w:eastAsia="Times New Roman" w:hAnsi="Times New Roman" w:cs="Times New Roman"/>
                <w:b/>
                <w:bCs/>
                <w:color w:val="000000"/>
              </w:rPr>
              <w:t>df</w:t>
            </w:r>
            <w:proofErr w:type="spellEnd"/>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2E8898" w14:textId="77777777" w:rsidR="009728A1" w:rsidRPr="00E0629E" w:rsidRDefault="009728A1" w:rsidP="009B1370">
            <w:pPr>
              <w:spacing w:after="0" w:line="240" w:lineRule="auto"/>
              <w:jc w:val="center"/>
              <w:rPr>
                <w:rFonts w:ascii="Times New Roman" w:eastAsia="Times New Roman" w:hAnsi="Times New Roman" w:cs="Times New Roman"/>
                <w:b/>
                <w:bCs/>
                <w:color w:val="000000"/>
              </w:rPr>
            </w:pPr>
            <w:r w:rsidRPr="00E0629E">
              <w:rPr>
                <w:rFonts w:ascii="Times New Roman" w:eastAsia="Times New Roman" w:hAnsi="Times New Roman" w:cs="Times New Roman"/>
                <w:b/>
                <w:bCs/>
                <w:color w:val="000000"/>
              </w:rPr>
              <w:t>p-value</w:t>
            </w:r>
          </w:p>
        </w:tc>
      </w:tr>
      <w:tr w:rsidR="009728A1" w:rsidRPr="00E0629E" w14:paraId="3A943A49" w14:textId="77777777" w:rsidTr="00B20220">
        <w:trPr>
          <w:trHeight w:val="39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C907E6B" w14:textId="77777777" w:rsidR="009728A1" w:rsidRPr="00E0629E" w:rsidRDefault="009728A1" w:rsidP="009B1370">
            <w:pPr>
              <w:spacing w:after="0" w:line="240" w:lineRule="auto"/>
              <w:rPr>
                <w:rFonts w:ascii="Times New Roman" w:eastAsia="Times New Roman" w:hAnsi="Times New Roman" w:cs="Times New Roman"/>
                <w:i/>
                <w:iCs/>
                <w:color w:val="000000"/>
              </w:rPr>
            </w:pPr>
            <w:proofErr w:type="spellStart"/>
            <w:r w:rsidRPr="00E0629E">
              <w:rPr>
                <w:rFonts w:ascii="Times New Roman" w:eastAsia="Times New Roman" w:hAnsi="Times New Roman" w:cs="Times New Roman"/>
                <w:i/>
                <w:iCs/>
                <w:color w:val="000000"/>
              </w:rPr>
              <w:t>V</w:t>
            </w:r>
            <w:r w:rsidRPr="00E0629E">
              <w:rPr>
                <w:rFonts w:ascii="Times New Roman" w:eastAsia="Times New Roman" w:hAnsi="Times New Roman" w:cs="Times New Roman"/>
                <w:i/>
                <w:iCs/>
                <w:color w:val="000000"/>
                <w:vertAlign w:val="subscript"/>
              </w:rPr>
              <w:t>oc</w:t>
            </w:r>
            <w:proofErr w:type="spellEnd"/>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(mV)</w:t>
            </w:r>
          </w:p>
        </w:tc>
        <w:tc>
          <w:tcPr>
            <w:tcW w:w="880" w:type="dxa"/>
            <w:tcBorders>
              <w:top w:val="single" w:sz="8" w:space="0" w:color="auto"/>
              <w:left w:val="nil"/>
              <w:bottom w:val="single" w:sz="8" w:space="0" w:color="auto"/>
              <w:right w:val="single" w:sz="8" w:space="0" w:color="auto"/>
            </w:tcBorders>
            <w:shd w:val="clear" w:color="auto" w:fill="auto"/>
            <w:noWrap/>
            <w:vAlign w:val="center"/>
            <w:hideMark/>
          </w:tcPr>
          <w:p w14:paraId="6E4E83D8"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431</w:t>
            </w:r>
          </w:p>
        </w:tc>
        <w:tc>
          <w:tcPr>
            <w:tcW w:w="876" w:type="dxa"/>
            <w:tcBorders>
              <w:top w:val="nil"/>
              <w:left w:val="nil"/>
              <w:bottom w:val="single" w:sz="8" w:space="0" w:color="auto"/>
              <w:right w:val="single" w:sz="8" w:space="0" w:color="auto"/>
            </w:tcBorders>
            <w:shd w:val="clear" w:color="auto" w:fill="auto"/>
            <w:noWrap/>
            <w:vAlign w:val="center"/>
            <w:hideMark/>
          </w:tcPr>
          <w:p w14:paraId="5524DF6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18.9</w:t>
            </w:r>
          </w:p>
        </w:tc>
        <w:tc>
          <w:tcPr>
            <w:tcW w:w="1058" w:type="dxa"/>
            <w:tcBorders>
              <w:top w:val="single" w:sz="8" w:space="0" w:color="auto"/>
              <w:left w:val="nil"/>
              <w:bottom w:val="single" w:sz="8" w:space="0" w:color="auto"/>
              <w:right w:val="single" w:sz="8" w:space="0" w:color="auto"/>
            </w:tcBorders>
            <w:shd w:val="clear" w:color="auto" w:fill="auto"/>
            <w:noWrap/>
            <w:vAlign w:val="center"/>
            <w:hideMark/>
          </w:tcPr>
          <w:p w14:paraId="029BDFB8"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484</w:t>
            </w:r>
          </w:p>
        </w:tc>
        <w:tc>
          <w:tcPr>
            <w:tcW w:w="1011" w:type="dxa"/>
            <w:tcBorders>
              <w:top w:val="nil"/>
              <w:left w:val="nil"/>
              <w:bottom w:val="single" w:sz="8" w:space="0" w:color="auto"/>
              <w:right w:val="single" w:sz="8" w:space="0" w:color="auto"/>
            </w:tcBorders>
            <w:shd w:val="clear" w:color="auto" w:fill="auto"/>
            <w:noWrap/>
            <w:vAlign w:val="center"/>
            <w:hideMark/>
          </w:tcPr>
          <w:p w14:paraId="30E25323"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36.8</w:t>
            </w:r>
          </w:p>
        </w:tc>
        <w:tc>
          <w:tcPr>
            <w:tcW w:w="948" w:type="dxa"/>
            <w:tcBorders>
              <w:top w:val="nil"/>
              <w:left w:val="nil"/>
              <w:bottom w:val="single" w:sz="8" w:space="0" w:color="auto"/>
              <w:right w:val="single" w:sz="8" w:space="0" w:color="auto"/>
            </w:tcBorders>
            <w:shd w:val="clear" w:color="auto" w:fill="auto"/>
            <w:noWrap/>
            <w:vAlign w:val="center"/>
            <w:hideMark/>
          </w:tcPr>
          <w:p w14:paraId="759C2F85"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-7.08</w:t>
            </w:r>
          </w:p>
        </w:tc>
        <w:tc>
          <w:tcPr>
            <w:tcW w:w="720" w:type="dxa"/>
            <w:tcBorders>
              <w:top w:val="nil"/>
              <w:left w:val="nil"/>
              <w:bottom w:val="single" w:sz="8" w:space="0" w:color="auto"/>
              <w:right w:val="single" w:sz="8" w:space="0" w:color="auto"/>
            </w:tcBorders>
            <w:shd w:val="clear" w:color="auto" w:fill="auto"/>
            <w:noWrap/>
            <w:vAlign w:val="center"/>
            <w:hideMark/>
          </w:tcPr>
          <w:p w14:paraId="03D7EEF1"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F63D24"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&lt;0.001</w:t>
            </w:r>
          </w:p>
        </w:tc>
      </w:tr>
      <w:tr w:rsidR="009728A1" w:rsidRPr="00E0629E" w14:paraId="52C30CD7" w14:textId="77777777" w:rsidTr="00B20220">
        <w:trPr>
          <w:trHeight w:val="39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638CE2CD" w14:textId="77777777" w:rsidR="009728A1" w:rsidRPr="00E0629E" w:rsidRDefault="009728A1" w:rsidP="009B1370">
            <w:pPr>
              <w:spacing w:after="0" w:line="240" w:lineRule="auto"/>
              <w:rPr>
                <w:rFonts w:ascii="Times New Roman" w:eastAsia="Times New Roman" w:hAnsi="Times New Roman" w:cs="Times New Roman"/>
                <w:i/>
                <w:iCs/>
                <w:color w:val="000000"/>
              </w:rPr>
            </w:pPr>
            <w:proofErr w:type="spellStart"/>
            <w:r w:rsidRPr="00E0629E">
              <w:rPr>
                <w:rFonts w:ascii="Times New Roman" w:eastAsia="Times New Roman" w:hAnsi="Times New Roman" w:cs="Times New Roman"/>
                <w:i/>
                <w:iCs/>
                <w:color w:val="000000"/>
              </w:rPr>
              <w:t>J</w:t>
            </w:r>
            <w:r w:rsidRPr="00E0629E">
              <w:rPr>
                <w:rFonts w:ascii="Times New Roman" w:eastAsia="Times New Roman" w:hAnsi="Times New Roman" w:cs="Times New Roman"/>
                <w:i/>
                <w:iCs/>
                <w:color w:val="000000"/>
                <w:vertAlign w:val="subscript"/>
              </w:rPr>
              <w:t>sc</w:t>
            </w:r>
            <w:proofErr w:type="spellEnd"/>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(µA/cm</w:t>
            </w:r>
            <w:r w:rsidRPr="00E0629E">
              <w:rPr>
                <w:rFonts w:ascii="Times New Roman" w:eastAsia="Times New Roman" w:hAnsi="Times New Roman" w:cs="Times New Roman"/>
                <w:color w:val="000000"/>
                <w:sz w:val="16"/>
                <w:szCs w:val="16"/>
                <w:vertAlign w:val="superscript"/>
              </w:rPr>
              <w:t>2</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2EE5BBF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17.4</w:t>
            </w:r>
          </w:p>
        </w:tc>
        <w:tc>
          <w:tcPr>
            <w:tcW w:w="876" w:type="dxa"/>
            <w:tcBorders>
              <w:top w:val="nil"/>
              <w:left w:val="nil"/>
              <w:bottom w:val="single" w:sz="8" w:space="0" w:color="auto"/>
              <w:right w:val="single" w:sz="8" w:space="0" w:color="auto"/>
            </w:tcBorders>
            <w:shd w:val="clear" w:color="auto" w:fill="auto"/>
            <w:noWrap/>
            <w:vAlign w:val="center"/>
            <w:hideMark/>
          </w:tcPr>
          <w:p w14:paraId="3E690FB5"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0.7</w:t>
            </w:r>
          </w:p>
        </w:tc>
        <w:tc>
          <w:tcPr>
            <w:tcW w:w="1058" w:type="dxa"/>
            <w:tcBorders>
              <w:top w:val="nil"/>
              <w:left w:val="nil"/>
              <w:bottom w:val="single" w:sz="8" w:space="0" w:color="auto"/>
              <w:right w:val="single" w:sz="8" w:space="0" w:color="auto"/>
            </w:tcBorders>
            <w:shd w:val="clear" w:color="auto" w:fill="auto"/>
            <w:noWrap/>
            <w:vAlign w:val="center"/>
            <w:hideMark/>
          </w:tcPr>
          <w:p w14:paraId="5F8C5AD5"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15.3</w:t>
            </w:r>
          </w:p>
        </w:tc>
        <w:tc>
          <w:tcPr>
            <w:tcW w:w="1011" w:type="dxa"/>
            <w:tcBorders>
              <w:top w:val="nil"/>
              <w:left w:val="nil"/>
              <w:bottom w:val="single" w:sz="8" w:space="0" w:color="auto"/>
              <w:right w:val="single" w:sz="8" w:space="0" w:color="auto"/>
            </w:tcBorders>
            <w:shd w:val="clear" w:color="auto" w:fill="auto"/>
            <w:noWrap/>
            <w:vAlign w:val="center"/>
            <w:hideMark/>
          </w:tcPr>
          <w:p w14:paraId="2685938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1.8</w:t>
            </w:r>
          </w:p>
        </w:tc>
        <w:tc>
          <w:tcPr>
            <w:tcW w:w="948" w:type="dxa"/>
            <w:tcBorders>
              <w:top w:val="nil"/>
              <w:left w:val="nil"/>
              <w:bottom w:val="single" w:sz="8" w:space="0" w:color="auto"/>
              <w:right w:val="single" w:sz="8" w:space="0" w:color="auto"/>
            </w:tcBorders>
            <w:shd w:val="clear" w:color="auto" w:fill="auto"/>
            <w:noWrap/>
            <w:vAlign w:val="center"/>
            <w:hideMark/>
          </w:tcPr>
          <w:p w14:paraId="6D7A0021"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6.26</w:t>
            </w:r>
          </w:p>
        </w:tc>
        <w:tc>
          <w:tcPr>
            <w:tcW w:w="720" w:type="dxa"/>
            <w:tcBorders>
              <w:top w:val="nil"/>
              <w:left w:val="nil"/>
              <w:bottom w:val="single" w:sz="8" w:space="0" w:color="auto"/>
              <w:right w:val="single" w:sz="8" w:space="0" w:color="auto"/>
            </w:tcBorders>
            <w:shd w:val="clear" w:color="auto" w:fill="auto"/>
            <w:noWrap/>
            <w:vAlign w:val="center"/>
            <w:hideMark/>
          </w:tcPr>
          <w:p w14:paraId="7C63DA83"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C2BC6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&lt;0.0</w:t>
            </w:r>
            <w:r>
              <w:rPr>
                <w:rFonts w:ascii="Times New Roman" w:eastAsia="Times New Roman" w:hAnsi="Times New Roman" w:cs="Times New Roman"/>
                <w:color w:val="000000"/>
              </w:rPr>
              <w:t>0</w:t>
            </w:r>
            <w:r w:rsidRPr="00E0629E">
              <w:rPr>
                <w:rFonts w:ascii="Times New Roman" w:eastAsia="Times New Roman" w:hAnsi="Times New Roman" w:cs="Times New Roman"/>
                <w:color w:val="000000"/>
              </w:rPr>
              <w:t>1</w:t>
            </w:r>
          </w:p>
        </w:tc>
      </w:tr>
      <w:tr w:rsidR="009728A1" w:rsidRPr="00E0629E" w14:paraId="29AB968D" w14:textId="77777777" w:rsidTr="00B20220">
        <w:trPr>
          <w:trHeight w:val="33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FD0883F"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IQE</w:t>
            </w:r>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1E07A132"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0.07</w:t>
            </w:r>
          </w:p>
        </w:tc>
        <w:tc>
          <w:tcPr>
            <w:tcW w:w="876" w:type="dxa"/>
            <w:tcBorders>
              <w:top w:val="nil"/>
              <w:left w:val="nil"/>
              <w:bottom w:val="single" w:sz="8" w:space="0" w:color="auto"/>
              <w:right w:val="single" w:sz="8" w:space="0" w:color="auto"/>
            </w:tcBorders>
            <w:shd w:val="clear" w:color="auto" w:fill="auto"/>
            <w:noWrap/>
            <w:vAlign w:val="center"/>
            <w:hideMark/>
          </w:tcPr>
          <w:p w14:paraId="25BFB982"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0.002</w:t>
            </w:r>
          </w:p>
        </w:tc>
        <w:tc>
          <w:tcPr>
            <w:tcW w:w="1058" w:type="dxa"/>
            <w:tcBorders>
              <w:top w:val="nil"/>
              <w:left w:val="nil"/>
              <w:bottom w:val="single" w:sz="8" w:space="0" w:color="auto"/>
              <w:right w:val="single" w:sz="8" w:space="0" w:color="auto"/>
            </w:tcBorders>
            <w:shd w:val="clear" w:color="auto" w:fill="auto"/>
            <w:noWrap/>
            <w:vAlign w:val="center"/>
            <w:hideMark/>
          </w:tcPr>
          <w:p w14:paraId="473C687F"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0.06</w:t>
            </w:r>
          </w:p>
        </w:tc>
        <w:tc>
          <w:tcPr>
            <w:tcW w:w="1011" w:type="dxa"/>
            <w:tcBorders>
              <w:top w:val="nil"/>
              <w:left w:val="nil"/>
              <w:bottom w:val="single" w:sz="8" w:space="0" w:color="auto"/>
              <w:right w:val="single" w:sz="8" w:space="0" w:color="auto"/>
            </w:tcBorders>
            <w:shd w:val="clear" w:color="auto" w:fill="auto"/>
            <w:noWrap/>
            <w:vAlign w:val="center"/>
            <w:hideMark/>
          </w:tcPr>
          <w:p w14:paraId="7381B9C8"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0.006</w:t>
            </w:r>
          </w:p>
        </w:tc>
        <w:tc>
          <w:tcPr>
            <w:tcW w:w="948" w:type="dxa"/>
            <w:tcBorders>
              <w:top w:val="nil"/>
              <w:left w:val="nil"/>
              <w:bottom w:val="single" w:sz="8" w:space="0" w:color="auto"/>
              <w:right w:val="single" w:sz="8" w:space="0" w:color="auto"/>
            </w:tcBorders>
            <w:shd w:val="clear" w:color="auto" w:fill="auto"/>
            <w:noWrap/>
            <w:vAlign w:val="center"/>
            <w:hideMark/>
          </w:tcPr>
          <w:p w14:paraId="52C13234"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6.27</w:t>
            </w:r>
          </w:p>
        </w:tc>
        <w:tc>
          <w:tcPr>
            <w:tcW w:w="720" w:type="dxa"/>
            <w:tcBorders>
              <w:top w:val="nil"/>
              <w:left w:val="nil"/>
              <w:bottom w:val="single" w:sz="8" w:space="0" w:color="auto"/>
              <w:right w:val="single" w:sz="8" w:space="0" w:color="auto"/>
            </w:tcBorders>
            <w:shd w:val="clear" w:color="auto" w:fill="auto"/>
            <w:noWrap/>
            <w:vAlign w:val="center"/>
            <w:hideMark/>
          </w:tcPr>
          <w:p w14:paraId="58AFDB2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D77D823"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&lt;0.001</w:t>
            </w:r>
          </w:p>
        </w:tc>
      </w:tr>
      <w:tr w:rsidR="009728A1" w:rsidRPr="00E0629E" w14:paraId="73AB560B" w14:textId="77777777" w:rsidTr="00B20220">
        <w:trPr>
          <w:trHeight w:val="33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36BB5EFD" w14:textId="77777777" w:rsidR="009728A1" w:rsidRPr="00E0629E" w:rsidRDefault="009728A1" w:rsidP="009B1370">
            <w:pPr>
              <w:spacing w:after="0" w:line="240" w:lineRule="auto"/>
              <w:rPr>
                <w:rFonts w:ascii="Times New Roman" w:eastAsia="Times New Roman" w:hAnsi="Times New Roman" w:cs="Times New Roman"/>
                <w:i/>
                <w:iCs/>
                <w:color w:val="000000"/>
              </w:rPr>
            </w:pPr>
            <w:r w:rsidRPr="00E0629E">
              <w:rPr>
                <w:rFonts w:ascii="Times New Roman" w:eastAsia="Times New Roman" w:hAnsi="Times New Roman" w:cs="Times New Roman"/>
                <w:i/>
                <w:iCs/>
                <w:color w:val="000000"/>
              </w:rPr>
              <w:t>FF</w:t>
            </w:r>
            <w:r w:rsidRPr="00E0629E">
              <w:rPr>
                <w:rFonts w:ascii="Times New Roman" w:eastAsia="Times New Roman" w:hAnsi="Times New Roman" w:cs="Times New Roman"/>
                <w:color w:val="000000"/>
              </w:rPr>
              <w:t xml:space="preserve"> </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4D37D97D"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32.38</w:t>
            </w:r>
          </w:p>
        </w:tc>
        <w:tc>
          <w:tcPr>
            <w:tcW w:w="876" w:type="dxa"/>
            <w:tcBorders>
              <w:top w:val="nil"/>
              <w:left w:val="nil"/>
              <w:bottom w:val="single" w:sz="8" w:space="0" w:color="auto"/>
              <w:right w:val="single" w:sz="8" w:space="0" w:color="auto"/>
            </w:tcBorders>
            <w:shd w:val="clear" w:color="auto" w:fill="auto"/>
            <w:noWrap/>
            <w:vAlign w:val="center"/>
            <w:hideMark/>
          </w:tcPr>
          <w:p w14:paraId="729F787C"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2.08</w:t>
            </w:r>
          </w:p>
        </w:tc>
        <w:tc>
          <w:tcPr>
            <w:tcW w:w="1058" w:type="dxa"/>
            <w:tcBorders>
              <w:top w:val="nil"/>
              <w:left w:val="nil"/>
              <w:bottom w:val="single" w:sz="8" w:space="0" w:color="auto"/>
              <w:right w:val="single" w:sz="8" w:space="0" w:color="auto"/>
            </w:tcBorders>
            <w:shd w:val="clear" w:color="auto" w:fill="auto"/>
            <w:noWrap/>
            <w:vAlign w:val="center"/>
            <w:hideMark/>
          </w:tcPr>
          <w:p w14:paraId="6ADE125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32.21</w:t>
            </w:r>
          </w:p>
        </w:tc>
        <w:tc>
          <w:tcPr>
            <w:tcW w:w="1011" w:type="dxa"/>
            <w:tcBorders>
              <w:top w:val="nil"/>
              <w:left w:val="nil"/>
              <w:bottom w:val="single" w:sz="8" w:space="0" w:color="auto"/>
              <w:right w:val="single" w:sz="8" w:space="0" w:color="auto"/>
            </w:tcBorders>
            <w:shd w:val="clear" w:color="auto" w:fill="auto"/>
            <w:noWrap/>
            <w:vAlign w:val="center"/>
            <w:hideMark/>
          </w:tcPr>
          <w:p w14:paraId="6472D05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2.34</w:t>
            </w:r>
          </w:p>
        </w:tc>
        <w:tc>
          <w:tcPr>
            <w:tcW w:w="948" w:type="dxa"/>
            <w:tcBorders>
              <w:top w:val="nil"/>
              <w:left w:val="nil"/>
              <w:bottom w:val="single" w:sz="8" w:space="0" w:color="auto"/>
              <w:right w:val="single" w:sz="8" w:space="0" w:color="auto"/>
            </w:tcBorders>
            <w:shd w:val="clear" w:color="auto" w:fill="auto"/>
            <w:noWrap/>
            <w:vAlign w:val="center"/>
            <w:hideMark/>
          </w:tcPr>
          <w:p w14:paraId="23AFD574"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w:t>
            </w:r>
            <w:r>
              <w:rPr>
                <w:rFonts w:ascii="Times New Roman" w:eastAsia="Times New Roman" w:hAnsi="Times New Roman" w:cs="Times New Roman"/>
                <w:color w:val="000000"/>
              </w:rPr>
              <w:t>51</w:t>
            </w:r>
          </w:p>
        </w:tc>
        <w:tc>
          <w:tcPr>
            <w:tcW w:w="720" w:type="dxa"/>
            <w:tcBorders>
              <w:top w:val="nil"/>
              <w:left w:val="nil"/>
              <w:bottom w:val="single" w:sz="8" w:space="0" w:color="auto"/>
              <w:right w:val="single" w:sz="8" w:space="0" w:color="auto"/>
            </w:tcBorders>
            <w:shd w:val="clear" w:color="auto" w:fill="auto"/>
            <w:noWrap/>
            <w:vAlign w:val="center"/>
            <w:hideMark/>
          </w:tcPr>
          <w:p w14:paraId="2B9C84EE"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EA4645F"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&gt;0.05</w:t>
            </w:r>
          </w:p>
        </w:tc>
      </w:tr>
      <w:tr w:rsidR="009728A1" w:rsidRPr="00E0629E" w14:paraId="24BCAA74" w14:textId="77777777" w:rsidTr="00B20220">
        <w:trPr>
          <w:trHeight w:val="330"/>
          <w:jc w:val="center"/>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0F10D36B" w14:textId="77777777" w:rsidR="009728A1" w:rsidRPr="00E0629E" w:rsidRDefault="009728A1" w:rsidP="009B1370">
            <w:pPr>
              <w:spacing w:after="0" w:line="240" w:lineRule="auto"/>
              <w:rPr>
                <w:rFonts w:ascii="Times New Roman" w:eastAsia="Times New Roman" w:hAnsi="Times New Roman" w:cs="Times New Roman"/>
                <w:i/>
                <w:iCs/>
                <w:color w:val="000000"/>
              </w:rPr>
            </w:pPr>
            <w:proofErr w:type="spellStart"/>
            <w:r w:rsidRPr="00E0629E">
              <w:rPr>
                <w:rFonts w:ascii="Times New Roman" w:eastAsia="Times New Roman" w:hAnsi="Times New Roman" w:cs="Times New Roman"/>
                <w:i/>
                <w:iCs/>
                <w:color w:val="000000"/>
              </w:rPr>
              <w:t>Pmax</w:t>
            </w:r>
            <w:proofErr w:type="spellEnd"/>
            <w:r w:rsidRPr="00E0629E">
              <w:rPr>
                <w:rFonts w:ascii="Times New Roman" w:eastAsia="Times New Roman" w:hAnsi="Times New Roman" w:cs="Times New Roman"/>
                <w:i/>
                <w:iCs/>
                <w:color w:val="000000"/>
              </w:rPr>
              <w:t xml:space="preserve"> </w:t>
            </w:r>
            <w:proofErr w:type="gramStart"/>
            <w:r w:rsidRPr="00E0629E">
              <w:rPr>
                <w:rFonts w:ascii="Times New Roman" w:eastAsia="Times New Roman" w:hAnsi="Times New Roman" w:cs="Times New Roman"/>
                <w:color w:val="000000"/>
                <w:sz w:val="16"/>
                <w:szCs w:val="16"/>
              </w:rPr>
              <w:t>( µW</w:t>
            </w:r>
            <w:proofErr w:type="gramEnd"/>
            <w:r w:rsidRPr="00E0629E">
              <w:rPr>
                <w:rFonts w:ascii="Times New Roman" w:eastAsia="Times New Roman" w:hAnsi="Times New Roman" w:cs="Times New Roman"/>
                <w:color w:val="000000"/>
                <w:sz w:val="16"/>
                <w:szCs w:val="16"/>
              </w:rPr>
              <w:t>/cm</w:t>
            </w:r>
            <w:r w:rsidRPr="00E0629E">
              <w:rPr>
                <w:rFonts w:ascii="Times New Roman" w:eastAsia="Times New Roman" w:hAnsi="Times New Roman" w:cs="Times New Roman"/>
                <w:color w:val="000000"/>
                <w:sz w:val="16"/>
                <w:szCs w:val="16"/>
                <w:vertAlign w:val="superscript"/>
              </w:rPr>
              <w:t>2</w:t>
            </w:r>
            <w:r w:rsidRPr="00E0629E">
              <w:rPr>
                <w:rFonts w:ascii="Times New Roman" w:eastAsia="Times New Roman" w:hAnsi="Times New Roman" w:cs="Times New Roman"/>
                <w:color w:val="000000"/>
                <w:sz w:val="16"/>
                <w:szCs w:val="16"/>
              </w:rPr>
              <w:t>)</w:t>
            </w:r>
          </w:p>
        </w:tc>
        <w:tc>
          <w:tcPr>
            <w:tcW w:w="880" w:type="dxa"/>
            <w:tcBorders>
              <w:top w:val="nil"/>
              <w:left w:val="nil"/>
              <w:bottom w:val="single" w:sz="8" w:space="0" w:color="auto"/>
              <w:right w:val="single" w:sz="8" w:space="0" w:color="auto"/>
            </w:tcBorders>
            <w:shd w:val="clear" w:color="auto" w:fill="auto"/>
            <w:noWrap/>
            <w:vAlign w:val="center"/>
            <w:hideMark/>
          </w:tcPr>
          <w:p w14:paraId="138B673F"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0.63</w:t>
            </w:r>
          </w:p>
        </w:tc>
        <w:tc>
          <w:tcPr>
            <w:tcW w:w="876" w:type="dxa"/>
            <w:tcBorders>
              <w:top w:val="nil"/>
              <w:left w:val="nil"/>
              <w:bottom w:val="single" w:sz="8" w:space="0" w:color="auto"/>
              <w:right w:val="single" w:sz="8" w:space="0" w:color="auto"/>
            </w:tcBorders>
            <w:shd w:val="clear" w:color="auto" w:fill="auto"/>
            <w:noWrap/>
            <w:vAlign w:val="center"/>
            <w:hideMark/>
          </w:tcPr>
          <w:p w14:paraId="66049847"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0.05</w:t>
            </w:r>
          </w:p>
        </w:tc>
        <w:tc>
          <w:tcPr>
            <w:tcW w:w="1058" w:type="dxa"/>
            <w:tcBorders>
              <w:top w:val="nil"/>
              <w:left w:val="nil"/>
              <w:bottom w:val="single" w:sz="8" w:space="0" w:color="auto"/>
              <w:right w:val="single" w:sz="8" w:space="0" w:color="auto"/>
            </w:tcBorders>
            <w:shd w:val="clear" w:color="auto" w:fill="auto"/>
            <w:noWrap/>
            <w:vAlign w:val="center"/>
            <w:hideMark/>
          </w:tcPr>
          <w:p w14:paraId="5952C511"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0.62</w:t>
            </w:r>
          </w:p>
        </w:tc>
        <w:tc>
          <w:tcPr>
            <w:tcW w:w="1011" w:type="dxa"/>
            <w:tcBorders>
              <w:top w:val="nil"/>
              <w:left w:val="nil"/>
              <w:bottom w:val="single" w:sz="8" w:space="0" w:color="auto"/>
              <w:right w:val="single" w:sz="8" w:space="0" w:color="auto"/>
            </w:tcBorders>
            <w:shd w:val="clear" w:color="auto" w:fill="auto"/>
            <w:noWrap/>
            <w:vAlign w:val="center"/>
            <w:hideMark/>
          </w:tcPr>
          <w:p w14:paraId="575EFEE2"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0.06</w:t>
            </w:r>
          </w:p>
        </w:tc>
        <w:tc>
          <w:tcPr>
            <w:tcW w:w="948" w:type="dxa"/>
            <w:tcBorders>
              <w:top w:val="nil"/>
              <w:left w:val="nil"/>
              <w:bottom w:val="single" w:sz="8" w:space="0" w:color="auto"/>
              <w:right w:val="single" w:sz="8" w:space="0" w:color="auto"/>
            </w:tcBorders>
            <w:shd w:val="clear" w:color="auto" w:fill="auto"/>
            <w:noWrap/>
            <w:vAlign w:val="center"/>
            <w:hideMark/>
          </w:tcPr>
          <w:p w14:paraId="7264F88B"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0.</w:t>
            </w:r>
            <w:r>
              <w:rPr>
                <w:rFonts w:ascii="Times New Roman" w:eastAsia="Times New Roman" w:hAnsi="Times New Roman" w:cs="Times New Roman"/>
                <w:color w:val="000000"/>
              </w:rPr>
              <w:t>98</w:t>
            </w:r>
          </w:p>
        </w:tc>
        <w:tc>
          <w:tcPr>
            <w:tcW w:w="720" w:type="dxa"/>
            <w:tcBorders>
              <w:top w:val="nil"/>
              <w:left w:val="nil"/>
              <w:bottom w:val="single" w:sz="8" w:space="0" w:color="auto"/>
              <w:right w:val="single" w:sz="8" w:space="0" w:color="auto"/>
            </w:tcBorders>
            <w:shd w:val="clear" w:color="auto" w:fill="auto"/>
            <w:noWrap/>
            <w:vAlign w:val="center"/>
            <w:hideMark/>
          </w:tcPr>
          <w:p w14:paraId="269FE189"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12</w:t>
            </w:r>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E9C141E" w14:textId="77777777" w:rsidR="009728A1" w:rsidRPr="00E0629E" w:rsidRDefault="009728A1" w:rsidP="009B1370">
            <w:pPr>
              <w:spacing w:after="0" w:line="240" w:lineRule="auto"/>
              <w:jc w:val="center"/>
              <w:rPr>
                <w:rFonts w:ascii="Times New Roman" w:eastAsia="Times New Roman" w:hAnsi="Times New Roman" w:cs="Times New Roman"/>
                <w:color w:val="000000"/>
              </w:rPr>
            </w:pPr>
            <w:r w:rsidRPr="00E0629E">
              <w:rPr>
                <w:rFonts w:ascii="Times New Roman" w:eastAsia="Times New Roman" w:hAnsi="Times New Roman" w:cs="Times New Roman"/>
                <w:color w:val="000000"/>
              </w:rPr>
              <w:t>&gt;0.05</w:t>
            </w:r>
          </w:p>
        </w:tc>
      </w:tr>
    </w:tbl>
    <w:p w14:paraId="63FBD842" w14:textId="0D23A033" w:rsidR="00743133" w:rsidRPr="003F5461" w:rsidRDefault="00A822B3" w:rsidP="0087682D">
      <w:pPr>
        <w:pStyle w:val="Heading3"/>
      </w:pPr>
      <w:bookmarkStart w:id="212" w:name="_Toc480192482"/>
      <w:r>
        <w:t>3</w:t>
      </w:r>
      <w:r w:rsidR="00912597">
        <w:t xml:space="preserve">.1.6. </w:t>
      </w:r>
      <w:r w:rsidR="009728A1" w:rsidRPr="003F5461">
        <w:t>Self-Organizing Map (SOM)</w:t>
      </w:r>
      <w:bookmarkEnd w:id="212"/>
      <w:r w:rsidR="009728A1" w:rsidRPr="003F5461">
        <w:t xml:space="preserve"> </w:t>
      </w:r>
    </w:p>
    <w:p w14:paraId="4FA44866" w14:textId="77777777" w:rsidR="009728A1" w:rsidRDefault="009728A1" w:rsidP="00F33757">
      <w:pPr>
        <w:spacing w:after="0"/>
      </w:pPr>
      <w:r>
        <w:t xml:space="preserve">In addition to the PCA, a self-organizing map (SOM) was constructed for the two libraries. As discussed above SOM uses a neural-network to cluster objects based on their similarity. In this work, the objects are the solar cells and similarity is defined by the five PV parameters. The resulting map is presented in </w:t>
      </w:r>
      <w:r w:rsidR="009A312C">
        <w:fldChar w:fldCharType="begin"/>
      </w:r>
      <w:r w:rsidR="00F33757">
        <w:instrText xml:space="preserve"> REF _Ref475296666 \h </w:instrText>
      </w:r>
      <w:r w:rsidR="009A312C">
        <w:fldChar w:fldCharType="separate"/>
      </w:r>
      <w:r w:rsidR="00DC600D">
        <w:t xml:space="preserve">Figure </w:t>
      </w:r>
      <w:r w:rsidR="00DC600D">
        <w:rPr>
          <w:noProof/>
        </w:rPr>
        <w:t>9</w:t>
      </w:r>
      <w:r w:rsidR="009A312C">
        <w:fldChar w:fldCharType="end"/>
      </w:r>
      <w:r w:rsidR="00F33757">
        <w:rPr>
          <w:rFonts w:hint="cs"/>
          <w:rtl/>
        </w:rPr>
        <w:t xml:space="preserve"> </w:t>
      </w:r>
      <w:r>
        <w:t xml:space="preserve">with nodes (i.e. neurons) colored according to library membership. </w:t>
      </w:r>
    </w:p>
    <w:p w14:paraId="6C7A4486" w14:textId="77777777" w:rsidR="009728A1" w:rsidRDefault="009728A1" w:rsidP="009B1370">
      <w:pPr>
        <w:spacing w:after="0"/>
      </w:pPr>
    </w:p>
    <w:p w14:paraId="29A3AFDC" w14:textId="77777777" w:rsidR="009728A1" w:rsidRDefault="009728A1" w:rsidP="009B1370">
      <w:pPr>
        <w:spacing w:after="0"/>
        <w:jc w:val="center"/>
      </w:pPr>
      <w:r>
        <w:rPr>
          <w:noProof/>
        </w:rPr>
        <w:lastRenderedPageBreak/>
        <w:drawing>
          <wp:inline distT="0" distB="0" distL="0" distR="0" wp14:anchorId="4936A190" wp14:editId="4FE0FA70">
            <wp:extent cx="5274310" cy="3013710"/>
            <wp:effectExtent l="0" t="0" r="2540" b="0"/>
            <wp:docPr id="9" name="Picture 9" descr="C:\Users\avi\Documents\nano-work\2-libraries\paper\Kohonen_no axis_New _16_b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ocuments\nano-work\2-libraries\paper\Kohonen_no axis_New _16_by_1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p>
    <w:p w14:paraId="079E430C" w14:textId="77777777" w:rsidR="009728A1" w:rsidRPr="008C1F58" w:rsidRDefault="00826B66" w:rsidP="00826B66">
      <w:pPr>
        <w:pStyle w:val="Caption"/>
      </w:pPr>
      <w:bookmarkStart w:id="213" w:name="_Ref475296666"/>
      <w:bookmarkStart w:id="214" w:name="_Toc483041613"/>
      <w:r>
        <w:t xml:space="preserve">Figure </w:t>
      </w:r>
      <w:r w:rsidR="009A312C">
        <w:fldChar w:fldCharType="begin"/>
      </w:r>
      <w:r w:rsidR="00E20F2D">
        <w:instrText xml:space="preserve"> SEQ Figure \* ARABIC </w:instrText>
      </w:r>
      <w:r w:rsidR="009A312C">
        <w:fldChar w:fldCharType="separate"/>
      </w:r>
      <w:ins w:id="215" w:author="Shy Alon" w:date="2017-07-05T22:58:00Z">
        <w:r w:rsidR="00C91D56">
          <w:rPr>
            <w:noProof/>
          </w:rPr>
          <w:t>11</w:t>
        </w:r>
      </w:ins>
      <w:del w:id="216" w:author="Shy Alon" w:date="2017-07-05T22:58:00Z">
        <w:r w:rsidR="00A9699E" w:rsidDel="00C91D56">
          <w:rPr>
            <w:noProof/>
          </w:rPr>
          <w:delText>10</w:delText>
        </w:r>
      </w:del>
      <w:r w:rsidR="009A312C">
        <w:rPr>
          <w:noProof/>
        </w:rPr>
        <w:fldChar w:fldCharType="end"/>
      </w:r>
      <w:bookmarkEnd w:id="213"/>
      <w:r>
        <w:t xml:space="preserve">: </w:t>
      </w:r>
      <w:r w:rsidR="009728A1" w:rsidRPr="000B2401">
        <w:rPr>
          <w:b w:val="0"/>
          <w:bCs w:val="0"/>
        </w:rPr>
        <w:t>A SOM composed of 16 x 16 = 256 neurons (</w:t>
      </w:r>
      <w:proofErr w:type="spellStart"/>
      <w:r w:rsidR="009728A1" w:rsidRPr="000B2401">
        <w:rPr>
          <w:b w:val="0"/>
          <w:bCs w:val="0"/>
        </w:rPr>
        <w:t>i.e</w:t>
      </w:r>
      <w:proofErr w:type="spellEnd"/>
      <w:r w:rsidR="009728A1" w:rsidRPr="000B2401">
        <w:rPr>
          <w:b w:val="0"/>
          <w:bCs w:val="0"/>
        </w:rPr>
        <w:t xml:space="preserve"> nodes) of the two solar cell libraries, where each colored square represents a node color coded according to its library membership (see legend). White squares represent empty neurons.</w:t>
      </w:r>
      <w:bookmarkEnd w:id="214"/>
    </w:p>
    <w:p w14:paraId="5D7ED8B5" w14:textId="77777777" w:rsidR="009728A1" w:rsidRDefault="009728A1" w:rsidP="009B1370">
      <w:pPr>
        <w:spacing w:after="0"/>
      </w:pPr>
    </w:p>
    <w:p w14:paraId="664C7E2E" w14:textId="77777777" w:rsidR="006C2BB3" w:rsidRDefault="006C2BB3" w:rsidP="009B1370">
      <w:pPr>
        <w:spacing w:after="0"/>
      </w:pPr>
    </w:p>
    <w:p w14:paraId="1F91902B" w14:textId="77777777" w:rsidR="006C2BB3" w:rsidRPr="005D5469" w:rsidRDefault="006C2BB3" w:rsidP="009B1370">
      <w:pPr>
        <w:spacing w:after="0"/>
      </w:pPr>
      <w:r w:rsidRPr="00476BC5">
        <w:rPr>
          <w:noProof/>
        </w:rPr>
        <w:drawing>
          <wp:inline distT="0" distB="0" distL="0" distR="0" wp14:anchorId="04F46E76" wp14:editId="303E5B31">
            <wp:extent cx="5317750" cy="2362200"/>
            <wp:effectExtent l="0" t="0" r="0" b="0"/>
            <wp:docPr id="7" name="תמונה 7" descr="C:\Users\OMER\Documents\MATLAB\Research\Article Kohonen\figures\Kohonen_no axis_New _10_b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R\Documents\MATLAB\Research\Article Kohonen\figures\Kohonen_no axis_New _10_by_10.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4197" b="11468"/>
                    <a:stretch/>
                  </pic:blipFill>
                  <pic:spPr bwMode="auto">
                    <a:xfrm>
                      <a:off x="0" y="0"/>
                      <a:ext cx="5334139" cy="2369480"/>
                    </a:xfrm>
                    <a:prstGeom prst="rect">
                      <a:avLst/>
                    </a:prstGeom>
                    <a:noFill/>
                    <a:ln>
                      <a:noFill/>
                    </a:ln>
                    <a:extLst>
                      <a:ext uri="{53640926-AAD7-44D8-BBD7-CCE9431645EC}">
                        <a14:shadowObscured xmlns:a14="http://schemas.microsoft.com/office/drawing/2010/main"/>
                      </a:ext>
                    </a:extLst>
                  </pic:spPr>
                </pic:pic>
              </a:graphicData>
            </a:graphic>
          </wp:inline>
        </w:drawing>
      </w:r>
    </w:p>
    <w:p w14:paraId="2E5472DA" w14:textId="77777777" w:rsidR="006C2BB3" w:rsidRDefault="00826B66" w:rsidP="00826B66">
      <w:pPr>
        <w:pStyle w:val="Caption"/>
      </w:pPr>
      <w:bookmarkStart w:id="217" w:name="_Ref475296757"/>
      <w:bookmarkStart w:id="218" w:name="_Toc483041614"/>
      <w:r>
        <w:t xml:space="preserve">Figure </w:t>
      </w:r>
      <w:r w:rsidR="009A312C">
        <w:fldChar w:fldCharType="begin"/>
      </w:r>
      <w:r w:rsidR="00E20F2D">
        <w:instrText xml:space="preserve"> SEQ Figure \* ARABIC </w:instrText>
      </w:r>
      <w:r w:rsidR="009A312C">
        <w:fldChar w:fldCharType="separate"/>
      </w:r>
      <w:ins w:id="219" w:author="Shy Alon" w:date="2017-07-05T22:58:00Z">
        <w:r w:rsidR="00C91D56">
          <w:rPr>
            <w:noProof/>
          </w:rPr>
          <w:t>12</w:t>
        </w:r>
      </w:ins>
      <w:del w:id="220" w:author="Shy Alon" w:date="2017-07-05T22:58:00Z">
        <w:r w:rsidR="00A9699E" w:rsidDel="00C91D56">
          <w:rPr>
            <w:noProof/>
          </w:rPr>
          <w:delText>11</w:delText>
        </w:r>
      </w:del>
      <w:r w:rsidR="009A312C">
        <w:rPr>
          <w:noProof/>
        </w:rPr>
        <w:fldChar w:fldCharType="end"/>
      </w:r>
      <w:bookmarkEnd w:id="217"/>
      <w:r>
        <w:t xml:space="preserve">: </w:t>
      </w:r>
      <w:r w:rsidR="006C2BB3" w:rsidRPr="000B2401">
        <w:rPr>
          <w:b w:val="0"/>
          <w:bCs w:val="0"/>
        </w:rPr>
        <w:t>A SOM composed of 10 x 10 = 100 neurons (</w:t>
      </w:r>
      <w:proofErr w:type="spellStart"/>
      <w:r w:rsidR="006C2BB3" w:rsidRPr="000B2401">
        <w:rPr>
          <w:b w:val="0"/>
          <w:bCs w:val="0"/>
        </w:rPr>
        <w:t>i.e</w:t>
      </w:r>
      <w:proofErr w:type="spellEnd"/>
      <w:r w:rsidR="006C2BB3" w:rsidRPr="000B2401">
        <w:rPr>
          <w:b w:val="0"/>
          <w:bCs w:val="0"/>
        </w:rPr>
        <w:t xml:space="preserve"> nodes) of the two solar cell libraries, where each colored square represents a node color coded according to its library membership (see legend). White squares represent empty neurons.</w:t>
      </w:r>
      <w:bookmarkEnd w:id="218"/>
    </w:p>
    <w:p w14:paraId="78C6D5A1" w14:textId="77777777" w:rsidR="00743133" w:rsidRDefault="00791506" w:rsidP="007A22DB">
      <w:pPr>
        <w:spacing w:after="0"/>
      </w:pPr>
      <w:r>
        <w:t xml:space="preserve">Overall, </w:t>
      </w:r>
      <w:r w:rsidR="00F33757">
        <w:t>a</w:t>
      </w:r>
      <w:r w:rsidR="00E01CEB">
        <w:t xml:space="preserve"> clear separation is</w:t>
      </w:r>
      <w:r w:rsidR="00E01CEB">
        <w:rPr>
          <w:rFonts w:hint="cs"/>
          <w:rtl/>
        </w:rPr>
        <w:t xml:space="preserve"> </w:t>
      </w:r>
      <w:r w:rsidRPr="00791506">
        <w:t>observed between the two libraries with only minor overlap</w:t>
      </w:r>
      <w:r>
        <w:t xml:space="preserve"> as seen previously by using the PCA subcomponent (thus providing addition validation towards the reliability of both implementations).</w:t>
      </w:r>
      <w:r w:rsidRPr="00791506">
        <w:t xml:space="preserve"> In further agreement with </w:t>
      </w:r>
      <w:r w:rsidRPr="00791506">
        <w:lastRenderedPageBreak/>
        <w:t>the PCA results, members of the TiO</w:t>
      </w:r>
      <w:r w:rsidRPr="00152594">
        <w:rPr>
          <w:vertAlign w:val="subscript"/>
        </w:rPr>
        <w:t>2</w:t>
      </w:r>
      <w:r w:rsidRPr="00791506">
        <w:t>|Co</w:t>
      </w:r>
      <w:r w:rsidRPr="00152594">
        <w:rPr>
          <w:vertAlign w:val="subscript"/>
        </w:rPr>
        <w:t>3</w:t>
      </w:r>
      <w:r w:rsidRPr="00791506">
        <w:t>O</w:t>
      </w:r>
      <w:r w:rsidRPr="00152594">
        <w:rPr>
          <w:vertAlign w:val="subscript"/>
        </w:rPr>
        <w:t>4</w:t>
      </w:r>
      <w:r w:rsidRPr="00791506">
        <w:t>|MoO</w:t>
      </w:r>
      <w:r w:rsidRPr="00152594">
        <w:rPr>
          <w:vertAlign w:val="subscript"/>
        </w:rPr>
        <w:t>3</w:t>
      </w:r>
      <w:r w:rsidRPr="00791506">
        <w:t xml:space="preserve"> library occupy more nodes than members of the TiO</w:t>
      </w:r>
      <w:r w:rsidRPr="00152594">
        <w:rPr>
          <w:vertAlign w:val="subscript"/>
        </w:rPr>
        <w:t>2</w:t>
      </w:r>
      <w:r w:rsidRPr="00791506">
        <w:t>|Co</w:t>
      </w:r>
      <w:r w:rsidRPr="00152594">
        <w:rPr>
          <w:vertAlign w:val="subscript"/>
        </w:rPr>
        <w:t>3</w:t>
      </w:r>
      <w:r w:rsidRPr="00791506">
        <w:t>O</w:t>
      </w:r>
      <w:r w:rsidRPr="00152594">
        <w:rPr>
          <w:vertAlign w:val="subscript"/>
        </w:rPr>
        <w:t>4</w:t>
      </w:r>
      <w:r w:rsidRPr="00791506">
        <w:t xml:space="preserve"> library</w:t>
      </w:r>
      <w:r>
        <w:t xml:space="preserve"> thus suggesting the relatively to </w:t>
      </w:r>
      <w:r w:rsidRPr="00791506">
        <w:t>TiO</w:t>
      </w:r>
      <w:r w:rsidRPr="00152594">
        <w:rPr>
          <w:vertAlign w:val="subscript"/>
        </w:rPr>
        <w:t>2</w:t>
      </w:r>
      <w:r w:rsidRPr="00791506">
        <w:t>|Co</w:t>
      </w:r>
      <w:r w:rsidRPr="00152594">
        <w:rPr>
          <w:vertAlign w:val="subscript"/>
        </w:rPr>
        <w:t>3</w:t>
      </w:r>
      <w:r w:rsidRPr="00791506">
        <w:t>O</w:t>
      </w:r>
      <w:r w:rsidRPr="00152594">
        <w:rPr>
          <w:vertAlign w:val="subscript"/>
        </w:rPr>
        <w:t>4</w:t>
      </w:r>
      <w:r>
        <w:t xml:space="preserve">, </w:t>
      </w:r>
      <w:r w:rsidRPr="00791506">
        <w:t>TiO</w:t>
      </w:r>
      <w:r w:rsidRPr="00152594">
        <w:rPr>
          <w:vertAlign w:val="subscript"/>
        </w:rPr>
        <w:t>2</w:t>
      </w:r>
      <w:r w:rsidRPr="00791506">
        <w:t>|Co</w:t>
      </w:r>
      <w:r w:rsidRPr="00152594">
        <w:rPr>
          <w:vertAlign w:val="subscript"/>
        </w:rPr>
        <w:t>3</w:t>
      </w:r>
      <w:r w:rsidRPr="00791506">
        <w:t>O</w:t>
      </w:r>
      <w:r w:rsidRPr="00152594">
        <w:rPr>
          <w:vertAlign w:val="subscript"/>
        </w:rPr>
        <w:t>4</w:t>
      </w:r>
      <w:r w:rsidRPr="00791506">
        <w:t>|MoO</w:t>
      </w:r>
      <w:r w:rsidRPr="00152594">
        <w:rPr>
          <w:vertAlign w:val="subscript"/>
        </w:rPr>
        <w:t>3</w:t>
      </w:r>
      <w:r>
        <w:t xml:space="preserve"> cells vary from one another in such a way that they </w:t>
      </w:r>
      <w:proofErr w:type="spellStart"/>
      <w:r>
        <w:t>can not</w:t>
      </w:r>
      <w:proofErr w:type="spellEnd"/>
      <w:r>
        <w:t xml:space="preserve"> be clustered into the same node, while many </w:t>
      </w:r>
      <w:r w:rsidRPr="00791506">
        <w:t>TiO2|Co3O4</w:t>
      </w:r>
      <w:r>
        <w:t xml:space="preserve"> cells are clustered in the same node in groups more than two in a node as  </w:t>
      </w:r>
      <w:r w:rsidR="009A312C">
        <w:fldChar w:fldCharType="begin"/>
      </w:r>
      <w:r w:rsidR="006C26D1">
        <w:instrText xml:space="preserve"> REF _Ref475296666 \h </w:instrText>
      </w:r>
      <w:r w:rsidR="009A312C">
        <w:fldChar w:fldCharType="separate"/>
      </w:r>
      <w:r w:rsidR="00DC600D">
        <w:t xml:space="preserve">Figure </w:t>
      </w:r>
      <w:r w:rsidR="00DC600D">
        <w:rPr>
          <w:noProof/>
        </w:rPr>
        <w:t>9</w:t>
      </w:r>
      <w:r w:rsidR="009A312C">
        <w:fldChar w:fldCharType="end"/>
      </w:r>
      <w:r w:rsidR="006C26D1">
        <w:rPr>
          <w:rFonts w:hint="cs"/>
          <w:rtl/>
        </w:rPr>
        <w:t xml:space="preserve"> </w:t>
      </w:r>
      <w:r w:rsidRPr="00791506">
        <w:t xml:space="preserve">and </w:t>
      </w:r>
      <w:r w:rsidR="009A312C">
        <w:fldChar w:fldCharType="begin"/>
      </w:r>
      <w:r w:rsidR="006C26D1">
        <w:instrText xml:space="preserve"> REF _Ref475296757 \h </w:instrText>
      </w:r>
      <w:r w:rsidR="009A312C">
        <w:fldChar w:fldCharType="separate"/>
      </w:r>
      <w:r w:rsidR="00DC600D">
        <w:t xml:space="preserve">Figure </w:t>
      </w:r>
      <w:r w:rsidR="00DC600D">
        <w:rPr>
          <w:noProof/>
        </w:rPr>
        <w:t>10</w:t>
      </w:r>
      <w:r w:rsidR="009A312C">
        <w:fldChar w:fldCharType="end"/>
      </w:r>
      <w:r w:rsidR="006C26D1">
        <w:rPr>
          <w:rFonts w:hint="cs"/>
          <w:rtl/>
        </w:rPr>
        <w:t xml:space="preserve"> </w:t>
      </w:r>
      <w:r>
        <w:t>suggests</w:t>
      </w:r>
      <w:r w:rsidR="006C26D1">
        <w:rPr>
          <w:rFonts w:hint="cs"/>
          <w:rtl/>
        </w:rPr>
        <w:t xml:space="preserve"> </w:t>
      </w:r>
      <w:r w:rsidR="006C26D1">
        <w:t>(</w:t>
      </w:r>
      <w:r w:rsidR="009A312C">
        <w:fldChar w:fldCharType="begin"/>
      </w:r>
      <w:r w:rsidR="007A22DB">
        <w:instrText xml:space="preserve"> REF _Ref475296757 \h </w:instrText>
      </w:r>
      <w:r w:rsidR="009A312C">
        <w:fldChar w:fldCharType="separate"/>
      </w:r>
      <w:r w:rsidR="00DC600D">
        <w:t xml:space="preserve">Figure </w:t>
      </w:r>
      <w:r w:rsidR="00DC600D">
        <w:rPr>
          <w:noProof/>
        </w:rPr>
        <w:t>10</w:t>
      </w:r>
      <w:r w:rsidR="009A312C">
        <w:fldChar w:fldCharType="end"/>
      </w:r>
      <w:r w:rsidR="007A22DB">
        <w:t xml:space="preserve"> </w:t>
      </w:r>
      <w:r w:rsidR="006C26D1">
        <w:t xml:space="preserve">being a low resolution image of </w:t>
      </w:r>
      <w:r w:rsidR="009A312C">
        <w:fldChar w:fldCharType="begin"/>
      </w:r>
      <w:r w:rsidR="007A22DB">
        <w:instrText xml:space="preserve"> REF _Ref475296666 \h </w:instrText>
      </w:r>
      <w:r w:rsidR="009A312C">
        <w:fldChar w:fldCharType="separate"/>
      </w:r>
      <w:r w:rsidR="00DC600D">
        <w:t xml:space="preserve">Figure </w:t>
      </w:r>
      <w:r w:rsidR="00DC600D">
        <w:rPr>
          <w:noProof/>
        </w:rPr>
        <w:t>9</w:t>
      </w:r>
      <w:r w:rsidR="009A312C">
        <w:fldChar w:fldCharType="end"/>
      </w:r>
      <w:r w:rsidR="006C26D1">
        <w:t>)</w:t>
      </w:r>
      <w:r>
        <w:t>.</w:t>
      </w:r>
    </w:p>
    <w:p w14:paraId="7EFE89C8" w14:textId="77777777" w:rsidR="00242AA9" w:rsidRPr="008C1F58" w:rsidRDefault="00242AA9" w:rsidP="007A22DB">
      <w:pPr>
        <w:spacing w:after="0"/>
      </w:pPr>
    </w:p>
    <w:p w14:paraId="05F8A716" w14:textId="77EC69C0" w:rsidR="003A25AF" w:rsidRDefault="00A822B3" w:rsidP="00946890">
      <w:pPr>
        <w:pStyle w:val="Heading2"/>
        <w:rPr>
          <w:rtl/>
        </w:rPr>
      </w:pPr>
      <w:bookmarkStart w:id="221" w:name="_Toc480192483"/>
      <w:r>
        <w:t>3</w:t>
      </w:r>
      <w:r w:rsidR="00912597">
        <w:t xml:space="preserve">.2. </w:t>
      </w:r>
      <w:proofErr w:type="gramStart"/>
      <w:r w:rsidR="003A25AF" w:rsidRPr="00BD5502">
        <w:t xml:space="preserve">RANSAC </w:t>
      </w:r>
      <w:r w:rsidR="00BD5502">
        <w:rPr>
          <w:rFonts w:hint="cs"/>
          <w:rtl/>
        </w:rPr>
        <w:t xml:space="preserve"> </w:t>
      </w:r>
      <w:r w:rsidR="00BD5502">
        <w:t>Implementation</w:t>
      </w:r>
      <w:bookmarkEnd w:id="221"/>
      <w:proofErr w:type="gramEnd"/>
    </w:p>
    <w:p w14:paraId="2F2E99FC" w14:textId="36D917B7" w:rsidR="009E2DFD" w:rsidRDefault="00A822B3" w:rsidP="00242AA9">
      <w:pPr>
        <w:pStyle w:val="Heading3"/>
        <w:rPr>
          <w:rtl/>
        </w:rPr>
      </w:pPr>
      <w:bookmarkStart w:id="222" w:name="_Toc480192484"/>
      <w:r>
        <w:t>3</w:t>
      </w:r>
      <w:r w:rsidR="00912597">
        <w:t xml:space="preserve">.2.1. </w:t>
      </w:r>
      <w:r w:rsidR="009E2DFD" w:rsidRPr="005B6ED7">
        <w:t>Databases</w:t>
      </w:r>
      <w:bookmarkEnd w:id="222"/>
    </w:p>
    <w:p w14:paraId="29D62BB8" w14:textId="7F988ECA" w:rsidR="00947E69" w:rsidRDefault="00947E69" w:rsidP="001C0A8A">
      <w:pPr>
        <w:autoSpaceDE w:val="0"/>
        <w:autoSpaceDN w:val="0"/>
        <w:adjustRightInd w:val="0"/>
        <w:spacing w:after="0"/>
        <w:rPr>
          <w:rFonts w:eastAsia="Calibri"/>
        </w:rPr>
      </w:pPr>
      <w:r>
        <w:rPr>
          <w:rFonts w:eastAsia="Calibri"/>
        </w:rPr>
        <w:t xml:space="preserve">In a similar manner to the Pre-Processing stage, the RANSAC </w:t>
      </w:r>
      <w:r w:rsidR="005A1CB7">
        <w:rPr>
          <w:rFonts w:eastAsia="Calibri"/>
        </w:rPr>
        <w:t xml:space="preserve">module </w:t>
      </w:r>
      <w:r>
        <w:rPr>
          <w:rFonts w:eastAsia="Calibri"/>
        </w:rPr>
        <w:t xml:space="preserve">was validated </w:t>
      </w:r>
      <w:r w:rsidR="005A1CB7">
        <w:rPr>
          <w:rFonts w:eastAsia="Calibri"/>
        </w:rPr>
        <w:t xml:space="preserve">via its </w:t>
      </w:r>
      <w:r>
        <w:rPr>
          <w:rFonts w:eastAsia="Calibri"/>
        </w:rPr>
        <w:t xml:space="preserve">application on </w:t>
      </w:r>
      <w:r w:rsidR="005A1CB7">
        <w:rPr>
          <w:rFonts w:eastAsia="Calibri"/>
        </w:rPr>
        <w:t xml:space="preserve">the </w:t>
      </w:r>
      <w:r>
        <w:rPr>
          <w:rFonts w:eastAsia="Calibri"/>
        </w:rPr>
        <w:t xml:space="preserve">previously presented library as well as </w:t>
      </w:r>
      <w:r w:rsidR="005A1CB7">
        <w:rPr>
          <w:rFonts w:eastAsia="Calibri"/>
        </w:rPr>
        <w:t xml:space="preserve">on </w:t>
      </w:r>
      <w:r>
        <w:rPr>
          <w:rFonts w:eastAsia="Calibri"/>
        </w:rPr>
        <w:t>additional library</w:t>
      </w:r>
      <w:r w:rsidRPr="00585DAF">
        <w:t xml:space="preserve"> obtained from </w:t>
      </w:r>
      <w:proofErr w:type="spellStart"/>
      <w:r w:rsidRPr="0026538A">
        <w:t>Pavan</w:t>
      </w:r>
      <w:proofErr w:type="spellEnd"/>
      <w:r w:rsidRPr="00585DAF">
        <w:rPr>
          <w:i/>
          <w:iCs/>
        </w:rPr>
        <w:t xml:space="preserve"> </w:t>
      </w:r>
      <w:r w:rsidRPr="0026538A">
        <w:t>et al.</w:t>
      </w:r>
      <w:r w:rsidR="00010C54" w:rsidRPr="00254202">
        <w:fldChar w:fldCharType="begin"/>
      </w:r>
      <w:r w:rsidR="001C0A8A">
        <w:instrText xml:space="preserve"> ADDIN EN.CITE &lt;EndNote&gt;&lt;Cite&gt;&lt;Author&gt;Pavan&lt;/Author&gt;&lt;Year&gt;2015&lt;/Year&gt;&lt;RecNum&gt;12&lt;/RecNum&gt;&lt;DisplayText&gt;&lt;style face="italic superscript"&gt;(22)&lt;/style&gt;&lt;/DisplayText&gt;&lt;record&gt;&lt;rec-number&gt;12&lt;/rec-number&gt;&lt;foreign-keys&gt;&lt;key app="EN" db-id="erpvvddtz2x0a6er5wxp5fszfw00dat2xewp" timestamp="0"&gt;12&lt;/key&gt;&lt;/foreign-keys&gt;&lt;ref-type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Cells&lt;/secondary-title&gt;&lt;/titles&gt;&lt;pages&gt;549-556&lt;/pages&gt;&lt;volume&gt;132&lt;/volume&gt;&lt;number&gt;0&lt;/number&gt;&lt;keywords&gt;&lt;keyword&gt;Spray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instrText>
      </w:r>
      <w:r w:rsidR="00010C54" w:rsidRPr="00254202">
        <w:fldChar w:fldCharType="separate"/>
      </w:r>
      <w:r w:rsidR="001C0A8A" w:rsidRPr="001C0A8A">
        <w:rPr>
          <w:i/>
          <w:noProof/>
          <w:vertAlign w:val="superscript"/>
        </w:rPr>
        <w:t>(</w:t>
      </w:r>
      <w:hyperlink w:anchor="_ENREF_22" w:tooltip="Pavan, 2015 #12" w:history="1">
        <w:r w:rsidR="001C0A8A" w:rsidRPr="001C0A8A">
          <w:rPr>
            <w:i/>
            <w:noProof/>
            <w:vertAlign w:val="superscript"/>
          </w:rPr>
          <w:t>22</w:t>
        </w:r>
      </w:hyperlink>
      <w:r w:rsidR="001C0A8A" w:rsidRPr="001C0A8A">
        <w:rPr>
          <w:i/>
          <w:noProof/>
          <w:vertAlign w:val="superscript"/>
        </w:rPr>
        <w:t>)</w:t>
      </w:r>
      <w:r w:rsidR="00010C54" w:rsidRPr="00254202">
        <w:fldChar w:fldCharType="end"/>
      </w:r>
      <w:r w:rsidRPr="00585DAF">
        <w:t xml:space="preserve"> This library was generated on precut glass coated with Fluorine Doped tin Oxide (FTO) substrates onto which a TiO</w:t>
      </w:r>
      <w:r w:rsidRPr="00585DAF">
        <w:rPr>
          <w:vertAlign w:val="subscript"/>
        </w:rPr>
        <w:t>2</w:t>
      </w:r>
      <w:r w:rsidRPr="00585DAF">
        <w:t xml:space="preserve"> window layer with a linear gradient was deposited, followed by an absorber layer of Cu</w:t>
      </w:r>
      <w:r w:rsidRPr="00585DAF">
        <w:rPr>
          <w:vertAlign w:val="subscript"/>
        </w:rPr>
        <w:t>2</w:t>
      </w:r>
      <w:r w:rsidRPr="00585DAF">
        <w:t>O</w:t>
      </w:r>
      <w:r w:rsidR="00AF7BA1">
        <w:rPr>
          <w:rFonts w:hint="cs"/>
          <w:rtl/>
        </w:rPr>
        <w:t xml:space="preserve"> </w:t>
      </w:r>
      <w:r w:rsidR="00AF7BA1">
        <w:t>(</w:t>
      </w:r>
      <w:r w:rsidR="005A1CB7">
        <w:t>see</w:t>
      </w:r>
      <w:r w:rsidR="00AF7BA1">
        <w:t xml:space="preserve"> </w:t>
      </w:r>
      <w:r w:rsidR="000830DF">
        <w:fldChar w:fldCharType="begin"/>
      </w:r>
      <w:r w:rsidR="000830DF">
        <w:instrText xml:space="preserve"> REF _Ref475298230 \h  \* MERGEFORMAT </w:instrText>
      </w:r>
      <w:r w:rsidR="000830DF">
        <w:fldChar w:fldCharType="separate"/>
      </w:r>
      <w:r w:rsidR="00DC600D" w:rsidRPr="00DC600D">
        <w:t xml:space="preserve">Figure </w:t>
      </w:r>
      <w:r w:rsidR="00DC600D" w:rsidRPr="00DC600D">
        <w:rPr>
          <w:noProof/>
        </w:rPr>
        <w:t>11</w:t>
      </w:r>
      <w:r w:rsidR="000830DF">
        <w:fldChar w:fldCharType="end"/>
      </w:r>
      <w:r w:rsidR="00AF7BA1">
        <w:t>)</w:t>
      </w:r>
      <w:r w:rsidRPr="00585DAF">
        <w:t xml:space="preserve">. </w:t>
      </w:r>
      <w:r>
        <w:t>T</w:t>
      </w:r>
      <w:r w:rsidRPr="00585DAF">
        <w:t>wo different back-contacts were used, namely, silver only (Ag) and silver and copper (</w:t>
      </w:r>
      <w:proofErr w:type="spellStart"/>
      <w:r w:rsidRPr="00585DAF">
        <w:t>Ag</w:t>
      </w:r>
      <w:r>
        <w:t>|</w:t>
      </w:r>
      <w:r w:rsidRPr="00585DAF">
        <w:t>Cu</w:t>
      </w:r>
      <w:proofErr w:type="spellEnd"/>
      <w:r w:rsidRPr="00585DAF">
        <w:t>) deposited one after the other, leading to two sub-libraries (data</w:t>
      </w:r>
      <w:r>
        <w:t>sets</w:t>
      </w:r>
      <w:r w:rsidRPr="00585DAF">
        <w:t xml:space="preserve">) each consisting of grid of 13 x 13 = 169 cells. In this </w:t>
      </w:r>
      <w:proofErr w:type="gramStart"/>
      <w:r>
        <w:t>work</w:t>
      </w:r>
      <w:proofErr w:type="gramEnd"/>
      <w:r w:rsidRPr="00585DAF">
        <w:t xml:space="preserve"> we omitted the non-photovoltaic cells leaving </w:t>
      </w:r>
      <w:r>
        <w:rPr>
          <w:rFonts w:eastAsia="Calibri"/>
        </w:rPr>
        <w:t xml:space="preserve">a total of </w:t>
      </w:r>
      <w:r w:rsidRPr="00585DAF">
        <w:rPr>
          <w:rFonts w:eastAsia="Calibri"/>
        </w:rPr>
        <w:t xml:space="preserve">166 and 162 cells for the Ag and </w:t>
      </w:r>
      <w:proofErr w:type="spellStart"/>
      <w:r w:rsidRPr="00585DAF">
        <w:rPr>
          <w:rFonts w:eastAsia="Calibri"/>
        </w:rPr>
        <w:t>Ag</w:t>
      </w:r>
      <w:r>
        <w:rPr>
          <w:rFonts w:eastAsia="Calibri"/>
        </w:rPr>
        <w:t>|</w:t>
      </w:r>
      <w:r w:rsidRPr="00585DAF">
        <w:rPr>
          <w:rFonts w:eastAsia="Calibri"/>
        </w:rPr>
        <w:t>Cu</w:t>
      </w:r>
      <w:proofErr w:type="spellEnd"/>
      <w:r w:rsidRPr="00585DAF">
        <w:rPr>
          <w:rFonts w:eastAsia="Calibri"/>
        </w:rPr>
        <w:t xml:space="preserve"> back</w:t>
      </w:r>
      <w:r>
        <w:rPr>
          <w:rFonts w:eastAsia="Calibri"/>
        </w:rPr>
        <w:t xml:space="preserve"> contact data base respectively</w:t>
      </w:r>
      <w:r w:rsidRPr="00585DAF">
        <w:rPr>
          <w:rFonts w:eastAsia="Calibri"/>
        </w:rPr>
        <w:t>.</w:t>
      </w:r>
      <w:r w:rsidR="00AF7BA1">
        <w:rPr>
          <w:rFonts w:eastAsia="Calibri"/>
        </w:rPr>
        <w:t xml:space="preserve"> Characterization of the libraries was performed in the same manner as described in the Pre-Processing implementation.</w:t>
      </w:r>
    </w:p>
    <w:p w14:paraId="1857FD26" w14:textId="77777777" w:rsidR="00B0396D" w:rsidRDefault="00B0396D" w:rsidP="009E2DFD">
      <w:pPr>
        <w:spacing w:after="0"/>
        <w:ind w:left="720"/>
        <w:rPr>
          <w:rFonts w:ascii="Times New Roman" w:hAnsi="Times New Roman" w:cs="Times New Roman"/>
          <w:rtl/>
        </w:rPr>
      </w:pPr>
      <w:r>
        <w:rPr>
          <w:rFonts w:ascii="Times New Roman" w:hAnsi="Times New Roman" w:cs="Times New Roman"/>
          <w:noProof/>
        </w:rPr>
        <w:drawing>
          <wp:inline distT="0" distB="0" distL="0" distR="0" wp14:anchorId="633D34B9" wp14:editId="3E1C99D0">
            <wp:extent cx="5057775" cy="17621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EN.jpg"/>
                    <pic:cNvPicPr/>
                  </pic:nvPicPr>
                  <pic:blipFill rotWithShape="1">
                    <a:blip r:embed="rId25" cstate="print">
                      <a:extLst>
                        <a:ext uri="{28A0092B-C50C-407E-A947-70E740481C1C}">
                          <a14:useLocalDpi xmlns:a14="http://schemas.microsoft.com/office/drawing/2010/main" val="0"/>
                        </a:ext>
                      </a:extLst>
                    </a:blip>
                    <a:srcRect t="7224" r="4106" b="48233"/>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p>
    <w:p w14:paraId="02976357" w14:textId="77777777" w:rsidR="009E2DFD" w:rsidRDefault="009E2DFD" w:rsidP="00B0396D">
      <w:pPr>
        <w:spacing w:after="0"/>
        <w:ind w:left="720"/>
        <w:rPr>
          <w:u w:val="single"/>
        </w:rPr>
      </w:pPr>
      <w:bookmarkStart w:id="223" w:name="_Ref475298230"/>
      <w:bookmarkStart w:id="224" w:name="_Toc483041615"/>
      <w:r w:rsidRPr="009817B2">
        <w:rPr>
          <w:b/>
          <w:bCs/>
        </w:rPr>
        <w:t xml:space="preserve">Figure </w:t>
      </w:r>
      <w:r w:rsidR="009A312C" w:rsidRPr="009817B2">
        <w:rPr>
          <w:b/>
          <w:bCs/>
        </w:rPr>
        <w:fldChar w:fldCharType="begin"/>
      </w:r>
      <w:r w:rsidRPr="009817B2">
        <w:rPr>
          <w:b/>
          <w:bCs/>
        </w:rPr>
        <w:instrText xml:space="preserve"> SEQ Figure \* ARABIC </w:instrText>
      </w:r>
      <w:r w:rsidR="009A312C" w:rsidRPr="009817B2">
        <w:rPr>
          <w:b/>
          <w:bCs/>
        </w:rPr>
        <w:fldChar w:fldCharType="separate"/>
      </w:r>
      <w:ins w:id="225" w:author="Shy Alon" w:date="2017-07-05T22:58:00Z">
        <w:r w:rsidR="00C91D56">
          <w:rPr>
            <w:b/>
            <w:bCs/>
            <w:noProof/>
          </w:rPr>
          <w:t>13</w:t>
        </w:r>
      </w:ins>
      <w:del w:id="226" w:author="Shy Alon" w:date="2017-07-05T22:58:00Z">
        <w:r w:rsidR="00A9699E" w:rsidDel="00C91D56">
          <w:rPr>
            <w:b/>
            <w:bCs/>
            <w:noProof/>
          </w:rPr>
          <w:delText>12</w:delText>
        </w:r>
      </w:del>
      <w:r w:rsidR="009A312C" w:rsidRPr="009817B2">
        <w:rPr>
          <w:b/>
          <w:bCs/>
        </w:rPr>
        <w:fldChar w:fldCharType="end"/>
      </w:r>
      <w:bookmarkEnd w:id="223"/>
      <w:r w:rsidRPr="009817B2">
        <w:rPr>
          <w:b/>
          <w:bCs/>
        </w:rPr>
        <w:t>:</w:t>
      </w:r>
      <w:r w:rsidRPr="00826098">
        <w:t xml:space="preserve"> A schematic representation of the PV solar cells TiO</w:t>
      </w:r>
      <w:r w:rsidRPr="00340A53">
        <w:rPr>
          <w:vertAlign w:val="subscript"/>
        </w:rPr>
        <w:t>2</w:t>
      </w:r>
      <w:r w:rsidRPr="00826098">
        <w:t>|Co</w:t>
      </w:r>
      <w:r w:rsidRPr="00FC34C5">
        <w:rPr>
          <w:vertAlign w:val="subscript"/>
        </w:rPr>
        <w:t>3</w:t>
      </w:r>
      <w:r w:rsidRPr="00826098">
        <w:t>O</w:t>
      </w:r>
      <w:r w:rsidRPr="00340A53">
        <w:rPr>
          <w:vertAlign w:val="subscript"/>
        </w:rPr>
        <w:t>4</w:t>
      </w:r>
      <w:r w:rsidRPr="00826098">
        <w:t xml:space="preserve"> library</w:t>
      </w:r>
      <w:bookmarkEnd w:id="224"/>
      <w:r w:rsidRPr="00826098">
        <w:t xml:space="preserve"> </w:t>
      </w:r>
    </w:p>
    <w:p w14:paraId="04CAAD7E" w14:textId="77777777" w:rsidR="00AE01E9" w:rsidRPr="00AE01E9" w:rsidRDefault="00AE01E9" w:rsidP="00AE01E9"/>
    <w:p w14:paraId="6E6E66AE" w14:textId="7E804FBA" w:rsidR="00802AFE" w:rsidRDefault="00802AFE" w:rsidP="00185BBB">
      <w:pPr>
        <w:rPr>
          <w:rFonts w:ascii="Times New Roman" w:eastAsia="Calibri" w:hAnsi="Times New Roman" w:cs="Arial"/>
        </w:rPr>
      </w:pPr>
      <w:r w:rsidRPr="00757CBC">
        <w:rPr>
          <w:rFonts w:ascii="Times New Roman" w:eastAsia="Calibri" w:hAnsi="Times New Roman" w:cs="Arial"/>
        </w:rPr>
        <w:t>The RANSC</w:t>
      </w:r>
      <w:r>
        <w:rPr>
          <w:rFonts w:ascii="Times New Roman" w:eastAsia="Calibri" w:hAnsi="Times New Roman" w:cs="Arial" w:hint="cs"/>
          <w:rtl/>
        </w:rPr>
        <w:t xml:space="preserve"> </w:t>
      </w:r>
      <w:r>
        <w:rPr>
          <w:rFonts w:ascii="Times New Roman" w:eastAsia="Calibri" w:hAnsi="Times New Roman" w:cs="Arial"/>
        </w:rPr>
        <w:t>algorithm</w:t>
      </w:r>
      <w:r w:rsidRPr="00757CBC">
        <w:rPr>
          <w:rFonts w:ascii="Times New Roman" w:eastAsia="Calibri" w:hAnsi="Times New Roman" w:cs="Arial"/>
        </w:rPr>
        <w:t xml:space="preserve"> was applied </w:t>
      </w:r>
      <w:r>
        <w:rPr>
          <w:rFonts w:ascii="Times New Roman" w:eastAsia="Calibri" w:hAnsi="Times New Roman" w:cs="Arial"/>
        </w:rPr>
        <w:t>to</w:t>
      </w:r>
      <w:r w:rsidRPr="00757CBC">
        <w:rPr>
          <w:rFonts w:ascii="Times New Roman" w:eastAsia="Calibri" w:hAnsi="Times New Roman" w:cs="Arial"/>
        </w:rPr>
        <w:t xml:space="preserve"> the three data</w:t>
      </w:r>
      <w:r>
        <w:rPr>
          <w:rFonts w:ascii="Times New Roman" w:eastAsia="Calibri" w:hAnsi="Times New Roman" w:cs="Arial"/>
        </w:rPr>
        <w:t>sets described above</w:t>
      </w:r>
      <w:r w:rsidRPr="00757CBC">
        <w:rPr>
          <w:rFonts w:ascii="Times New Roman" w:eastAsia="Calibri" w:hAnsi="Times New Roman" w:cs="Arial"/>
        </w:rPr>
        <w:t>.  For each</w:t>
      </w:r>
      <w:r>
        <w:rPr>
          <w:rFonts w:ascii="Times New Roman" w:eastAsia="Calibri" w:hAnsi="Times New Roman" w:cs="Arial"/>
        </w:rPr>
        <w:t xml:space="preserve"> dataset</w:t>
      </w:r>
      <w:r w:rsidRPr="00757CBC">
        <w:rPr>
          <w:rFonts w:ascii="Times New Roman" w:eastAsia="Calibri" w:hAnsi="Times New Roman" w:cs="Arial"/>
        </w:rPr>
        <w:t xml:space="preserve"> three models were </w:t>
      </w:r>
      <w:r>
        <w:rPr>
          <w:rFonts w:ascii="Times New Roman" w:eastAsia="Calibri" w:hAnsi="Times New Roman" w:cs="Arial"/>
        </w:rPr>
        <w:t>derived</w:t>
      </w:r>
      <w:r w:rsidRPr="00714C41">
        <w:rPr>
          <w:rFonts w:ascii="Times New Roman" w:eastAsia="Calibri" w:hAnsi="Times New Roman" w:cs="Arial"/>
        </w:rPr>
        <w:t xml:space="preserve"> to describe their Photo</w:t>
      </w:r>
      <w:r>
        <w:rPr>
          <w:rFonts w:ascii="Times New Roman" w:eastAsia="Calibri" w:hAnsi="Times New Roman" w:cs="Arial"/>
        </w:rPr>
        <w:t>v</w:t>
      </w:r>
      <w:r w:rsidRPr="00714C41">
        <w:rPr>
          <w:rFonts w:ascii="Times New Roman" w:eastAsia="Calibri" w:hAnsi="Times New Roman" w:cs="Arial"/>
        </w:rPr>
        <w:t>oltaic</w:t>
      </w:r>
      <w:r>
        <w:rPr>
          <w:rFonts w:ascii="Times New Roman" w:eastAsia="Calibri" w:hAnsi="Times New Roman" w:cs="Arial"/>
        </w:rPr>
        <w:t xml:space="preserve"> (PV)</w:t>
      </w:r>
      <w:r w:rsidRPr="00714C41">
        <w:rPr>
          <w:rFonts w:ascii="Times New Roman" w:eastAsia="Calibri" w:hAnsi="Times New Roman" w:cs="Arial"/>
        </w:rPr>
        <w:t xml:space="preserve"> </w:t>
      </w:r>
      <w:r>
        <w:rPr>
          <w:rFonts w:ascii="Times New Roman" w:eastAsia="Calibri" w:hAnsi="Times New Roman" w:cs="Arial"/>
        </w:rPr>
        <w:t>properties</w:t>
      </w:r>
      <w:r w:rsidRPr="00714C41">
        <w:rPr>
          <w:rFonts w:ascii="Times New Roman" w:eastAsia="Calibri" w:hAnsi="Times New Roman" w:cs="Arial"/>
        </w:rPr>
        <w:t xml:space="preserve"> (</w:t>
      </w:r>
      <w:r w:rsidRPr="00714C41">
        <w:rPr>
          <w:rFonts w:ascii="Times New Roman" w:eastAsia="Calibri" w:hAnsi="Times New Roman" w:cs="Arial"/>
          <w:i/>
          <w:iCs/>
        </w:rPr>
        <w:t>J</w:t>
      </w:r>
      <w:r w:rsidRPr="00714C41">
        <w:rPr>
          <w:rFonts w:ascii="Times New Roman" w:eastAsia="Calibri" w:hAnsi="Times New Roman" w:cs="Arial"/>
          <w:i/>
          <w:iCs/>
          <w:vertAlign w:val="subscript"/>
        </w:rPr>
        <w:t>SC</w:t>
      </w:r>
      <w:r w:rsidRPr="00714C41">
        <w:rPr>
          <w:rFonts w:ascii="Times New Roman" w:eastAsia="Calibri" w:hAnsi="Times New Roman" w:cs="Arial"/>
          <w:i/>
          <w:iCs/>
        </w:rPr>
        <w:t>, V</w:t>
      </w:r>
      <w:r w:rsidRPr="00714C41">
        <w:rPr>
          <w:rFonts w:ascii="Times New Roman" w:eastAsia="Calibri" w:hAnsi="Times New Roman" w:cs="Arial"/>
          <w:i/>
          <w:iCs/>
          <w:vertAlign w:val="subscript"/>
        </w:rPr>
        <w:t>OC</w:t>
      </w:r>
      <w:r w:rsidRPr="00714C41">
        <w:rPr>
          <w:rFonts w:ascii="Times New Roman" w:eastAsia="Calibri" w:hAnsi="Times New Roman" w:cs="Arial"/>
        </w:rPr>
        <w:t xml:space="preserve"> and </w:t>
      </w:r>
      <w:r w:rsidRPr="00714C41">
        <w:rPr>
          <w:rFonts w:ascii="Times New Roman" w:eastAsia="Calibri" w:hAnsi="Times New Roman" w:cs="Arial"/>
          <w:i/>
          <w:iCs/>
        </w:rPr>
        <w:t>IQE</w:t>
      </w:r>
      <w:r w:rsidRPr="00714C41">
        <w:rPr>
          <w:rFonts w:ascii="Times New Roman" w:eastAsia="Calibri" w:hAnsi="Times New Roman" w:cs="Arial"/>
        </w:rPr>
        <w:t xml:space="preserve">). </w:t>
      </w:r>
      <w:r w:rsidRPr="00757CBC">
        <w:rPr>
          <w:rFonts w:ascii="Times New Roman" w:eastAsia="Calibri" w:hAnsi="Times New Roman" w:cs="Arial"/>
        </w:rPr>
        <w:t xml:space="preserve">Table </w:t>
      </w:r>
      <w:r w:rsidR="00E644EC">
        <w:rPr>
          <w:rFonts w:ascii="Times New Roman" w:eastAsia="Calibri" w:hAnsi="Times New Roman" w:cs="Arial"/>
        </w:rPr>
        <w:t>4</w:t>
      </w:r>
      <w:r w:rsidRPr="00757CBC">
        <w:rPr>
          <w:rFonts w:ascii="Times New Roman" w:eastAsia="Calibri" w:hAnsi="Times New Roman" w:cs="Arial"/>
        </w:rPr>
        <w:t xml:space="preserve"> </w:t>
      </w:r>
      <w:r>
        <w:rPr>
          <w:rFonts w:ascii="Times New Roman" w:eastAsia="Calibri" w:hAnsi="Times New Roman" w:cs="Arial"/>
        </w:rPr>
        <w:t>presents the number of training set and test set sa</w:t>
      </w:r>
      <w:r w:rsidR="00185BBB">
        <w:rPr>
          <w:rFonts w:ascii="Times New Roman" w:eastAsia="Calibri" w:hAnsi="Times New Roman" w:cs="Arial"/>
        </w:rPr>
        <w:t xml:space="preserve">mples found to </w:t>
      </w:r>
      <w:r w:rsidR="00185BBB">
        <w:rPr>
          <w:rFonts w:ascii="Times New Roman" w:eastAsia="Calibri" w:hAnsi="Times New Roman" w:cs="Arial"/>
        </w:rPr>
        <w:lastRenderedPageBreak/>
        <w:t xml:space="preserve">reside within </w:t>
      </w:r>
      <w:proofErr w:type="gramStart"/>
      <w:r w:rsidR="00185BBB">
        <w:rPr>
          <w:rFonts w:ascii="Times New Roman" w:eastAsia="Calibri" w:hAnsi="Times New Roman" w:cs="Arial"/>
        </w:rPr>
        <w:t>a distance of one</w:t>
      </w:r>
      <w:proofErr w:type="gramEnd"/>
      <w:r w:rsidR="00185BBB">
        <w:rPr>
          <w:rFonts w:ascii="Times New Roman" w:eastAsia="Calibri" w:hAnsi="Times New Roman" w:cs="Arial"/>
        </w:rPr>
        <w:t xml:space="preserve"> standard deviation of the train subsample from the derived</w:t>
      </w:r>
      <w:r>
        <w:rPr>
          <w:rFonts w:ascii="Times New Roman" w:eastAsia="Calibri" w:hAnsi="Times New Roman" w:cs="Arial"/>
        </w:rPr>
        <w:t xml:space="preserve"> model (i.e., model-compatible samples).</w:t>
      </w:r>
      <w:r>
        <w:rPr>
          <w:rFonts w:ascii="Times New Roman" w:eastAsia="Times New Roman" w:hAnsi="Times New Roman" w:cs="Arial"/>
        </w:rPr>
        <w:t xml:space="preserve"> Model-incompatible samples </w:t>
      </w:r>
      <w:r>
        <w:rPr>
          <w:rFonts w:ascii="Times New Roman" w:eastAsia="Calibri" w:hAnsi="Times New Roman" w:cs="Arial"/>
        </w:rPr>
        <w:t xml:space="preserve">in the training and test sets are referred to as </w:t>
      </w:r>
      <w:r w:rsidRPr="00714C41">
        <w:rPr>
          <w:rFonts w:ascii="Times New Roman" w:eastAsia="Calibri" w:hAnsi="Times New Roman" w:cs="Arial"/>
        </w:rPr>
        <w:t>outliers</w:t>
      </w:r>
      <w:r w:rsidRPr="00757CBC">
        <w:rPr>
          <w:rFonts w:ascii="Times New Roman" w:eastAsia="Calibri" w:hAnsi="Times New Roman" w:cs="Arial"/>
        </w:rPr>
        <w:t xml:space="preserve"> </w:t>
      </w:r>
      <w:r>
        <w:rPr>
          <w:rFonts w:ascii="Times New Roman" w:eastAsia="Calibri" w:hAnsi="Times New Roman" w:cs="Arial"/>
        </w:rPr>
        <w:t>and outside of the model’s AD, respectively</w:t>
      </w:r>
      <w:r w:rsidRPr="00757CBC">
        <w:rPr>
          <w:rFonts w:ascii="Times New Roman" w:eastAsia="Calibri" w:hAnsi="Times New Roman" w:cs="Arial"/>
        </w:rPr>
        <w:t xml:space="preserve">. As </w:t>
      </w:r>
      <w:r>
        <w:rPr>
          <w:rFonts w:ascii="Times New Roman" w:eastAsia="Calibri" w:hAnsi="Times New Roman" w:cs="Arial"/>
        </w:rPr>
        <w:t xml:space="preserve">can </w:t>
      </w:r>
      <w:r w:rsidRPr="00757CBC">
        <w:rPr>
          <w:rFonts w:ascii="Times New Roman" w:eastAsia="Calibri" w:hAnsi="Times New Roman" w:cs="Arial"/>
        </w:rPr>
        <w:t xml:space="preserve">clearly </w:t>
      </w:r>
      <w:r>
        <w:rPr>
          <w:rFonts w:ascii="Times New Roman" w:eastAsia="Calibri" w:hAnsi="Times New Roman" w:cs="Arial"/>
        </w:rPr>
        <w:t xml:space="preserve">be </w:t>
      </w:r>
      <w:r w:rsidRPr="00757CBC">
        <w:rPr>
          <w:rFonts w:ascii="Times New Roman" w:eastAsia="Calibri" w:hAnsi="Times New Roman" w:cs="Arial"/>
        </w:rPr>
        <w:t xml:space="preserve">seen, the </w:t>
      </w:r>
      <w:proofErr w:type="gramStart"/>
      <w:r w:rsidRPr="00757CBC">
        <w:rPr>
          <w:rFonts w:ascii="Times New Roman" w:eastAsia="Calibri" w:hAnsi="Times New Roman" w:cs="Arial"/>
        </w:rPr>
        <w:t>vast majority</w:t>
      </w:r>
      <w:proofErr w:type="gramEnd"/>
      <w:r w:rsidRPr="00757CBC">
        <w:rPr>
          <w:rFonts w:ascii="Times New Roman" w:eastAsia="Calibri" w:hAnsi="Times New Roman" w:cs="Arial"/>
        </w:rPr>
        <w:t xml:space="preserve"> (</w:t>
      </w:r>
      <w:r w:rsidRPr="00757CBC">
        <w:rPr>
          <w:rFonts w:ascii="Arial" w:eastAsia="Calibri" w:hAnsi="Arial" w:cs="Arial"/>
        </w:rPr>
        <w:t>≥</w:t>
      </w:r>
      <w:r w:rsidRPr="00757CBC">
        <w:rPr>
          <w:rFonts w:ascii="Times New Roman" w:eastAsia="Calibri" w:hAnsi="Times New Roman" w:cs="Arial"/>
        </w:rPr>
        <w:t xml:space="preserve"> </w:t>
      </w:r>
      <w:r>
        <w:rPr>
          <w:rFonts w:ascii="Times New Roman" w:eastAsia="Calibri" w:hAnsi="Times New Roman" w:cs="Arial"/>
        </w:rPr>
        <w:t>8</w:t>
      </w:r>
      <w:r w:rsidRPr="00714C41">
        <w:rPr>
          <w:rFonts w:ascii="Times New Roman" w:eastAsia="Calibri" w:hAnsi="Times New Roman" w:cs="Arial"/>
        </w:rPr>
        <w:t>5</w:t>
      </w:r>
      <w:r w:rsidRPr="00757CBC">
        <w:rPr>
          <w:rFonts w:ascii="Times New Roman" w:eastAsia="Calibri" w:hAnsi="Times New Roman" w:cs="Arial"/>
        </w:rPr>
        <w:t xml:space="preserve">%) of the samples are included </w:t>
      </w:r>
      <w:r>
        <w:rPr>
          <w:rFonts w:ascii="Times New Roman" w:eastAsia="Calibri" w:hAnsi="Times New Roman" w:cs="Arial"/>
        </w:rPr>
        <w:t>within the strip for</w:t>
      </w:r>
      <w:r w:rsidRPr="00757CBC">
        <w:rPr>
          <w:rFonts w:ascii="Times New Roman" w:eastAsia="Calibri" w:hAnsi="Times New Roman" w:cs="Arial"/>
        </w:rPr>
        <w:t xml:space="preserve"> both the training and test sets</w:t>
      </w:r>
      <w:r>
        <w:rPr>
          <w:rFonts w:ascii="Times New Roman" w:eastAsia="Calibri" w:hAnsi="Times New Roman" w:cs="Arial"/>
        </w:rPr>
        <w:t>. This suggests that (</w:t>
      </w:r>
      <w:proofErr w:type="spellStart"/>
      <w:r>
        <w:rPr>
          <w:rFonts w:ascii="Times New Roman" w:eastAsia="Calibri" w:hAnsi="Times New Roman" w:cs="Arial"/>
        </w:rPr>
        <w:t>i</w:t>
      </w:r>
      <w:proofErr w:type="spellEnd"/>
      <w:r>
        <w:rPr>
          <w:rFonts w:ascii="Times New Roman" w:eastAsia="Calibri" w:hAnsi="Times New Roman" w:cs="Arial"/>
        </w:rPr>
        <w:t xml:space="preserve">) Predictive models could likely be derived for this dataset and (ii) The model described by the strip forming curve approximates most of the training set and test set samples to within one standard deviation (the pre-defined strip width; see Methods section) from their experimental values. </w:t>
      </w:r>
      <w:r w:rsidRPr="00757CBC">
        <w:rPr>
          <w:rFonts w:ascii="Times New Roman" w:eastAsia="Calibri" w:hAnsi="Times New Roman" w:cs="Arial"/>
        </w:rPr>
        <w:t xml:space="preserve"> </w:t>
      </w:r>
      <w:r>
        <w:rPr>
          <w:rFonts w:ascii="Times New Roman" w:eastAsia="Calibri" w:hAnsi="Times New Roman" w:cs="Arial"/>
        </w:rPr>
        <w:t xml:space="preserve">One could therefore propose that </w:t>
      </w:r>
      <w:proofErr w:type="gramStart"/>
      <w:r>
        <w:rPr>
          <w:rFonts w:ascii="Times New Roman" w:eastAsia="Calibri" w:hAnsi="Times New Roman" w:cs="Arial"/>
        </w:rPr>
        <w:t>the majority of</w:t>
      </w:r>
      <w:proofErr w:type="gramEnd"/>
      <w:r>
        <w:rPr>
          <w:rFonts w:ascii="Times New Roman" w:eastAsia="Calibri" w:hAnsi="Times New Roman" w:cs="Arial"/>
        </w:rPr>
        <w:t xml:space="preserve"> future samples will be similarly predicted. </w:t>
      </w:r>
      <w:r w:rsidRPr="00B96174">
        <w:rPr>
          <w:rFonts w:ascii="Times New Roman" w:eastAsia="Calibri" w:hAnsi="Times New Roman" w:cs="Arial"/>
        </w:rPr>
        <w:t xml:space="preserve">However, in two </w:t>
      </w:r>
      <w:r>
        <w:rPr>
          <w:rFonts w:ascii="Times New Roman" w:eastAsia="Calibri" w:hAnsi="Times New Roman" w:cs="Arial"/>
        </w:rPr>
        <w:t>cases</w:t>
      </w:r>
      <w:r w:rsidRPr="00B96174">
        <w:rPr>
          <w:rFonts w:ascii="Times New Roman" w:eastAsia="Calibri" w:hAnsi="Times New Roman" w:cs="Arial"/>
        </w:rPr>
        <w:t xml:space="preserve"> the </w:t>
      </w:r>
      <w:r>
        <w:rPr>
          <w:rFonts w:ascii="Times New Roman" w:eastAsia="Calibri" w:hAnsi="Times New Roman" w:cs="Arial"/>
        </w:rPr>
        <w:t>number</w:t>
      </w:r>
      <w:r w:rsidRPr="00B96174">
        <w:rPr>
          <w:rFonts w:ascii="Times New Roman" w:eastAsia="Calibri" w:hAnsi="Times New Roman" w:cs="Arial"/>
        </w:rPr>
        <w:t xml:space="preserve"> of </w:t>
      </w:r>
      <w:r>
        <w:rPr>
          <w:rFonts w:ascii="Times New Roman" w:eastAsia="Calibri" w:hAnsi="Times New Roman" w:cs="Arial"/>
        </w:rPr>
        <w:t>a</w:t>
      </w:r>
      <w:r w:rsidRPr="00B96174">
        <w:rPr>
          <w:rFonts w:ascii="Times New Roman" w:eastAsia="Calibri" w:hAnsi="Times New Roman" w:cs="Arial"/>
        </w:rPr>
        <w:t xml:space="preserve">cceptable cells </w:t>
      </w:r>
      <w:r>
        <w:rPr>
          <w:rFonts w:ascii="Times New Roman" w:eastAsia="Calibri" w:hAnsi="Times New Roman" w:cs="Arial"/>
        </w:rPr>
        <w:t>was</w:t>
      </w:r>
      <w:r w:rsidRPr="00B96174">
        <w:rPr>
          <w:rFonts w:ascii="Times New Roman" w:eastAsia="Calibri" w:hAnsi="Times New Roman" w:cs="Arial"/>
        </w:rPr>
        <w:t xml:space="preserve"> </w:t>
      </w:r>
      <w:r>
        <w:rPr>
          <w:rFonts w:ascii="Times New Roman" w:eastAsia="Calibri" w:hAnsi="Times New Roman" w:cs="Arial"/>
        </w:rPr>
        <w:t>below the</w:t>
      </w:r>
      <w:r w:rsidRPr="00B96174">
        <w:rPr>
          <w:rFonts w:ascii="Times New Roman" w:eastAsia="Calibri" w:hAnsi="Times New Roman" w:cs="Arial"/>
        </w:rPr>
        <w:t xml:space="preserve"> 85%</w:t>
      </w:r>
      <w:r>
        <w:rPr>
          <w:rFonts w:ascii="Times New Roman" w:eastAsia="Calibri" w:hAnsi="Times New Roman" w:cs="Arial"/>
        </w:rPr>
        <w:t xml:space="preserve"> threshold (t</w:t>
      </w:r>
      <w:r w:rsidRPr="00B96174">
        <w:rPr>
          <w:rFonts w:ascii="Times New Roman" w:eastAsia="Calibri" w:hAnsi="Times New Roman" w:cs="Arial"/>
        </w:rPr>
        <w:t xml:space="preserve">he </w:t>
      </w:r>
      <w:r w:rsidRPr="00B96174">
        <w:rPr>
          <w:rFonts w:ascii="Times New Roman" w:eastAsia="Calibri" w:hAnsi="Times New Roman" w:cs="Arial"/>
          <w:i/>
          <w:iCs/>
        </w:rPr>
        <w:t>V</w:t>
      </w:r>
      <w:r w:rsidRPr="00B96174">
        <w:rPr>
          <w:rFonts w:ascii="Times New Roman" w:eastAsia="Calibri" w:hAnsi="Times New Roman" w:cs="Arial"/>
          <w:i/>
          <w:iCs/>
          <w:vertAlign w:val="subscript"/>
        </w:rPr>
        <w:t>OC</w:t>
      </w:r>
      <w:r w:rsidRPr="00B96174">
        <w:rPr>
          <w:rFonts w:ascii="Times New Roman" w:eastAsia="Calibri" w:hAnsi="Times New Roman" w:cs="Arial"/>
        </w:rPr>
        <w:t xml:space="preserve"> </w:t>
      </w:r>
      <w:r>
        <w:rPr>
          <w:rFonts w:ascii="Times New Roman" w:eastAsia="Calibri" w:hAnsi="Times New Roman" w:cs="Arial"/>
        </w:rPr>
        <w:t xml:space="preserve">models </w:t>
      </w:r>
      <w:r w:rsidRPr="00B96174">
        <w:rPr>
          <w:rFonts w:ascii="Times New Roman" w:eastAsia="Calibri" w:hAnsi="Times New Roman" w:cs="Arial"/>
        </w:rPr>
        <w:t xml:space="preserve">for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B96174">
        <w:rPr>
          <w:rFonts w:ascii="Times New Roman" w:eastAsia="Calibri" w:hAnsi="Times New Roman" w:cs="Arial"/>
        </w:rPr>
        <w:t xml:space="preserve"> </w:t>
      </w:r>
      <w:r>
        <w:rPr>
          <w:rFonts w:ascii="Times New Roman" w:eastAsia="Calibri" w:hAnsi="Times New Roman" w:cs="Arial"/>
        </w:rPr>
        <w:t xml:space="preserve">library with 83% and 73% of acceptable cells for the </w:t>
      </w:r>
      <w:r w:rsidRPr="00B96174">
        <w:rPr>
          <w:rFonts w:ascii="Times New Roman" w:eastAsia="Calibri" w:hAnsi="Times New Roman" w:cs="Arial"/>
        </w:rPr>
        <w:t xml:space="preserve">training and test </w:t>
      </w:r>
      <w:r>
        <w:rPr>
          <w:rFonts w:ascii="Times New Roman" w:eastAsia="Calibri" w:hAnsi="Times New Roman" w:cs="Arial"/>
        </w:rPr>
        <w:t xml:space="preserve">sets, </w:t>
      </w:r>
      <w:r w:rsidRPr="00B96174">
        <w:rPr>
          <w:rFonts w:ascii="Times New Roman" w:eastAsia="Calibri" w:hAnsi="Times New Roman" w:cs="Arial"/>
        </w:rPr>
        <w:t>respectively</w:t>
      </w:r>
      <w:r>
        <w:rPr>
          <w:rFonts w:ascii="Times New Roman" w:eastAsia="Calibri" w:hAnsi="Times New Roman" w:cs="Arial"/>
        </w:rPr>
        <w:t xml:space="preserve">), indicating higher variance for this property in this dataset in comparison with the other datasets. This may potentially lead to poor model performance (see below). </w:t>
      </w:r>
      <w:proofErr w:type="gramStart"/>
      <w:r>
        <w:rPr>
          <w:rFonts w:ascii="Times New Roman" w:eastAsia="Calibri" w:hAnsi="Times New Roman" w:cs="Arial"/>
        </w:rPr>
        <w:t>Indeed</w:t>
      </w:r>
      <w:proofErr w:type="gramEnd"/>
      <w:r>
        <w:rPr>
          <w:rFonts w:ascii="Times New Roman" w:eastAsia="Calibri" w:hAnsi="Times New Roman" w:cs="Arial"/>
        </w:rPr>
        <w:t xml:space="preserve"> the performances of the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rPr>
        <w:t xml:space="preserve"> model from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Pr>
          <w:rFonts w:ascii="Times New Roman" w:eastAsia="Calibri" w:hAnsi="Times New Roman" w:cs="Arial"/>
        </w:rPr>
        <w:t xml:space="preserve"> library are exceptionally poor in accord with the insufficient number of model-compatible samples (Table </w:t>
      </w:r>
      <w:r w:rsidR="00E644EC">
        <w:rPr>
          <w:rFonts w:ascii="Times New Roman" w:eastAsia="Calibri" w:hAnsi="Times New Roman" w:cs="Arial"/>
        </w:rPr>
        <w:t>4</w:t>
      </w:r>
      <w:r>
        <w:rPr>
          <w:rFonts w:ascii="Times New Roman" w:eastAsia="Calibri" w:hAnsi="Times New Roman" w:cs="Arial"/>
        </w:rPr>
        <w:t xml:space="preserve">). This model was therefore excluded from the analysis reported below. </w:t>
      </w:r>
    </w:p>
    <w:p w14:paraId="1C6622FB" w14:textId="77777777" w:rsidR="00802AFE" w:rsidRDefault="00802AFE" w:rsidP="009B1370">
      <w:pPr>
        <w:tabs>
          <w:tab w:val="left" w:pos="6060"/>
        </w:tabs>
        <w:spacing w:after="0"/>
        <w:rPr>
          <w:rFonts w:ascii="Times New Roman" w:eastAsia="Calibri" w:hAnsi="Times New Roman" w:cs="Arial"/>
        </w:rPr>
      </w:pPr>
      <w:r>
        <w:rPr>
          <w:rFonts w:ascii="Times New Roman" w:eastAsia="Calibri" w:hAnsi="Times New Roman" w:cs="Arial"/>
        </w:rPr>
        <w:tab/>
      </w:r>
    </w:p>
    <w:p w14:paraId="1558B29B" w14:textId="77777777" w:rsidR="00802AFE" w:rsidRDefault="00802AFE" w:rsidP="009B1370">
      <w:pPr>
        <w:spacing w:after="0"/>
        <w:rPr>
          <w:rFonts w:ascii="Times New Roman" w:eastAsia="Calibri" w:hAnsi="Times New Roman" w:cs="Arial"/>
          <w:color w:val="000000"/>
          <w:szCs w:val="20"/>
        </w:rPr>
      </w:pPr>
      <w:r>
        <w:rPr>
          <w:rFonts w:ascii="Times New Roman" w:eastAsia="Calibri" w:hAnsi="Times New Roman" w:cs="Arial"/>
        </w:rPr>
        <w:t xml:space="preserve">The RANSAC algorithm led to models with good statistical parameters (Table </w:t>
      </w:r>
      <w:r w:rsidR="00E644EC">
        <w:rPr>
          <w:rFonts w:ascii="Times New Roman" w:eastAsia="Calibri" w:hAnsi="Times New Roman" w:cs="Arial"/>
        </w:rPr>
        <w:t>5</w:t>
      </w:r>
      <w:r>
        <w:rPr>
          <w:rFonts w:ascii="Times New Roman" w:eastAsia="Calibri" w:hAnsi="Times New Roman" w:cs="Arial"/>
        </w:rPr>
        <w:t xml:space="preserve">) for training set samples for </w:t>
      </w:r>
      <w:r w:rsidRPr="00714C41">
        <w:rPr>
          <w:rFonts w:ascii="Times New Roman" w:eastAsia="Calibri" w:hAnsi="Times New Roman" w:cs="Arial"/>
          <w:i/>
          <w:iCs/>
        </w:rPr>
        <w:t>J</w:t>
      </w:r>
      <w:r w:rsidRPr="00714C41">
        <w:rPr>
          <w:rFonts w:ascii="Times New Roman" w:eastAsia="Calibri" w:hAnsi="Times New Roman" w:cs="Arial"/>
          <w:i/>
          <w:iCs/>
          <w:vertAlign w:val="subscript"/>
        </w:rPr>
        <w:t>SC</w:t>
      </w:r>
      <w:r>
        <w:rPr>
          <w:rFonts w:ascii="Times New Roman" w:eastAsia="Calibri" w:hAnsi="Times New Roman" w:cs="Arial"/>
        </w:rPr>
        <w:t xml:space="preserv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0.74-0.77), </w:t>
      </w:r>
      <w:proofErr w:type="spellStart"/>
      <w:r w:rsidRPr="00E3100D">
        <w:rPr>
          <w:rFonts w:ascii="Times New Roman" w:eastAsia="Calibri" w:hAnsi="Times New Roman" w:cs="Arial"/>
          <w:i/>
          <w:iCs/>
        </w:rPr>
        <w:t>Voc</w:t>
      </w:r>
      <w:proofErr w:type="spellEnd"/>
      <w:r>
        <w:rPr>
          <w:rFonts w:ascii="Times New Roman" w:eastAsia="Calibri" w:hAnsi="Times New Roman" w:cs="Arial"/>
        </w:rPr>
        <w:t xml:space="preserv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0.41-0.57 excluding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Pr>
          <w:rFonts w:ascii="Times New Roman" w:eastAsia="Calibri" w:hAnsi="Times New Roman" w:cs="Arial"/>
        </w:rPr>
        <w:t xml:space="preserve"> library; see above) and IQE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0.72-0.85). Upon the removal of outliers, the statistical parameters for all models improved with the largest improvement being obtained for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rPr>
        <w:t xml:space="preserve">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Pr>
          <w:rFonts w:ascii="Times New Roman" w:eastAsia="Calibri" w:hAnsi="Times New Roman" w:cs="Arial"/>
          <w:color w:val="000000"/>
          <w:szCs w:val="20"/>
        </w:rPr>
        <w:t xml:space="preserve"> </w:t>
      </w:r>
      <w:r>
        <w:rPr>
          <w:rFonts w:ascii="Times New Roman" w:eastAsia="Calibri" w:hAnsi="Times New Roman" w:cs="Arial"/>
        </w:rPr>
        <w:t xml:space="preserve">between 0.78-0.82, 0.73-0.74 (excluding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Pr>
          <w:rFonts w:ascii="Times New Roman" w:eastAsia="Calibri" w:hAnsi="Times New Roman" w:cs="Arial"/>
        </w:rPr>
        <w:t xml:space="preserve">) and 0.78-0.85 for </w:t>
      </w:r>
      <w:r w:rsidRPr="00714C41">
        <w:rPr>
          <w:rFonts w:ascii="Times New Roman" w:eastAsia="Calibri" w:hAnsi="Times New Roman" w:cs="Arial"/>
          <w:i/>
          <w:iCs/>
        </w:rPr>
        <w:t>J</w:t>
      </w:r>
      <w:r w:rsidRPr="00714C41">
        <w:rPr>
          <w:rFonts w:ascii="Times New Roman" w:eastAsia="Calibri" w:hAnsi="Times New Roman" w:cs="Arial"/>
          <w:i/>
          <w:iCs/>
          <w:vertAlign w:val="subscript"/>
        </w:rPr>
        <w:t>SC</w:t>
      </w:r>
      <w:r>
        <w:rPr>
          <w:rFonts w:ascii="Times New Roman" w:eastAsia="Calibri" w:hAnsi="Times New Roman" w:cs="Arial"/>
        </w:rPr>
        <w:t xml:space="preserve">,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rPr>
        <w:t xml:space="preserve"> and </w:t>
      </w:r>
      <w:proofErr w:type="gramStart"/>
      <w:r>
        <w:rPr>
          <w:rFonts w:ascii="Times New Roman" w:eastAsia="Calibri" w:hAnsi="Times New Roman" w:cs="Arial"/>
        </w:rPr>
        <w:t>IQE</w:t>
      </w:r>
      <w:r w:rsidRPr="00C639EE" w:rsidDel="001A6095">
        <w:rPr>
          <w:rFonts w:ascii="Times New Roman" w:eastAsia="Calibri" w:hAnsi="Times New Roman" w:cs="Arial"/>
        </w:rPr>
        <w:t xml:space="preserve"> </w:t>
      </w:r>
      <w:r>
        <w:rPr>
          <w:rFonts w:ascii="Times New Roman" w:eastAsia="Calibri" w:hAnsi="Times New Roman" w:cs="Arial"/>
        </w:rPr>
        <w:t>,</w:t>
      </w:r>
      <w:proofErr w:type="gramEnd"/>
      <w:r>
        <w:rPr>
          <w:rFonts w:ascii="Times New Roman" w:eastAsia="Calibri" w:hAnsi="Times New Roman" w:cs="Arial"/>
        </w:rPr>
        <w:t xml:space="preserve"> respectively. </w:t>
      </w:r>
    </w:p>
    <w:p w14:paraId="06C8995D" w14:textId="77777777" w:rsidR="00802AFE" w:rsidRDefault="00802AFE" w:rsidP="009B1370">
      <w:pPr>
        <w:spacing w:after="0"/>
        <w:rPr>
          <w:rFonts w:ascii="Times New Roman" w:eastAsia="Calibri" w:hAnsi="Times New Roman" w:cs="Arial"/>
        </w:rPr>
      </w:pPr>
    </w:p>
    <w:p w14:paraId="58B028F9" w14:textId="77777777" w:rsidR="00802AFE" w:rsidRDefault="00802AFE" w:rsidP="009B1370">
      <w:pPr>
        <w:spacing w:after="0"/>
        <w:rPr>
          <w:rFonts w:eastAsia="Times New Roman"/>
        </w:rPr>
      </w:pPr>
      <w:r>
        <w:rPr>
          <w:rFonts w:ascii="Times New Roman" w:eastAsia="Calibri" w:hAnsi="Times New Roman" w:cs="Arial"/>
        </w:rPr>
        <w:t xml:space="preserve">The performances of the RANSAC models on the test set samples followed a trend </w:t>
      </w:r>
      <w:proofErr w:type="gramStart"/>
      <w:r>
        <w:rPr>
          <w:rFonts w:ascii="Times New Roman" w:eastAsia="Calibri" w:hAnsi="Times New Roman" w:cs="Arial"/>
        </w:rPr>
        <w:t>similar to</w:t>
      </w:r>
      <w:proofErr w:type="gramEnd"/>
      <w:r>
        <w:rPr>
          <w:rFonts w:ascii="Times New Roman" w:eastAsia="Calibri" w:hAnsi="Times New Roman" w:cs="Arial"/>
        </w:rPr>
        <w:t xml:space="preserve"> that observed for the training set. Thus, for all test sets,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was between 0.69-0.82, 0.62-0.80, and 0.68-0.79 for </w:t>
      </w:r>
      <w:r w:rsidRPr="00E3100D">
        <w:rPr>
          <w:rFonts w:ascii="Times New Roman" w:eastAsia="Calibri" w:hAnsi="Times New Roman" w:cs="Arial"/>
          <w:i/>
          <w:iCs/>
        </w:rPr>
        <w:t>J</w:t>
      </w:r>
      <w:r w:rsidRPr="00E3100D">
        <w:rPr>
          <w:rFonts w:ascii="Times New Roman" w:eastAsia="Calibri" w:hAnsi="Times New Roman" w:cs="Arial"/>
          <w:i/>
          <w:iCs/>
          <w:vertAlign w:val="subscript"/>
        </w:rPr>
        <w:t>SC</w:t>
      </w:r>
      <w:r w:rsidRPr="00CF3E40">
        <w:rPr>
          <w:rFonts w:ascii="Times New Roman" w:eastAsia="Calibri" w:hAnsi="Times New Roman" w:cs="Arial"/>
          <w:vertAlign w:val="subscript"/>
        </w:rPr>
        <w:t>,</w:t>
      </w:r>
      <w:r w:rsidRPr="00CF3E40">
        <w:rPr>
          <w:rFonts w:ascii="Times New Roman" w:eastAsia="Calibri" w:hAnsi="Times New Roman" w:cs="Arial"/>
        </w:rPr>
        <w:t xml:space="preserve">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vertAlign w:val="subscript"/>
        </w:rPr>
        <w:t xml:space="preserve"> </w:t>
      </w:r>
      <w:r>
        <w:rPr>
          <w:rFonts w:ascii="Times New Roman" w:eastAsia="Calibri" w:hAnsi="Times New Roman" w:cs="Arial"/>
        </w:rPr>
        <w:t xml:space="preserve">(excluding the </w:t>
      </w: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d>
          <m:dPr>
            <m:begChr m:val="|"/>
            <m:endChr m:val="|"/>
            <m:ctrlPr>
              <w:rPr>
                <w:rFonts w:ascii="Cambria Math" w:eastAsia="Calibri" w:hAnsi="Cambria Math" w:cs="Arial"/>
              </w:rPr>
            </m:ctrlPr>
          </m:dPr>
          <m:e>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r>
          <m:rPr>
            <m:sty m:val="p"/>
          </m:rPr>
          <w:rPr>
            <w:rFonts w:ascii="Cambria Math" w:eastAsia="Calibri" w:hAnsi="Cambria Math" w:cs="Arial"/>
          </w:rPr>
          <m:t xml:space="preserve"> library)</m:t>
        </m:r>
      </m:oMath>
      <w:r>
        <w:rPr>
          <w:rFonts w:ascii="Times New Roman" w:eastAsia="Calibri" w:hAnsi="Times New Roman" w:cs="Arial"/>
        </w:rPr>
        <w:t xml:space="preserve"> and IQE, respectively.</w:t>
      </w:r>
      <w:r w:rsidRPr="00CF3E40">
        <w:rPr>
          <w:rFonts w:ascii="Times New Roman" w:eastAsia="Calibri" w:hAnsi="Times New Roman" w:cs="Arial"/>
        </w:rPr>
        <w:t xml:space="preserve"> </w:t>
      </w:r>
      <w:r>
        <w:rPr>
          <w:rFonts w:ascii="Times New Roman" w:eastAsia="Calibri" w:hAnsi="Times New Roman" w:cs="Arial"/>
        </w:rPr>
        <w:t>As expected for datasets devoid of significant activity cliffs, when considering only samples within the models’ applicability domains, these numbers improved to 0</w:t>
      </w:r>
      <w:r>
        <w:rPr>
          <w:rFonts w:ascii="Times New Roman" w:eastAsia="Calibri" w:hAnsi="Times New Roman" w:cs="Arial"/>
          <w:color w:val="000000"/>
        </w:rPr>
        <w:t xml:space="preserve">.82-0.87 and 0.79-0.83 for </w:t>
      </w:r>
      <w:r w:rsidRPr="00E3100D">
        <w:rPr>
          <w:rFonts w:ascii="Times New Roman" w:eastAsia="Calibri" w:hAnsi="Times New Roman" w:cs="Arial"/>
          <w:i/>
          <w:iCs/>
        </w:rPr>
        <w:t>J</w:t>
      </w:r>
      <w:r w:rsidRPr="00E3100D">
        <w:rPr>
          <w:rFonts w:ascii="Times New Roman" w:eastAsia="Calibri" w:hAnsi="Times New Roman" w:cs="Arial"/>
          <w:i/>
          <w:iCs/>
          <w:vertAlign w:val="subscript"/>
        </w:rPr>
        <w:t>SC</w:t>
      </w:r>
      <w:r w:rsidRPr="00CF3E40">
        <w:rPr>
          <w:rFonts w:ascii="Times New Roman" w:eastAsia="Calibri" w:hAnsi="Times New Roman" w:cs="Arial"/>
          <w:vertAlign w:val="subscript"/>
        </w:rPr>
        <w:t>,</w:t>
      </w:r>
      <w:r w:rsidRPr="00CF3E40">
        <w:rPr>
          <w:rFonts w:ascii="Times New Roman" w:eastAsia="Calibri" w:hAnsi="Times New Roman" w:cs="Arial"/>
        </w:rPr>
        <w:t xml:space="preserve"> </w:t>
      </w:r>
      <w:r>
        <w:rPr>
          <w:rFonts w:ascii="Times New Roman" w:eastAsia="Calibri" w:hAnsi="Times New Roman" w:cs="Arial"/>
        </w:rPr>
        <w:t xml:space="preserve">and IQE, respectively. For </w:t>
      </w:r>
      <w:r w:rsidRPr="00E3100D">
        <w:rPr>
          <w:rFonts w:ascii="Times New Roman" w:eastAsia="Calibri" w:hAnsi="Times New Roman" w:cs="Arial"/>
          <w:i/>
          <w:iCs/>
        </w:rPr>
        <w:t>V</w:t>
      </w:r>
      <w:r w:rsidRPr="00E3100D">
        <w:rPr>
          <w:rFonts w:ascii="Times New Roman" w:eastAsia="Calibri" w:hAnsi="Times New Roman" w:cs="Arial"/>
          <w:i/>
          <w:iCs/>
          <w:vertAlign w:val="subscript"/>
        </w:rPr>
        <w:t>OC</w:t>
      </w:r>
      <w:r>
        <w:rPr>
          <w:rFonts w:ascii="Times New Roman" w:eastAsia="Calibri" w:hAnsi="Times New Roman" w:cs="Arial"/>
          <w:color w:val="000000"/>
        </w:rPr>
        <w:t xml:space="preserve"> of the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Calibri" w:hAnsi="Times New Roman" w:cs="Arial"/>
        </w:rPr>
        <w:t xml:space="preserve"> library, no test set samples were </w:t>
      </w:r>
      <w:r>
        <w:rPr>
          <w:rFonts w:ascii="Times New Roman" w:eastAsia="Calibri" w:hAnsi="Times New Roman" w:cs="Arial"/>
        </w:rPr>
        <w:lastRenderedPageBreak/>
        <w:t>filtered by the applicability domain leading to no change in model performances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 0.80).  </w:t>
      </w:r>
      <w:proofErr w:type="gramStart"/>
      <w:r>
        <w:rPr>
          <w:rFonts w:ascii="Times New Roman" w:eastAsia="Calibri" w:hAnsi="Times New Roman" w:cs="Arial"/>
          <w:color w:val="000000"/>
        </w:rPr>
        <w:t>However</w:t>
      </w:r>
      <w:proofErr w:type="gramEnd"/>
      <w:r>
        <w:rPr>
          <w:rFonts w:ascii="Times New Roman" w:eastAsia="Calibri" w:hAnsi="Times New Roman" w:cs="Arial"/>
          <w:color w:val="000000"/>
        </w:rPr>
        <w:t xml:space="preserve"> for this property a significant increase in the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Times New Roman" w:hAnsi="Times New Roman" w:cs="Arial"/>
        </w:rPr>
        <w:t>|Cu</w:t>
      </w:r>
      <w:r w:rsidRPr="00CE0C94">
        <w:rPr>
          <w:rFonts w:ascii="Times New Roman" w:eastAsia="Times New Roman" w:hAnsi="Times New Roman" w:cs="Arial"/>
        </w:rPr>
        <w:t>)</w:t>
      </w:r>
      <w:r>
        <w:rPr>
          <w:rFonts w:ascii="Times New Roman" w:eastAsia="Calibri" w:hAnsi="Times New Roman" w:cs="Arial"/>
        </w:rPr>
        <w:t xml:space="preserve"> library upon the removal of only two samples was observed (</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 0.62 and 0.73 without and with the model’s AD, respectively). </w:t>
      </w:r>
    </w:p>
    <w:p w14:paraId="7920CE64" w14:textId="77777777" w:rsidR="00802AFE" w:rsidRDefault="00802AFE" w:rsidP="009B1370">
      <w:pPr>
        <w:spacing w:after="0"/>
        <w:rPr>
          <w:rFonts w:ascii="Times New Roman" w:eastAsia="Calibri" w:hAnsi="Times New Roman" w:cs="Arial"/>
        </w:rPr>
      </w:pPr>
    </w:p>
    <w:p w14:paraId="7A9ACEC8" w14:textId="4F4310BF" w:rsidR="00802AFE" w:rsidRDefault="00802AFE" w:rsidP="001C0A8A">
      <w:pPr>
        <w:spacing w:after="0"/>
        <w:rPr>
          <w:rFonts w:ascii="Times New Roman" w:eastAsia="Calibri" w:hAnsi="Times New Roman" w:cs="Arial"/>
          <w:rtl/>
        </w:rPr>
      </w:pPr>
      <w:r>
        <w:rPr>
          <w:rFonts w:ascii="Times New Roman" w:eastAsia="Calibri" w:hAnsi="Times New Roman" w:cs="Arial"/>
        </w:rPr>
        <w:t>Two of the above described datasets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Times New Roman" w:hAnsi="Times New Roman" w:cs="Arial"/>
        </w:rPr>
        <w:t xml:space="preserve"> and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CE0C94">
        <w:rPr>
          <w:rFonts w:ascii="Times New Roman" w:eastAsia="Times New Roman" w:hAnsi="Times New Roman" w:cs="Arial"/>
        </w:rPr>
        <w:t xml:space="preserve"> (Ag</w:t>
      </w:r>
      <w:r>
        <w:rPr>
          <w:rFonts w:ascii="Times New Roman" w:eastAsia="Times New Roman" w:hAnsi="Times New Roman" w:cs="Arial"/>
        </w:rPr>
        <w:t>|Cu</w:t>
      </w:r>
      <w:r w:rsidRPr="00CE0C94">
        <w:rPr>
          <w:rFonts w:ascii="Times New Roman" w:eastAsia="Times New Roman" w:hAnsi="Times New Roman" w:cs="Arial"/>
        </w:rPr>
        <w:t>)</w:t>
      </w:r>
      <w:r>
        <w:rPr>
          <w:rFonts w:ascii="Times New Roman" w:eastAsia="Calibri" w:hAnsi="Times New Roman" w:cs="Arial"/>
        </w:rPr>
        <w:t xml:space="preserve">) were previously modeled by </w:t>
      </w:r>
      <w:proofErr w:type="spellStart"/>
      <w:r>
        <w:rPr>
          <w:rFonts w:ascii="Times New Roman" w:eastAsia="Calibri" w:hAnsi="Times New Roman" w:cs="Arial"/>
        </w:rPr>
        <w:t>Yosipof</w:t>
      </w:r>
      <w:proofErr w:type="spellEnd"/>
      <w:r>
        <w:rPr>
          <w:rFonts w:ascii="Times New Roman" w:eastAsia="Calibri" w:hAnsi="Times New Roman" w:cs="Arial"/>
        </w:rPr>
        <w:t xml:space="preserve"> et al. using </w:t>
      </w:r>
      <w:proofErr w:type="spellStart"/>
      <w:r w:rsidRPr="00995B4F">
        <w:rPr>
          <w:rFonts w:ascii="Times New Roman" w:eastAsia="Calibri" w:hAnsi="Times New Roman" w:cs="Arial"/>
          <w:i/>
          <w:iCs/>
        </w:rPr>
        <w:t>k</w:t>
      </w:r>
      <w:r>
        <w:rPr>
          <w:rFonts w:ascii="Times New Roman" w:eastAsia="Calibri" w:hAnsi="Times New Roman" w:cs="Arial"/>
        </w:rPr>
        <w:t>NN</w:t>
      </w:r>
      <w:proofErr w:type="spellEnd"/>
      <w:r>
        <w:rPr>
          <w:rFonts w:ascii="Times New Roman" w:eastAsia="Calibri" w:hAnsi="Times New Roman" w:cs="Arial"/>
        </w:rPr>
        <w:t xml:space="preserve"> and a Genetic Algorithm (GA) approach</w:t>
      </w:r>
      <w:r w:rsidR="00010C54" w:rsidRPr="00CE0C94">
        <w:rPr>
          <w:rFonts w:ascii="Times New Roman" w:eastAsia="Calibri" w:hAnsi="Times New Roman" w:cs="Arial"/>
        </w:rPr>
        <w:fldChar w:fldCharType="begin"/>
      </w:r>
      <w:r w:rsidR="001C0A8A">
        <w:rPr>
          <w:rFonts w:ascii="Times New Roman" w:eastAsia="Calibri" w:hAnsi="Times New Roman" w:cs="Arial"/>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sidRPr="00CE0C94">
        <w:rPr>
          <w:rFonts w:ascii="Times New Roman" w:eastAsia="Calibri" w:hAnsi="Times New Roman" w:cs="Arial"/>
        </w:rPr>
        <w:fldChar w:fldCharType="separate"/>
      </w:r>
      <w:r w:rsidR="001C0A8A" w:rsidRPr="001C0A8A">
        <w:rPr>
          <w:rFonts w:ascii="Times New Roman" w:eastAsia="Calibri" w:hAnsi="Times New Roman" w:cs="Arial"/>
          <w:i/>
          <w:noProof/>
          <w:vertAlign w:val="superscript"/>
        </w:rPr>
        <w:t>(</w:t>
      </w:r>
      <w:hyperlink w:anchor="_ENREF_23" w:tooltip="Yosipof, 2015 #3" w:history="1">
        <w:r w:rsidR="001C0A8A" w:rsidRPr="001C0A8A">
          <w:rPr>
            <w:rFonts w:ascii="Times New Roman" w:eastAsia="Calibri" w:hAnsi="Times New Roman" w:cs="Arial"/>
            <w:i/>
            <w:noProof/>
            <w:vertAlign w:val="superscript"/>
          </w:rPr>
          <w:t>23</w:t>
        </w:r>
      </w:hyperlink>
      <w:r w:rsidR="001C0A8A" w:rsidRPr="001C0A8A">
        <w:rPr>
          <w:rFonts w:ascii="Times New Roman" w:eastAsia="Calibri" w:hAnsi="Times New Roman" w:cs="Arial"/>
          <w:i/>
          <w:noProof/>
          <w:vertAlign w:val="superscript"/>
        </w:rPr>
        <w:t>)</w:t>
      </w:r>
      <w:r w:rsidR="00010C54" w:rsidRPr="00CE0C94">
        <w:rPr>
          <w:rFonts w:ascii="Times New Roman" w:eastAsia="Calibri" w:hAnsi="Times New Roman" w:cs="Arial"/>
        </w:rPr>
        <w:fldChar w:fldCharType="end"/>
      </w:r>
      <w:r>
        <w:rPr>
          <w:rFonts w:ascii="Times New Roman" w:eastAsia="Calibri" w:hAnsi="Times New Roman" w:cs="Arial"/>
        </w:rPr>
        <w:t xml:space="preserve"> thereby allowing for a direct comparison between the performances of the </w:t>
      </w:r>
      <w:r w:rsidRPr="00E03D56">
        <w:rPr>
          <w:rFonts w:eastAsia="Calibri"/>
        </w:rPr>
        <w:t xml:space="preserve">resulting models. GA produced models with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rPr>
        <w:t xml:space="preserve"> </w:t>
      </w:r>
      <w:r w:rsidRPr="00E03D56">
        <w:rPr>
          <w:rFonts w:eastAsia="Calibri"/>
          <w:color w:val="000000"/>
        </w:rPr>
        <w:t>values between</w:t>
      </w:r>
      <w:r w:rsidRPr="00E03D56">
        <w:rPr>
          <w:rFonts w:eastAsia="Calibri"/>
        </w:rPr>
        <w:t xml:space="preserve"> 0.74-0.76, 0.50-0.78 and 0.72 for </w:t>
      </w:r>
      <w:r w:rsidRPr="00E3100D">
        <w:rPr>
          <w:rFonts w:eastAsia="Calibri"/>
          <w:i/>
          <w:iCs/>
        </w:rPr>
        <w:t>J</w:t>
      </w:r>
      <w:r w:rsidRPr="00E3100D">
        <w:rPr>
          <w:rFonts w:eastAsia="Calibri"/>
          <w:i/>
          <w:iCs/>
          <w:vertAlign w:val="subscript"/>
        </w:rPr>
        <w:t>SC</w:t>
      </w:r>
      <w:r w:rsidRPr="00E03D56">
        <w:rPr>
          <w:rFonts w:eastAsia="Calibri"/>
        </w:rPr>
        <w:t xml:space="preserve">, </w:t>
      </w:r>
      <w:r w:rsidRPr="00E3100D">
        <w:rPr>
          <w:rFonts w:eastAsia="Calibri"/>
          <w:i/>
          <w:iCs/>
        </w:rPr>
        <w:t>V</w:t>
      </w:r>
      <w:r w:rsidRPr="00E3100D">
        <w:rPr>
          <w:rFonts w:eastAsia="Calibri"/>
          <w:i/>
          <w:iCs/>
          <w:vertAlign w:val="subscript"/>
        </w:rPr>
        <w:t>OC</w:t>
      </w:r>
      <w:r w:rsidRPr="00E03D56">
        <w:rPr>
          <w:rFonts w:eastAsia="Calibri"/>
        </w:rPr>
        <w:t xml:space="preserve"> and IQE respectively. The corresponding numbers obtained by RANSAC are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 0.69-0.76, 0.62-0.80, and 0.68-0.78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no AD and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 0.84-0.87, 0.73-0.80 and 0.82-0.83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AD</w:t>
      </w:r>
      <w:r w:rsidRPr="00E03D56">
        <w:rPr>
          <w:rFonts w:eastAsia="Calibri"/>
        </w:rPr>
        <w:t>. These results suggest that the</w:t>
      </w:r>
      <w:r>
        <w:rPr>
          <w:rFonts w:ascii="Times New Roman" w:eastAsia="Calibri" w:hAnsi="Times New Roman" w:cs="Arial"/>
        </w:rPr>
        <w:t xml:space="preserve"> performances of the RANSAC models are </w:t>
      </w:r>
      <w:proofErr w:type="gramStart"/>
      <w:r>
        <w:rPr>
          <w:rFonts w:ascii="Times New Roman" w:eastAsia="Calibri" w:hAnsi="Times New Roman" w:cs="Arial"/>
        </w:rPr>
        <w:t>similar to</w:t>
      </w:r>
      <w:proofErr w:type="gramEnd"/>
      <w:r>
        <w:rPr>
          <w:rFonts w:ascii="Times New Roman" w:eastAsia="Calibri" w:hAnsi="Times New Roman" w:cs="Arial"/>
        </w:rPr>
        <w:t xml:space="preserve"> those of the GA with no consideration of the AD and </w:t>
      </w:r>
      <w:r w:rsidRPr="00E03D56">
        <w:rPr>
          <w:rFonts w:eastAsia="Calibri"/>
        </w:rPr>
        <w:t xml:space="preserve">provide significant improvement upon the application of AD. Of note, there is no inherent definition of AD in the GA method. For </w:t>
      </w:r>
      <w:proofErr w:type="spellStart"/>
      <w:r w:rsidRPr="00E03D56">
        <w:rPr>
          <w:rFonts w:eastAsia="Calibri"/>
          <w:i/>
          <w:iCs/>
        </w:rPr>
        <w:t>k</w:t>
      </w:r>
      <w:r w:rsidRPr="00E03D56">
        <w:rPr>
          <w:rFonts w:eastAsia="Calibri"/>
        </w:rPr>
        <w:t>NN</w:t>
      </w:r>
      <w:proofErr w:type="spellEnd"/>
      <w:r w:rsidRPr="00E03D56">
        <w:rPr>
          <w:rFonts w:eastAsia="Calibri"/>
        </w:rPr>
        <w:t xml:space="preserve">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was reported to be 0.89-0.92, 0.56-0.89, and 0.87-0.91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no AD and </w:t>
      </w:r>
      <m:oMath>
        <m:sSubSup>
          <m:sSubSupPr>
            <m:ctrlPr>
              <w:rPr>
                <w:rFonts w:ascii="Cambria Math" w:eastAsia="Times New Roman" w:hAnsi="Cambria Math"/>
                <w:i/>
                <w:color w:val="000000"/>
              </w:rPr>
            </m:ctrlPr>
          </m:sSubSupPr>
          <m:e>
            <m:r>
              <w:rPr>
                <w:rFonts w:ascii="Cambria Math" w:eastAsia="Times New Roman" w:hAnsi="Cambria Math"/>
                <w:color w:val="000000"/>
              </w:rPr>
              <m:t>Q</m:t>
            </m:r>
          </m:e>
          <m:sub>
            <m:r>
              <w:rPr>
                <w:rFonts w:ascii="Cambria Math" w:eastAsia="Times New Roman" w:hAnsi="Cambria Math"/>
                <w:color w:val="000000"/>
              </w:rPr>
              <m:t>ext</m:t>
            </m:r>
          </m:sub>
          <m:sup>
            <m:r>
              <w:rPr>
                <w:rFonts w:ascii="Cambria Math" w:eastAsia="Times New Roman"/>
                <w:color w:val="000000"/>
              </w:rPr>
              <m:t>2</m:t>
            </m:r>
          </m:sup>
        </m:sSubSup>
      </m:oMath>
      <w:r w:rsidRPr="00E03D56">
        <w:rPr>
          <w:rFonts w:eastAsia="Calibri"/>
          <w:color w:val="000000"/>
        </w:rPr>
        <w:t xml:space="preserve"> 0.88-0.92, 0.55-0.89 and 0.87-0.89 for </w:t>
      </w:r>
      <w:r w:rsidRPr="00E3100D">
        <w:rPr>
          <w:rFonts w:eastAsia="Calibri"/>
          <w:i/>
          <w:iCs/>
          <w:color w:val="000000"/>
        </w:rPr>
        <w:t>J</w:t>
      </w:r>
      <w:r w:rsidRPr="00E3100D">
        <w:rPr>
          <w:rFonts w:eastAsia="Calibri"/>
          <w:i/>
          <w:iCs/>
          <w:color w:val="000000"/>
          <w:vertAlign w:val="subscript"/>
        </w:rPr>
        <w:t>SC</w:t>
      </w:r>
      <w:r w:rsidRPr="00E03D56">
        <w:rPr>
          <w:rFonts w:eastAsia="Calibri"/>
          <w:color w:val="000000"/>
        </w:rPr>
        <w:t xml:space="preserve">, </w:t>
      </w:r>
      <w:r w:rsidRPr="00E3100D">
        <w:rPr>
          <w:rFonts w:eastAsia="Calibri"/>
          <w:i/>
          <w:iCs/>
          <w:color w:val="000000"/>
        </w:rPr>
        <w:t>V</w:t>
      </w:r>
      <w:r w:rsidRPr="00E3100D">
        <w:rPr>
          <w:rFonts w:eastAsia="Calibri"/>
          <w:i/>
          <w:iCs/>
          <w:color w:val="000000"/>
          <w:vertAlign w:val="subscript"/>
        </w:rPr>
        <w:t>OC</w:t>
      </w:r>
      <w:r w:rsidRPr="00E03D56">
        <w:rPr>
          <w:rFonts w:eastAsia="Calibri"/>
          <w:color w:val="000000"/>
        </w:rPr>
        <w:t xml:space="preserve"> and IQE, respectively, with AD</w:t>
      </w:r>
      <w:r w:rsidRPr="00E03D56">
        <w:rPr>
          <w:rFonts w:eastAsia="Calibri"/>
        </w:rPr>
        <w:t xml:space="preserve">. Thus, </w:t>
      </w:r>
      <w:proofErr w:type="spellStart"/>
      <w:r w:rsidRPr="00E03D56">
        <w:rPr>
          <w:rFonts w:eastAsia="Calibri"/>
          <w:i/>
          <w:iCs/>
        </w:rPr>
        <w:t>k</w:t>
      </w:r>
      <w:r w:rsidRPr="00E03D56">
        <w:rPr>
          <w:rFonts w:eastAsia="Calibri"/>
        </w:rPr>
        <w:t>NN</w:t>
      </w:r>
      <w:proofErr w:type="spellEnd"/>
      <w:r w:rsidRPr="00E03D56">
        <w:rPr>
          <w:rFonts w:eastAsia="Calibri"/>
        </w:rPr>
        <w:t xml:space="preserve"> provides models with higher prediction statistics than RANSAC </w:t>
      </w:r>
      <w:proofErr w:type="gramStart"/>
      <w:r w:rsidRPr="00E03D56">
        <w:rPr>
          <w:rFonts w:eastAsia="Calibri"/>
        </w:rPr>
        <w:t>in particular when</w:t>
      </w:r>
      <w:proofErr w:type="gramEnd"/>
      <w:r w:rsidRPr="00E03D56">
        <w:rPr>
          <w:rFonts w:eastAsia="Calibri"/>
        </w:rPr>
        <w:t xml:space="preserve"> the AD is not considered. However, the performances of RANSAC approach those of </w:t>
      </w:r>
      <w:proofErr w:type="spellStart"/>
      <w:r w:rsidRPr="00E03D56">
        <w:rPr>
          <w:rFonts w:eastAsia="Calibri"/>
          <w:i/>
          <w:iCs/>
        </w:rPr>
        <w:t>k</w:t>
      </w:r>
      <w:r w:rsidRPr="00E03D56">
        <w:rPr>
          <w:rFonts w:eastAsia="Calibri"/>
        </w:rPr>
        <w:t>NN</w:t>
      </w:r>
      <w:proofErr w:type="spellEnd"/>
      <w:r w:rsidRPr="00E03D56">
        <w:rPr>
          <w:rFonts w:eastAsia="Calibri"/>
        </w:rPr>
        <w:t xml:space="preserve"> upon the introduction of the AD.</w:t>
      </w:r>
      <w:r>
        <w:rPr>
          <w:rFonts w:ascii="Times New Roman" w:eastAsia="Calibri" w:hAnsi="Times New Roman" w:cs="Arial"/>
        </w:rPr>
        <w:t xml:space="preserve"> Moreover, the test set coverage provided by RANSAC is generally higher than that provided by </w:t>
      </w:r>
      <w:proofErr w:type="spellStart"/>
      <w:r w:rsidRPr="00F423A9">
        <w:rPr>
          <w:rFonts w:ascii="Times New Roman" w:eastAsia="Calibri" w:hAnsi="Times New Roman" w:cs="Arial"/>
          <w:i/>
          <w:iCs/>
        </w:rPr>
        <w:t>k</w:t>
      </w:r>
      <w:r w:rsidRPr="00F423A9">
        <w:rPr>
          <w:rFonts w:ascii="Times New Roman" w:eastAsia="Calibri" w:hAnsi="Times New Roman" w:cs="Arial"/>
        </w:rPr>
        <w:t>NN</w:t>
      </w:r>
      <w:proofErr w:type="spellEnd"/>
      <w:r w:rsidRPr="00F423A9">
        <w:rPr>
          <w:rFonts w:ascii="Times New Roman" w:eastAsia="Calibri" w:hAnsi="Times New Roman" w:cs="Arial"/>
        </w:rPr>
        <w:t xml:space="preserve"> (Table </w:t>
      </w:r>
      <w:r w:rsidR="00E644EC">
        <w:rPr>
          <w:rFonts w:ascii="Times New Roman" w:eastAsia="Calibri" w:hAnsi="Times New Roman" w:cs="Arial"/>
        </w:rPr>
        <w:t>6</w:t>
      </w:r>
      <w:r w:rsidRPr="00F423A9">
        <w:rPr>
          <w:rFonts w:ascii="Times New Roman" w:eastAsia="Calibri" w:hAnsi="Times New Roman" w:cs="Arial"/>
        </w:rPr>
        <w:t>).</w:t>
      </w:r>
      <w:r>
        <w:rPr>
          <w:rFonts w:ascii="Times New Roman" w:eastAsia="Calibri" w:hAnsi="Times New Roman" w:cs="Arial"/>
        </w:rPr>
        <w:t xml:space="preserve"> Finally, in contrast with </w:t>
      </w:r>
      <w:proofErr w:type="spellStart"/>
      <w:r w:rsidRPr="00054734">
        <w:rPr>
          <w:rFonts w:ascii="Times New Roman" w:eastAsia="Calibri" w:hAnsi="Times New Roman" w:cs="Arial"/>
          <w:i/>
          <w:iCs/>
        </w:rPr>
        <w:t>k</w:t>
      </w:r>
      <w:r>
        <w:rPr>
          <w:rFonts w:ascii="Times New Roman" w:eastAsia="Calibri" w:hAnsi="Times New Roman" w:cs="Arial"/>
        </w:rPr>
        <w:t>NN</w:t>
      </w:r>
      <w:proofErr w:type="spellEnd"/>
      <w:r>
        <w:rPr>
          <w:rFonts w:ascii="Times New Roman" w:eastAsia="Calibri" w:hAnsi="Times New Roman" w:cs="Arial"/>
        </w:rPr>
        <w:t xml:space="preserve">, RANSAC provides a model in the form of a QSAR equation which enhances model interpretability. </w:t>
      </w:r>
    </w:p>
    <w:p w14:paraId="1FFBC39F" w14:textId="77777777" w:rsidR="00802AFE" w:rsidRDefault="00802AFE" w:rsidP="009B1370">
      <w:pPr>
        <w:rPr>
          <w:rFonts w:ascii="Times New Roman" w:eastAsia="Calibri" w:hAnsi="Times New Roman" w:cs="Arial"/>
        </w:rPr>
      </w:pPr>
    </w:p>
    <w:p w14:paraId="188C7312" w14:textId="4259C623" w:rsidR="00802AFE" w:rsidRPr="00F423A9" w:rsidRDefault="00826B66" w:rsidP="00826B66">
      <w:pPr>
        <w:pStyle w:val="Caption"/>
        <w:rPr>
          <w:rtl/>
        </w:rPr>
      </w:pPr>
      <w:bookmarkStart w:id="227" w:name="_Toc475380988"/>
      <w:r>
        <w:t xml:space="preserve">Table </w:t>
      </w:r>
      <w:fldSimple w:instr=" SEQ Table \* ARABIC ">
        <w:r w:rsidR="006C3932">
          <w:rPr>
            <w:noProof/>
          </w:rPr>
          <w:t>5</w:t>
        </w:r>
      </w:fldSimple>
      <w:r>
        <w:t xml:space="preserve">: </w:t>
      </w:r>
      <w:r w:rsidR="00802AFE" w:rsidRPr="00230DA2">
        <w:rPr>
          <w:b w:val="0"/>
          <w:bCs w:val="0"/>
        </w:rPr>
        <w:t>Number of model-compatible samples for the three datasets based on the RANSAC models.</w:t>
      </w:r>
      <w:bookmarkEnd w:id="227"/>
    </w:p>
    <w:tbl>
      <w:tblPr>
        <w:tblStyle w:val="TableGrid1"/>
        <w:tblW w:w="8100" w:type="dxa"/>
        <w:jc w:val="center"/>
        <w:tblBorders>
          <w:insideV w:val="none" w:sz="0" w:space="0" w:color="auto"/>
        </w:tblBorders>
        <w:tblLayout w:type="fixed"/>
        <w:tblLook w:val="04A0" w:firstRow="1" w:lastRow="0" w:firstColumn="1" w:lastColumn="0" w:noHBand="0" w:noVBand="1"/>
      </w:tblPr>
      <w:tblGrid>
        <w:gridCol w:w="2700"/>
        <w:gridCol w:w="1800"/>
        <w:gridCol w:w="1800"/>
        <w:gridCol w:w="1800"/>
      </w:tblGrid>
      <w:tr w:rsidR="00802AFE" w:rsidRPr="00F423A9" w14:paraId="560C6735" w14:textId="77777777" w:rsidTr="00564273">
        <w:trPr>
          <w:jc w:val="center"/>
        </w:trPr>
        <w:tc>
          <w:tcPr>
            <w:tcW w:w="2700" w:type="dxa"/>
            <w:tcBorders>
              <w:top w:val="nil"/>
              <w:left w:val="nil"/>
              <w:bottom w:val="single" w:sz="4" w:space="0" w:color="auto"/>
            </w:tcBorders>
          </w:tcPr>
          <w:p w14:paraId="5F2737E1" w14:textId="77777777" w:rsidR="00802AFE" w:rsidRPr="00F423A9" w:rsidRDefault="00802AFE" w:rsidP="009B1370">
            <w:pPr>
              <w:ind w:left="360"/>
              <w:jc w:val="center"/>
              <w:rPr>
                <w:rFonts w:ascii="Times New Roman" w:eastAsia="Calibri" w:hAnsi="Times New Roman" w:cs="Arial"/>
              </w:rPr>
            </w:pPr>
          </w:p>
        </w:tc>
        <w:tc>
          <w:tcPr>
            <w:tcW w:w="1800" w:type="dxa"/>
            <w:tcBorders>
              <w:top w:val="nil"/>
              <w:bottom w:val="single" w:sz="4" w:space="0" w:color="auto"/>
            </w:tcBorders>
          </w:tcPr>
          <w:p w14:paraId="7E97915F" w14:textId="77777777" w:rsidR="00802AFE" w:rsidRPr="00B471AE" w:rsidRDefault="00802AFE" w:rsidP="009B1370">
            <w:pPr>
              <w:spacing w:after="160"/>
              <w:jc w:val="center"/>
              <w:rPr>
                <w:rFonts w:ascii="Times New Roman" w:eastAsia="Calibri" w:hAnsi="Times New Roman" w:cs="Arial"/>
                <w:i/>
                <w:iCs/>
              </w:rPr>
            </w:pPr>
            <w:r w:rsidRPr="00E3100D">
              <w:rPr>
                <w:rFonts w:ascii="Times New Roman" w:eastAsia="Calibri" w:hAnsi="Times New Roman" w:cs="Arial"/>
                <w:i/>
                <w:iCs/>
              </w:rPr>
              <w:t>J</w:t>
            </w:r>
            <w:r w:rsidRPr="00E3100D">
              <w:rPr>
                <w:rFonts w:ascii="Times New Roman" w:eastAsia="Calibri" w:hAnsi="Times New Roman" w:cs="Arial"/>
                <w:i/>
                <w:iCs/>
                <w:vertAlign w:val="subscript"/>
              </w:rPr>
              <w:t>SC</w:t>
            </w:r>
          </w:p>
        </w:tc>
        <w:tc>
          <w:tcPr>
            <w:tcW w:w="1800" w:type="dxa"/>
            <w:tcBorders>
              <w:top w:val="nil"/>
              <w:bottom w:val="single" w:sz="4" w:space="0" w:color="auto"/>
            </w:tcBorders>
          </w:tcPr>
          <w:p w14:paraId="17B0D32A" w14:textId="77777777" w:rsidR="00802AFE" w:rsidRPr="00B471AE" w:rsidRDefault="00802AFE" w:rsidP="009B1370">
            <w:pPr>
              <w:spacing w:after="160"/>
              <w:jc w:val="center"/>
              <w:rPr>
                <w:rFonts w:ascii="Times New Roman" w:eastAsia="Calibri" w:hAnsi="Times New Roman" w:cs="Arial"/>
                <w:i/>
                <w:iCs/>
              </w:rPr>
            </w:pPr>
            <w:r w:rsidRPr="00E3100D">
              <w:rPr>
                <w:rFonts w:ascii="Times New Roman" w:eastAsia="Calibri" w:hAnsi="Times New Roman" w:cs="Arial"/>
                <w:i/>
                <w:iCs/>
              </w:rPr>
              <w:t>V</w:t>
            </w:r>
            <w:r w:rsidRPr="00E3100D">
              <w:rPr>
                <w:rFonts w:ascii="Times New Roman" w:eastAsia="Calibri" w:hAnsi="Times New Roman" w:cs="Arial"/>
                <w:i/>
                <w:iCs/>
                <w:vertAlign w:val="subscript"/>
              </w:rPr>
              <w:t>OC</w:t>
            </w:r>
          </w:p>
        </w:tc>
        <w:tc>
          <w:tcPr>
            <w:tcW w:w="1800" w:type="dxa"/>
            <w:tcBorders>
              <w:top w:val="nil"/>
              <w:bottom w:val="single" w:sz="4" w:space="0" w:color="auto"/>
              <w:right w:val="nil"/>
            </w:tcBorders>
          </w:tcPr>
          <w:p w14:paraId="75A1AA3A" w14:textId="77777777" w:rsidR="00802AFE" w:rsidRPr="00F423A9" w:rsidRDefault="00802AFE" w:rsidP="009B1370">
            <w:pPr>
              <w:jc w:val="center"/>
              <w:rPr>
                <w:rFonts w:ascii="Times New Roman" w:eastAsia="Calibri" w:hAnsi="Times New Roman" w:cs="Arial"/>
                <w:i/>
                <w:iCs/>
              </w:rPr>
            </w:pPr>
            <w:r w:rsidRPr="00F423A9">
              <w:rPr>
                <w:rFonts w:ascii="Times New Roman" w:eastAsia="Calibri" w:hAnsi="Times New Roman" w:cs="Arial"/>
                <w:i/>
                <w:iCs/>
              </w:rPr>
              <w:t>IQE</w:t>
            </w:r>
          </w:p>
        </w:tc>
      </w:tr>
      <w:tr w:rsidR="00802AFE" w:rsidRPr="00F423A9" w14:paraId="1BACE42F" w14:textId="77777777" w:rsidTr="00564273">
        <w:trPr>
          <w:jc w:val="center"/>
        </w:trPr>
        <w:tc>
          <w:tcPr>
            <w:tcW w:w="8100" w:type="dxa"/>
            <w:gridSpan w:val="4"/>
            <w:tcBorders>
              <w:left w:val="nil"/>
              <w:bottom w:val="nil"/>
              <w:right w:val="nil"/>
            </w:tcBorders>
          </w:tcPr>
          <w:p w14:paraId="34E04B13" w14:textId="77777777" w:rsidR="00802AFE" w:rsidRPr="00F423A9" w:rsidRDefault="00802AFE" w:rsidP="009B1370">
            <w:pPr>
              <w:ind w:left="360"/>
              <w:rPr>
                <w:rFonts w:ascii="Times New Roman" w:eastAsia="Times New Roman" w:hAnsi="Times New Roman" w:cs="Arial"/>
              </w:rPr>
            </w:pP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r>
                <m:rPr>
                  <m:sty m:val="p"/>
                </m:rPr>
                <w:rPr>
                  <w:rFonts w:ascii="Cambria Math" w:eastAsia="Calibri" w:hAnsi="Cambria Math" w:cs="Arial"/>
                </w:rPr>
                <m:t>|</m:t>
              </m:r>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u</m:t>
                  </m:r>
                </m:e>
                <m:sub>
                  <m:r>
                    <m:rPr>
                      <m:sty m:val="p"/>
                    </m:rPr>
                    <w:rPr>
                      <w:rFonts w:ascii="Cambria Math" w:eastAsia="Calibri" w:hAnsi="Cambria Math" w:cs="Arial"/>
                    </w:rPr>
                    <m:t>2</m:t>
                  </m:r>
                </m:sub>
              </m:sSub>
              <m:r>
                <w:rPr>
                  <w:rFonts w:ascii="Cambria Math" w:eastAsia="Calibri" w:hAnsi="Cambria Math" w:cs="Arial"/>
                </w:rPr>
                <m:t>O</m:t>
              </m:r>
            </m:oMath>
            <w:r w:rsidRPr="00F423A9">
              <w:rPr>
                <w:rFonts w:ascii="Times New Roman" w:eastAsia="Calibri" w:hAnsi="Times New Roman" w:cs="Arial"/>
              </w:rPr>
              <w:t xml:space="preserve"> (Ag) </w:t>
            </w:r>
          </w:p>
        </w:tc>
      </w:tr>
      <w:tr w:rsidR="00802AFE" w:rsidRPr="00F423A9" w14:paraId="5AD5FBD6" w14:textId="77777777" w:rsidTr="00564273">
        <w:trPr>
          <w:jc w:val="center"/>
        </w:trPr>
        <w:tc>
          <w:tcPr>
            <w:tcW w:w="2700" w:type="dxa"/>
            <w:tcBorders>
              <w:top w:val="nil"/>
              <w:left w:val="nil"/>
              <w:bottom w:val="nil"/>
            </w:tcBorders>
          </w:tcPr>
          <w:p w14:paraId="52BA8F1A" w14:textId="77777777" w:rsidR="00802AFE" w:rsidRPr="00F423A9" w:rsidRDefault="00802AFE" w:rsidP="009B1370">
            <w:pPr>
              <w:ind w:left="360"/>
              <w:rPr>
                <w:rFonts w:ascii="Times New Roman" w:eastAsia="Calibri" w:hAnsi="Times New Roman" w:cs="Arial"/>
              </w:rPr>
            </w:pPr>
            <w:r w:rsidRPr="00F423A9">
              <w:rPr>
                <w:rFonts w:ascii="Times New Roman" w:eastAsia="Calibri" w:hAnsi="Times New Roman" w:cs="Arial"/>
              </w:rPr>
              <w:t># Model</w:t>
            </w:r>
            <w:r>
              <w:rPr>
                <w:rFonts w:ascii="Times New Roman" w:eastAsia="Calibri" w:hAnsi="Times New Roman" w:cs="Arial"/>
              </w:rPr>
              <w:t xml:space="preserve"> </w:t>
            </w:r>
            <w:r w:rsidRPr="00F423A9">
              <w:rPr>
                <w:rFonts w:ascii="Times New Roman" w:eastAsia="Calibri" w:hAnsi="Times New Roman" w:cs="Arial"/>
              </w:rPr>
              <w:t>- Compatible Training Samples</w:t>
            </w:r>
          </w:p>
        </w:tc>
        <w:tc>
          <w:tcPr>
            <w:tcW w:w="1800" w:type="dxa"/>
            <w:tcBorders>
              <w:top w:val="nil"/>
              <w:bottom w:val="nil"/>
            </w:tcBorders>
            <w:vAlign w:val="center"/>
          </w:tcPr>
          <w:p w14:paraId="5A10C2D8" w14:textId="77777777" w:rsidR="00802AFE" w:rsidRPr="00F423A9" w:rsidRDefault="00802AFE" w:rsidP="009B1370">
            <w:pPr>
              <w:jc w:val="center"/>
              <w:rPr>
                <w:rFonts w:eastAsia="Times New Roman"/>
              </w:rPr>
            </w:pPr>
            <w:r w:rsidRPr="00F423A9">
              <w:rPr>
                <w:rFonts w:eastAsia="Calibri"/>
              </w:rPr>
              <w:t>129/</w:t>
            </w:r>
            <w:proofErr w:type="gramStart"/>
            <w:r w:rsidRPr="00F423A9">
              <w:rPr>
                <w:rFonts w:eastAsia="Calibri"/>
              </w:rPr>
              <w:t>130  (</w:t>
            </w:r>
            <w:proofErr w:type="gramEnd"/>
            <w:r w:rsidRPr="00F423A9">
              <w:rPr>
                <w:rFonts w:eastAsia="Calibri"/>
              </w:rPr>
              <w:t>99%)</w:t>
            </w:r>
          </w:p>
        </w:tc>
        <w:tc>
          <w:tcPr>
            <w:tcW w:w="1800" w:type="dxa"/>
            <w:tcBorders>
              <w:top w:val="nil"/>
              <w:bottom w:val="nil"/>
            </w:tcBorders>
            <w:vAlign w:val="center"/>
          </w:tcPr>
          <w:p w14:paraId="500FAF9C" w14:textId="77777777" w:rsidR="00802AFE" w:rsidRPr="00F423A9" w:rsidRDefault="00802AFE" w:rsidP="009B1370">
            <w:pPr>
              <w:jc w:val="center"/>
              <w:rPr>
                <w:rFonts w:eastAsia="Times New Roman"/>
              </w:rPr>
            </w:pPr>
            <w:r w:rsidRPr="00F423A9">
              <w:rPr>
                <w:rFonts w:eastAsia="Calibri"/>
              </w:rPr>
              <w:t>123/130 (95%)</w:t>
            </w:r>
          </w:p>
        </w:tc>
        <w:tc>
          <w:tcPr>
            <w:tcW w:w="1800" w:type="dxa"/>
            <w:tcBorders>
              <w:top w:val="nil"/>
              <w:bottom w:val="nil"/>
              <w:right w:val="nil"/>
            </w:tcBorders>
            <w:vAlign w:val="center"/>
          </w:tcPr>
          <w:p w14:paraId="04D0D708" w14:textId="77777777" w:rsidR="00802AFE" w:rsidRPr="00F423A9" w:rsidRDefault="00802AFE" w:rsidP="009B1370">
            <w:pPr>
              <w:jc w:val="center"/>
              <w:rPr>
                <w:rFonts w:eastAsia="Times New Roman"/>
              </w:rPr>
            </w:pPr>
            <w:r w:rsidRPr="00F423A9">
              <w:rPr>
                <w:rFonts w:eastAsia="Calibri"/>
              </w:rPr>
              <w:t>129/130 (99%)</w:t>
            </w:r>
          </w:p>
        </w:tc>
      </w:tr>
      <w:tr w:rsidR="00802AFE" w:rsidRPr="00F423A9" w14:paraId="038BDDA9" w14:textId="77777777" w:rsidTr="00564273">
        <w:trPr>
          <w:jc w:val="center"/>
        </w:trPr>
        <w:tc>
          <w:tcPr>
            <w:tcW w:w="2700" w:type="dxa"/>
            <w:tcBorders>
              <w:top w:val="nil"/>
              <w:left w:val="nil"/>
            </w:tcBorders>
          </w:tcPr>
          <w:p w14:paraId="5E2B27D8" w14:textId="77777777" w:rsidR="00802AFE" w:rsidRPr="00F423A9" w:rsidRDefault="00802AFE" w:rsidP="009B1370">
            <w:pPr>
              <w:ind w:left="360"/>
              <w:rPr>
                <w:rFonts w:ascii="Times New Roman" w:eastAsia="Calibri" w:hAnsi="Times New Roman" w:cs="Arial"/>
              </w:rPr>
            </w:pPr>
            <w:r w:rsidRPr="00F423A9">
              <w:rPr>
                <w:rFonts w:ascii="Times New Roman" w:eastAsia="Calibri" w:hAnsi="Times New Roman" w:cs="Arial"/>
              </w:rPr>
              <w:lastRenderedPageBreak/>
              <w:t># Model</w:t>
            </w:r>
            <w:r>
              <w:rPr>
                <w:rFonts w:ascii="Times New Roman" w:eastAsia="Calibri" w:hAnsi="Times New Roman" w:cs="Arial"/>
              </w:rPr>
              <w:t xml:space="preserve"> </w:t>
            </w:r>
            <w:r w:rsidRPr="00F423A9">
              <w:rPr>
                <w:rFonts w:ascii="Times New Roman" w:eastAsia="Calibri" w:hAnsi="Times New Roman" w:cs="Arial"/>
              </w:rPr>
              <w:t xml:space="preserve">- Compatible </w:t>
            </w:r>
            <w:r>
              <w:rPr>
                <w:rFonts w:ascii="Times New Roman" w:eastAsia="Calibri" w:hAnsi="Times New Roman" w:cs="Arial"/>
              </w:rPr>
              <w:t>Test</w:t>
            </w:r>
            <w:r w:rsidRPr="00F423A9">
              <w:rPr>
                <w:rFonts w:ascii="Times New Roman" w:eastAsia="Calibri" w:hAnsi="Times New Roman" w:cs="Arial"/>
              </w:rPr>
              <w:t xml:space="preserve"> Samples</w:t>
            </w:r>
          </w:p>
        </w:tc>
        <w:tc>
          <w:tcPr>
            <w:tcW w:w="1800" w:type="dxa"/>
            <w:tcBorders>
              <w:top w:val="nil"/>
            </w:tcBorders>
            <w:vAlign w:val="center"/>
          </w:tcPr>
          <w:p w14:paraId="38A460E9" w14:textId="77777777" w:rsidR="00802AFE" w:rsidRPr="00F423A9" w:rsidRDefault="00802AFE" w:rsidP="009B1370">
            <w:pPr>
              <w:jc w:val="center"/>
              <w:rPr>
                <w:rFonts w:eastAsia="Times New Roman"/>
              </w:rPr>
            </w:pPr>
            <w:r w:rsidRPr="00F423A9">
              <w:rPr>
                <w:rFonts w:eastAsia="Calibri"/>
              </w:rPr>
              <w:t>28/32 (88%)</w:t>
            </w:r>
          </w:p>
        </w:tc>
        <w:tc>
          <w:tcPr>
            <w:tcW w:w="1800" w:type="dxa"/>
            <w:tcBorders>
              <w:top w:val="nil"/>
            </w:tcBorders>
            <w:vAlign w:val="center"/>
          </w:tcPr>
          <w:p w14:paraId="1526A383" w14:textId="77777777" w:rsidR="00802AFE" w:rsidRPr="00F423A9" w:rsidRDefault="00802AFE" w:rsidP="009B1370">
            <w:pPr>
              <w:jc w:val="center"/>
              <w:rPr>
                <w:rFonts w:eastAsia="Times New Roman"/>
              </w:rPr>
            </w:pPr>
            <w:r w:rsidRPr="00F423A9">
              <w:rPr>
                <w:rFonts w:eastAsia="Calibri"/>
              </w:rPr>
              <w:t>32/32 (100%)</w:t>
            </w:r>
          </w:p>
        </w:tc>
        <w:tc>
          <w:tcPr>
            <w:tcW w:w="1800" w:type="dxa"/>
            <w:tcBorders>
              <w:top w:val="nil"/>
              <w:right w:val="nil"/>
            </w:tcBorders>
            <w:vAlign w:val="center"/>
          </w:tcPr>
          <w:p w14:paraId="065B9C67" w14:textId="77777777" w:rsidR="00802AFE" w:rsidRPr="00F423A9" w:rsidRDefault="00802AFE" w:rsidP="009B1370">
            <w:pPr>
              <w:jc w:val="center"/>
              <w:rPr>
                <w:rFonts w:eastAsia="Times New Roman"/>
              </w:rPr>
            </w:pPr>
            <w:r w:rsidRPr="00F423A9">
              <w:rPr>
                <w:rFonts w:eastAsia="Calibri"/>
              </w:rPr>
              <w:t>28/32 (88%)</w:t>
            </w:r>
          </w:p>
        </w:tc>
      </w:tr>
      <w:tr w:rsidR="00802AFE" w:rsidRPr="00F423A9" w14:paraId="08638C24" w14:textId="77777777" w:rsidTr="00564273">
        <w:trPr>
          <w:jc w:val="center"/>
        </w:trPr>
        <w:tc>
          <w:tcPr>
            <w:tcW w:w="8100" w:type="dxa"/>
            <w:gridSpan w:val="4"/>
            <w:tcBorders>
              <w:left w:val="nil"/>
              <w:bottom w:val="single" w:sz="4" w:space="0" w:color="auto"/>
              <w:right w:val="nil"/>
            </w:tcBorders>
            <w:vAlign w:val="center"/>
          </w:tcPr>
          <w:p w14:paraId="27C33F63" w14:textId="77777777" w:rsidR="00802AFE" w:rsidRPr="00F423A9" w:rsidRDefault="00802AFE" w:rsidP="009B1370">
            <w:pPr>
              <w:ind w:left="360"/>
              <w:rPr>
                <w:rFonts w:eastAsia="Times New Roman"/>
                <w:rtl/>
              </w:rPr>
            </w:pPr>
            <m:oMath>
              <m:r>
                <w:rPr>
                  <w:rFonts w:ascii="Cambria Math" w:eastAsia="Calibri" w:hAnsi="Cambria Math" w:cs="Arial"/>
                </w:rPr>
                <m:t>Ti</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2</m:t>
                  </m:r>
                </m:sub>
              </m:sSub>
              <m:r>
                <m:rPr>
                  <m:sty m:val="p"/>
                </m:rPr>
                <w:rPr>
                  <w:rFonts w:ascii="Cambria Math" w:eastAsia="Calibri" w:hAnsi="Cambria Math" w:cs="Arial"/>
                </w:rPr>
                <m:t>|</m:t>
              </m:r>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u</m:t>
                  </m:r>
                </m:e>
                <m:sub>
                  <m:r>
                    <m:rPr>
                      <m:sty m:val="p"/>
                    </m:rPr>
                    <w:rPr>
                      <w:rFonts w:ascii="Cambria Math" w:eastAsia="Calibri" w:hAnsi="Cambria Math" w:cs="Arial"/>
                    </w:rPr>
                    <m:t>2</m:t>
                  </m:r>
                </m:sub>
              </m:sSub>
              <m:r>
                <w:rPr>
                  <w:rFonts w:ascii="Cambria Math" w:eastAsia="Calibri" w:hAnsi="Cambria Math" w:cs="Arial"/>
                </w:rPr>
                <m:t>O</m:t>
              </m:r>
            </m:oMath>
            <w:r w:rsidRPr="00F423A9">
              <w:rPr>
                <w:rFonts w:ascii="Times New Roman" w:eastAsia="Calibri" w:hAnsi="Times New Roman" w:cs="Arial"/>
              </w:rPr>
              <w:t xml:space="preserve"> (Ag|Cu)</w:t>
            </w:r>
          </w:p>
        </w:tc>
      </w:tr>
      <w:tr w:rsidR="00802AFE" w:rsidRPr="00F423A9" w14:paraId="2BD0E30B" w14:textId="77777777" w:rsidTr="00564273">
        <w:trPr>
          <w:jc w:val="center"/>
        </w:trPr>
        <w:tc>
          <w:tcPr>
            <w:tcW w:w="2700" w:type="dxa"/>
            <w:tcBorders>
              <w:left w:val="nil"/>
              <w:bottom w:val="nil"/>
            </w:tcBorders>
          </w:tcPr>
          <w:p w14:paraId="6E03E604"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Compatible Training Samples</w:t>
            </w:r>
          </w:p>
        </w:tc>
        <w:tc>
          <w:tcPr>
            <w:tcW w:w="1800" w:type="dxa"/>
            <w:tcBorders>
              <w:bottom w:val="nil"/>
            </w:tcBorders>
            <w:vAlign w:val="center"/>
          </w:tcPr>
          <w:p w14:paraId="269C1659" w14:textId="77777777" w:rsidR="00802AFE" w:rsidRPr="009E2CCB" w:rsidRDefault="00802AFE" w:rsidP="009B1370">
            <w:pPr>
              <w:jc w:val="center"/>
              <w:rPr>
                <w:rFonts w:eastAsia="Calibri"/>
              </w:rPr>
            </w:pPr>
            <w:r w:rsidRPr="00F423A9">
              <w:rPr>
                <w:rFonts w:eastAsia="Calibri"/>
                <w:rtl/>
              </w:rPr>
              <w:t>131</w:t>
            </w:r>
            <w:r w:rsidRPr="00F423A9">
              <w:rPr>
                <w:rFonts w:eastAsia="Calibri"/>
              </w:rPr>
              <w:t>/</w:t>
            </w:r>
            <w:r>
              <w:rPr>
                <w:rFonts w:eastAsia="Calibri"/>
              </w:rPr>
              <w:t>134 (98%)</w:t>
            </w:r>
          </w:p>
        </w:tc>
        <w:tc>
          <w:tcPr>
            <w:tcW w:w="1800" w:type="dxa"/>
            <w:tcBorders>
              <w:bottom w:val="nil"/>
            </w:tcBorders>
            <w:vAlign w:val="center"/>
          </w:tcPr>
          <w:p w14:paraId="4D122794" w14:textId="77777777" w:rsidR="00802AFE" w:rsidRPr="009E2CCB" w:rsidRDefault="00802AFE" w:rsidP="009B1370">
            <w:pPr>
              <w:jc w:val="center"/>
              <w:rPr>
                <w:rFonts w:eastAsia="Calibri"/>
              </w:rPr>
            </w:pPr>
            <w:r w:rsidRPr="00F423A9">
              <w:rPr>
                <w:rFonts w:eastAsia="Calibri"/>
                <w:rtl/>
              </w:rPr>
              <w:t>127</w:t>
            </w:r>
            <w:r>
              <w:rPr>
                <w:rFonts w:eastAsia="Calibri"/>
              </w:rPr>
              <w:t>/134 (95%)</w:t>
            </w:r>
          </w:p>
        </w:tc>
        <w:tc>
          <w:tcPr>
            <w:tcW w:w="1800" w:type="dxa"/>
            <w:tcBorders>
              <w:bottom w:val="nil"/>
              <w:right w:val="nil"/>
            </w:tcBorders>
            <w:vAlign w:val="center"/>
          </w:tcPr>
          <w:p w14:paraId="4C852B09" w14:textId="77777777" w:rsidR="00802AFE" w:rsidRPr="009E2CCB" w:rsidRDefault="00802AFE" w:rsidP="009B1370">
            <w:pPr>
              <w:jc w:val="center"/>
              <w:rPr>
                <w:rFonts w:eastAsia="Calibri"/>
              </w:rPr>
            </w:pPr>
            <w:r>
              <w:rPr>
                <w:rFonts w:eastAsia="Calibri"/>
              </w:rPr>
              <w:t>129/134 (96%)</w:t>
            </w:r>
          </w:p>
        </w:tc>
      </w:tr>
      <w:tr w:rsidR="00802AFE" w:rsidRPr="00F423A9" w14:paraId="1D4A19C9" w14:textId="77777777" w:rsidTr="00564273">
        <w:trPr>
          <w:jc w:val="center"/>
        </w:trPr>
        <w:tc>
          <w:tcPr>
            <w:tcW w:w="2700" w:type="dxa"/>
            <w:tcBorders>
              <w:top w:val="nil"/>
              <w:left w:val="nil"/>
            </w:tcBorders>
          </w:tcPr>
          <w:p w14:paraId="07A2F09F"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xml:space="preserve">- Compatible </w:t>
            </w:r>
            <w:r>
              <w:rPr>
                <w:rFonts w:ascii="Times New Roman" w:eastAsia="Calibri" w:hAnsi="Times New Roman" w:cs="Arial"/>
              </w:rPr>
              <w:t>Test</w:t>
            </w:r>
            <w:r w:rsidRPr="00E02A8B">
              <w:rPr>
                <w:rFonts w:ascii="Times New Roman" w:eastAsia="Calibri" w:hAnsi="Times New Roman" w:cs="Arial"/>
              </w:rPr>
              <w:t xml:space="preserve"> Samples</w:t>
            </w:r>
          </w:p>
        </w:tc>
        <w:tc>
          <w:tcPr>
            <w:tcW w:w="1800" w:type="dxa"/>
            <w:tcBorders>
              <w:top w:val="nil"/>
            </w:tcBorders>
            <w:vAlign w:val="center"/>
          </w:tcPr>
          <w:p w14:paraId="10F5AC27" w14:textId="77777777" w:rsidR="00802AFE" w:rsidRPr="009E2CCB" w:rsidRDefault="00802AFE" w:rsidP="009B1370">
            <w:pPr>
              <w:jc w:val="center"/>
              <w:rPr>
                <w:rFonts w:eastAsia="Calibri"/>
              </w:rPr>
            </w:pPr>
            <w:r w:rsidRPr="00F423A9">
              <w:rPr>
                <w:rFonts w:eastAsia="Calibri"/>
              </w:rPr>
              <w:t>30/32 (94%)</w:t>
            </w:r>
          </w:p>
        </w:tc>
        <w:tc>
          <w:tcPr>
            <w:tcW w:w="1800" w:type="dxa"/>
            <w:tcBorders>
              <w:top w:val="nil"/>
            </w:tcBorders>
            <w:vAlign w:val="center"/>
          </w:tcPr>
          <w:p w14:paraId="3BDA03F9" w14:textId="77777777" w:rsidR="00802AFE" w:rsidRPr="009E2CCB" w:rsidRDefault="00802AFE" w:rsidP="009B1370">
            <w:pPr>
              <w:jc w:val="center"/>
              <w:rPr>
                <w:rFonts w:eastAsia="Calibri"/>
              </w:rPr>
            </w:pPr>
            <w:r w:rsidRPr="00F423A9">
              <w:rPr>
                <w:rFonts w:eastAsia="Calibri"/>
              </w:rPr>
              <w:t>30/32 (94%)</w:t>
            </w:r>
          </w:p>
        </w:tc>
        <w:tc>
          <w:tcPr>
            <w:tcW w:w="1800" w:type="dxa"/>
            <w:tcBorders>
              <w:top w:val="nil"/>
              <w:right w:val="nil"/>
            </w:tcBorders>
            <w:vAlign w:val="center"/>
          </w:tcPr>
          <w:p w14:paraId="35D73CF3" w14:textId="77777777" w:rsidR="00802AFE" w:rsidRPr="009E2CCB" w:rsidRDefault="00802AFE" w:rsidP="009B1370">
            <w:pPr>
              <w:jc w:val="center"/>
              <w:rPr>
                <w:rFonts w:eastAsia="Calibri"/>
              </w:rPr>
            </w:pPr>
            <w:r w:rsidRPr="00F423A9">
              <w:rPr>
                <w:rFonts w:eastAsia="Calibri"/>
                <w:rtl/>
              </w:rPr>
              <w:t>31</w:t>
            </w:r>
            <w:r w:rsidRPr="00F423A9">
              <w:rPr>
                <w:rFonts w:eastAsia="Calibri"/>
              </w:rPr>
              <w:t>/32 (97%)</w:t>
            </w:r>
          </w:p>
        </w:tc>
      </w:tr>
      <w:tr w:rsidR="00802AFE" w:rsidRPr="00F423A9" w14:paraId="30BEB653" w14:textId="77777777" w:rsidTr="00564273">
        <w:trPr>
          <w:jc w:val="center"/>
        </w:trPr>
        <w:tc>
          <w:tcPr>
            <w:tcW w:w="8100" w:type="dxa"/>
            <w:gridSpan w:val="4"/>
            <w:tcBorders>
              <w:left w:val="nil"/>
              <w:bottom w:val="single" w:sz="4" w:space="0" w:color="auto"/>
              <w:right w:val="nil"/>
            </w:tcBorders>
            <w:vAlign w:val="center"/>
          </w:tcPr>
          <w:p w14:paraId="3ECBEFE3" w14:textId="77777777" w:rsidR="00802AFE" w:rsidRPr="00F423A9" w:rsidRDefault="00802AFE" w:rsidP="009B1370">
            <w:pPr>
              <w:ind w:left="360"/>
              <w:jc w:val="center"/>
              <w:rPr>
                <w:rFonts w:eastAsia="Times New Roman"/>
              </w:rPr>
            </w:pPr>
            <m:oMathPara>
              <m:oMathParaPr>
                <m:jc m:val="left"/>
              </m:oMathPara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d>
                  <m:dPr>
                    <m:begChr m:val="|"/>
                    <m:endChr m:val="|"/>
                    <m:ctrlPr>
                      <w:rPr>
                        <w:rFonts w:ascii="Cambria Math" w:eastAsia="Calibri" w:hAnsi="Cambria Math"/>
                      </w:rPr>
                    </m:ctrlPr>
                  </m:dPr>
                  <m:e>
                    <m:r>
                      <w:rPr>
                        <w:rFonts w:ascii="Cambria Math" w:eastAsia="Calibri" w:hAnsi="Cambria Math"/>
                      </w:rPr>
                      <m:t>C</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4</m:t>
                        </m:r>
                      </m:sub>
                    </m:sSub>
                  </m:e>
                </m:d>
                <m:r>
                  <w:rPr>
                    <w:rFonts w:ascii="Cambria Math" w:eastAsia="Calibri" w:hAnsi="Cambria Math"/>
                  </w:rPr>
                  <m:t>Mo</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oMath>
            </m:oMathPara>
          </w:p>
        </w:tc>
      </w:tr>
      <w:tr w:rsidR="00802AFE" w:rsidRPr="00F423A9" w14:paraId="4BE2E519" w14:textId="77777777" w:rsidTr="00564273">
        <w:trPr>
          <w:jc w:val="center"/>
        </w:trPr>
        <w:tc>
          <w:tcPr>
            <w:tcW w:w="2700" w:type="dxa"/>
            <w:tcBorders>
              <w:left w:val="nil"/>
              <w:bottom w:val="nil"/>
            </w:tcBorders>
          </w:tcPr>
          <w:p w14:paraId="1F656658"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Compatible Training Samples</w:t>
            </w:r>
          </w:p>
        </w:tc>
        <w:tc>
          <w:tcPr>
            <w:tcW w:w="1800" w:type="dxa"/>
            <w:tcBorders>
              <w:bottom w:val="nil"/>
            </w:tcBorders>
            <w:vAlign w:val="center"/>
          </w:tcPr>
          <w:p w14:paraId="10140FCB" w14:textId="77777777" w:rsidR="00802AFE" w:rsidRPr="00F423A9" w:rsidRDefault="00802AFE" w:rsidP="009B1370">
            <w:pPr>
              <w:jc w:val="center"/>
              <w:rPr>
                <w:rFonts w:eastAsia="Times New Roman"/>
              </w:rPr>
            </w:pPr>
            <w:r w:rsidRPr="00F423A9">
              <w:rPr>
                <w:rFonts w:eastAsia="Calibri"/>
              </w:rPr>
              <w:t>118/120 (98%)</w:t>
            </w:r>
          </w:p>
        </w:tc>
        <w:tc>
          <w:tcPr>
            <w:tcW w:w="1800" w:type="dxa"/>
            <w:tcBorders>
              <w:bottom w:val="nil"/>
            </w:tcBorders>
            <w:vAlign w:val="center"/>
          </w:tcPr>
          <w:p w14:paraId="6CAE9FB5" w14:textId="77777777" w:rsidR="00802AFE" w:rsidRPr="00F423A9" w:rsidRDefault="00802AFE" w:rsidP="009B1370">
            <w:pPr>
              <w:jc w:val="center"/>
              <w:rPr>
                <w:rFonts w:eastAsia="Times New Roman"/>
              </w:rPr>
            </w:pPr>
            <w:r w:rsidRPr="00F423A9">
              <w:rPr>
                <w:rFonts w:eastAsia="Calibri"/>
              </w:rPr>
              <w:t>100/120 (83%)</w:t>
            </w:r>
          </w:p>
        </w:tc>
        <w:tc>
          <w:tcPr>
            <w:tcW w:w="1800" w:type="dxa"/>
            <w:tcBorders>
              <w:bottom w:val="nil"/>
              <w:right w:val="nil"/>
            </w:tcBorders>
            <w:vAlign w:val="center"/>
          </w:tcPr>
          <w:p w14:paraId="0231CF1B" w14:textId="77777777" w:rsidR="00802AFE" w:rsidRPr="00F423A9" w:rsidRDefault="00802AFE" w:rsidP="009B1370">
            <w:pPr>
              <w:jc w:val="center"/>
              <w:rPr>
                <w:rFonts w:eastAsia="Times New Roman"/>
              </w:rPr>
            </w:pPr>
            <w:r w:rsidRPr="00F423A9">
              <w:rPr>
                <w:rFonts w:eastAsia="Calibri"/>
              </w:rPr>
              <w:t>120/120 (100%)</w:t>
            </w:r>
          </w:p>
        </w:tc>
      </w:tr>
      <w:tr w:rsidR="00802AFE" w:rsidRPr="00CE0C94" w14:paraId="2D380D74" w14:textId="77777777" w:rsidTr="00564273">
        <w:trPr>
          <w:jc w:val="center"/>
        </w:trPr>
        <w:tc>
          <w:tcPr>
            <w:tcW w:w="2700" w:type="dxa"/>
            <w:tcBorders>
              <w:top w:val="nil"/>
              <w:left w:val="nil"/>
              <w:bottom w:val="nil"/>
            </w:tcBorders>
          </w:tcPr>
          <w:p w14:paraId="5A7BC2F4" w14:textId="77777777" w:rsidR="00802AFE" w:rsidRPr="00F423A9" w:rsidRDefault="00802AFE" w:rsidP="009B1370">
            <w:pPr>
              <w:ind w:left="360"/>
              <w:rPr>
                <w:rFonts w:ascii="Times New Roman" w:eastAsia="Calibri" w:hAnsi="Times New Roman" w:cs="Arial"/>
              </w:rPr>
            </w:pPr>
            <w:r w:rsidRPr="00E02A8B">
              <w:rPr>
                <w:rFonts w:ascii="Times New Roman" w:eastAsia="Calibri" w:hAnsi="Times New Roman" w:cs="Arial"/>
              </w:rPr>
              <w:t># Model</w:t>
            </w:r>
            <w:r>
              <w:rPr>
                <w:rFonts w:ascii="Times New Roman" w:eastAsia="Calibri" w:hAnsi="Times New Roman" w:cs="Arial"/>
              </w:rPr>
              <w:t xml:space="preserve"> </w:t>
            </w:r>
            <w:r w:rsidRPr="00E02A8B">
              <w:rPr>
                <w:rFonts w:ascii="Times New Roman" w:eastAsia="Calibri" w:hAnsi="Times New Roman" w:cs="Arial"/>
              </w:rPr>
              <w:t xml:space="preserve">- Compatible </w:t>
            </w:r>
            <w:r>
              <w:rPr>
                <w:rFonts w:ascii="Times New Roman" w:eastAsia="Calibri" w:hAnsi="Times New Roman" w:cs="Arial"/>
              </w:rPr>
              <w:t>Test</w:t>
            </w:r>
            <w:r w:rsidRPr="00E02A8B">
              <w:rPr>
                <w:rFonts w:ascii="Times New Roman" w:eastAsia="Calibri" w:hAnsi="Times New Roman" w:cs="Arial"/>
              </w:rPr>
              <w:t xml:space="preserve"> Samples</w:t>
            </w:r>
          </w:p>
        </w:tc>
        <w:tc>
          <w:tcPr>
            <w:tcW w:w="1800" w:type="dxa"/>
            <w:tcBorders>
              <w:top w:val="nil"/>
              <w:bottom w:val="nil"/>
            </w:tcBorders>
            <w:vAlign w:val="center"/>
          </w:tcPr>
          <w:p w14:paraId="58F2F76F" w14:textId="77777777" w:rsidR="00802AFE" w:rsidRPr="009E2CCB" w:rsidRDefault="00802AFE" w:rsidP="009B1370">
            <w:pPr>
              <w:jc w:val="center"/>
              <w:rPr>
                <w:rFonts w:eastAsia="Calibri"/>
              </w:rPr>
            </w:pPr>
            <w:r>
              <w:rPr>
                <w:rFonts w:eastAsia="Calibri"/>
              </w:rPr>
              <w:t>30/30 (100%)</w:t>
            </w:r>
          </w:p>
        </w:tc>
        <w:tc>
          <w:tcPr>
            <w:tcW w:w="1800" w:type="dxa"/>
            <w:tcBorders>
              <w:top w:val="nil"/>
              <w:bottom w:val="nil"/>
            </w:tcBorders>
            <w:vAlign w:val="center"/>
          </w:tcPr>
          <w:p w14:paraId="7C0B53A2" w14:textId="77777777" w:rsidR="00802AFE" w:rsidRPr="009E2CCB" w:rsidRDefault="00802AFE" w:rsidP="009B1370">
            <w:pPr>
              <w:jc w:val="center"/>
              <w:rPr>
                <w:rFonts w:eastAsia="Calibri"/>
              </w:rPr>
            </w:pPr>
            <w:r>
              <w:rPr>
                <w:rFonts w:eastAsia="Calibri"/>
              </w:rPr>
              <w:t>22/30 (73%)</w:t>
            </w:r>
          </w:p>
        </w:tc>
        <w:tc>
          <w:tcPr>
            <w:tcW w:w="1800" w:type="dxa"/>
            <w:tcBorders>
              <w:top w:val="nil"/>
              <w:bottom w:val="nil"/>
              <w:right w:val="nil"/>
            </w:tcBorders>
            <w:vAlign w:val="center"/>
          </w:tcPr>
          <w:p w14:paraId="599466C9" w14:textId="77777777" w:rsidR="00802AFE" w:rsidRPr="009E2CCB" w:rsidRDefault="00802AFE" w:rsidP="009B1370">
            <w:pPr>
              <w:jc w:val="center"/>
              <w:rPr>
                <w:rFonts w:eastAsia="Calibri"/>
              </w:rPr>
            </w:pPr>
            <w:r w:rsidRPr="00F423A9">
              <w:rPr>
                <w:rFonts w:eastAsia="Calibri"/>
              </w:rPr>
              <w:t>30/30 (100%)</w:t>
            </w:r>
          </w:p>
        </w:tc>
      </w:tr>
    </w:tbl>
    <w:p w14:paraId="5A68EC36" w14:textId="77777777" w:rsidR="00802AFE" w:rsidRDefault="00802AFE" w:rsidP="009B1370">
      <w:pPr>
        <w:spacing w:after="0"/>
        <w:ind w:left="360"/>
        <w:rPr>
          <w:rFonts w:ascii="Times New Roman" w:eastAsia="Calibri" w:hAnsi="Times New Roman" w:cs="Arial"/>
        </w:rPr>
      </w:pPr>
    </w:p>
    <w:p w14:paraId="063AC1FE" w14:textId="674A8898" w:rsidR="00802AFE" w:rsidRPr="001A7F4F" w:rsidRDefault="00826B66" w:rsidP="00826B66">
      <w:pPr>
        <w:pStyle w:val="Caption"/>
      </w:pPr>
      <w:bookmarkStart w:id="228" w:name="_Toc475380989"/>
      <w:r>
        <w:t xml:space="preserve">Table </w:t>
      </w:r>
      <w:fldSimple w:instr=" SEQ Table \* ARABIC ">
        <w:r w:rsidR="006C3932">
          <w:rPr>
            <w:noProof/>
          </w:rPr>
          <w:t>6</w:t>
        </w:r>
      </w:fldSimple>
      <w:r>
        <w:t xml:space="preserve">: </w:t>
      </w:r>
      <w:r w:rsidR="00802AFE" w:rsidRPr="00230DA2">
        <w:rPr>
          <w:b w:val="0"/>
          <w:bCs w:val="0"/>
        </w:rPr>
        <w:t>RANSC model performance for the three datasets.</w:t>
      </w:r>
      <w:bookmarkEnd w:id="228"/>
      <w:r w:rsidR="00802AFE" w:rsidRPr="00230DA2">
        <w:rPr>
          <w:b w:val="0"/>
          <w:bCs w:val="0"/>
        </w:rPr>
        <w:t xml:space="preserve"> </w:t>
      </w:r>
    </w:p>
    <w:tbl>
      <w:tblPr>
        <w:tblW w:w="8587" w:type="dxa"/>
        <w:tblLook w:val="04A0" w:firstRow="1" w:lastRow="0" w:firstColumn="1" w:lastColumn="0" w:noHBand="0" w:noVBand="1"/>
      </w:tblPr>
      <w:tblGrid>
        <w:gridCol w:w="2357"/>
        <w:gridCol w:w="1040"/>
        <w:gridCol w:w="905"/>
        <w:gridCol w:w="2205"/>
        <w:gridCol w:w="756"/>
        <w:gridCol w:w="1324"/>
      </w:tblGrid>
      <w:tr w:rsidR="00802AFE" w:rsidRPr="00BB3EA2" w14:paraId="468E97EF" w14:textId="77777777" w:rsidTr="00564273">
        <w:trPr>
          <w:trHeight w:val="280"/>
        </w:trPr>
        <w:tc>
          <w:tcPr>
            <w:tcW w:w="2357" w:type="dxa"/>
            <w:tcBorders>
              <w:top w:val="nil"/>
              <w:left w:val="nil"/>
              <w:bottom w:val="single" w:sz="4" w:space="0" w:color="auto"/>
              <w:right w:val="nil"/>
            </w:tcBorders>
            <w:shd w:val="clear" w:color="auto" w:fill="auto"/>
            <w:noWrap/>
            <w:vAlign w:val="bottom"/>
            <w:hideMark/>
          </w:tcPr>
          <w:p w14:paraId="1730CFBE" w14:textId="77777777" w:rsidR="00802AFE" w:rsidRPr="00BB3EA2" w:rsidRDefault="00826B66" w:rsidP="009B1370">
            <w:pPr>
              <w:spacing w:after="0"/>
              <w:rPr>
                <w:rFonts w:eastAsia="Times New Roman"/>
                <w:color w:val="000000"/>
              </w:rPr>
            </w:pPr>
            <w:r w:rsidRPr="00BB3EA2">
              <w:rPr>
                <w:rFonts w:eastAsia="Times New Roman"/>
                <w:color w:val="000000"/>
              </w:rPr>
              <w:t>L</w:t>
            </w:r>
            <w:r w:rsidR="00802AFE" w:rsidRPr="00BB3EA2">
              <w:rPr>
                <w:rFonts w:eastAsia="Times New Roman"/>
                <w:color w:val="000000"/>
              </w:rPr>
              <w:t>ibrary</w:t>
            </w:r>
          </w:p>
        </w:tc>
        <w:tc>
          <w:tcPr>
            <w:tcW w:w="1040" w:type="dxa"/>
            <w:tcBorders>
              <w:top w:val="nil"/>
              <w:left w:val="nil"/>
              <w:bottom w:val="single" w:sz="4" w:space="0" w:color="auto"/>
              <w:right w:val="nil"/>
            </w:tcBorders>
            <w:shd w:val="clear" w:color="auto" w:fill="auto"/>
            <w:noWrap/>
            <w:vAlign w:val="bottom"/>
            <w:hideMark/>
          </w:tcPr>
          <w:p w14:paraId="469E74C7" w14:textId="77777777" w:rsidR="00802AFE" w:rsidRPr="00BB3EA2" w:rsidRDefault="00802AFE" w:rsidP="009B1370">
            <w:pPr>
              <w:spacing w:after="0"/>
              <w:rPr>
                <w:rFonts w:eastAsia="Times New Roman"/>
                <w:color w:val="000000"/>
              </w:rPr>
            </w:pPr>
            <w:r w:rsidRPr="00BB3EA2">
              <w:rPr>
                <w:rFonts w:eastAsia="Times New Roman"/>
                <w:color w:val="000000"/>
              </w:rPr>
              <w:t xml:space="preserve">Activity </w:t>
            </w:r>
          </w:p>
        </w:tc>
        <w:tc>
          <w:tcPr>
            <w:tcW w:w="905" w:type="dxa"/>
            <w:tcBorders>
              <w:top w:val="nil"/>
              <w:left w:val="nil"/>
              <w:bottom w:val="single" w:sz="4" w:space="0" w:color="auto"/>
              <w:right w:val="nil"/>
            </w:tcBorders>
            <w:shd w:val="clear" w:color="auto" w:fill="auto"/>
            <w:noWrap/>
            <w:vAlign w:val="bottom"/>
            <w:hideMark/>
          </w:tcPr>
          <w:p w14:paraId="47F2DE71" w14:textId="77777777" w:rsidR="00802AFE" w:rsidRPr="00BB3EA2" w:rsidRDefault="001F63C8" w:rsidP="009B1370">
            <w:pPr>
              <w:spacing w:after="0"/>
              <w:rPr>
                <w:rFonts w:eastAsia="Times New Roman"/>
                <w:color w:val="000000"/>
              </w:rPr>
            </w:pPr>
            <m:oMathPara>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m:oMathPara>
          </w:p>
        </w:tc>
        <w:tc>
          <w:tcPr>
            <w:tcW w:w="2205" w:type="dxa"/>
            <w:tcBorders>
              <w:top w:val="nil"/>
              <w:left w:val="nil"/>
              <w:bottom w:val="single" w:sz="4" w:space="0" w:color="auto"/>
              <w:right w:val="nil"/>
            </w:tcBorders>
            <w:shd w:val="clear" w:color="auto" w:fill="auto"/>
            <w:noWrap/>
            <w:vAlign w:val="bottom"/>
            <w:hideMark/>
          </w:tcPr>
          <w:p w14:paraId="4B4C8152" w14:textId="77777777" w:rsidR="00802AFE" w:rsidRPr="00BB3EA2" w:rsidRDefault="001F63C8" w:rsidP="009B1370">
            <w:pPr>
              <w:spacing w:after="0"/>
              <w:rPr>
                <w:rFonts w:eastAsia="Times New Roman"/>
              </w:rPr>
            </w:pP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train</m:t>
                  </m:r>
                </m:sub>
                <m:sup>
                  <m:r>
                    <w:rPr>
                      <w:rFonts w:ascii="Cambria Math" w:eastAsia="Times New Roman" w:hAnsi="Cambria Math" w:cs="Times New Roman"/>
                      <w:color w:val="000000"/>
                      <w:szCs w:val="20"/>
                    </w:rPr>
                    <m:t>2</m:t>
                  </m:r>
                </m:sup>
              </m:sSubSup>
            </m:oMath>
            <w:r w:rsidR="00802AFE">
              <w:rPr>
                <w:rFonts w:eastAsia="Times New Roman"/>
              </w:rPr>
              <w:t xml:space="preserve">  (no outliers)</w:t>
            </w:r>
          </w:p>
        </w:tc>
        <w:tc>
          <w:tcPr>
            <w:tcW w:w="756" w:type="dxa"/>
            <w:tcBorders>
              <w:top w:val="nil"/>
              <w:left w:val="nil"/>
              <w:bottom w:val="single" w:sz="4" w:space="0" w:color="auto"/>
              <w:right w:val="nil"/>
            </w:tcBorders>
            <w:shd w:val="clear" w:color="auto" w:fill="auto"/>
            <w:noWrap/>
            <w:vAlign w:val="bottom"/>
            <w:hideMark/>
          </w:tcPr>
          <w:p w14:paraId="510A12AF" w14:textId="77777777" w:rsidR="00802AFE" w:rsidRPr="00BB3EA2" w:rsidRDefault="001F63C8" w:rsidP="009B1370">
            <w:pPr>
              <w:spacing w:after="0"/>
              <w:rPr>
                <w:rFonts w:eastAsia="Times New Roman"/>
              </w:rPr>
            </w:pPr>
            <m:oMathPara>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m:oMathPara>
          </w:p>
        </w:tc>
        <w:tc>
          <w:tcPr>
            <w:tcW w:w="1324" w:type="dxa"/>
            <w:tcBorders>
              <w:top w:val="nil"/>
              <w:left w:val="nil"/>
              <w:bottom w:val="single" w:sz="4" w:space="0" w:color="auto"/>
              <w:right w:val="nil"/>
            </w:tcBorders>
            <w:shd w:val="clear" w:color="auto" w:fill="auto"/>
            <w:noWrap/>
            <w:vAlign w:val="bottom"/>
            <w:hideMark/>
          </w:tcPr>
          <w:p w14:paraId="0A7BB2FF" w14:textId="77777777" w:rsidR="00802AFE" w:rsidRPr="00BB3EA2" w:rsidRDefault="001F63C8" w:rsidP="009B1370">
            <w:pPr>
              <w:spacing w:after="0"/>
              <w:rPr>
                <w:rFonts w:eastAsia="Times New Roman"/>
              </w:rPr>
            </w:pP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sidR="00802AFE">
              <w:rPr>
                <w:rFonts w:eastAsia="Times New Roman"/>
              </w:rPr>
              <w:t xml:space="preserve"> (AD)</w:t>
            </w:r>
          </w:p>
        </w:tc>
      </w:tr>
      <w:tr w:rsidR="00802AFE" w:rsidRPr="00BB3EA2" w14:paraId="76452A6C" w14:textId="77777777" w:rsidTr="00564273">
        <w:trPr>
          <w:trHeight w:val="290"/>
        </w:trPr>
        <w:tc>
          <w:tcPr>
            <w:tcW w:w="2357" w:type="dxa"/>
            <w:vMerge w:val="restart"/>
            <w:tcBorders>
              <w:top w:val="single" w:sz="4" w:space="0" w:color="auto"/>
              <w:left w:val="nil"/>
              <w:bottom w:val="nil"/>
              <w:right w:val="nil"/>
            </w:tcBorders>
            <w:shd w:val="clear" w:color="auto" w:fill="auto"/>
            <w:noWrap/>
            <w:vAlign w:val="center"/>
            <w:hideMark/>
          </w:tcPr>
          <w:p w14:paraId="6767879C" w14:textId="77777777" w:rsidR="00802AFE" w:rsidRPr="00BB3EA2" w:rsidRDefault="00802AFE" w:rsidP="009B1370">
            <w:pPr>
              <w:spacing w:after="0"/>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sidRPr="00BB3EA2">
              <w:rPr>
                <w:rFonts w:eastAsia="Calibri"/>
              </w:rPr>
              <w:t xml:space="preserve"> (Ag)</w:t>
            </w:r>
          </w:p>
          <w:p w14:paraId="09CA5912" w14:textId="77777777" w:rsidR="00802AFE" w:rsidRPr="00BB3EA2" w:rsidRDefault="00802AFE" w:rsidP="009B1370">
            <w:pPr>
              <w:spacing w:after="0"/>
              <w:rPr>
                <w:rFonts w:eastAsia="Times New Roman"/>
              </w:rPr>
            </w:pPr>
          </w:p>
        </w:tc>
        <w:tc>
          <w:tcPr>
            <w:tcW w:w="1040" w:type="dxa"/>
            <w:tcBorders>
              <w:top w:val="single" w:sz="4" w:space="0" w:color="auto"/>
              <w:left w:val="nil"/>
              <w:bottom w:val="nil"/>
              <w:right w:val="nil"/>
            </w:tcBorders>
            <w:shd w:val="clear" w:color="auto" w:fill="auto"/>
            <w:noWrap/>
            <w:vAlign w:val="bottom"/>
            <w:hideMark/>
          </w:tcPr>
          <w:p w14:paraId="32C7C282" w14:textId="77777777" w:rsidR="00802AFE" w:rsidRPr="00BB3EA2" w:rsidRDefault="00802AFE" w:rsidP="009B1370">
            <w:pPr>
              <w:spacing w:after="0"/>
              <w:rPr>
                <w:rFonts w:eastAsia="Times New Roman"/>
                <w:i/>
                <w:iCs/>
                <w:color w:val="000000"/>
              </w:rPr>
            </w:pPr>
            <w:r w:rsidRPr="00BB3EA2">
              <w:rPr>
                <w:rFonts w:eastAsia="Times New Roman"/>
                <w:i/>
                <w:iCs/>
                <w:color w:val="000000"/>
              </w:rPr>
              <w:t>J</w:t>
            </w:r>
            <w:r w:rsidRPr="00BB3EA2">
              <w:rPr>
                <w:rFonts w:eastAsia="Times New Roman"/>
                <w:i/>
                <w:iCs/>
                <w:color w:val="000000"/>
                <w:vertAlign w:val="subscript"/>
              </w:rPr>
              <w:t>SC</w:t>
            </w:r>
          </w:p>
        </w:tc>
        <w:tc>
          <w:tcPr>
            <w:tcW w:w="905" w:type="dxa"/>
            <w:tcBorders>
              <w:top w:val="single" w:sz="4" w:space="0" w:color="auto"/>
              <w:left w:val="nil"/>
              <w:bottom w:val="nil"/>
              <w:right w:val="nil"/>
            </w:tcBorders>
            <w:shd w:val="clear" w:color="auto" w:fill="auto"/>
            <w:vAlign w:val="center"/>
            <w:hideMark/>
          </w:tcPr>
          <w:p w14:paraId="347DCD32" w14:textId="77777777" w:rsidR="00802AFE" w:rsidRPr="00BB3EA2" w:rsidRDefault="00802AFE" w:rsidP="009B1370">
            <w:pPr>
              <w:spacing w:after="0"/>
              <w:jc w:val="center"/>
              <w:rPr>
                <w:rFonts w:eastAsia="Times New Roman"/>
                <w:color w:val="000000"/>
              </w:rPr>
            </w:pPr>
            <w:r w:rsidRPr="00BB3EA2">
              <w:rPr>
                <w:rFonts w:eastAsia="Times New Roman"/>
                <w:color w:val="000000"/>
              </w:rPr>
              <w:t>0.76</w:t>
            </w:r>
          </w:p>
        </w:tc>
        <w:tc>
          <w:tcPr>
            <w:tcW w:w="2205" w:type="dxa"/>
            <w:tcBorders>
              <w:top w:val="single" w:sz="4" w:space="0" w:color="auto"/>
              <w:left w:val="nil"/>
              <w:bottom w:val="nil"/>
              <w:right w:val="nil"/>
            </w:tcBorders>
            <w:shd w:val="clear" w:color="auto" w:fill="auto"/>
            <w:vAlign w:val="center"/>
            <w:hideMark/>
          </w:tcPr>
          <w:p w14:paraId="5935B414"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c>
          <w:tcPr>
            <w:tcW w:w="756" w:type="dxa"/>
            <w:tcBorders>
              <w:top w:val="single" w:sz="4" w:space="0" w:color="auto"/>
              <w:left w:val="nil"/>
              <w:bottom w:val="nil"/>
              <w:right w:val="nil"/>
            </w:tcBorders>
            <w:shd w:val="clear" w:color="auto" w:fill="auto"/>
            <w:vAlign w:val="center"/>
            <w:hideMark/>
          </w:tcPr>
          <w:p w14:paraId="7C4A56F4" w14:textId="77777777" w:rsidR="00802AFE" w:rsidRPr="00BB3EA2" w:rsidRDefault="00802AFE" w:rsidP="009B1370">
            <w:pPr>
              <w:spacing w:after="0"/>
              <w:jc w:val="center"/>
              <w:rPr>
                <w:rFonts w:eastAsia="Times New Roman"/>
                <w:color w:val="000000"/>
              </w:rPr>
            </w:pPr>
            <w:r w:rsidRPr="00BB3EA2">
              <w:rPr>
                <w:rFonts w:eastAsia="Times New Roman"/>
                <w:color w:val="000000"/>
              </w:rPr>
              <w:t>0.69</w:t>
            </w:r>
          </w:p>
        </w:tc>
        <w:tc>
          <w:tcPr>
            <w:tcW w:w="1324" w:type="dxa"/>
            <w:tcBorders>
              <w:top w:val="single" w:sz="4" w:space="0" w:color="auto"/>
              <w:left w:val="nil"/>
              <w:bottom w:val="nil"/>
              <w:right w:val="nil"/>
            </w:tcBorders>
            <w:shd w:val="clear" w:color="auto" w:fill="auto"/>
            <w:vAlign w:val="center"/>
            <w:hideMark/>
          </w:tcPr>
          <w:p w14:paraId="4AF6B9DD" w14:textId="77777777" w:rsidR="00802AFE" w:rsidRPr="00BB3EA2" w:rsidRDefault="00802AFE" w:rsidP="009B1370">
            <w:pPr>
              <w:spacing w:after="0"/>
              <w:jc w:val="center"/>
              <w:rPr>
                <w:rFonts w:eastAsia="Times New Roman"/>
                <w:color w:val="000000"/>
              </w:rPr>
            </w:pPr>
            <w:r w:rsidRPr="00BB3EA2">
              <w:rPr>
                <w:rFonts w:eastAsia="Times New Roman"/>
                <w:color w:val="000000"/>
              </w:rPr>
              <w:t>0.87</w:t>
            </w:r>
          </w:p>
        </w:tc>
      </w:tr>
      <w:tr w:rsidR="00802AFE" w:rsidRPr="00BB3EA2" w14:paraId="07685F82" w14:textId="77777777" w:rsidTr="00564273">
        <w:trPr>
          <w:trHeight w:val="290"/>
        </w:trPr>
        <w:tc>
          <w:tcPr>
            <w:tcW w:w="2357" w:type="dxa"/>
            <w:vMerge/>
            <w:tcBorders>
              <w:top w:val="nil"/>
              <w:left w:val="nil"/>
              <w:bottom w:val="nil"/>
              <w:right w:val="nil"/>
            </w:tcBorders>
            <w:vAlign w:val="center"/>
            <w:hideMark/>
          </w:tcPr>
          <w:p w14:paraId="56797AF4" w14:textId="77777777" w:rsidR="00802AFE" w:rsidRPr="00BB3EA2" w:rsidRDefault="00802AFE" w:rsidP="009B1370">
            <w:pPr>
              <w:spacing w:after="0"/>
              <w:rPr>
                <w:rFonts w:eastAsia="Times New Roman"/>
              </w:rPr>
            </w:pPr>
          </w:p>
        </w:tc>
        <w:tc>
          <w:tcPr>
            <w:tcW w:w="1040" w:type="dxa"/>
            <w:tcBorders>
              <w:top w:val="nil"/>
              <w:left w:val="nil"/>
              <w:bottom w:val="nil"/>
              <w:right w:val="nil"/>
            </w:tcBorders>
            <w:shd w:val="clear" w:color="auto" w:fill="auto"/>
            <w:noWrap/>
            <w:vAlign w:val="bottom"/>
            <w:hideMark/>
          </w:tcPr>
          <w:p w14:paraId="0D6EB717" w14:textId="77777777" w:rsidR="00802AFE" w:rsidRPr="00BB3EA2" w:rsidRDefault="00802AFE" w:rsidP="009B1370">
            <w:pPr>
              <w:spacing w:after="0"/>
              <w:rPr>
                <w:rFonts w:eastAsia="Times New Roman"/>
                <w:i/>
                <w:iCs/>
                <w:color w:val="000000"/>
              </w:rPr>
            </w:pPr>
            <w:r w:rsidRPr="00BB3EA2">
              <w:rPr>
                <w:rFonts w:eastAsia="Times New Roman"/>
                <w:i/>
                <w:iCs/>
                <w:color w:val="000000"/>
              </w:rPr>
              <w:t>V</w:t>
            </w:r>
            <w:r w:rsidRPr="00BB3EA2">
              <w:rPr>
                <w:rFonts w:eastAsia="Times New Roman"/>
                <w:i/>
                <w:iCs/>
                <w:color w:val="000000"/>
                <w:vertAlign w:val="subscript"/>
              </w:rPr>
              <w:t>OC</w:t>
            </w:r>
          </w:p>
        </w:tc>
        <w:tc>
          <w:tcPr>
            <w:tcW w:w="905" w:type="dxa"/>
            <w:tcBorders>
              <w:top w:val="nil"/>
              <w:left w:val="nil"/>
              <w:bottom w:val="nil"/>
              <w:right w:val="nil"/>
            </w:tcBorders>
            <w:shd w:val="clear" w:color="auto" w:fill="auto"/>
            <w:vAlign w:val="center"/>
            <w:hideMark/>
          </w:tcPr>
          <w:p w14:paraId="6B7295AA" w14:textId="77777777" w:rsidR="00802AFE" w:rsidRPr="00BB3EA2" w:rsidRDefault="00802AFE" w:rsidP="009B1370">
            <w:pPr>
              <w:spacing w:after="0"/>
              <w:jc w:val="center"/>
              <w:rPr>
                <w:rFonts w:eastAsia="Times New Roman"/>
                <w:color w:val="000000"/>
              </w:rPr>
            </w:pPr>
            <w:r w:rsidRPr="00BB3EA2">
              <w:rPr>
                <w:rFonts w:eastAsia="Times New Roman"/>
                <w:color w:val="000000"/>
              </w:rPr>
              <w:t>0.41</w:t>
            </w:r>
          </w:p>
        </w:tc>
        <w:tc>
          <w:tcPr>
            <w:tcW w:w="2205" w:type="dxa"/>
            <w:tcBorders>
              <w:top w:val="nil"/>
              <w:left w:val="nil"/>
              <w:bottom w:val="nil"/>
              <w:right w:val="nil"/>
            </w:tcBorders>
            <w:shd w:val="clear" w:color="auto" w:fill="auto"/>
            <w:vAlign w:val="center"/>
            <w:hideMark/>
          </w:tcPr>
          <w:p w14:paraId="25E49052" w14:textId="77777777" w:rsidR="00802AFE" w:rsidRPr="00BB3EA2" w:rsidRDefault="00802AFE" w:rsidP="009B1370">
            <w:pPr>
              <w:spacing w:after="0"/>
              <w:jc w:val="center"/>
              <w:rPr>
                <w:rFonts w:eastAsia="Times New Roman"/>
                <w:color w:val="000000"/>
              </w:rPr>
            </w:pPr>
            <w:r w:rsidRPr="00BB3EA2">
              <w:rPr>
                <w:rFonts w:eastAsia="Times New Roman"/>
                <w:color w:val="000000"/>
              </w:rPr>
              <w:t>0.74</w:t>
            </w:r>
          </w:p>
        </w:tc>
        <w:tc>
          <w:tcPr>
            <w:tcW w:w="756" w:type="dxa"/>
            <w:tcBorders>
              <w:top w:val="nil"/>
              <w:left w:val="nil"/>
              <w:bottom w:val="nil"/>
              <w:right w:val="nil"/>
            </w:tcBorders>
            <w:shd w:val="clear" w:color="auto" w:fill="auto"/>
            <w:vAlign w:val="center"/>
            <w:hideMark/>
          </w:tcPr>
          <w:p w14:paraId="4C81737A" w14:textId="77777777" w:rsidR="00802AFE" w:rsidRPr="00BB3EA2" w:rsidRDefault="00802AFE" w:rsidP="009B1370">
            <w:pPr>
              <w:spacing w:after="0"/>
              <w:jc w:val="center"/>
              <w:rPr>
                <w:rFonts w:eastAsia="Times New Roman"/>
                <w:color w:val="000000"/>
              </w:rPr>
            </w:pPr>
            <w:r w:rsidRPr="00BB3EA2">
              <w:rPr>
                <w:rFonts w:eastAsia="Times New Roman"/>
                <w:color w:val="000000"/>
              </w:rPr>
              <w:t>0.8</w:t>
            </w:r>
            <w:r>
              <w:rPr>
                <w:rFonts w:eastAsia="Times New Roman"/>
                <w:color w:val="000000"/>
              </w:rPr>
              <w:t>0</w:t>
            </w:r>
          </w:p>
        </w:tc>
        <w:tc>
          <w:tcPr>
            <w:tcW w:w="1324" w:type="dxa"/>
            <w:tcBorders>
              <w:top w:val="nil"/>
              <w:left w:val="nil"/>
              <w:bottom w:val="nil"/>
              <w:right w:val="nil"/>
            </w:tcBorders>
            <w:shd w:val="clear" w:color="auto" w:fill="auto"/>
            <w:vAlign w:val="center"/>
            <w:hideMark/>
          </w:tcPr>
          <w:p w14:paraId="1D37F96C" w14:textId="77777777" w:rsidR="00802AFE" w:rsidRPr="00BB3EA2" w:rsidRDefault="00802AFE" w:rsidP="009B1370">
            <w:pPr>
              <w:spacing w:after="0"/>
              <w:jc w:val="center"/>
              <w:rPr>
                <w:rFonts w:eastAsia="Times New Roman"/>
                <w:color w:val="000000"/>
              </w:rPr>
            </w:pPr>
            <w:r w:rsidRPr="00BB3EA2">
              <w:rPr>
                <w:rFonts w:eastAsia="Times New Roman"/>
                <w:color w:val="000000"/>
              </w:rPr>
              <w:t>0.8</w:t>
            </w:r>
            <w:r>
              <w:rPr>
                <w:rFonts w:eastAsia="Times New Roman"/>
                <w:color w:val="000000"/>
              </w:rPr>
              <w:t>0</w:t>
            </w:r>
          </w:p>
        </w:tc>
      </w:tr>
      <w:tr w:rsidR="00802AFE" w:rsidRPr="00BB3EA2" w14:paraId="27EEC957" w14:textId="77777777" w:rsidTr="00564273">
        <w:trPr>
          <w:trHeight w:val="290"/>
        </w:trPr>
        <w:tc>
          <w:tcPr>
            <w:tcW w:w="2357" w:type="dxa"/>
            <w:vMerge/>
            <w:tcBorders>
              <w:top w:val="nil"/>
              <w:left w:val="nil"/>
              <w:bottom w:val="single" w:sz="4" w:space="0" w:color="auto"/>
              <w:right w:val="nil"/>
            </w:tcBorders>
            <w:vAlign w:val="center"/>
            <w:hideMark/>
          </w:tcPr>
          <w:p w14:paraId="4A24A557" w14:textId="77777777" w:rsidR="00802AFE" w:rsidRPr="00BB3EA2" w:rsidRDefault="00802AFE" w:rsidP="009B1370">
            <w:pPr>
              <w:spacing w:after="0"/>
              <w:rPr>
                <w:rFonts w:eastAsia="Times New Roman"/>
              </w:rPr>
            </w:pPr>
          </w:p>
        </w:tc>
        <w:tc>
          <w:tcPr>
            <w:tcW w:w="1040" w:type="dxa"/>
            <w:tcBorders>
              <w:top w:val="nil"/>
              <w:left w:val="nil"/>
              <w:bottom w:val="single" w:sz="4" w:space="0" w:color="auto"/>
              <w:right w:val="nil"/>
            </w:tcBorders>
            <w:shd w:val="clear" w:color="auto" w:fill="auto"/>
            <w:noWrap/>
            <w:vAlign w:val="bottom"/>
            <w:hideMark/>
          </w:tcPr>
          <w:p w14:paraId="7AE7CD66" w14:textId="77777777" w:rsidR="00802AFE" w:rsidRPr="00BB3EA2" w:rsidRDefault="00802AFE" w:rsidP="009B1370">
            <w:pPr>
              <w:spacing w:after="0"/>
              <w:rPr>
                <w:rFonts w:eastAsia="Times New Roman"/>
                <w:i/>
                <w:iCs/>
                <w:color w:val="000000"/>
              </w:rPr>
            </w:pPr>
            <w:r w:rsidRPr="00BB3EA2">
              <w:rPr>
                <w:rFonts w:eastAsia="Times New Roman"/>
                <w:i/>
                <w:iCs/>
                <w:color w:val="000000"/>
              </w:rPr>
              <w:t>IQE</w:t>
            </w:r>
          </w:p>
        </w:tc>
        <w:tc>
          <w:tcPr>
            <w:tcW w:w="905" w:type="dxa"/>
            <w:tcBorders>
              <w:top w:val="nil"/>
              <w:left w:val="nil"/>
              <w:bottom w:val="single" w:sz="4" w:space="0" w:color="auto"/>
              <w:right w:val="nil"/>
            </w:tcBorders>
            <w:shd w:val="clear" w:color="auto" w:fill="auto"/>
            <w:vAlign w:val="center"/>
            <w:hideMark/>
          </w:tcPr>
          <w:p w14:paraId="29BFB73F" w14:textId="77777777" w:rsidR="00802AFE" w:rsidRPr="00BB3EA2" w:rsidRDefault="00802AFE" w:rsidP="009B1370">
            <w:pPr>
              <w:spacing w:after="0"/>
              <w:jc w:val="center"/>
              <w:rPr>
                <w:rFonts w:eastAsia="Times New Roman"/>
                <w:color w:val="000000"/>
              </w:rPr>
            </w:pPr>
            <w:r w:rsidRPr="00BB3EA2">
              <w:rPr>
                <w:rFonts w:eastAsia="Times New Roman"/>
                <w:color w:val="000000"/>
              </w:rPr>
              <w:t>0.72</w:t>
            </w:r>
          </w:p>
        </w:tc>
        <w:tc>
          <w:tcPr>
            <w:tcW w:w="2205" w:type="dxa"/>
            <w:tcBorders>
              <w:top w:val="nil"/>
              <w:left w:val="nil"/>
              <w:bottom w:val="single" w:sz="4" w:space="0" w:color="auto"/>
              <w:right w:val="nil"/>
            </w:tcBorders>
            <w:shd w:val="clear" w:color="auto" w:fill="auto"/>
            <w:vAlign w:val="center"/>
            <w:hideMark/>
          </w:tcPr>
          <w:p w14:paraId="3AE5A2A9" w14:textId="77777777" w:rsidR="00802AFE" w:rsidRPr="00BB3EA2" w:rsidRDefault="00802AFE" w:rsidP="009B1370">
            <w:pPr>
              <w:spacing w:after="0"/>
              <w:jc w:val="center"/>
              <w:rPr>
                <w:rFonts w:eastAsia="Times New Roman"/>
                <w:color w:val="000000"/>
              </w:rPr>
            </w:pPr>
            <w:r w:rsidRPr="00BB3EA2">
              <w:rPr>
                <w:rFonts w:eastAsia="Times New Roman"/>
                <w:color w:val="000000"/>
              </w:rPr>
              <w:t>0.79</w:t>
            </w:r>
          </w:p>
        </w:tc>
        <w:tc>
          <w:tcPr>
            <w:tcW w:w="756" w:type="dxa"/>
            <w:tcBorders>
              <w:top w:val="nil"/>
              <w:left w:val="nil"/>
              <w:bottom w:val="single" w:sz="4" w:space="0" w:color="auto"/>
              <w:right w:val="nil"/>
            </w:tcBorders>
            <w:shd w:val="clear" w:color="auto" w:fill="auto"/>
            <w:vAlign w:val="center"/>
            <w:hideMark/>
          </w:tcPr>
          <w:p w14:paraId="169DFEC5" w14:textId="77777777" w:rsidR="00802AFE" w:rsidRPr="00BB3EA2" w:rsidRDefault="00802AFE" w:rsidP="009B1370">
            <w:pPr>
              <w:spacing w:after="0"/>
              <w:jc w:val="center"/>
              <w:rPr>
                <w:rFonts w:eastAsia="Times New Roman"/>
                <w:color w:val="000000"/>
              </w:rPr>
            </w:pPr>
            <w:r w:rsidRPr="00BB3EA2">
              <w:rPr>
                <w:rFonts w:eastAsia="Times New Roman"/>
                <w:color w:val="000000"/>
              </w:rPr>
              <w:t>0.68</w:t>
            </w:r>
          </w:p>
        </w:tc>
        <w:tc>
          <w:tcPr>
            <w:tcW w:w="1324" w:type="dxa"/>
            <w:tcBorders>
              <w:top w:val="nil"/>
              <w:left w:val="nil"/>
              <w:bottom w:val="single" w:sz="4" w:space="0" w:color="auto"/>
              <w:right w:val="nil"/>
            </w:tcBorders>
            <w:shd w:val="clear" w:color="auto" w:fill="auto"/>
            <w:vAlign w:val="center"/>
            <w:hideMark/>
          </w:tcPr>
          <w:p w14:paraId="46438915" w14:textId="77777777" w:rsidR="00802AFE" w:rsidRPr="00BB3EA2" w:rsidRDefault="00802AFE" w:rsidP="009B1370">
            <w:pPr>
              <w:spacing w:after="0"/>
              <w:jc w:val="center"/>
              <w:rPr>
                <w:rFonts w:eastAsia="Times New Roman"/>
                <w:color w:val="000000"/>
              </w:rPr>
            </w:pPr>
            <w:r w:rsidRPr="00BB3EA2">
              <w:rPr>
                <w:rFonts w:eastAsia="Times New Roman"/>
                <w:color w:val="000000"/>
              </w:rPr>
              <w:t>0.83</w:t>
            </w:r>
          </w:p>
        </w:tc>
      </w:tr>
      <w:tr w:rsidR="00802AFE" w:rsidRPr="00BB3EA2" w14:paraId="0647ECC1" w14:textId="77777777" w:rsidTr="00564273">
        <w:trPr>
          <w:trHeight w:val="290"/>
        </w:trPr>
        <w:tc>
          <w:tcPr>
            <w:tcW w:w="2357" w:type="dxa"/>
            <w:vMerge w:val="restart"/>
            <w:tcBorders>
              <w:top w:val="single" w:sz="4" w:space="0" w:color="auto"/>
              <w:left w:val="nil"/>
              <w:bottom w:val="nil"/>
              <w:right w:val="nil"/>
            </w:tcBorders>
            <w:shd w:val="clear" w:color="auto" w:fill="auto"/>
            <w:noWrap/>
            <w:vAlign w:val="center"/>
            <w:hideMark/>
          </w:tcPr>
          <w:p w14:paraId="0EAED8DD" w14:textId="77777777" w:rsidR="00802AFE" w:rsidRPr="00BB3EA2" w:rsidRDefault="00802AFE" w:rsidP="009B1370">
            <w:pPr>
              <w:spacing w:after="0"/>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sidRPr="00BB3EA2">
              <w:rPr>
                <w:rFonts w:eastAsia="Calibri"/>
              </w:rPr>
              <w:t xml:space="preserve"> (Ag|Cu)</w:t>
            </w:r>
          </w:p>
          <w:p w14:paraId="64C249FC" w14:textId="77777777" w:rsidR="00802AFE" w:rsidRPr="00BB3EA2" w:rsidRDefault="00802AFE" w:rsidP="009B1370">
            <w:pPr>
              <w:spacing w:after="0"/>
              <w:rPr>
                <w:rFonts w:eastAsia="Times New Roman"/>
                <w:color w:val="000000"/>
              </w:rPr>
            </w:pPr>
          </w:p>
        </w:tc>
        <w:tc>
          <w:tcPr>
            <w:tcW w:w="1040" w:type="dxa"/>
            <w:tcBorders>
              <w:top w:val="single" w:sz="4" w:space="0" w:color="auto"/>
              <w:left w:val="nil"/>
              <w:bottom w:val="nil"/>
              <w:right w:val="nil"/>
            </w:tcBorders>
            <w:shd w:val="clear" w:color="auto" w:fill="auto"/>
            <w:noWrap/>
            <w:vAlign w:val="bottom"/>
            <w:hideMark/>
          </w:tcPr>
          <w:p w14:paraId="0C9D2F21" w14:textId="77777777" w:rsidR="00802AFE" w:rsidRPr="00BB3EA2" w:rsidRDefault="00802AFE" w:rsidP="009B1370">
            <w:pPr>
              <w:spacing w:after="0"/>
              <w:rPr>
                <w:rFonts w:eastAsia="Times New Roman"/>
                <w:i/>
                <w:iCs/>
                <w:color w:val="000000"/>
              </w:rPr>
            </w:pPr>
            <w:r w:rsidRPr="00BB3EA2">
              <w:rPr>
                <w:rFonts w:eastAsia="Times New Roman"/>
                <w:i/>
                <w:iCs/>
                <w:color w:val="000000"/>
              </w:rPr>
              <w:t>J</w:t>
            </w:r>
            <w:r w:rsidRPr="00BB3EA2">
              <w:rPr>
                <w:rFonts w:eastAsia="Times New Roman"/>
                <w:i/>
                <w:iCs/>
                <w:color w:val="000000"/>
                <w:vertAlign w:val="subscript"/>
              </w:rPr>
              <w:t>SC</w:t>
            </w:r>
          </w:p>
        </w:tc>
        <w:tc>
          <w:tcPr>
            <w:tcW w:w="905" w:type="dxa"/>
            <w:tcBorders>
              <w:top w:val="single" w:sz="4" w:space="0" w:color="auto"/>
              <w:left w:val="nil"/>
              <w:bottom w:val="nil"/>
              <w:right w:val="nil"/>
            </w:tcBorders>
            <w:shd w:val="clear" w:color="auto" w:fill="auto"/>
            <w:vAlign w:val="center"/>
            <w:hideMark/>
          </w:tcPr>
          <w:p w14:paraId="0525ABA8" w14:textId="77777777" w:rsidR="00802AFE" w:rsidRPr="00BB3EA2" w:rsidRDefault="00802AFE" w:rsidP="009B1370">
            <w:pPr>
              <w:spacing w:after="0"/>
              <w:jc w:val="center"/>
              <w:rPr>
                <w:rFonts w:eastAsia="Times New Roman"/>
                <w:color w:val="000000"/>
              </w:rPr>
            </w:pPr>
            <w:r w:rsidRPr="00BB3EA2">
              <w:rPr>
                <w:rFonts w:eastAsia="Times New Roman"/>
                <w:color w:val="000000"/>
              </w:rPr>
              <w:t>0.74</w:t>
            </w:r>
          </w:p>
        </w:tc>
        <w:tc>
          <w:tcPr>
            <w:tcW w:w="2205" w:type="dxa"/>
            <w:tcBorders>
              <w:top w:val="single" w:sz="4" w:space="0" w:color="auto"/>
              <w:left w:val="nil"/>
              <w:bottom w:val="nil"/>
              <w:right w:val="nil"/>
            </w:tcBorders>
            <w:shd w:val="clear" w:color="auto" w:fill="auto"/>
            <w:vAlign w:val="center"/>
            <w:hideMark/>
          </w:tcPr>
          <w:p w14:paraId="1136F505"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756" w:type="dxa"/>
            <w:tcBorders>
              <w:top w:val="single" w:sz="4" w:space="0" w:color="auto"/>
              <w:left w:val="nil"/>
              <w:bottom w:val="nil"/>
              <w:right w:val="nil"/>
            </w:tcBorders>
            <w:shd w:val="clear" w:color="auto" w:fill="auto"/>
            <w:vAlign w:val="center"/>
            <w:hideMark/>
          </w:tcPr>
          <w:p w14:paraId="04628202" w14:textId="77777777" w:rsidR="00802AFE" w:rsidRPr="00BB3EA2" w:rsidRDefault="00802AFE" w:rsidP="009B1370">
            <w:pPr>
              <w:spacing w:after="0"/>
              <w:jc w:val="center"/>
              <w:rPr>
                <w:rFonts w:eastAsia="Times New Roman"/>
                <w:color w:val="000000"/>
              </w:rPr>
            </w:pPr>
            <w:r w:rsidRPr="00BB3EA2">
              <w:rPr>
                <w:rFonts w:eastAsia="Times New Roman"/>
                <w:color w:val="000000"/>
              </w:rPr>
              <w:t>0.76</w:t>
            </w:r>
          </w:p>
        </w:tc>
        <w:tc>
          <w:tcPr>
            <w:tcW w:w="1324" w:type="dxa"/>
            <w:tcBorders>
              <w:top w:val="single" w:sz="4" w:space="0" w:color="auto"/>
              <w:left w:val="nil"/>
              <w:bottom w:val="nil"/>
              <w:right w:val="nil"/>
            </w:tcBorders>
            <w:shd w:val="clear" w:color="auto" w:fill="auto"/>
            <w:vAlign w:val="center"/>
            <w:hideMark/>
          </w:tcPr>
          <w:p w14:paraId="52223B40" w14:textId="77777777" w:rsidR="00802AFE" w:rsidRPr="00BB3EA2" w:rsidRDefault="00802AFE" w:rsidP="009B1370">
            <w:pPr>
              <w:spacing w:after="0"/>
              <w:jc w:val="center"/>
              <w:rPr>
                <w:rFonts w:eastAsia="Times New Roman"/>
                <w:color w:val="000000"/>
              </w:rPr>
            </w:pPr>
            <w:r w:rsidRPr="00BB3EA2">
              <w:rPr>
                <w:rFonts w:eastAsia="Times New Roman"/>
                <w:color w:val="000000"/>
              </w:rPr>
              <w:t>0.84</w:t>
            </w:r>
          </w:p>
        </w:tc>
      </w:tr>
      <w:tr w:rsidR="00802AFE" w:rsidRPr="00BB3EA2" w14:paraId="53D5D04C" w14:textId="77777777" w:rsidTr="00564273">
        <w:trPr>
          <w:trHeight w:val="290"/>
        </w:trPr>
        <w:tc>
          <w:tcPr>
            <w:tcW w:w="2357" w:type="dxa"/>
            <w:vMerge/>
            <w:tcBorders>
              <w:top w:val="nil"/>
              <w:left w:val="nil"/>
              <w:bottom w:val="nil"/>
              <w:right w:val="nil"/>
            </w:tcBorders>
            <w:vAlign w:val="center"/>
            <w:hideMark/>
          </w:tcPr>
          <w:p w14:paraId="10526E2D" w14:textId="77777777" w:rsidR="00802AFE" w:rsidRPr="00BB3EA2" w:rsidRDefault="00802AFE" w:rsidP="009B1370">
            <w:pPr>
              <w:spacing w:after="0"/>
              <w:rPr>
                <w:rFonts w:eastAsia="Times New Roman"/>
                <w:color w:val="000000"/>
              </w:rPr>
            </w:pPr>
          </w:p>
        </w:tc>
        <w:tc>
          <w:tcPr>
            <w:tcW w:w="1040" w:type="dxa"/>
            <w:tcBorders>
              <w:top w:val="nil"/>
              <w:left w:val="nil"/>
              <w:bottom w:val="nil"/>
              <w:right w:val="nil"/>
            </w:tcBorders>
            <w:shd w:val="clear" w:color="auto" w:fill="auto"/>
            <w:noWrap/>
            <w:vAlign w:val="bottom"/>
            <w:hideMark/>
          </w:tcPr>
          <w:p w14:paraId="45596174" w14:textId="77777777" w:rsidR="00802AFE" w:rsidRPr="00BB3EA2" w:rsidRDefault="00802AFE" w:rsidP="009B1370">
            <w:pPr>
              <w:spacing w:after="0"/>
              <w:rPr>
                <w:rFonts w:eastAsia="Times New Roman"/>
                <w:i/>
                <w:iCs/>
                <w:color w:val="000000"/>
              </w:rPr>
            </w:pPr>
            <w:r w:rsidRPr="00BB3EA2">
              <w:rPr>
                <w:rFonts w:eastAsia="Times New Roman"/>
                <w:i/>
                <w:iCs/>
                <w:color w:val="000000"/>
              </w:rPr>
              <w:t>V</w:t>
            </w:r>
            <w:r w:rsidRPr="00BB3EA2">
              <w:rPr>
                <w:rFonts w:eastAsia="Times New Roman"/>
                <w:i/>
                <w:iCs/>
                <w:color w:val="000000"/>
                <w:vertAlign w:val="subscript"/>
              </w:rPr>
              <w:t>OC</w:t>
            </w:r>
          </w:p>
        </w:tc>
        <w:tc>
          <w:tcPr>
            <w:tcW w:w="905" w:type="dxa"/>
            <w:tcBorders>
              <w:top w:val="nil"/>
              <w:left w:val="nil"/>
              <w:bottom w:val="nil"/>
              <w:right w:val="nil"/>
            </w:tcBorders>
            <w:shd w:val="clear" w:color="auto" w:fill="auto"/>
            <w:vAlign w:val="center"/>
            <w:hideMark/>
          </w:tcPr>
          <w:p w14:paraId="10FC8652" w14:textId="77777777" w:rsidR="00802AFE" w:rsidRPr="00BB3EA2" w:rsidRDefault="00802AFE" w:rsidP="009B1370">
            <w:pPr>
              <w:spacing w:after="0"/>
              <w:jc w:val="center"/>
              <w:rPr>
                <w:rFonts w:eastAsia="Times New Roman"/>
                <w:color w:val="000000"/>
              </w:rPr>
            </w:pPr>
            <w:r w:rsidRPr="00BB3EA2">
              <w:rPr>
                <w:rFonts w:eastAsia="Times New Roman"/>
                <w:color w:val="000000"/>
              </w:rPr>
              <w:t>0.57</w:t>
            </w:r>
          </w:p>
        </w:tc>
        <w:tc>
          <w:tcPr>
            <w:tcW w:w="2205" w:type="dxa"/>
            <w:tcBorders>
              <w:top w:val="nil"/>
              <w:left w:val="nil"/>
              <w:bottom w:val="nil"/>
              <w:right w:val="nil"/>
            </w:tcBorders>
            <w:shd w:val="clear" w:color="auto" w:fill="auto"/>
            <w:vAlign w:val="center"/>
            <w:hideMark/>
          </w:tcPr>
          <w:p w14:paraId="42B9AFD6" w14:textId="77777777" w:rsidR="00802AFE" w:rsidRPr="00BB3EA2" w:rsidRDefault="00802AFE" w:rsidP="009B1370">
            <w:pPr>
              <w:spacing w:after="0"/>
              <w:jc w:val="center"/>
              <w:rPr>
                <w:rFonts w:eastAsia="Times New Roman"/>
                <w:color w:val="000000"/>
              </w:rPr>
            </w:pPr>
            <w:r w:rsidRPr="00BB3EA2">
              <w:rPr>
                <w:rFonts w:eastAsia="Times New Roman"/>
                <w:color w:val="000000"/>
              </w:rPr>
              <w:t>0.73</w:t>
            </w:r>
          </w:p>
        </w:tc>
        <w:tc>
          <w:tcPr>
            <w:tcW w:w="756" w:type="dxa"/>
            <w:tcBorders>
              <w:top w:val="nil"/>
              <w:left w:val="nil"/>
              <w:bottom w:val="nil"/>
              <w:right w:val="nil"/>
            </w:tcBorders>
            <w:shd w:val="clear" w:color="auto" w:fill="auto"/>
            <w:vAlign w:val="center"/>
            <w:hideMark/>
          </w:tcPr>
          <w:p w14:paraId="689B797C" w14:textId="77777777" w:rsidR="00802AFE" w:rsidRPr="00BB3EA2" w:rsidRDefault="00802AFE" w:rsidP="009B1370">
            <w:pPr>
              <w:spacing w:after="0"/>
              <w:jc w:val="center"/>
              <w:rPr>
                <w:rFonts w:eastAsia="Times New Roman"/>
                <w:color w:val="000000"/>
              </w:rPr>
            </w:pPr>
            <w:r w:rsidRPr="00BB3EA2">
              <w:rPr>
                <w:rFonts w:eastAsia="Times New Roman"/>
                <w:color w:val="000000"/>
              </w:rPr>
              <w:t>0.62</w:t>
            </w:r>
          </w:p>
        </w:tc>
        <w:tc>
          <w:tcPr>
            <w:tcW w:w="1324" w:type="dxa"/>
            <w:tcBorders>
              <w:top w:val="nil"/>
              <w:left w:val="nil"/>
              <w:bottom w:val="nil"/>
              <w:right w:val="nil"/>
            </w:tcBorders>
            <w:shd w:val="clear" w:color="auto" w:fill="auto"/>
            <w:vAlign w:val="center"/>
            <w:hideMark/>
          </w:tcPr>
          <w:p w14:paraId="2F907499" w14:textId="77777777" w:rsidR="00802AFE" w:rsidRPr="00BB3EA2" w:rsidRDefault="00802AFE" w:rsidP="009B1370">
            <w:pPr>
              <w:spacing w:after="0"/>
              <w:jc w:val="center"/>
              <w:rPr>
                <w:rFonts w:eastAsia="Times New Roman"/>
                <w:color w:val="000000"/>
              </w:rPr>
            </w:pPr>
            <w:r w:rsidRPr="00BB3EA2">
              <w:rPr>
                <w:rFonts w:eastAsia="Times New Roman"/>
                <w:color w:val="000000"/>
              </w:rPr>
              <w:t>0.73</w:t>
            </w:r>
          </w:p>
        </w:tc>
      </w:tr>
      <w:tr w:rsidR="00802AFE" w:rsidRPr="00BB3EA2" w14:paraId="1BF84B1B" w14:textId="77777777" w:rsidTr="00564273">
        <w:trPr>
          <w:trHeight w:val="290"/>
        </w:trPr>
        <w:tc>
          <w:tcPr>
            <w:tcW w:w="2357" w:type="dxa"/>
            <w:vMerge/>
            <w:tcBorders>
              <w:top w:val="nil"/>
              <w:left w:val="nil"/>
              <w:bottom w:val="single" w:sz="4" w:space="0" w:color="auto"/>
              <w:right w:val="nil"/>
            </w:tcBorders>
            <w:vAlign w:val="center"/>
            <w:hideMark/>
          </w:tcPr>
          <w:p w14:paraId="4CA4CEB9" w14:textId="77777777" w:rsidR="00802AFE" w:rsidRPr="00BB3EA2" w:rsidRDefault="00802AFE" w:rsidP="009B1370">
            <w:pPr>
              <w:spacing w:after="0"/>
              <w:rPr>
                <w:rFonts w:eastAsia="Times New Roman"/>
                <w:color w:val="000000"/>
              </w:rPr>
            </w:pPr>
          </w:p>
        </w:tc>
        <w:tc>
          <w:tcPr>
            <w:tcW w:w="1040" w:type="dxa"/>
            <w:tcBorders>
              <w:top w:val="nil"/>
              <w:left w:val="nil"/>
              <w:bottom w:val="single" w:sz="4" w:space="0" w:color="auto"/>
              <w:right w:val="nil"/>
            </w:tcBorders>
            <w:shd w:val="clear" w:color="auto" w:fill="auto"/>
            <w:noWrap/>
            <w:vAlign w:val="bottom"/>
            <w:hideMark/>
          </w:tcPr>
          <w:p w14:paraId="699B6440" w14:textId="77777777" w:rsidR="00802AFE" w:rsidRPr="00BB3EA2" w:rsidRDefault="00802AFE" w:rsidP="009B1370">
            <w:pPr>
              <w:spacing w:after="0"/>
              <w:rPr>
                <w:rFonts w:eastAsia="Times New Roman"/>
                <w:i/>
                <w:iCs/>
                <w:color w:val="000000"/>
              </w:rPr>
            </w:pPr>
            <w:r w:rsidRPr="00BB3EA2">
              <w:rPr>
                <w:rFonts w:eastAsia="Times New Roman"/>
                <w:i/>
                <w:iCs/>
                <w:color w:val="000000"/>
              </w:rPr>
              <w:t>IQE</w:t>
            </w:r>
          </w:p>
        </w:tc>
        <w:tc>
          <w:tcPr>
            <w:tcW w:w="905" w:type="dxa"/>
            <w:tcBorders>
              <w:top w:val="nil"/>
              <w:left w:val="nil"/>
              <w:bottom w:val="single" w:sz="4" w:space="0" w:color="auto"/>
              <w:right w:val="nil"/>
            </w:tcBorders>
            <w:shd w:val="clear" w:color="auto" w:fill="auto"/>
            <w:vAlign w:val="center"/>
            <w:hideMark/>
          </w:tcPr>
          <w:p w14:paraId="0961CB50" w14:textId="77777777" w:rsidR="00802AFE" w:rsidRPr="00BB3EA2" w:rsidRDefault="00802AFE" w:rsidP="009B1370">
            <w:pPr>
              <w:spacing w:after="0"/>
              <w:jc w:val="center"/>
              <w:rPr>
                <w:rFonts w:eastAsia="Times New Roman"/>
                <w:color w:val="000000"/>
              </w:rPr>
            </w:pPr>
            <w:r w:rsidRPr="00BB3EA2">
              <w:rPr>
                <w:rFonts w:eastAsia="Times New Roman"/>
                <w:color w:val="000000"/>
              </w:rPr>
              <w:t>0.72</w:t>
            </w:r>
          </w:p>
        </w:tc>
        <w:tc>
          <w:tcPr>
            <w:tcW w:w="2205" w:type="dxa"/>
            <w:tcBorders>
              <w:top w:val="nil"/>
              <w:left w:val="nil"/>
              <w:bottom w:val="single" w:sz="4" w:space="0" w:color="auto"/>
              <w:right w:val="nil"/>
            </w:tcBorders>
            <w:shd w:val="clear" w:color="auto" w:fill="auto"/>
            <w:vAlign w:val="center"/>
            <w:hideMark/>
          </w:tcPr>
          <w:p w14:paraId="07C16A4C"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756" w:type="dxa"/>
            <w:tcBorders>
              <w:top w:val="nil"/>
              <w:left w:val="nil"/>
              <w:bottom w:val="single" w:sz="4" w:space="0" w:color="auto"/>
              <w:right w:val="nil"/>
            </w:tcBorders>
            <w:shd w:val="clear" w:color="auto" w:fill="auto"/>
            <w:vAlign w:val="center"/>
            <w:hideMark/>
          </w:tcPr>
          <w:p w14:paraId="22179BDC"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1324" w:type="dxa"/>
            <w:tcBorders>
              <w:top w:val="nil"/>
              <w:left w:val="nil"/>
              <w:bottom w:val="single" w:sz="4" w:space="0" w:color="auto"/>
              <w:right w:val="nil"/>
            </w:tcBorders>
            <w:shd w:val="clear" w:color="auto" w:fill="auto"/>
            <w:vAlign w:val="center"/>
            <w:hideMark/>
          </w:tcPr>
          <w:p w14:paraId="7EC30DE0"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r>
      <w:tr w:rsidR="00802AFE" w:rsidRPr="00BB3EA2" w14:paraId="1E3C2DF0" w14:textId="77777777" w:rsidTr="00564273">
        <w:trPr>
          <w:trHeight w:val="290"/>
        </w:trPr>
        <w:tc>
          <w:tcPr>
            <w:tcW w:w="2357" w:type="dxa"/>
            <w:vMerge w:val="restart"/>
            <w:tcBorders>
              <w:top w:val="single" w:sz="4" w:space="0" w:color="auto"/>
              <w:left w:val="nil"/>
              <w:bottom w:val="nil"/>
              <w:right w:val="nil"/>
            </w:tcBorders>
            <w:shd w:val="clear" w:color="auto" w:fill="auto"/>
            <w:noWrap/>
            <w:vAlign w:val="center"/>
            <w:hideMark/>
          </w:tcPr>
          <w:p w14:paraId="1F6600AF" w14:textId="77777777" w:rsidR="00802AFE" w:rsidRPr="00BB3EA2" w:rsidRDefault="00802AFE" w:rsidP="009B1370">
            <w:pPr>
              <w:spacing w:after="0"/>
              <w:rPr>
                <w:rFonts w:eastAsia="Calibri"/>
                <w:iCs/>
              </w:rPr>
            </w:pPr>
            <m:oMathPara>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d>
                  <m:dPr>
                    <m:begChr m:val="|"/>
                    <m:endChr m:val="|"/>
                    <m:ctrlPr>
                      <w:rPr>
                        <w:rFonts w:ascii="Cambria Math" w:eastAsia="Calibri" w:hAnsi="Cambria Math"/>
                      </w:rPr>
                    </m:ctrlPr>
                  </m:dPr>
                  <m:e>
                    <m:r>
                      <w:rPr>
                        <w:rFonts w:ascii="Cambria Math" w:eastAsia="Calibri" w:hAnsi="Cambria Math"/>
                      </w:rPr>
                      <m:t>C</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4</m:t>
                        </m:r>
                      </m:sub>
                    </m:sSub>
                  </m:e>
                </m:d>
                <m:r>
                  <w:rPr>
                    <w:rFonts w:ascii="Cambria Math" w:eastAsia="Calibri" w:hAnsi="Cambria Math"/>
                  </w:rPr>
                  <m:t>Mo</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oMath>
            </m:oMathPara>
          </w:p>
          <w:p w14:paraId="2735040E" w14:textId="77777777" w:rsidR="00802AFE" w:rsidRPr="00BB3EA2" w:rsidRDefault="00802AFE" w:rsidP="009B1370">
            <w:pPr>
              <w:spacing w:after="0"/>
              <w:rPr>
                <w:rFonts w:eastAsia="Times New Roman"/>
                <w:color w:val="000000"/>
              </w:rPr>
            </w:pPr>
          </w:p>
        </w:tc>
        <w:tc>
          <w:tcPr>
            <w:tcW w:w="1040" w:type="dxa"/>
            <w:tcBorders>
              <w:top w:val="single" w:sz="4" w:space="0" w:color="auto"/>
              <w:left w:val="nil"/>
              <w:bottom w:val="nil"/>
              <w:right w:val="nil"/>
            </w:tcBorders>
            <w:shd w:val="clear" w:color="auto" w:fill="auto"/>
            <w:noWrap/>
            <w:vAlign w:val="bottom"/>
            <w:hideMark/>
          </w:tcPr>
          <w:p w14:paraId="37E955B1" w14:textId="77777777" w:rsidR="00802AFE" w:rsidRPr="00BB3EA2" w:rsidRDefault="00802AFE" w:rsidP="009B1370">
            <w:pPr>
              <w:spacing w:after="0"/>
              <w:rPr>
                <w:rFonts w:eastAsia="Times New Roman"/>
                <w:i/>
                <w:iCs/>
                <w:color w:val="000000"/>
              </w:rPr>
            </w:pPr>
            <w:r w:rsidRPr="00BB3EA2">
              <w:rPr>
                <w:rFonts w:eastAsia="Times New Roman"/>
                <w:i/>
                <w:iCs/>
                <w:color w:val="000000"/>
              </w:rPr>
              <w:t>J</w:t>
            </w:r>
            <w:r w:rsidRPr="00BB3EA2">
              <w:rPr>
                <w:rFonts w:eastAsia="Times New Roman"/>
                <w:i/>
                <w:iCs/>
                <w:color w:val="000000"/>
                <w:vertAlign w:val="subscript"/>
              </w:rPr>
              <w:t>SC</w:t>
            </w:r>
          </w:p>
        </w:tc>
        <w:tc>
          <w:tcPr>
            <w:tcW w:w="905" w:type="dxa"/>
            <w:tcBorders>
              <w:top w:val="single" w:sz="4" w:space="0" w:color="auto"/>
              <w:left w:val="nil"/>
              <w:bottom w:val="nil"/>
              <w:right w:val="nil"/>
            </w:tcBorders>
            <w:shd w:val="clear" w:color="auto" w:fill="auto"/>
            <w:vAlign w:val="center"/>
            <w:hideMark/>
          </w:tcPr>
          <w:p w14:paraId="0D894185" w14:textId="77777777" w:rsidR="00802AFE" w:rsidRPr="00BB3EA2" w:rsidRDefault="00802AFE" w:rsidP="009B1370">
            <w:pPr>
              <w:spacing w:after="0"/>
              <w:jc w:val="center"/>
              <w:rPr>
                <w:rFonts w:eastAsia="Times New Roman"/>
                <w:color w:val="000000"/>
              </w:rPr>
            </w:pPr>
            <w:r w:rsidRPr="00BB3EA2">
              <w:rPr>
                <w:rFonts w:eastAsia="Times New Roman"/>
                <w:color w:val="000000"/>
              </w:rPr>
              <w:t>0.77</w:t>
            </w:r>
          </w:p>
        </w:tc>
        <w:tc>
          <w:tcPr>
            <w:tcW w:w="2205" w:type="dxa"/>
            <w:tcBorders>
              <w:top w:val="single" w:sz="4" w:space="0" w:color="auto"/>
              <w:left w:val="nil"/>
              <w:bottom w:val="nil"/>
              <w:right w:val="nil"/>
            </w:tcBorders>
            <w:shd w:val="clear" w:color="auto" w:fill="auto"/>
            <w:vAlign w:val="center"/>
            <w:hideMark/>
          </w:tcPr>
          <w:p w14:paraId="65A3331A" w14:textId="77777777" w:rsidR="00802AFE" w:rsidRPr="00BB3EA2" w:rsidRDefault="00802AFE" w:rsidP="009B1370">
            <w:pPr>
              <w:spacing w:after="0"/>
              <w:jc w:val="center"/>
              <w:rPr>
                <w:rFonts w:eastAsia="Times New Roman"/>
                <w:color w:val="000000"/>
              </w:rPr>
            </w:pPr>
            <w:r w:rsidRPr="00BB3EA2">
              <w:rPr>
                <w:rFonts w:eastAsia="Times New Roman"/>
                <w:color w:val="000000"/>
              </w:rPr>
              <w:t>0.78</w:t>
            </w:r>
          </w:p>
        </w:tc>
        <w:tc>
          <w:tcPr>
            <w:tcW w:w="756" w:type="dxa"/>
            <w:tcBorders>
              <w:top w:val="single" w:sz="4" w:space="0" w:color="auto"/>
              <w:left w:val="nil"/>
              <w:bottom w:val="nil"/>
              <w:right w:val="nil"/>
            </w:tcBorders>
            <w:shd w:val="clear" w:color="auto" w:fill="auto"/>
            <w:vAlign w:val="center"/>
            <w:hideMark/>
          </w:tcPr>
          <w:p w14:paraId="40EC5798"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c>
          <w:tcPr>
            <w:tcW w:w="1324" w:type="dxa"/>
            <w:tcBorders>
              <w:top w:val="single" w:sz="4" w:space="0" w:color="auto"/>
              <w:left w:val="nil"/>
              <w:bottom w:val="nil"/>
              <w:right w:val="nil"/>
            </w:tcBorders>
            <w:shd w:val="clear" w:color="auto" w:fill="auto"/>
            <w:vAlign w:val="center"/>
            <w:hideMark/>
          </w:tcPr>
          <w:p w14:paraId="45E93251" w14:textId="77777777" w:rsidR="00802AFE" w:rsidRPr="00BB3EA2" w:rsidRDefault="00802AFE" w:rsidP="009B1370">
            <w:pPr>
              <w:spacing w:after="0"/>
              <w:jc w:val="center"/>
              <w:rPr>
                <w:rFonts w:eastAsia="Times New Roman"/>
                <w:color w:val="000000"/>
              </w:rPr>
            </w:pPr>
            <w:r w:rsidRPr="00BB3EA2">
              <w:rPr>
                <w:rFonts w:eastAsia="Times New Roman"/>
                <w:color w:val="000000"/>
              </w:rPr>
              <w:t>0.82</w:t>
            </w:r>
          </w:p>
        </w:tc>
      </w:tr>
      <w:tr w:rsidR="00802AFE" w:rsidRPr="00BB3EA2" w14:paraId="06BCD059" w14:textId="77777777" w:rsidTr="00564273">
        <w:trPr>
          <w:trHeight w:val="290"/>
        </w:trPr>
        <w:tc>
          <w:tcPr>
            <w:tcW w:w="2357" w:type="dxa"/>
            <w:vMerge/>
            <w:tcBorders>
              <w:top w:val="nil"/>
              <w:left w:val="nil"/>
              <w:bottom w:val="nil"/>
              <w:right w:val="nil"/>
            </w:tcBorders>
            <w:vAlign w:val="center"/>
            <w:hideMark/>
          </w:tcPr>
          <w:p w14:paraId="05BB01DE" w14:textId="77777777" w:rsidR="00802AFE" w:rsidRPr="00BB3EA2" w:rsidRDefault="00802AFE" w:rsidP="009B1370">
            <w:pPr>
              <w:spacing w:after="0"/>
              <w:rPr>
                <w:rFonts w:eastAsia="Times New Roman"/>
                <w:color w:val="000000"/>
              </w:rPr>
            </w:pPr>
          </w:p>
        </w:tc>
        <w:tc>
          <w:tcPr>
            <w:tcW w:w="1040" w:type="dxa"/>
            <w:tcBorders>
              <w:top w:val="nil"/>
              <w:left w:val="nil"/>
              <w:bottom w:val="nil"/>
              <w:right w:val="nil"/>
            </w:tcBorders>
            <w:shd w:val="clear" w:color="auto" w:fill="auto"/>
            <w:noWrap/>
            <w:vAlign w:val="bottom"/>
            <w:hideMark/>
          </w:tcPr>
          <w:p w14:paraId="72436588" w14:textId="77777777" w:rsidR="00802AFE" w:rsidRPr="00BB3EA2" w:rsidRDefault="00802AFE" w:rsidP="009B1370">
            <w:pPr>
              <w:spacing w:after="0"/>
              <w:rPr>
                <w:rFonts w:eastAsia="Times New Roman"/>
                <w:i/>
                <w:iCs/>
                <w:color w:val="000000"/>
              </w:rPr>
            </w:pPr>
            <w:r w:rsidRPr="00BB3EA2">
              <w:rPr>
                <w:rFonts w:eastAsia="Times New Roman"/>
                <w:i/>
                <w:iCs/>
                <w:color w:val="000000"/>
              </w:rPr>
              <w:t>V</w:t>
            </w:r>
            <w:r w:rsidRPr="00BB3EA2">
              <w:rPr>
                <w:rFonts w:eastAsia="Times New Roman"/>
                <w:i/>
                <w:iCs/>
                <w:color w:val="000000"/>
                <w:vertAlign w:val="subscript"/>
              </w:rPr>
              <w:t>OC</w:t>
            </w:r>
          </w:p>
        </w:tc>
        <w:tc>
          <w:tcPr>
            <w:tcW w:w="905" w:type="dxa"/>
            <w:tcBorders>
              <w:top w:val="nil"/>
              <w:left w:val="nil"/>
              <w:bottom w:val="nil"/>
              <w:right w:val="nil"/>
            </w:tcBorders>
            <w:shd w:val="clear" w:color="auto" w:fill="auto"/>
            <w:vAlign w:val="center"/>
            <w:hideMark/>
          </w:tcPr>
          <w:p w14:paraId="1E9B01FA" w14:textId="77777777" w:rsidR="00802AFE" w:rsidRPr="00BB3EA2" w:rsidRDefault="00802AFE" w:rsidP="009B1370">
            <w:pPr>
              <w:spacing w:after="0"/>
              <w:jc w:val="center"/>
              <w:rPr>
                <w:rFonts w:eastAsia="Times New Roman"/>
                <w:color w:val="000000"/>
              </w:rPr>
            </w:pPr>
            <w:r w:rsidRPr="00BB3EA2">
              <w:rPr>
                <w:rFonts w:eastAsia="Times New Roman"/>
                <w:color w:val="000000"/>
              </w:rPr>
              <w:t>0.14</w:t>
            </w:r>
          </w:p>
        </w:tc>
        <w:tc>
          <w:tcPr>
            <w:tcW w:w="2205" w:type="dxa"/>
            <w:tcBorders>
              <w:top w:val="nil"/>
              <w:left w:val="nil"/>
              <w:bottom w:val="nil"/>
              <w:right w:val="nil"/>
            </w:tcBorders>
            <w:shd w:val="clear" w:color="auto" w:fill="auto"/>
            <w:vAlign w:val="center"/>
            <w:hideMark/>
          </w:tcPr>
          <w:p w14:paraId="3BA79921" w14:textId="77777777" w:rsidR="00802AFE" w:rsidRPr="00BB3EA2" w:rsidRDefault="00802AFE" w:rsidP="009B1370">
            <w:pPr>
              <w:spacing w:after="0"/>
              <w:jc w:val="center"/>
              <w:rPr>
                <w:rFonts w:eastAsia="Times New Roman"/>
                <w:color w:val="000000"/>
              </w:rPr>
            </w:pPr>
            <w:r w:rsidRPr="00BB3EA2">
              <w:rPr>
                <w:rFonts w:eastAsia="Times New Roman"/>
                <w:color w:val="000000"/>
              </w:rPr>
              <w:t>0.59</w:t>
            </w:r>
          </w:p>
        </w:tc>
        <w:tc>
          <w:tcPr>
            <w:tcW w:w="756" w:type="dxa"/>
            <w:tcBorders>
              <w:top w:val="nil"/>
              <w:left w:val="nil"/>
              <w:bottom w:val="nil"/>
              <w:right w:val="nil"/>
            </w:tcBorders>
            <w:shd w:val="clear" w:color="auto" w:fill="auto"/>
            <w:vAlign w:val="center"/>
            <w:hideMark/>
          </w:tcPr>
          <w:p w14:paraId="27AA6181" w14:textId="77777777" w:rsidR="00802AFE" w:rsidRPr="00BB3EA2" w:rsidRDefault="00802AFE" w:rsidP="009B1370">
            <w:pPr>
              <w:spacing w:after="0"/>
              <w:jc w:val="center"/>
              <w:rPr>
                <w:rFonts w:eastAsia="Times New Roman"/>
                <w:color w:val="000000"/>
              </w:rPr>
            </w:pPr>
            <w:r w:rsidRPr="00BB3EA2">
              <w:rPr>
                <w:rFonts w:eastAsia="Times New Roman"/>
                <w:color w:val="000000"/>
              </w:rPr>
              <w:t>0.41</w:t>
            </w:r>
          </w:p>
        </w:tc>
        <w:tc>
          <w:tcPr>
            <w:tcW w:w="1324" w:type="dxa"/>
            <w:tcBorders>
              <w:top w:val="nil"/>
              <w:left w:val="nil"/>
              <w:bottom w:val="nil"/>
              <w:right w:val="nil"/>
            </w:tcBorders>
            <w:shd w:val="clear" w:color="auto" w:fill="auto"/>
            <w:vAlign w:val="center"/>
            <w:hideMark/>
          </w:tcPr>
          <w:p w14:paraId="4E6B5586" w14:textId="77777777" w:rsidR="00802AFE" w:rsidRPr="00BB3EA2" w:rsidRDefault="00802AFE" w:rsidP="009B1370">
            <w:pPr>
              <w:spacing w:after="0"/>
              <w:jc w:val="center"/>
              <w:rPr>
                <w:rFonts w:eastAsia="Times New Roman"/>
                <w:color w:val="000000"/>
              </w:rPr>
            </w:pPr>
            <w:r w:rsidRPr="00BB3EA2">
              <w:rPr>
                <w:rFonts w:eastAsia="Times New Roman"/>
                <w:color w:val="000000"/>
              </w:rPr>
              <w:t>0.26</w:t>
            </w:r>
            <w:r w:rsidRPr="005F1DA5">
              <w:rPr>
                <w:rFonts w:eastAsia="Times New Roman"/>
                <w:color w:val="000000"/>
                <w:vertAlign w:val="superscript"/>
              </w:rPr>
              <w:t>*</w:t>
            </w:r>
          </w:p>
        </w:tc>
      </w:tr>
      <w:tr w:rsidR="00802AFE" w:rsidRPr="00BB3EA2" w14:paraId="74A3AC78" w14:textId="77777777" w:rsidTr="00564273">
        <w:trPr>
          <w:trHeight w:val="290"/>
        </w:trPr>
        <w:tc>
          <w:tcPr>
            <w:tcW w:w="2357" w:type="dxa"/>
            <w:vMerge/>
            <w:tcBorders>
              <w:top w:val="nil"/>
              <w:left w:val="nil"/>
              <w:bottom w:val="single" w:sz="4" w:space="0" w:color="auto"/>
              <w:right w:val="nil"/>
            </w:tcBorders>
            <w:vAlign w:val="center"/>
            <w:hideMark/>
          </w:tcPr>
          <w:p w14:paraId="14919192" w14:textId="77777777" w:rsidR="00802AFE" w:rsidRPr="00BB3EA2" w:rsidRDefault="00802AFE" w:rsidP="009B1370">
            <w:pPr>
              <w:spacing w:after="0"/>
              <w:rPr>
                <w:rFonts w:eastAsia="Times New Roman"/>
                <w:color w:val="000000"/>
              </w:rPr>
            </w:pPr>
          </w:p>
        </w:tc>
        <w:tc>
          <w:tcPr>
            <w:tcW w:w="1040" w:type="dxa"/>
            <w:tcBorders>
              <w:top w:val="nil"/>
              <w:left w:val="nil"/>
              <w:bottom w:val="single" w:sz="4" w:space="0" w:color="auto"/>
              <w:right w:val="nil"/>
            </w:tcBorders>
            <w:shd w:val="clear" w:color="auto" w:fill="auto"/>
            <w:noWrap/>
            <w:vAlign w:val="bottom"/>
            <w:hideMark/>
          </w:tcPr>
          <w:p w14:paraId="2F8A3A19" w14:textId="77777777" w:rsidR="00802AFE" w:rsidRPr="00BB3EA2" w:rsidRDefault="00802AFE" w:rsidP="009B1370">
            <w:pPr>
              <w:spacing w:after="0"/>
              <w:rPr>
                <w:rFonts w:eastAsia="Times New Roman"/>
                <w:i/>
                <w:iCs/>
                <w:color w:val="000000"/>
              </w:rPr>
            </w:pPr>
            <w:r w:rsidRPr="00BB3EA2">
              <w:rPr>
                <w:rFonts w:eastAsia="Times New Roman"/>
                <w:i/>
                <w:iCs/>
                <w:color w:val="000000"/>
              </w:rPr>
              <w:t>IQE</w:t>
            </w:r>
          </w:p>
        </w:tc>
        <w:tc>
          <w:tcPr>
            <w:tcW w:w="905" w:type="dxa"/>
            <w:tcBorders>
              <w:top w:val="nil"/>
              <w:left w:val="nil"/>
              <w:bottom w:val="single" w:sz="4" w:space="0" w:color="auto"/>
              <w:right w:val="nil"/>
            </w:tcBorders>
            <w:shd w:val="clear" w:color="auto" w:fill="auto"/>
            <w:vAlign w:val="center"/>
            <w:hideMark/>
          </w:tcPr>
          <w:p w14:paraId="64E3A36D" w14:textId="77777777" w:rsidR="00802AFE" w:rsidRPr="00BB3EA2" w:rsidRDefault="00802AFE" w:rsidP="009B1370">
            <w:pPr>
              <w:spacing w:after="0"/>
              <w:jc w:val="center"/>
              <w:rPr>
                <w:rFonts w:eastAsia="Times New Roman"/>
                <w:color w:val="000000"/>
              </w:rPr>
            </w:pPr>
            <w:r w:rsidRPr="00BB3EA2">
              <w:rPr>
                <w:rFonts w:eastAsia="Times New Roman"/>
                <w:color w:val="000000"/>
              </w:rPr>
              <w:t>0.85</w:t>
            </w:r>
          </w:p>
        </w:tc>
        <w:tc>
          <w:tcPr>
            <w:tcW w:w="2205" w:type="dxa"/>
            <w:tcBorders>
              <w:top w:val="nil"/>
              <w:left w:val="nil"/>
              <w:bottom w:val="single" w:sz="4" w:space="0" w:color="auto"/>
              <w:right w:val="nil"/>
            </w:tcBorders>
            <w:shd w:val="clear" w:color="auto" w:fill="auto"/>
            <w:vAlign w:val="center"/>
            <w:hideMark/>
          </w:tcPr>
          <w:p w14:paraId="0C017E58" w14:textId="77777777" w:rsidR="00802AFE" w:rsidRPr="00BB3EA2" w:rsidRDefault="00802AFE" w:rsidP="009B1370">
            <w:pPr>
              <w:spacing w:after="0"/>
              <w:jc w:val="center"/>
              <w:rPr>
                <w:rFonts w:eastAsia="Times New Roman"/>
                <w:color w:val="000000"/>
              </w:rPr>
            </w:pPr>
            <w:r w:rsidRPr="00BB3EA2">
              <w:rPr>
                <w:rFonts w:eastAsia="Times New Roman"/>
                <w:color w:val="000000"/>
              </w:rPr>
              <w:t>0.85</w:t>
            </w:r>
          </w:p>
        </w:tc>
        <w:tc>
          <w:tcPr>
            <w:tcW w:w="756" w:type="dxa"/>
            <w:tcBorders>
              <w:top w:val="nil"/>
              <w:left w:val="nil"/>
              <w:bottom w:val="single" w:sz="4" w:space="0" w:color="auto"/>
              <w:right w:val="nil"/>
            </w:tcBorders>
            <w:shd w:val="clear" w:color="auto" w:fill="auto"/>
            <w:vAlign w:val="center"/>
            <w:hideMark/>
          </w:tcPr>
          <w:p w14:paraId="30589F1B" w14:textId="77777777" w:rsidR="00802AFE" w:rsidRPr="00BB3EA2" w:rsidRDefault="00802AFE" w:rsidP="009B1370">
            <w:pPr>
              <w:spacing w:after="0"/>
              <w:jc w:val="center"/>
              <w:rPr>
                <w:rFonts w:eastAsia="Times New Roman"/>
                <w:color w:val="000000"/>
              </w:rPr>
            </w:pPr>
            <w:r w:rsidRPr="00BB3EA2">
              <w:rPr>
                <w:rFonts w:eastAsia="Times New Roman"/>
                <w:color w:val="000000"/>
              </w:rPr>
              <w:t>0.79</w:t>
            </w:r>
          </w:p>
        </w:tc>
        <w:tc>
          <w:tcPr>
            <w:tcW w:w="1324" w:type="dxa"/>
            <w:tcBorders>
              <w:top w:val="nil"/>
              <w:left w:val="nil"/>
              <w:bottom w:val="single" w:sz="4" w:space="0" w:color="auto"/>
              <w:right w:val="nil"/>
            </w:tcBorders>
            <w:shd w:val="clear" w:color="auto" w:fill="auto"/>
            <w:vAlign w:val="center"/>
            <w:hideMark/>
          </w:tcPr>
          <w:p w14:paraId="52DC9DEF" w14:textId="77777777" w:rsidR="00802AFE" w:rsidRPr="00BB3EA2" w:rsidRDefault="00802AFE" w:rsidP="009B1370">
            <w:pPr>
              <w:spacing w:after="0"/>
              <w:jc w:val="center"/>
              <w:rPr>
                <w:rFonts w:eastAsia="Times New Roman"/>
                <w:color w:val="000000"/>
              </w:rPr>
            </w:pPr>
            <w:r w:rsidRPr="00BB3EA2">
              <w:rPr>
                <w:rFonts w:eastAsia="Times New Roman"/>
                <w:color w:val="000000"/>
              </w:rPr>
              <w:t>0.79</w:t>
            </w:r>
          </w:p>
        </w:tc>
      </w:tr>
    </w:tbl>
    <w:p w14:paraId="461C5ED8" w14:textId="77777777" w:rsidR="00802AFE" w:rsidRDefault="00802AFE" w:rsidP="009B1370">
      <w:pPr>
        <w:spacing w:after="0"/>
        <w:rPr>
          <w:rFonts w:eastAsia="Times New Roman"/>
        </w:rPr>
      </w:pPr>
      <w:r w:rsidRPr="005F1DA5">
        <w:rPr>
          <w:rFonts w:ascii="Times New Roman" w:eastAsia="Calibri" w:hAnsi="Times New Roman" w:cs="Arial"/>
          <w:vertAlign w:val="superscript"/>
        </w:rPr>
        <w:t>*</w:t>
      </w:r>
      <w:r>
        <w:rPr>
          <w:rFonts w:ascii="Times New Roman" w:eastAsia="Calibri" w:hAnsi="Times New Roman" w:cs="Arial"/>
          <w:color w:val="000000"/>
        </w:rPr>
        <w:t xml:space="preserve">The significant decrease in model performance for </w:t>
      </w:r>
      <w:r w:rsidRPr="00E3100D">
        <w:rPr>
          <w:rFonts w:ascii="Times New Roman" w:eastAsia="Calibri" w:hAnsi="Times New Roman" w:cs="Arial"/>
          <w:i/>
          <w:iCs/>
          <w:color w:val="000000"/>
        </w:rPr>
        <w:t>V</w:t>
      </w:r>
      <w:r w:rsidRPr="00E3100D">
        <w:rPr>
          <w:rFonts w:ascii="Times New Roman" w:eastAsia="Calibri" w:hAnsi="Times New Roman" w:cs="Arial"/>
          <w:i/>
          <w:iCs/>
          <w:color w:val="000000"/>
          <w:vertAlign w:val="subscript"/>
        </w:rPr>
        <w:t>OC</w:t>
      </w:r>
      <w:r>
        <w:rPr>
          <w:rFonts w:ascii="Times New Roman" w:eastAsia="Calibri" w:hAnsi="Times New Roman" w:cs="Arial"/>
          <w:color w:val="000000"/>
        </w:rPr>
        <w:t xml:space="preserve"> in the </w:t>
      </w: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d>
          <m:dPr>
            <m:begChr m:val="|"/>
            <m:endChr m:val="|"/>
            <m:ctrlPr>
              <w:rPr>
                <w:rFonts w:ascii="Cambria Math" w:eastAsia="Calibri" w:hAnsi="Cambria Math"/>
              </w:rPr>
            </m:ctrlPr>
          </m:dPr>
          <m:e>
            <m:r>
              <w:rPr>
                <w:rFonts w:ascii="Cambria Math" w:eastAsia="Calibri" w:hAnsi="Cambria Math"/>
              </w:rPr>
              <m:t>C</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4</m:t>
                </m:r>
              </m:sub>
            </m:sSub>
          </m:e>
        </m:d>
        <m:r>
          <w:rPr>
            <w:rFonts w:ascii="Cambria Math" w:eastAsia="Calibri" w:hAnsi="Cambria Math"/>
          </w:rPr>
          <m:t>Mo</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3</m:t>
            </m:r>
          </m:sub>
        </m:sSub>
      </m:oMath>
      <w:r w:rsidRPr="00B5532A">
        <w:rPr>
          <w:rFonts w:eastAsia="Times New Roman"/>
        </w:rPr>
        <w:t xml:space="preserve"> </w:t>
      </w:r>
      <w:r>
        <w:rPr>
          <w:rFonts w:eastAsia="Times New Roman"/>
        </w:rPr>
        <w:t xml:space="preserve">library upon the application of the AD </w:t>
      </w:r>
      <w:r>
        <w:rPr>
          <w:rFonts w:ascii="Times New Roman" w:eastAsia="Calibri" w:hAnsi="Times New Roman" w:cs="Arial"/>
        </w:rPr>
        <w:t>(</w:t>
      </w:r>
      <m:oMath>
        <m:sSubSup>
          <m:sSubSupPr>
            <m:ctrlPr>
              <w:rPr>
                <w:rFonts w:ascii="Cambria Math" w:eastAsia="Times New Roman" w:hAnsi="Cambria Math" w:cs="Times New Roman"/>
                <w:i/>
                <w:color w:val="000000"/>
                <w:szCs w:val="20"/>
              </w:rPr>
            </m:ctrlPr>
          </m:sSubSupPr>
          <m:e>
            <m:r>
              <w:rPr>
                <w:rFonts w:ascii="Cambria Math" w:eastAsia="Times New Roman" w:hAnsi="Cambria Math" w:cs="Times New Roman"/>
                <w:color w:val="000000"/>
                <w:szCs w:val="20"/>
              </w:rPr>
              <m:t>Q</m:t>
            </m:r>
          </m:e>
          <m:sub>
            <m:r>
              <w:rPr>
                <w:rFonts w:ascii="Cambria Math" w:eastAsia="Times New Roman" w:hAnsi="Cambria Math" w:cs="Times New Roman"/>
                <w:color w:val="000000"/>
                <w:szCs w:val="20"/>
              </w:rPr>
              <m:t>ext</m:t>
            </m:r>
          </m:sub>
          <m:sup>
            <m:r>
              <w:rPr>
                <w:rFonts w:ascii="Cambria Math" w:eastAsia="Times New Roman" w:hAnsi="Cambria Math" w:cs="Times New Roman"/>
                <w:color w:val="000000"/>
                <w:szCs w:val="20"/>
              </w:rPr>
              <m:t>2</m:t>
            </m:r>
          </m:sup>
        </m:sSubSup>
      </m:oMath>
      <w:r>
        <w:rPr>
          <w:rFonts w:ascii="Times New Roman" w:eastAsia="Calibri" w:hAnsi="Times New Roman" w:cs="Arial"/>
        </w:rPr>
        <w:t xml:space="preserve"> </w:t>
      </w:r>
      <w:r>
        <w:rPr>
          <w:rFonts w:ascii="Times New Roman" w:eastAsia="Calibri" w:hAnsi="Times New Roman" w:cs="Arial"/>
          <w:color w:val="000000"/>
        </w:rPr>
        <w:t xml:space="preserve">= 0.41 and 0.26 without and with the model’s AD, respectively) is indicative of the likely presence </w:t>
      </w:r>
      <w:r>
        <w:rPr>
          <w:rFonts w:eastAsia="Times New Roman"/>
        </w:rPr>
        <w:t xml:space="preserve">of an activity cliffs for </w:t>
      </w:r>
      <w:r>
        <w:rPr>
          <w:rFonts w:ascii="Times New Roman" w:eastAsia="Calibri" w:hAnsi="Times New Roman" w:cs="Arial"/>
        </w:rPr>
        <w:t>this property</w:t>
      </w:r>
      <w:r>
        <w:rPr>
          <w:rFonts w:eastAsia="Times New Roman"/>
        </w:rPr>
        <w:t>.</w:t>
      </w:r>
    </w:p>
    <w:p w14:paraId="496F69FF" w14:textId="77777777" w:rsidR="00802AFE" w:rsidRDefault="00802AFE" w:rsidP="009B1370">
      <w:pPr>
        <w:spacing w:after="0"/>
        <w:rPr>
          <w:rFonts w:ascii="Times New Roman" w:eastAsia="Calibri" w:hAnsi="Times New Roman" w:cs="Arial"/>
        </w:rPr>
      </w:pPr>
    </w:p>
    <w:p w14:paraId="52423A32" w14:textId="6C59CA38" w:rsidR="00802AFE" w:rsidRDefault="00BF4866" w:rsidP="00BF4866">
      <w:pPr>
        <w:pStyle w:val="Caption"/>
        <w:keepNext/>
      </w:pPr>
      <w:bookmarkStart w:id="229" w:name="_Toc475380990"/>
      <w:r>
        <w:t xml:space="preserve">Table </w:t>
      </w:r>
      <w:fldSimple w:instr=" SEQ Table \* ARABIC ">
        <w:r w:rsidR="006C3932">
          <w:rPr>
            <w:noProof/>
          </w:rPr>
          <w:t>7</w:t>
        </w:r>
      </w:fldSimple>
      <w:r>
        <w:t xml:space="preserve">: </w:t>
      </w:r>
      <w:r w:rsidRPr="00BF4866">
        <w:rPr>
          <w:b w:val="0"/>
          <w:bCs w:val="0"/>
        </w:rPr>
        <w:t xml:space="preserve">A comparison of model coverage between RANSAC and </w:t>
      </w:r>
      <w:proofErr w:type="spellStart"/>
      <w:r w:rsidRPr="00BF4866">
        <w:rPr>
          <w:b w:val="0"/>
          <w:bCs w:val="0"/>
          <w:i/>
          <w:iCs/>
        </w:rPr>
        <w:t>k</w:t>
      </w:r>
      <w:r w:rsidRPr="00BF4866">
        <w:rPr>
          <w:b w:val="0"/>
          <w:bCs w:val="0"/>
        </w:rPr>
        <w:t>NN</w:t>
      </w:r>
      <w:proofErr w:type="spellEnd"/>
      <w:r w:rsidRPr="00BF4866">
        <w:rPr>
          <w:b w:val="0"/>
          <w:bCs w:val="0"/>
        </w:rPr>
        <w:t xml:space="preserve"> models</w:t>
      </w:r>
      <w:bookmarkEnd w:id="2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350"/>
        <w:gridCol w:w="2250"/>
        <w:gridCol w:w="1823"/>
      </w:tblGrid>
      <w:tr w:rsidR="00802AFE" w14:paraId="4803860E" w14:textId="77777777" w:rsidTr="00564273">
        <w:trPr>
          <w:jc w:val="center"/>
        </w:trPr>
        <w:tc>
          <w:tcPr>
            <w:tcW w:w="2448" w:type="dxa"/>
            <w:tcBorders>
              <w:bottom w:val="single" w:sz="4" w:space="0" w:color="auto"/>
            </w:tcBorders>
          </w:tcPr>
          <w:p w14:paraId="51BF72D8" w14:textId="77777777" w:rsidR="00802AFE" w:rsidRDefault="00802AFE" w:rsidP="009B1370">
            <w:pPr>
              <w:rPr>
                <w:rFonts w:ascii="Times New Roman" w:eastAsia="Calibri" w:hAnsi="Times New Roman" w:cs="Arial"/>
              </w:rPr>
            </w:pPr>
            <w:r>
              <w:rPr>
                <w:rFonts w:ascii="Times New Roman" w:eastAsia="Calibri" w:hAnsi="Times New Roman" w:cs="Arial"/>
              </w:rPr>
              <w:t>Library</w:t>
            </w:r>
          </w:p>
        </w:tc>
        <w:tc>
          <w:tcPr>
            <w:tcW w:w="1350" w:type="dxa"/>
            <w:tcBorders>
              <w:bottom w:val="single" w:sz="4" w:space="0" w:color="auto"/>
            </w:tcBorders>
          </w:tcPr>
          <w:p w14:paraId="38A5AAC7" w14:textId="77777777" w:rsidR="00802AFE" w:rsidRDefault="00802AFE" w:rsidP="009B1370">
            <w:pPr>
              <w:jc w:val="center"/>
              <w:rPr>
                <w:rFonts w:ascii="Times New Roman" w:eastAsia="Calibri" w:hAnsi="Times New Roman" w:cs="Arial"/>
              </w:rPr>
            </w:pPr>
            <w:r w:rsidRPr="00BB3EA2">
              <w:rPr>
                <w:rFonts w:eastAsia="Times New Roman"/>
                <w:color w:val="000000"/>
              </w:rPr>
              <w:t>Activity</w:t>
            </w:r>
          </w:p>
        </w:tc>
        <w:tc>
          <w:tcPr>
            <w:tcW w:w="2250" w:type="dxa"/>
            <w:tcBorders>
              <w:bottom w:val="single" w:sz="4" w:space="0" w:color="auto"/>
            </w:tcBorders>
          </w:tcPr>
          <w:p w14:paraId="469553C2" w14:textId="77777777" w:rsidR="00802AFE" w:rsidRDefault="00802AFE" w:rsidP="009B1370">
            <w:pPr>
              <w:jc w:val="center"/>
              <w:rPr>
                <w:rFonts w:ascii="Times New Roman" w:eastAsia="Calibri" w:hAnsi="Times New Roman" w:cs="Arial"/>
              </w:rPr>
            </w:pPr>
            <w:r>
              <w:rPr>
                <w:rFonts w:ascii="Times New Roman" w:eastAsia="Calibri" w:hAnsi="Times New Roman" w:cs="Arial"/>
              </w:rPr>
              <w:t>RANSAC coverage</w:t>
            </w:r>
          </w:p>
        </w:tc>
        <w:tc>
          <w:tcPr>
            <w:tcW w:w="1823" w:type="dxa"/>
            <w:tcBorders>
              <w:bottom w:val="single" w:sz="4" w:space="0" w:color="auto"/>
            </w:tcBorders>
          </w:tcPr>
          <w:p w14:paraId="69BB0D8B" w14:textId="77777777" w:rsidR="00802AFE" w:rsidRDefault="00802AFE" w:rsidP="009B1370">
            <w:pPr>
              <w:jc w:val="center"/>
              <w:rPr>
                <w:rFonts w:ascii="Times New Roman" w:eastAsia="Calibri" w:hAnsi="Times New Roman" w:cs="Arial"/>
              </w:rPr>
            </w:pPr>
            <w:proofErr w:type="spellStart"/>
            <w:r>
              <w:rPr>
                <w:rFonts w:ascii="Times New Roman" w:eastAsia="Calibri" w:hAnsi="Times New Roman" w:cs="Arial"/>
                <w:i/>
                <w:iCs/>
              </w:rPr>
              <w:t>k</w:t>
            </w:r>
            <w:r>
              <w:rPr>
                <w:rFonts w:ascii="Times New Roman" w:eastAsia="Calibri" w:hAnsi="Times New Roman" w:cs="Arial"/>
              </w:rPr>
              <w:t>NN</w:t>
            </w:r>
            <w:proofErr w:type="spellEnd"/>
            <w:r>
              <w:rPr>
                <w:rFonts w:ascii="Times New Roman" w:eastAsia="Calibri" w:hAnsi="Times New Roman" w:cs="Arial"/>
              </w:rPr>
              <w:t xml:space="preserve"> coverage</w:t>
            </w:r>
            <w:r w:rsidRPr="00E03D56">
              <w:rPr>
                <w:rFonts w:ascii="Times New Roman" w:eastAsia="Calibri" w:hAnsi="Times New Roman" w:cs="Arial"/>
                <w:vertAlign w:val="superscript"/>
              </w:rPr>
              <w:t>*</w:t>
            </w:r>
          </w:p>
        </w:tc>
      </w:tr>
      <w:tr w:rsidR="00802AFE" w14:paraId="0EA0EF44" w14:textId="77777777" w:rsidTr="00564273">
        <w:trPr>
          <w:jc w:val="center"/>
        </w:trPr>
        <w:tc>
          <w:tcPr>
            <w:tcW w:w="2448" w:type="dxa"/>
            <w:vMerge w:val="restart"/>
            <w:tcBorders>
              <w:top w:val="single" w:sz="4" w:space="0" w:color="auto"/>
            </w:tcBorders>
            <w:vAlign w:val="center"/>
          </w:tcPr>
          <w:p w14:paraId="4A3AAAE4" w14:textId="77777777" w:rsidR="00802AFE" w:rsidRPr="00F423A9" w:rsidRDefault="00802AFE" w:rsidP="009B1370">
            <w:pPr>
              <w:jc w:val="center"/>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Pr>
                <w:rFonts w:eastAsia="Calibri"/>
              </w:rPr>
              <w:t xml:space="preserve"> (Ag)</w:t>
            </w:r>
          </w:p>
        </w:tc>
        <w:tc>
          <w:tcPr>
            <w:tcW w:w="1350" w:type="dxa"/>
            <w:tcBorders>
              <w:top w:val="single" w:sz="4" w:space="0" w:color="auto"/>
            </w:tcBorders>
            <w:vAlign w:val="bottom"/>
          </w:tcPr>
          <w:p w14:paraId="47BAC492" w14:textId="77777777" w:rsidR="00802AFE" w:rsidRDefault="00802AFE" w:rsidP="009B1370">
            <w:pPr>
              <w:jc w:val="center"/>
              <w:rPr>
                <w:rFonts w:ascii="Times New Roman" w:eastAsia="Calibri" w:hAnsi="Times New Roman" w:cs="Arial"/>
              </w:rPr>
            </w:pPr>
            <w:r w:rsidRPr="00BB3EA2">
              <w:rPr>
                <w:rFonts w:eastAsia="Times New Roman"/>
                <w:i/>
                <w:iCs/>
                <w:color w:val="000000"/>
              </w:rPr>
              <w:t>J</w:t>
            </w:r>
            <w:r w:rsidRPr="00BB3EA2">
              <w:rPr>
                <w:rFonts w:eastAsia="Times New Roman"/>
                <w:i/>
                <w:iCs/>
                <w:color w:val="000000"/>
                <w:vertAlign w:val="subscript"/>
              </w:rPr>
              <w:t>SC</w:t>
            </w:r>
          </w:p>
        </w:tc>
        <w:tc>
          <w:tcPr>
            <w:tcW w:w="2250" w:type="dxa"/>
            <w:tcBorders>
              <w:top w:val="single" w:sz="4" w:space="0" w:color="auto"/>
            </w:tcBorders>
          </w:tcPr>
          <w:p w14:paraId="6313E36A" w14:textId="77777777" w:rsidR="00802AFE" w:rsidRDefault="00802AFE" w:rsidP="009B1370">
            <w:pPr>
              <w:jc w:val="center"/>
              <w:rPr>
                <w:rFonts w:ascii="Times New Roman" w:eastAsia="Calibri" w:hAnsi="Times New Roman" w:cs="Arial"/>
              </w:rPr>
            </w:pPr>
            <w:r>
              <w:rPr>
                <w:rFonts w:ascii="Times New Roman" w:eastAsia="Calibri" w:hAnsi="Times New Roman" w:cs="Arial"/>
              </w:rPr>
              <w:t>88%</w:t>
            </w:r>
          </w:p>
        </w:tc>
        <w:tc>
          <w:tcPr>
            <w:tcW w:w="1823" w:type="dxa"/>
            <w:tcBorders>
              <w:top w:val="single" w:sz="4" w:space="0" w:color="auto"/>
            </w:tcBorders>
            <w:vAlign w:val="center"/>
          </w:tcPr>
          <w:p w14:paraId="0D083333"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91%</w:t>
            </w:r>
          </w:p>
        </w:tc>
      </w:tr>
      <w:tr w:rsidR="00802AFE" w14:paraId="3E6EBB93" w14:textId="77777777" w:rsidTr="00564273">
        <w:trPr>
          <w:jc w:val="center"/>
        </w:trPr>
        <w:tc>
          <w:tcPr>
            <w:tcW w:w="2448" w:type="dxa"/>
            <w:vMerge/>
          </w:tcPr>
          <w:p w14:paraId="4F07BEF9" w14:textId="77777777" w:rsidR="00802AFE" w:rsidRDefault="00802AFE" w:rsidP="009B1370">
            <w:pPr>
              <w:rPr>
                <w:rFonts w:ascii="Times New Roman" w:eastAsia="Calibri" w:hAnsi="Times New Roman" w:cs="Arial"/>
              </w:rPr>
            </w:pPr>
          </w:p>
        </w:tc>
        <w:tc>
          <w:tcPr>
            <w:tcW w:w="1350" w:type="dxa"/>
            <w:vAlign w:val="bottom"/>
          </w:tcPr>
          <w:p w14:paraId="773623EE" w14:textId="77777777" w:rsidR="00802AFE" w:rsidRDefault="00802AFE" w:rsidP="009B1370">
            <w:pPr>
              <w:jc w:val="center"/>
              <w:rPr>
                <w:rFonts w:ascii="Times New Roman" w:eastAsia="Calibri" w:hAnsi="Times New Roman" w:cs="Arial"/>
              </w:rPr>
            </w:pPr>
            <w:r w:rsidRPr="00BB3EA2">
              <w:rPr>
                <w:rFonts w:eastAsia="Times New Roman"/>
                <w:i/>
                <w:iCs/>
                <w:color w:val="000000"/>
              </w:rPr>
              <w:t>V</w:t>
            </w:r>
            <w:r w:rsidRPr="00BB3EA2">
              <w:rPr>
                <w:rFonts w:eastAsia="Times New Roman"/>
                <w:i/>
                <w:iCs/>
                <w:color w:val="000000"/>
                <w:vertAlign w:val="subscript"/>
              </w:rPr>
              <w:t>OC</w:t>
            </w:r>
          </w:p>
        </w:tc>
        <w:tc>
          <w:tcPr>
            <w:tcW w:w="2250" w:type="dxa"/>
          </w:tcPr>
          <w:p w14:paraId="730D5A9E" w14:textId="77777777" w:rsidR="00802AFE" w:rsidRDefault="00802AFE" w:rsidP="009B1370">
            <w:pPr>
              <w:jc w:val="center"/>
              <w:rPr>
                <w:rFonts w:ascii="Times New Roman" w:eastAsia="Calibri" w:hAnsi="Times New Roman" w:cs="Arial"/>
              </w:rPr>
            </w:pPr>
            <w:r>
              <w:rPr>
                <w:rFonts w:ascii="Times New Roman" w:eastAsia="Calibri" w:hAnsi="Times New Roman" w:cs="Arial"/>
              </w:rPr>
              <w:t>100%</w:t>
            </w:r>
          </w:p>
        </w:tc>
        <w:tc>
          <w:tcPr>
            <w:tcW w:w="1823" w:type="dxa"/>
            <w:vAlign w:val="center"/>
          </w:tcPr>
          <w:p w14:paraId="625A54A9"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84%</w:t>
            </w:r>
          </w:p>
        </w:tc>
      </w:tr>
      <w:tr w:rsidR="00802AFE" w14:paraId="2DEBEA62" w14:textId="77777777" w:rsidTr="00564273">
        <w:trPr>
          <w:jc w:val="center"/>
        </w:trPr>
        <w:tc>
          <w:tcPr>
            <w:tcW w:w="2448" w:type="dxa"/>
            <w:vMerge/>
            <w:tcBorders>
              <w:bottom w:val="single" w:sz="4" w:space="0" w:color="auto"/>
            </w:tcBorders>
          </w:tcPr>
          <w:p w14:paraId="391ECA9F" w14:textId="77777777" w:rsidR="00802AFE" w:rsidRDefault="00802AFE" w:rsidP="009B1370">
            <w:pPr>
              <w:rPr>
                <w:rFonts w:ascii="Times New Roman" w:eastAsia="Calibri" w:hAnsi="Times New Roman" w:cs="Arial"/>
              </w:rPr>
            </w:pPr>
          </w:p>
        </w:tc>
        <w:tc>
          <w:tcPr>
            <w:tcW w:w="1350" w:type="dxa"/>
            <w:tcBorders>
              <w:bottom w:val="single" w:sz="4" w:space="0" w:color="auto"/>
            </w:tcBorders>
            <w:vAlign w:val="bottom"/>
          </w:tcPr>
          <w:p w14:paraId="6D5015E4" w14:textId="77777777" w:rsidR="00802AFE" w:rsidRDefault="00802AFE" w:rsidP="009B1370">
            <w:pPr>
              <w:jc w:val="center"/>
              <w:rPr>
                <w:rFonts w:ascii="Times New Roman" w:eastAsia="Calibri" w:hAnsi="Times New Roman" w:cs="Arial"/>
              </w:rPr>
            </w:pPr>
            <w:r w:rsidRPr="00BB3EA2">
              <w:rPr>
                <w:rFonts w:eastAsia="Times New Roman"/>
                <w:i/>
                <w:iCs/>
                <w:color w:val="000000"/>
              </w:rPr>
              <w:t>IQE</w:t>
            </w:r>
          </w:p>
        </w:tc>
        <w:tc>
          <w:tcPr>
            <w:tcW w:w="2250" w:type="dxa"/>
            <w:tcBorders>
              <w:bottom w:val="single" w:sz="4" w:space="0" w:color="auto"/>
            </w:tcBorders>
          </w:tcPr>
          <w:p w14:paraId="3464CDC1" w14:textId="77777777" w:rsidR="00802AFE" w:rsidRDefault="00802AFE" w:rsidP="009B1370">
            <w:pPr>
              <w:jc w:val="center"/>
              <w:rPr>
                <w:rFonts w:ascii="Times New Roman" w:eastAsia="Calibri" w:hAnsi="Times New Roman" w:cs="Arial"/>
              </w:rPr>
            </w:pPr>
            <w:r>
              <w:rPr>
                <w:rFonts w:ascii="Times New Roman" w:eastAsia="Calibri" w:hAnsi="Times New Roman" w:cs="Arial"/>
              </w:rPr>
              <w:t>88%</w:t>
            </w:r>
          </w:p>
        </w:tc>
        <w:tc>
          <w:tcPr>
            <w:tcW w:w="1823" w:type="dxa"/>
            <w:tcBorders>
              <w:bottom w:val="single" w:sz="4" w:space="0" w:color="auto"/>
            </w:tcBorders>
            <w:vAlign w:val="center"/>
          </w:tcPr>
          <w:p w14:paraId="1A363DC2"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91%</w:t>
            </w:r>
          </w:p>
        </w:tc>
      </w:tr>
      <w:tr w:rsidR="00802AFE" w14:paraId="41BD6B9A" w14:textId="77777777" w:rsidTr="00564273">
        <w:trPr>
          <w:jc w:val="center"/>
        </w:trPr>
        <w:tc>
          <w:tcPr>
            <w:tcW w:w="2448" w:type="dxa"/>
            <w:vMerge w:val="restart"/>
            <w:tcBorders>
              <w:top w:val="single" w:sz="4" w:space="0" w:color="auto"/>
            </w:tcBorders>
            <w:vAlign w:val="center"/>
          </w:tcPr>
          <w:p w14:paraId="4E8B8033" w14:textId="77777777" w:rsidR="00802AFE" w:rsidRPr="00F423A9" w:rsidRDefault="00802AFE" w:rsidP="009B1370">
            <w:pPr>
              <w:jc w:val="center"/>
              <w:rPr>
                <w:rFonts w:eastAsia="Calibri"/>
              </w:rPr>
            </w:pPr>
            <m:oMath>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hAnsi="Cambria Math"/>
                    </w:rPr>
                    <m:t>2</m:t>
                  </m:r>
                </m:sub>
              </m:sSub>
              <m:r>
                <m:rPr>
                  <m:sty m:val="p"/>
                </m:rPr>
                <w:rPr>
                  <w:rFonts w:ascii="Cambria Math" w:eastAsia="Calibri" w:hAnsi="Cambria Math"/>
                </w:rPr>
                <m:t>|</m:t>
              </m:r>
              <m:r>
                <w:rPr>
                  <w:rFonts w:ascii="Cambria Math" w:eastAsia="Calibri" w:hAnsi="Cambria Math"/>
                </w:rPr>
                <m:t>C</m:t>
              </m:r>
              <m:sSub>
                <m:sSubPr>
                  <m:ctrlPr>
                    <w:rPr>
                      <w:rFonts w:ascii="Cambria Math" w:eastAsia="Calibri" w:hAnsi="Cambria Math"/>
                    </w:rPr>
                  </m:ctrlPr>
                </m:sSubPr>
                <m:e>
                  <m:r>
                    <w:rPr>
                      <w:rFonts w:ascii="Cambria Math" w:eastAsia="Calibri" w:hAnsi="Cambria Math"/>
                    </w:rPr>
                    <m:t>u</m:t>
                  </m:r>
                </m:e>
                <m:sub>
                  <m:r>
                    <m:rPr>
                      <m:sty m:val="p"/>
                    </m:rPr>
                    <w:rPr>
                      <w:rFonts w:ascii="Cambria Math" w:eastAsia="Calibri" w:hAnsi="Cambria Math"/>
                    </w:rPr>
                    <m:t>2</m:t>
                  </m:r>
                </m:sub>
              </m:sSub>
              <m:r>
                <w:rPr>
                  <w:rFonts w:ascii="Cambria Math" w:eastAsia="Calibri" w:hAnsi="Cambria Math"/>
                </w:rPr>
                <m:t>O</m:t>
              </m:r>
            </m:oMath>
            <w:r>
              <w:rPr>
                <w:rFonts w:eastAsia="Calibri"/>
              </w:rPr>
              <w:t xml:space="preserve"> (Ag|Cu)</w:t>
            </w:r>
          </w:p>
        </w:tc>
        <w:tc>
          <w:tcPr>
            <w:tcW w:w="1350" w:type="dxa"/>
            <w:tcBorders>
              <w:top w:val="single" w:sz="4" w:space="0" w:color="auto"/>
            </w:tcBorders>
            <w:vAlign w:val="bottom"/>
          </w:tcPr>
          <w:p w14:paraId="58C2131F" w14:textId="77777777" w:rsidR="00802AFE" w:rsidRDefault="00802AFE" w:rsidP="009B1370">
            <w:pPr>
              <w:jc w:val="center"/>
              <w:rPr>
                <w:rFonts w:ascii="Times New Roman" w:eastAsia="Calibri" w:hAnsi="Times New Roman" w:cs="Arial"/>
              </w:rPr>
            </w:pPr>
            <w:r w:rsidRPr="00BB3EA2">
              <w:rPr>
                <w:rFonts w:eastAsia="Times New Roman"/>
                <w:i/>
                <w:iCs/>
                <w:color w:val="000000"/>
              </w:rPr>
              <w:t>J</w:t>
            </w:r>
            <w:r w:rsidRPr="00BB3EA2">
              <w:rPr>
                <w:rFonts w:eastAsia="Times New Roman"/>
                <w:i/>
                <w:iCs/>
                <w:color w:val="000000"/>
                <w:vertAlign w:val="subscript"/>
              </w:rPr>
              <w:t>SC</w:t>
            </w:r>
          </w:p>
        </w:tc>
        <w:tc>
          <w:tcPr>
            <w:tcW w:w="2250" w:type="dxa"/>
            <w:tcBorders>
              <w:top w:val="single" w:sz="4" w:space="0" w:color="auto"/>
            </w:tcBorders>
          </w:tcPr>
          <w:p w14:paraId="28646A00" w14:textId="77777777" w:rsidR="00802AFE" w:rsidRDefault="00802AFE" w:rsidP="009B1370">
            <w:pPr>
              <w:jc w:val="center"/>
              <w:rPr>
                <w:rFonts w:ascii="Times New Roman" w:eastAsia="Calibri" w:hAnsi="Times New Roman" w:cs="Arial"/>
              </w:rPr>
            </w:pPr>
            <w:r>
              <w:rPr>
                <w:rFonts w:ascii="Times New Roman" w:eastAsia="Calibri" w:hAnsi="Times New Roman" w:cs="Arial"/>
              </w:rPr>
              <w:t>94%</w:t>
            </w:r>
          </w:p>
        </w:tc>
        <w:tc>
          <w:tcPr>
            <w:tcW w:w="1823" w:type="dxa"/>
            <w:tcBorders>
              <w:top w:val="single" w:sz="4" w:space="0" w:color="auto"/>
            </w:tcBorders>
            <w:vAlign w:val="center"/>
          </w:tcPr>
          <w:p w14:paraId="2F433E65"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79%</w:t>
            </w:r>
          </w:p>
        </w:tc>
      </w:tr>
      <w:tr w:rsidR="00802AFE" w14:paraId="1BDDB38B" w14:textId="77777777" w:rsidTr="00564273">
        <w:trPr>
          <w:jc w:val="center"/>
        </w:trPr>
        <w:tc>
          <w:tcPr>
            <w:tcW w:w="2448" w:type="dxa"/>
            <w:vMerge/>
          </w:tcPr>
          <w:p w14:paraId="1AD5D4A8" w14:textId="77777777" w:rsidR="00802AFE" w:rsidRDefault="00802AFE" w:rsidP="009B1370">
            <w:pPr>
              <w:rPr>
                <w:rFonts w:ascii="Times New Roman" w:eastAsia="Calibri" w:hAnsi="Times New Roman" w:cs="Arial"/>
              </w:rPr>
            </w:pPr>
          </w:p>
        </w:tc>
        <w:tc>
          <w:tcPr>
            <w:tcW w:w="1350" w:type="dxa"/>
            <w:vAlign w:val="bottom"/>
          </w:tcPr>
          <w:p w14:paraId="184BDF1D" w14:textId="77777777" w:rsidR="00802AFE" w:rsidRDefault="00802AFE" w:rsidP="009B1370">
            <w:pPr>
              <w:jc w:val="center"/>
              <w:rPr>
                <w:rFonts w:ascii="Times New Roman" w:eastAsia="Calibri" w:hAnsi="Times New Roman" w:cs="Arial"/>
              </w:rPr>
            </w:pPr>
            <w:r w:rsidRPr="00BB3EA2">
              <w:rPr>
                <w:rFonts w:eastAsia="Times New Roman"/>
                <w:i/>
                <w:iCs/>
                <w:color w:val="000000"/>
              </w:rPr>
              <w:t>V</w:t>
            </w:r>
            <w:r w:rsidRPr="00BB3EA2">
              <w:rPr>
                <w:rFonts w:eastAsia="Times New Roman"/>
                <w:i/>
                <w:iCs/>
                <w:color w:val="000000"/>
                <w:vertAlign w:val="subscript"/>
              </w:rPr>
              <w:t>OC</w:t>
            </w:r>
          </w:p>
        </w:tc>
        <w:tc>
          <w:tcPr>
            <w:tcW w:w="2250" w:type="dxa"/>
          </w:tcPr>
          <w:p w14:paraId="31BB2A36" w14:textId="77777777" w:rsidR="00802AFE" w:rsidRDefault="00802AFE" w:rsidP="009B1370">
            <w:pPr>
              <w:jc w:val="center"/>
              <w:rPr>
                <w:rFonts w:ascii="Times New Roman" w:eastAsia="Calibri" w:hAnsi="Times New Roman" w:cs="Arial"/>
              </w:rPr>
            </w:pPr>
            <w:r>
              <w:rPr>
                <w:rFonts w:ascii="Times New Roman" w:eastAsia="Calibri" w:hAnsi="Times New Roman" w:cs="Arial"/>
              </w:rPr>
              <w:t>94%</w:t>
            </w:r>
          </w:p>
        </w:tc>
        <w:tc>
          <w:tcPr>
            <w:tcW w:w="1823" w:type="dxa"/>
            <w:vAlign w:val="center"/>
          </w:tcPr>
          <w:p w14:paraId="744F28D0"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82%</w:t>
            </w:r>
          </w:p>
        </w:tc>
      </w:tr>
      <w:tr w:rsidR="00802AFE" w14:paraId="13A488BE" w14:textId="77777777" w:rsidTr="00564273">
        <w:trPr>
          <w:jc w:val="center"/>
        </w:trPr>
        <w:tc>
          <w:tcPr>
            <w:tcW w:w="2448" w:type="dxa"/>
            <w:vMerge/>
            <w:tcBorders>
              <w:bottom w:val="single" w:sz="4" w:space="0" w:color="auto"/>
            </w:tcBorders>
          </w:tcPr>
          <w:p w14:paraId="233D9844" w14:textId="77777777" w:rsidR="00802AFE" w:rsidRDefault="00802AFE" w:rsidP="009B1370">
            <w:pPr>
              <w:rPr>
                <w:rFonts w:ascii="Times New Roman" w:eastAsia="Calibri" w:hAnsi="Times New Roman" w:cs="Arial"/>
              </w:rPr>
            </w:pPr>
          </w:p>
        </w:tc>
        <w:tc>
          <w:tcPr>
            <w:tcW w:w="1350" w:type="dxa"/>
            <w:tcBorders>
              <w:bottom w:val="single" w:sz="4" w:space="0" w:color="auto"/>
            </w:tcBorders>
            <w:vAlign w:val="bottom"/>
          </w:tcPr>
          <w:p w14:paraId="0D072819" w14:textId="77777777" w:rsidR="00802AFE" w:rsidRDefault="00802AFE" w:rsidP="009B1370">
            <w:pPr>
              <w:jc w:val="center"/>
              <w:rPr>
                <w:rFonts w:ascii="Times New Roman" w:eastAsia="Calibri" w:hAnsi="Times New Roman" w:cs="Arial"/>
              </w:rPr>
            </w:pPr>
            <w:r w:rsidRPr="00BB3EA2">
              <w:rPr>
                <w:rFonts w:eastAsia="Times New Roman"/>
                <w:i/>
                <w:iCs/>
                <w:color w:val="000000"/>
              </w:rPr>
              <w:t>IQE</w:t>
            </w:r>
          </w:p>
        </w:tc>
        <w:tc>
          <w:tcPr>
            <w:tcW w:w="2250" w:type="dxa"/>
            <w:tcBorders>
              <w:bottom w:val="single" w:sz="4" w:space="0" w:color="auto"/>
            </w:tcBorders>
          </w:tcPr>
          <w:p w14:paraId="6699EDD1" w14:textId="77777777" w:rsidR="00802AFE" w:rsidRDefault="00802AFE" w:rsidP="009B1370">
            <w:pPr>
              <w:jc w:val="center"/>
              <w:rPr>
                <w:rFonts w:ascii="Times New Roman" w:eastAsia="Calibri" w:hAnsi="Times New Roman" w:cs="Arial"/>
              </w:rPr>
            </w:pPr>
            <w:r>
              <w:rPr>
                <w:rFonts w:ascii="Times New Roman" w:eastAsia="Calibri" w:hAnsi="Times New Roman" w:cs="Arial"/>
              </w:rPr>
              <w:t>97%</w:t>
            </w:r>
          </w:p>
        </w:tc>
        <w:tc>
          <w:tcPr>
            <w:tcW w:w="1823" w:type="dxa"/>
            <w:tcBorders>
              <w:bottom w:val="single" w:sz="4" w:space="0" w:color="auto"/>
            </w:tcBorders>
            <w:vAlign w:val="center"/>
          </w:tcPr>
          <w:p w14:paraId="3A45679B" w14:textId="77777777" w:rsidR="00802AFE" w:rsidRDefault="00802AFE" w:rsidP="009B1370">
            <w:pPr>
              <w:jc w:val="center"/>
              <w:rPr>
                <w:rFonts w:ascii="Times New Roman" w:eastAsia="Calibri" w:hAnsi="Times New Roman" w:cs="Arial"/>
              </w:rPr>
            </w:pPr>
            <w:r w:rsidRPr="00F423A9">
              <w:rPr>
                <w:rFonts w:ascii="Times New Roman" w:eastAsia="Calibri" w:hAnsi="Times New Roman" w:cs="Arial"/>
              </w:rPr>
              <w:t>73%</w:t>
            </w:r>
          </w:p>
        </w:tc>
      </w:tr>
    </w:tbl>
    <w:p w14:paraId="2A1E95ED" w14:textId="6BABBBEA" w:rsidR="00802AFE" w:rsidRPr="00E03D56" w:rsidRDefault="00802AFE" w:rsidP="001C0A8A">
      <w:pPr>
        <w:spacing w:after="0"/>
        <w:ind w:left="360"/>
        <w:rPr>
          <w:rFonts w:ascii="Times New Roman" w:eastAsia="Calibri" w:hAnsi="Times New Roman" w:cs="Arial"/>
        </w:rPr>
      </w:pPr>
      <w:r w:rsidRPr="00E03D56">
        <w:rPr>
          <w:rFonts w:ascii="Times New Roman" w:eastAsia="Calibri" w:hAnsi="Times New Roman" w:cs="Arial"/>
          <w:vertAlign w:val="superscript"/>
        </w:rPr>
        <w:t>*</w:t>
      </w:r>
      <w:r>
        <w:rPr>
          <w:rFonts w:ascii="Times New Roman" w:eastAsia="Calibri" w:hAnsi="Times New Roman" w:cs="Arial"/>
        </w:rPr>
        <w:t xml:space="preserve">The data for </w:t>
      </w:r>
      <w:proofErr w:type="spellStart"/>
      <w:r w:rsidRPr="00E03D56">
        <w:rPr>
          <w:rFonts w:ascii="Times New Roman" w:eastAsia="Calibri" w:hAnsi="Times New Roman" w:cs="Arial"/>
          <w:i/>
          <w:iCs/>
        </w:rPr>
        <w:t>k</w:t>
      </w:r>
      <w:r>
        <w:rPr>
          <w:rFonts w:ascii="Times New Roman" w:eastAsia="Calibri" w:hAnsi="Times New Roman" w:cs="Arial"/>
        </w:rPr>
        <w:t>NN</w:t>
      </w:r>
      <w:proofErr w:type="spellEnd"/>
      <w:r>
        <w:rPr>
          <w:rFonts w:ascii="Times New Roman" w:eastAsia="Calibri" w:hAnsi="Times New Roman" w:cs="Arial"/>
        </w:rPr>
        <w:t xml:space="preserve"> were taken from Table 5 in reference</w:t>
      </w:r>
      <w:r w:rsidR="00010C54">
        <w:rPr>
          <w:rFonts w:ascii="Times New Roman" w:eastAsia="Calibri" w:hAnsi="Times New Roman" w:cs="Arial"/>
        </w:rPr>
        <w:fldChar w:fldCharType="begin"/>
      </w:r>
      <w:r w:rsidR="001C0A8A">
        <w:rPr>
          <w:rFonts w:ascii="Times New Roman" w:eastAsia="Calibri" w:hAnsi="Times New Roman" w:cs="Arial"/>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Pr>
          <w:rFonts w:ascii="Times New Roman" w:eastAsia="Calibri" w:hAnsi="Times New Roman" w:cs="Arial"/>
        </w:rPr>
        <w:fldChar w:fldCharType="separate"/>
      </w:r>
      <w:r w:rsidR="001C0A8A" w:rsidRPr="001C0A8A">
        <w:rPr>
          <w:rFonts w:ascii="Times New Roman" w:eastAsia="Calibri" w:hAnsi="Times New Roman" w:cs="Arial"/>
          <w:i/>
          <w:noProof/>
          <w:vertAlign w:val="superscript"/>
        </w:rPr>
        <w:t>(</w:t>
      </w:r>
      <w:hyperlink w:anchor="_ENREF_23" w:tooltip="Yosipof, 2015 #3" w:history="1">
        <w:r w:rsidR="001C0A8A" w:rsidRPr="001C0A8A">
          <w:rPr>
            <w:rFonts w:ascii="Times New Roman" w:eastAsia="Calibri" w:hAnsi="Times New Roman" w:cs="Arial"/>
            <w:i/>
            <w:noProof/>
            <w:vertAlign w:val="superscript"/>
          </w:rPr>
          <w:t>23</w:t>
        </w:r>
      </w:hyperlink>
      <w:r w:rsidR="001C0A8A" w:rsidRPr="001C0A8A">
        <w:rPr>
          <w:rFonts w:ascii="Times New Roman" w:eastAsia="Calibri" w:hAnsi="Times New Roman" w:cs="Arial"/>
          <w:i/>
          <w:noProof/>
          <w:vertAlign w:val="superscript"/>
        </w:rPr>
        <w:t>)</w:t>
      </w:r>
      <w:r w:rsidR="00010C54">
        <w:rPr>
          <w:rFonts w:ascii="Times New Roman" w:eastAsia="Calibri" w:hAnsi="Times New Roman" w:cs="Arial"/>
        </w:rPr>
        <w:fldChar w:fldCharType="end"/>
      </w:r>
      <w:r>
        <w:rPr>
          <w:rFonts w:ascii="Times New Roman" w:eastAsia="Calibri" w:hAnsi="Times New Roman" w:cs="Arial"/>
        </w:rPr>
        <w:t>.</w:t>
      </w:r>
    </w:p>
    <w:p w14:paraId="726A61B6" w14:textId="77777777" w:rsidR="00802AFE" w:rsidRPr="00CE0C94" w:rsidRDefault="00802AFE" w:rsidP="009B1370">
      <w:pPr>
        <w:spacing w:after="0"/>
        <w:ind w:left="360"/>
        <w:rPr>
          <w:rFonts w:ascii="Times New Roman" w:eastAsia="Calibri" w:hAnsi="Times New Roman" w:cs="Arial"/>
          <w:rtl/>
        </w:rPr>
      </w:pPr>
    </w:p>
    <w:p w14:paraId="7633814B" w14:textId="77777777" w:rsidR="00802AFE" w:rsidRPr="00BB5620" w:rsidRDefault="00802AFE" w:rsidP="009B1370">
      <w:pPr>
        <w:spacing w:after="0"/>
        <w:ind w:firstLine="360"/>
        <w:contextualSpacing/>
        <w:rPr>
          <w:rFonts w:ascii="Times New Roman" w:eastAsia="Calibri" w:hAnsi="Times New Roman" w:cs="Arial"/>
          <w:i/>
          <w:iCs/>
        </w:rPr>
      </w:pPr>
      <w:r>
        <w:rPr>
          <w:rFonts w:ascii="Times New Roman" w:eastAsia="Calibri" w:hAnsi="Times New Roman" w:cs="Arial"/>
          <w:i/>
          <w:iCs/>
        </w:rPr>
        <w:t>3.2 RANSAC as a feature selection tool</w:t>
      </w:r>
    </w:p>
    <w:p w14:paraId="30F415F4" w14:textId="77777777" w:rsidR="00802AFE" w:rsidRDefault="000830DF" w:rsidP="00BF4866">
      <w:pPr>
        <w:pStyle w:val="Caption"/>
      </w:pPr>
      <w:r>
        <w:fldChar w:fldCharType="begin"/>
      </w:r>
      <w:r>
        <w:instrText xml:space="preserve"> REF _Ref475298523 \h  \* MERGEFORMAT </w:instrText>
      </w:r>
      <w:r>
        <w:fldChar w:fldCharType="separate"/>
      </w:r>
      <w:r w:rsidR="00DC600D" w:rsidRPr="00DC600D">
        <w:rPr>
          <w:b w:val="0"/>
          <w:bCs w:val="0"/>
        </w:rPr>
        <w:t>Table 7</w:t>
      </w:r>
      <w:r>
        <w:fldChar w:fldCharType="end"/>
      </w:r>
      <w:r w:rsidR="00BF4866">
        <w:rPr>
          <w:b w:val="0"/>
          <w:bCs w:val="0"/>
        </w:rPr>
        <w:t xml:space="preserve"> </w:t>
      </w:r>
      <w:r w:rsidR="00802AFE" w:rsidRPr="00BF4866" w:rsidDel="0049325A">
        <w:rPr>
          <w:b w:val="0"/>
          <w:bCs w:val="0"/>
        </w:rPr>
        <w:t>presents the model equations produced by RANSAC for the different PV properties of the three datasets.</w:t>
      </w:r>
    </w:p>
    <w:p w14:paraId="1EFB0749" w14:textId="77777777" w:rsidR="00802AFE" w:rsidRDefault="00802AFE" w:rsidP="009B1370">
      <w:pPr>
        <w:spacing w:after="0"/>
        <w:rPr>
          <w:rFonts w:ascii="Times New Roman" w:eastAsia="Calibri" w:hAnsi="Times New Roman" w:cs="Arial"/>
          <w:rtl/>
        </w:rPr>
      </w:pPr>
    </w:p>
    <w:p w14:paraId="1F53469A" w14:textId="710A0710" w:rsidR="00802AFE" w:rsidRPr="001A7F4F" w:rsidRDefault="00826B66" w:rsidP="00826B66">
      <w:pPr>
        <w:pStyle w:val="Caption"/>
        <w:rPr>
          <w:szCs w:val="20"/>
        </w:rPr>
      </w:pPr>
      <w:bookmarkStart w:id="230" w:name="_Ref475298523"/>
      <w:bookmarkStart w:id="231" w:name="_Ref475298471"/>
      <w:bookmarkStart w:id="232" w:name="_Toc475380991"/>
      <w:r>
        <w:t xml:space="preserve">Table </w:t>
      </w:r>
      <w:fldSimple w:instr=" SEQ Table \* ARABIC ">
        <w:r w:rsidR="006C3932">
          <w:rPr>
            <w:noProof/>
          </w:rPr>
          <w:t>8</w:t>
        </w:r>
      </w:fldSimple>
      <w:bookmarkEnd w:id="230"/>
      <w:r w:rsidR="00802AFE" w:rsidRPr="00F423A9">
        <w:t xml:space="preserve">: </w:t>
      </w:r>
      <w:bookmarkStart w:id="233" w:name="_Ref475298516"/>
      <w:r w:rsidR="00802AFE" w:rsidRPr="00BF4866">
        <w:rPr>
          <w:b w:val="0"/>
          <w:bCs w:val="0"/>
        </w:rPr>
        <w:t>RANSAC derived models for different PV properties</w:t>
      </w:r>
      <w:r w:rsidR="00802AFE" w:rsidRPr="00BF4866">
        <w:rPr>
          <w:b w:val="0"/>
          <w:bCs w:val="0"/>
          <w:szCs w:val="20"/>
        </w:rPr>
        <w:t>.</w:t>
      </w:r>
      <w:bookmarkEnd w:id="231"/>
      <w:bookmarkEnd w:id="232"/>
      <w:bookmarkEnd w:id="233"/>
      <w:r w:rsidR="00802AFE" w:rsidRPr="00BF4866">
        <w:rPr>
          <w:b w:val="0"/>
          <w:bCs w:val="0"/>
          <w:szCs w:val="20"/>
        </w:rPr>
        <w:tab/>
      </w:r>
      <w:r w:rsidR="00802AFE" w:rsidRPr="001A7F4F">
        <w:rPr>
          <w:szCs w:val="20"/>
        </w:rPr>
        <w:tab/>
      </w:r>
      <w:r w:rsidR="00802AFE">
        <w:rPr>
          <w:szCs w:val="20"/>
        </w:rPr>
        <w:tab/>
      </w:r>
    </w:p>
    <w:tbl>
      <w:tblPr>
        <w:tblStyle w:val="TableGrid1"/>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7327"/>
      </w:tblGrid>
      <w:tr w:rsidR="00802AFE" w:rsidRPr="00CE0C94" w14:paraId="2E980E74" w14:textId="77777777" w:rsidTr="00564273">
        <w:tc>
          <w:tcPr>
            <w:tcW w:w="1985" w:type="dxa"/>
            <w:tcBorders>
              <w:bottom w:val="single" w:sz="4" w:space="0" w:color="auto"/>
            </w:tcBorders>
            <w:vAlign w:val="center"/>
          </w:tcPr>
          <w:p w14:paraId="58C83592" w14:textId="77777777" w:rsidR="00802AFE" w:rsidRDefault="00802AFE" w:rsidP="009B1370">
            <w:pPr>
              <w:jc w:val="center"/>
              <w:rPr>
                <w:rFonts w:ascii="Times New Roman" w:eastAsia="Calibri" w:hAnsi="Times New Roman" w:cs="Arial"/>
                <w:szCs w:val="20"/>
              </w:rPr>
            </w:pPr>
            <w:r>
              <w:rPr>
                <w:rFonts w:ascii="Times New Roman" w:eastAsia="Calibri" w:hAnsi="Times New Roman" w:cs="Arial"/>
                <w:szCs w:val="20"/>
              </w:rPr>
              <w:t xml:space="preserve">PV Property </w:t>
            </w:r>
          </w:p>
        </w:tc>
        <w:tc>
          <w:tcPr>
            <w:tcW w:w="7427" w:type="dxa"/>
            <w:tcBorders>
              <w:bottom w:val="single" w:sz="4" w:space="0" w:color="auto"/>
            </w:tcBorders>
            <w:vAlign w:val="center"/>
          </w:tcPr>
          <w:p w14:paraId="13BC01A7" w14:textId="77777777" w:rsidR="00802AFE" w:rsidRDefault="00802AFE" w:rsidP="009B1370">
            <w:pPr>
              <w:jc w:val="center"/>
              <w:rPr>
                <w:rFonts w:ascii="Times New Roman" w:eastAsia="Calibri" w:hAnsi="Times New Roman" w:cs="Arial"/>
                <w:szCs w:val="20"/>
              </w:rPr>
            </w:pPr>
            <w:r>
              <w:rPr>
                <w:rFonts w:ascii="Times New Roman" w:eastAsia="Calibri" w:hAnsi="Times New Roman" w:cs="Arial"/>
                <w:szCs w:val="20"/>
              </w:rPr>
              <w:t>Model</w:t>
            </w:r>
          </w:p>
        </w:tc>
      </w:tr>
      <w:tr w:rsidR="00802AFE" w:rsidRPr="00CE0C94" w14:paraId="4A0D801A" w14:textId="77777777" w:rsidTr="00564273">
        <w:tc>
          <w:tcPr>
            <w:tcW w:w="1985" w:type="dxa"/>
            <w:vMerge w:val="restart"/>
            <w:tcBorders>
              <w:top w:val="single" w:sz="4" w:space="0" w:color="auto"/>
            </w:tcBorders>
            <w:vAlign w:val="center"/>
          </w:tcPr>
          <w:p w14:paraId="1A6F471E" w14:textId="77777777" w:rsidR="00802AFE" w:rsidRPr="00CE0C94" w:rsidRDefault="00802AFE" w:rsidP="009B1370">
            <w:pPr>
              <w:jc w:val="center"/>
              <w:rPr>
                <w:rFonts w:ascii="Times New Roman" w:eastAsia="Calibri" w:hAnsi="Times New Roman" w:cs="Arial"/>
                <w:szCs w:val="20"/>
              </w:rPr>
            </w:pPr>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r>
                <m:rPr>
                  <m:sty m:val="p"/>
                </m:rPr>
                <w:rPr>
                  <w:rFonts w:ascii="Cambria Math" w:eastAsia="Calibri" w:hAnsi="Cambria Math" w:cs="Arial"/>
                  <w:szCs w:val="20"/>
                </w:rPr>
                <m:t>|</m:t>
              </m:r>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sidRPr="00CE0C94">
              <w:rPr>
                <w:rFonts w:ascii="Times New Roman" w:eastAsia="Calibri" w:hAnsi="Times New Roman" w:cs="Arial"/>
                <w:szCs w:val="20"/>
              </w:rPr>
              <w:t xml:space="preserve"> (Ag)</w:t>
            </w:r>
          </w:p>
          <w:p w14:paraId="3A080E9C" w14:textId="77777777" w:rsidR="00802AFE" w:rsidRDefault="00802AFE" w:rsidP="009B1370">
            <w:pPr>
              <w:jc w:val="center"/>
              <w:rPr>
                <w:rFonts w:ascii="Times New Roman" w:eastAsia="Calibri" w:hAnsi="Times New Roman" w:cs="Arial"/>
                <w:szCs w:val="20"/>
              </w:rPr>
            </w:pPr>
          </w:p>
        </w:tc>
        <w:tc>
          <w:tcPr>
            <w:tcW w:w="7427" w:type="dxa"/>
            <w:tcBorders>
              <w:top w:val="single" w:sz="4" w:space="0" w:color="auto"/>
            </w:tcBorders>
            <w:vAlign w:val="center"/>
          </w:tcPr>
          <w:p w14:paraId="62253FCD" w14:textId="77777777" w:rsidR="00802AFE" w:rsidRPr="00535682" w:rsidRDefault="00802AFE" w:rsidP="009B1370">
            <w:pPr>
              <w:jc w:val="center"/>
              <w:rPr>
                <w:rFonts w:ascii="Times New Roman" w:eastAsia="Calibri" w:hAnsi="Times New Roman" w:cs="Arial"/>
                <w:szCs w:val="20"/>
              </w:rPr>
            </w:pPr>
            <w:r w:rsidRPr="00BB3EA2">
              <w:rPr>
                <w:rFonts w:eastAsia="Times New Roman"/>
                <w:i/>
                <w:iCs/>
                <w:color w:val="000000"/>
              </w:rPr>
              <w:t>J</w:t>
            </w:r>
            <w:r w:rsidRPr="00BB3EA2">
              <w:rPr>
                <w:rFonts w:eastAsia="Times New Roman"/>
                <w:i/>
                <w:iCs/>
                <w:color w:val="000000"/>
                <w:vertAlign w:val="subscript"/>
              </w:rPr>
              <w:t>SC</w:t>
            </w:r>
            <m:oMath>
              <m:r>
                <m:rPr>
                  <m:sty m:val="p"/>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w:rPr>
                          <w:rFonts w:ascii="Cambria Math" w:eastAsia="Calibri" w:hAnsi="Cambria Math" w:cs="Arial"/>
                          <w:szCs w:val="20"/>
                        </w:rPr>
                        <m:t>mA</m:t>
                      </m:r>
                      <m:ctrlPr>
                        <w:rPr>
                          <w:rFonts w:ascii="Cambria Math" w:eastAsia="Calibri" w:hAnsi="Cambria Math" w:cs="Arial"/>
                          <w:szCs w:val="20"/>
                        </w:rPr>
                      </m:ctrlPr>
                    </m:num>
                    <m:den>
                      <m:r>
                        <w:rPr>
                          <w:rFonts w:ascii="Cambria Math" w:eastAsia="Calibri" w:hAnsi="Cambria Math" w:cs="Arial"/>
                          <w:szCs w:val="20"/>
                        </w:rPr>
                        <m:t>c</m:t>
                      </m:r>
                      <m:sSup>
                        <m:sSupPr>
                          <m:ctrlPr>
                            <w:rPr>
                              <w:rFonts w:ascii="Cambria Math" w:eastAsia="Calibri" w:hAnsi="Cambria Math" w:cs="Arial"/>
                              <w:szCs w:val="20"/>
                            </w:rPr>
                          </m:ctrlPr>
                        </m:sSupPr>
                        <m:e>
                          <m:r>
                            <w:rPr>
                              <w:rFonts w:ascii="Cambria Math" w:eastAsia="Calibri" w:hAnsi="Cambria Math" w:cs="Arial"/>
                              <w:szCs w:val="20"/>
                            </w:rPr>
                            <m:t>m</m:t>
                          </m:r>
                        </m:e>
                        <m:sup>
                          <m:r>
                            <m:rPr>
                              <m:sty m:val="p"/>
                            </m:rPr>
                            <w:rPr>
                              <w:rFonts w:ascii="Cambria Math" w:eastAsia="Calibri" w:hAnsi="Cambria Math" w:cs="Arial"/>
                              <w:szCs w:val="20"/>
                            </w:rPr>
                            <m:t>2</m:t>
                          </m:r>
                        </m:sup>
                      </m:sSup>
                    </m:den>
                  </m:f>
                  <m:ctrlPr>
                    <w:rPr>
                      <w:rFonts w:ascii="Cambria Math" w:eastAsia="Times New Roman" w:hAnsi="Cambria Math" w:cs="Arial"/>
                      <w:szCs w:val="20"/>
                    </w:rPr>
                  </m:ctrlPr>
                </m:e>
              </m:d>
              <m:r>
                <m:rPr>
                  <m:sty m:val="p"/>
                </m:rPr>
                <w:rPr>
                  <w:rFonts w:ascii="Cambria Math" w:eastAsia="Calibri" w:hAnsi="Cambria Math" w:cs="Arial"/>
                  <w:szCs w:val="20"/>
                </w:rPr>
                <m:t>=-7.9*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+6.32*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-1.3*</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+7.27*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-1.8*</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+1.47*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17F4235E" w14:textId="77777777" w:rsidTr="00564273">
        <w:tc>
          <w:tcPr>
            <w:tcW w:w="1985" w:type="dxa"/>
            <w:vMerge/>
            <w:vAlign w:val="center"/>
          </w:tcPr>
          <w:p w14:paraId="02F83D1E" w14:textId="77777777" w:rsidR="00802AFE" w:rsidRDefault="00802AFE" w:rsidP="009B1370">
            <w:pPr>
              <w:jc w:val="center"/>
              <w:rPr>
                <w:rFonts w:ascii="Times New Roman" w:eastAsia="Calibri" w:hAnsi="Times New Roman" w:cs="Arial"/>
                <w:szCs w:val="20"/>
              </w:rPr>
            </w:pPr>
          </w:p>
        </w:tc>
        <w:tc>
          <w:tcPr>
            <w:tcW w:w="7427" w:type="dxa"/>
            <w:vAlign w:val="center"/>
          </w:tcPr>
          <w:p w14:paraId="084D48F2" w14:textId="77777777" w:rsidR="00802AFE" w:rsidRPr="00A633F3" w:rsidRDefault="00802AFE" w:rsidP="009B1370">
            <w:pPr>
              <w:rPr>
                <w:rFonts w:ascii="Times New Roman" w:eastAsia="Calibri" w:hAnsi="Times New Roman" w:cs="Arial"/>
                <w:szCs w:val="20"/>
              </w:rPr>
            </w:pPr>
            <w:r w:rsidRPr="00AA7DAC">
              <w:rPr>
                <w:rFonts w:ascii="Times New Roman" w:eastAsia="Calibri" w:hAnsi="Times New Roman" w:cs="Arial"/>
                <w:i/>
                <w:iCs/>
              </w:rPr>
              <w:t>V</w:t>
            </w:r>
            <w:r w:rsidRPr="00AA7DAC">
              <w:rPr>
                <w:rFonts w:ascii="Times New Roman" w:eastAsia="Calibri" w:hAnsi="Times New Roman" w:cs="Arial"/>
                <w:i/>
                <w:iCs/>
                <w:vertAlign w:val="subscript"/>
              </w:rPr>
              <w:t>OC</w:t>
            </w:r>
            <m:oMath>
              <m:d>
                <m:dPr>
                  <m:ctrlPr>
                    <w:rPr>
                      <w:rFonts w:ascii="Cambria Math" w:eastAsia="Calibri" w:hAnsi="Cambria Math" w:cs="Arial"/>
                      <w:szCs w:val="20"/>
                    </w:rPr>
                  </m:ctrlPr>
                </m:dPr>
                <m:e>
                  <m:r>
                    <m:rPr>
                      <m:sty m:val="p"/>
                    </m:rPr>
                    <w:rPr>
                      <w:rFonts w:ascii="Cambria Math" w:eastAsia="Calibri" w:hAnsi="Cambria Math" w:cs="Arial"/>
                      <w:szCs w:val="20"/>
                    </w:rPr>
                    <m:t>V</m:t>
                  </m:r>
                </m:e>
              </m:d>
              <m:r>
                <m:rPr>
                  <m:sty m:val="p"/>
                </m:rPr>
                <w:rPr>
                  <w:rFonts w:ascii="Cambria Math" w:eastAsia="Calibri" w:hAnsi="Cambria Math" w:cs="Arial"/>
                  <w:szCs w:val="20"/>
                </w:rPr>
                <m:t>=4.44*</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+2.12*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+1.76*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bSup>
                <m:sSubSupPr>
                  <m:ctrlPr>
                    <w:rPr>
                      <w:rFonts w:ascii="Cambria Math" w:eastAsia="Calibri" w:hAnsi="Cambria Math" w:cs="Arial"/>
                      <w:szCs w:val="20"/>
                    </w:rPr>
                  </m:ctrlPr>
                </m:sSubSupPr>
                <m:e>
                  <m:r>
                    <w:rPr>
                      <w:rFonts w:ascii="Cambria Math" w:eastAsia="Calibri" w:hAnsi="Cambria Math" w:cs="Arial"/>
                      <w:szCs w:val="20"/>
                    </w:rPr>
                    <m:t>d</m:t>
                  </m:r>
                  <m:ctrlPr>
                    <w:rPr>
                      <w:rFonts w:ascii="Cambria Math" w:eastAsia="Calibri" w:hAnsi="Cambria Math" w:cs="Arial"/>
                      <w:i/>
                      <w:szCs w:val="20"/>
                    </w:rPr>
                  </m:ctrlP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ctrlPr>
                    <w:rPr>
                      <w:rFonts w:ascii="Cambria Math" w:eastAsia="Calibri" w:hAnsi="Cambria Math" w:cs="Arial"/>
                      <w:i/>
                      <w:szCs w:val="20"/>
                    </w:rPr>
                  </m:ctrlPr>
                </m:sub>
                <m:sup>
                  <m:r>
                    <m:rPr>
                      <m:sty m:val="p"/>
                    </m:rPr>
                    <w:rPr>
                      <w:rFonts w:ascii="Cambria Math" w:eastAsia="Calibri" w:hAnsi="Cambria Math" w:cs="Arial"/>
                      <w:szCs w:val="20"/>
                    </w:rPr>
                    <m:t>3</m:t>
                  </m:r>
                </m:sup>
              </m:sSubSup>
              <m:r>
                <m:rPr>
                  <m:sty m:val="p"/>
                </m:rPr>
                <w:rPr>
                  <w:rFonts w:ascii="Cambria Math" w:eastAsia="Calibri" w:hAnsi="Cambria Math" w:cs="Arial"/>
                  <w:szCs w:val="20"/>
                </w:rPr>
                <m:t>-5.7*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+4.87*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75591E7A" w14:textId="77777777" w:rsidTr="00564273">
        <w:tc>
          <w:tcPr>
            <w:tcW w:w="1985" w:type="dxa"/>
            <w:vMerge/>
            <w:tcBorders>
              <w:bottom w:val="single" w:sz="4" w:space="0" w:color="auto"/>
            </w:tcBorders>
            <w:vAlign w:val="center"/>
          </w:tcPr>
          <w:p w14:paraId="0BFD8125" w14:textId="77777777" w:rsidR="00802AFE" w:rsidRDefault="00802AFE" w:rsidP="009B1370">
            <w:pPr>
              <w:jc w:val="center"/>
              <w:rPr>
                <w:rFonts w:ascii="Times New Roman" w:eastAsia="Calibri" w:hAnsi="Times New Roman" w:cs="Arial"/>
                <w:szCs w:val="20"/>
              </w:rPr>
            </w:pPr>
          </w:p>
        </w:tc>
        <w:tc>
          <w:tcPr>
            <w:tcW w:w="7427" w:type="dxa"/>
            <w:tcBorders>
              <w:bottom w:val="single" w:sz="4" w:space="0" w:color="auto"/>
            </w:tcBorders>
            <w:vAlign w:val="center"/>
          </w:tcPr>
          <w:p w14:paraId="17500EEB" w14:textId="77777777" w:rsidR="00802AFE" w:rsidRPr="00A633F3" w:rsidRDefault="00802AFE" w:rsidP="009B1370">
            <w:pPr>
              <w:jc w:val="center"/>
              <w:rPr>
                <w:rFonts w:ascii="Times New Roman" w:eastAsia="Calibri" w:hAnsi="Times New Roman" w:cs="Arial"/>
                <w:szCs w:val="20"/>
              </w:rPr>
            </w:pPr>
            <m:oMathPara>
              <m:oMathParaPr>
                <m:jc m:val="left"/>
              </m:oMathParaPr>
              <m:oMath>
                <m:r>
                  <m:rPr>
                    <m:sty m:val="p"/>
                  </m:rPr>
                  <w:rPr>
                    <w:rFonts w:ascii="Cambria Math" w:eastAsia="Calibri" w:hAnsi="Cambria Math" w:cs="Arial"/>
                    <w:szCs w:val="20"/>
                  </w:rPr>
                  <m:t xml:space="preserve">IQE </m:t>
                </m:r>
                <m:d>
                  <m:dPr>
                    <m:ctrlPr>
                      <w:rPr>
                        <w:rFonts w:ascii="Cambria Math" w:eastAsia="Calibri" w:hAnsi="Cambria Math" w:cs="Arial"/>
                        <w:szCs w:val="20"/>
                      </w:rPr>
                    </m:ctrlPr>
                  </m:dPr>
                  <m:e>
                    <m:r>
                      <m:rPr>
                        <m:sty m:val="p"/>
                      </m:rPr>
                      <w:rPr>
                        <w:rFonts w:ascii="Cambria Math" w:eastAsia="Calibri" w:hAnsi="Cambria Math" w:cs="Arial"/>
                        <w:szCs w:val="20"/>
                      </w:rPr>
                      <m:t>%</m:t>
                    </m:r>
                  </m:e>
                </m:d>
                <m:r>
                  <m:rPr>
                    <m:sty m:val="p"/>
                  </m:rPr>
                  <w:rPr>
                    <w:rFonts w:ascii="Cambria Math" w:eastAsia="Calibri" w:hAnsi="Cambria Math" w:cs="Arial"/>
                    <w:szCs w:val="20"/>
                  </w:rPr>
                  <m:t>=-9.6*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+1.43*</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-3.7*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+3.39*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-9.2*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+8.52*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m:oMathPara>
          </w:p>
        </w:tc>
      </w:tr>
      <w:tr w:rsidR="00802AFE" w:rsidRPr="00CE0C94" w14:paraId="11981E31" w14:textId="77777777" w:rsidTr="00564273">
        <w:tc>
          <w:tcPr>
            <w:tcW w:w="1985" w:type="dxa"/>
            <w:vMerge w:val="restart"/>
            <w:tcBorders>
              <w:top w:val="single" w:sz="4" w:space="0" w:color="auto"/>
            </w:tcBorders>
            <w:vAlign w:val="center"/>
          </w:tcPr>
          <w:p w14:paraId="76F3335A" w14:textId="77777777" w:rsidR="00802AFE" w:rsidRPr="00CE0C94" w:rsidRDefault="00802AFE" w:rsidP="009B1370">
            <w:pPr>
              <w:jc w:val="center"/>
              <w:rPr>
                <w:rFonts w:ascii="Times New Roman" w:eastAsia="Calibri" w:hAnsi="Times New Roman" w:cs="Arial"/>
                <w:szCs w:val="20"/>
              </w:rPr>
            </w:pPr>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r>
                <m:rPr>
                  <m:sty m:val="p"/>
                </m:rPr>
                <w:rPr>
                  <w:rFonts w:ascii="Cambria Math" w:eastAsia="Calibri" w:hAnsi="Cambria Math" w:cs="Arial"/>
                  <w:szCs w:val="20"/>
                </w:rPr>
                <m:t>|</m:t>
              </m:r>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sidRPr="00CE0C94">
              <w:rPr>
                <w:rFonts w:ascii="Times New Roman" w:eastAsia="Calibri" w:hAnsi="Times New Roman" w:cs="Arial"/>
                <w:szCs w:val="20"/>
              </w:rPr>
              <w:t xml:space="preserve"> (Ag|Cu) </w:t>
            </w:r>
          </w:p>
          <w:p w14:paraId="6B06040C" w14:textId="77777777" w:rsidR="00802AFE" w:rsidRPr="00CE0C94" w:rsidRDefault="00802AFE" w:rsidP="009B1370">
            <w:pPr>
              <w:jc w:val="center"/>
              <w:rPr>
                <w:rFonts w:ascii="Times New Roman" w:eastAsia="Calibri" w:hAnsi="Times New Roman" w:cs="Arial"/>
                <w:szCs w:val="20"/>
              </w:rPr>
            </w:pPr>
          </w:p>
        </w:tc>
        <w:tc>
          <w:tcPr>
            <w:tcW w:w="7427" w:type="dxa"/>
            <w:tcBorders>
              <w:top w:val="single" w:sz="4" w:space="0" w:color="auto"/>
            </w:tcBorders>
            <w:vAlign w:val="center"/>
          </w:tcPr>
          <w:p w14:paraId="60D6200B" w14:textId="77777777" w:rsidR="00802AFE" w:rsidRPr="00A633F3" w:rsidRDefault="00802AFE" w:rsidP="009B1370">
            <w:pPr>
              <w:rPr>
                <w:rFonts w:ascii="Times New Roman" w:eastAsia="Calibri" w:hAnsi="Times New Roman" w:cs="Arial"/>
                <w:szCs w:val="20"/>
              </w:rPr>
            </w:pPr>
            <w:r w:rsidRPr="00BB3EA2">
              <w:rPr>
                <w:rFonts w:eastAsia="Times New Roman"/>
                <w:i/>
                <w:iCs/>
                <w:color w:val="000000"/>
              </w:rPr>
              <w:t>J</w:t>
            </w:r>
            <w:r w:rsidRPr="00BB3EA2">
              <w:rPr>
                <w:rFonts w:eastAsia="Times New Roman"/>
                <w:i/>
                <w:iCs/>
                <w:color w:val="000000"/>
                <w:vertAlign w:val="subscript"/>
              </w:rPr>
              <w:t>SC</w:t>
            </w:r>
            <m:oMath>
              <m:r>
                <m:rPr>
                  <m:sty m:val="p"/>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w:rPr>
                          <w:rFonts w:ascii="Cambria Math" w:eastAsia="Calibri" w:hAnsi="Cambria Math" w:cs="Arial"/>
                          <w:szCs w:val="20"/>
                        </w:rPr>
                        <m:t>mA</m:t>
                      </m:r>
                      <m:ctrlPr>
                        <w:rPr>
                          <w:rFonts w:ascii="Cambria Math" w:eastAsia="Calibri" w:hAnsi="Cambria Math" w:cs="Arial"/>
                          <w:szCs w:val="20"/>
                        </w:rPr>
                      </m:ctrlPr>
                    </m:num>
                    <m:den>
                      <m:r>
                        <w:rPr>
                          <w:rFonts w:ascii="Cambria Math" w:eastAsia="Calibri" w:hAnsi="Cambria Math" w:cs="Arial"/>
                          <w:szCs w:val="20"/>
                        </w:rPr>
                        <m:t>c</m:t>
                      </m:r>
                      <m:sSup>
                        <m:sSupPr>
                          <m:ctrlPr>
                            <w:rPr>
                              <w:rFonts w:ascii="Cambria Math" w:eastAsia="Calibri" w:hAnsi="Cambria Math" w:cs="Arial"/>
                              <w:szCs w:val="20"/>
                            </w:rPr>
                          </m:ctrlPr>
                        </m:sSupPr>
                        <m:e>
                          <m:r>
                            <w:rPr>
                              <w:rFonts w:ascii="Cambria Math" w:eastAsia="Calibri" w:hAnsi="Cambria Math" w:cs="Arial"/>
                              <w:szCs w:val="20"/>
                            </w:rPr>
                            <m:t>m</m:t>
                          </m:r>
                        </m:e>
                        <m:sup>
                          <m:r>
                            <m:rPr>
                              <m:sty m:val="p"/>
                            </m:rPr>
                            <w:rPr>
                              <w:rFonts w:ascii="Cambria Math" w:eastAsia="Calibri" w:hAnsi="Cambria Math" w:cs="Arial"/>
                              <w:szCs w:val="20"/>
                            </w:rPr>
                            <m:t>2</m:t>
                          </m:r>
                        </m:sup>
                      </m:sSup>
                    </m:den>
                  </m:f>
                  <m:ctrlPr>
                    <w:rPr>
                      <w:rFonts w:ascii="Cambria Math" w:eastAsia="Times New Roman" w:hAnsi="Cambria Math" w:cs="Arial"/>
                      <w:szCs w:val="20"/>
                    </w:rPr>
                  </m:ctrlPr>
                </m:e>
              </m:d>
              <m:r>
                <m:rPr>
                  <m:sty m:val="p"/>
                </m:rPr>
                <w:rPr>
                  <w:rFonts w:ascii="Cambria Math" w:eastAsia="Calibri" w:hAnsi="Cambria Math" w:cs="Arial"/>
                  <w:szCs w:val="20"/>
                </w:rPr>
                <m:t>=1.69*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-8.5*</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+1.13*</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+3.15*</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-1.9*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-15</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03D82653" w14:textId="77777777" w:rsidTr="00564273">
        <w:tc>
          <w:tcPr>
            <w:tcW w:w="1985" w:type="dxa"/>
            <w:vMerge/>
            <w:vAlign w:val="center"/>
          </w:tcPr>
          <w:p w14:paraId="13CAE943" w14:textId="77777777" w:rsidR="00802AFE" w:rsidRPr="00CE0C94" w:rsidRDefault="00802AFE" w:rsidP="009B1370">
            <w:pPr>
              <w:jc w:val="center"/>
              <w:rPr>
                <w:rFonts w:ascii="Times New Roman" w:eastAsia="Calibri" w:hAnsi="Times New Roman" w:cs="Arial"/>
                <w:szCs w:val="20"/>
              </w:rPr>
            </w:pPr>
          </w:p>
        </w:tc>
        <w:tc>
          <w:tcPr>
            <w:tcW w:w="7427" w:type="dxa"/>
            <w:vAlign w:val="center"/>
          </w:tcPr>
          <w:p w14:paraId="6A63704D" w14:textId="77777777" w:rsidR="00802AFE" w:rsidRPr="00A633F3" w:rsidRDefault="00802AFE" w:rsidP="009B1370">
            <w:pPr>
              <w:rPr>
                <w:rFonts w:ascii="Times New Roman" w:eastAsia="Calibri" w:hAnsi="Times New Roman" w:cs="Arial"/>
                <w:szCs w:val="20"/>
              </w:rPr>
            </w:pPr>
            <w:r w:rsidRPr="00BB3EA2">
              <w:rPr>
                <w:rFonts w:eastAsia="Times New Roman"/>
                <w:i/>
                <w:iCs/>
                <w:color w:val="000000"/>
              </w:rPr>
              <w:t>V</w:t>
            </w:r>
            <w:r w:rsidRPr="00BB3EA2">
              <w:rPr>
                <w:rFonts w:eastAsia="Times New Roman"/>
                <w:i/>
                <w:iCs/>
                <w:color w:val="000000"/>
                <w:vertAlign w:val="subscript"/>
              </w:rPr>
              <w:t>OC</w:t>
            </w:r>
            <m:oMath>
              <m:d>
                <m:dPr>
                  <m:ctrlPr>
                    <w:rPr>
                      <w:rFonts w:ascii="Cambria Math" w:eastAsia="Calibri" w:hAnsi="Cambria Math" w:cs="Arial"/>
                      <w:szCs w:val="20"/>
                    </w:rPr>
                  </m:ctrlPr>
                </m:dPr>
                <m:e>
                  <m:r>
                    <m:rPr>
                      <m:sty m:val="p"/>
                    </m:rPr>
                    <w:rPr>
                      <w:rFonts w:ascii="Cambria Math" w:eastAsia="Calibri" w:hAnsi="Cambria Math" w:cs="Arial"/>
                      <w:szCs w:val="20"/>
                    </w:rPr>
                    <m:t>V</m:t>
                  </m:r>
                </m:e>
              </m:d>
              <m:r>
                <m:rPr>
                  <m:sty m:val="p"/>
                </m:rPr>
                <w:rPr>
                  <w:rFonts w:ascii="Cambria Math" w:eastAsia="Calibri" w:hAnsi="Cambria Math" w:cs="Arial"/>
                  <w:szCs w:val="20"/>
                </w:rPr>
                <m:t>=9.31*</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+4.01*</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+2.04*</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-6.9*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+6.18*</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w:p>
        </w:tc>
      </w:tr>
      <w:tr w:rsidR="00802AFE" w:rsidRPr="00CE0C94" w14:paraId="7BF180BE" w14:textId="77777777" w:rsidTr="00564273">
        <w:tc>
          <w:tcPr>
            <w:tcW w:w="1985" w:type="dxa"/>
            <w:vMerge/>
            <w:tcBorders>
              <w:bottom w:val="single" w:sz="4" w:space="0" w:color="auto"/>
            </w:tcBorders>
            <w:vAlign w:val="center"/>
          </w:tcPr>
          <w:p w14:paraId="1642E44B" w14:textId="77777777" w:rsidR="00802AFE" w:rsidRPr="00CE0C94" w:rsidRDefault="00802AFE" w:rsidP="009B1370">
            <w:pPr>
              <w:jc w:val="center"/>
              <w:rPr>
                <w:rFonts w:ascii="Times New Roman" w:eastAsia="Calibri" w:hAnsi="Times New Roman" w:cs="Arial"/>
                <w:szCs w:val="20"/>
              </w:rPr>
            </w:pPr>
          </w:p>
        </w:tc>
        <w:tc>
          <w:tcPr>
            <w:tcW w:w="7427" w:type="dxa"/>
            <w:tcBorders>
              <w:bottom w:val="single" w:sz="4" w:space="0" w:color="auto"/>
            </w:tcBorders>
            <w:vAlign w:val="center"/>
          </w:tcPr>
          <w:p w14:paraId="1F3CD62F" w14:textId="77777777" w:rsidR="00802AFE" w:rsidRPr="003A3660" w:rsidRDefault="00802AFE" w:rsidP="009B1370">
            <w:pPr>
              <w:jc w:val="center"/>
              <w:rPr>
                <w:rFonts w:ascii="Times New Roman" w:eastAsia="Calibri" w:hAnsi="Times New Roman" w:cs="Arial"/>
                <w:szCs w:val="20"/>
              </w:rPr>
            </w:pPr>
            <m:oMathPara>
              <m:oMathParaPr>
                <m:jc m:val="left"/>
              </m:oMathParaPr>
              <m:oMath>
                <m:r>
                  <m:rPr>
                    <m:sty m:val="p"/>
                  </m:rPr>
                  <w:rPr>
                    <w:rFonts w:ascii="Cambria Math" w:eastAsia="Calibri" w:hAnsi="Cambria Math" w:cs="Arial"/>
                    <w:szCs w:val="20"/>
                  </w:rPr>
                  <m:t xml:space="preserve">IQE </m:t>
                </m:r>
                <m:d>
                  <m:dPr>
                    <m:ctrlPr>
                      <w:rPr>
                        <w:rFonts w:ascii="Cambria Math" w:eastAsia="Calibri" w:hAnsi="Cambria Math" w:cs="Arial"/>
                        <w:szCs w:val="20"/>
                      </w:rPr>
                    </m:ctrlPr>
                  </m:dPr>
                  <m:e>
                    <m:r>
                      <m:rPr>
                        <m:sty m:val="p"/>
                      </m:rPr>
                      <w:rPr>
                        <w:rFonts w:ascii="Cambria Math" w:eastAsia="Calibri" w:hAnsi="Cambria Math" w:cs="Arial"/>
                        <w:szCs w:val="20"/>
                      </w:rPr>
                      <m:t>%</m:t>
                    </m:r>
                  </m:e>
                </m:d>
                <m:r>
                  <m:rPr>
                    <m:sty m:val="p"/>
                  </m:rPr>
                  <w:rPr>
                    <w:rFonts w:ascii="Cambria Math" w:eastAsia="Calibri" w:hAnsi="Cambria Math" w:cs="Arial"/>
                    <w:szCs w:val="20"/>
                  </w:rPr>
                  <m:t>=-9.47*</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-7</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+7.2*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-1.4*</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-11</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m:rPr>
                        <m:sty m:val="p"/>
                      </m:rPr>
                      <w:rPr>
                        <w:rFonts w:ascii="Cambria Math" w:eastAsia="Calibri" w:hAnsi="Cambria Math" w:cs="Arial"/>
                        <w:szCs w:val="20"/>
                      </w:rPr>
                      <m:t>5</m:t>
                    </m:r>
                  </m:sup>
                </m:sSup>
                <m:r>
                  <m:rPr>
                    <m:sty m:val="p"/>
                  </m:rPr>
                  <w:rPr>
                    <w:rFonts w:ascii="Cambria Math" w:eastAsia="Calibri" w:hAnsi="Cambria Math" w:cs="Arial"/>
                    <w:szCs w:val="20"/>
                  </w:rPr>
                  <m:t>+1.2*</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-7</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-3.6*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-10</m:t>
                    </m:r>
                  </m:sup>
                </m:sSup>
                <m:r>
                  <m:rPr>
                    <m:sty m:val="p"/>
                  </m:rPr>
                  <w:rPr>
                    <w:rFonts w:ascii="Cambria Math" w:eastAsia="Calibri" w:hAnsi="Cambria Math" w:cs="Arial"/>
                    <w:szCs w:val="20"/>
                  </w:rPr>
                  <m:t>*</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m:rPr>
                        <m:sty m:val="p"/>
                      </m:rPr>
                      <w:rPr>
                        <w:rFonts w:ascii="Cambria Math" w:eastAsia="Calibri" w:hAnsi="Cambria Math" w:cs="Arial"/>
                        <w:szCs w:val="20"/>
                      </w:rPr>
                      <m:t>4</m:t>
                    </m:r>
                  </m:sup>
                </m:sSup>
                <m:r>
                  <m:rPr>
                    <m:sty m:val="p"/>
                  </m:rPr>
                  <w:rPr>
                    <w:rFonts w:ascii="Cambria Math" w:eastAsia="Calibri" w:hAnsi="Cambria Math" w:cs="Arial"/>
                    <w:szCs w:val="20"/>
                  </w:rPr>
                  <m:t>+3.08*</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r>
                  <m:rPr>
                    <m:sty m:val="p"/>
                  </m:rPr>
                  <w:rPr>
                    <w:rFonts w:ascii="Cambria Math" w:eastAsia="Calibri" w:hAnsi="Cambria Math" w:cs="Arial"/>
                    <w:szCs w:val="20"/>
                  </w:rPr>
                  <m:t>*</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e>
                  <m:sup>
                    <m:r>
                      <w:rPr>
                        <w:rFonts w:ascii="Cambria Math" w:eastAsia="Calibri" w:hAnsi="Cambria Math" w:cs="Arial"/>
                        <w:szCs w:val="20"/>
                      </w:rPr>
                      <m:t>5</m:t>
                    </m:r>
                  </m:sup>
                </m:sSup>
              </m:oMath>
            </m:oMathPara>
          </w:p>
        </w:tc>
      </w:tr>
      <w:tr w:rsidR="00802AFE" w:rsidRPr="00CE0C94" w14:paraId="59768920" w14:textId="77777777" w:rsidTr="00564273">
        <w:tc>
          <w:tcPr>
            <w:tcW w:w="1985" w:type="dxa"/>
            <w:vMerge w:val="restart"/>
            <w:tcBorders>
              <w:top w:val="single" w:sz="4" w:space="0" w:color="auto"/>
            </w:tcBorders>
            <w:vAlign w:val="center"/>
          </w:tcPr>
          <w:p w14:paraId="7AE4F7A6" w14:textId="77777777" w:rsidR="00802AFE" w:rsidRPr="00CE0C94" w:rsidRDefault="00802AFE" w:rsidP="009B1370">
            <w:pPr>
              <w:jc w:val="center"/>
              <w:rPr>
                <w:rFonts w:ascii="Times New Roman" w:eastAsia="Calibri" w:hAnsi="Times New Roman" w:cs="Arial"/>
                <w:iCs/>
                <w:szCs w:val="20"/>
              </w:rPr>
            </w:pPr>
            <m:oMathPara>
              <m:oMath>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d>
                  <m:dPr>
                    <m:begChr m:val="|"/>
                    <m:endChr m:val="|"/>
                    <m:ctrlPr>
                      <w:rPr>
                        <w:rFonts w:ascii="Cambria Math" w:eastAsia="Calibri" w:hAnsi="Cambria Math" w:cs="Arial"/>
                        <w:szCs w:val="20"/>
                      </w:rPr>
                    </m:ctrlPr>
                  </m:dPr>
                  <m:e>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4</m:t>
                        </m:r>
                      </m:sub>
                    </m:sSub>
                  </m:e>
                </m:d>
                <m:r>
                  <w:rPr>
                    <w:rFonts w:ascii="Cambria Math" w:eastAsia="Calibri" w:hAnsi="Cambria Math" w:cs="Arial"/>
                    <w:szCs w:val="20"/>
                  </w:rPr>
                  <m:t>Mo</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oMath>
            </m:oMathPara>
          </w:p>
          <w:p w14:paraId="3CFD9A9C" w14:textId="77777777" w:rsidR="00802AFE" w:rsidRPr="00CE0C94" w:rsidRDefault="00802AFE" w:rsidP="009B1370">
            <w:pPr>
              <w:rPr>
                <w:rFonts w:ascii="Times New Roman" w:eastAsia="Calibri" w:hAnsi="Times New Roman" w:cs="Arial"/>
                <w:iCs/>
                <w:szCs w:val="20"/>
              </w:rPr>
            </w:pPr>
          </w:p>
        </w:tc>
        <w:tc>
          <w:tcPr>
            <w:tcW w:w="7427" w:type="dxa"/>
            <w:tcBorders>
              <w:top w:val="single" w:sz="4" w:space="0" w:color="auto"/>
            </w:tcBorders>
            <w:vAlign w:val="center"/>
          </w:tcPr>
          <w:p w14:paraId="68211D86" w14:textId="77777777" w:rsidR="00802AFE" w:rsidRPr="003A3660" w:rsidRDefault="00802AFE" w:rsidP="009B1370">
            <w:pPr>
              <w:rPr>
                <w:rFonts w:ascii="Times New Roman" w:eastAsia="Calibri" w:hAnsi="Times New Roman" w:cs="Arial"/>
                <w:i/>
                <w:szCs w:val="20"/>
              </w:rPr>
            </w:pPr>
            <w:r w:rsidRPr="00A445E2">
              <w:rPr>
                <w:rFonts w:ascii="Times New Roman" w:eastAsia="Calibri" w:hAnsi="Times New Roman" w:cs="Arial"/>
                <w:i/>
                <w:iCs/>
              </w:rPr>
              <w:t>J</w:t>
            </w:r>
            <w:r w:rsidRPr="00A445E2">
              <w:rPr>
                <w:rFonts w:ascii="Times New Roman" w:eastAsia="Calibri" w:hAnsi="Times New Roman" w:cs="Arial"/>
                <w:i/>
                <w:iCs/>
                <w:vertAlign w:val="subscript"/>
              </w:rPr>
              <w:t>SC</w:t>
            </w:r>
            <m:oMath>
              <m:d>
                <m:dPr>
                  <m:ctrlPr>
                    <w:rPr>
                      <w:rFonts w:ascii="Cambria Math" w:eastAsia="Calibri" w:hAnsi="Cambria Math" w:cs="Arial"/>
                      <w:szCs w:val="20"/>
                    </w:rPr>
                  </m:ctrlPr>
                </m:dPr>
                <m:e>
                  <m:f>
                    <m:fPr>
                      <m:ctrlPr>
                        <w:rPr>
                          <w:rFonts w:ascii="Cambria Math" w:eastAsia="Calibri" w:hAnsi="Cambria Math" w:cs="Arial"/>
                          <w:i/>
                          <w:szCs w:val="20"/>
                        </w:rPr>
                      </m:ctrlPr>
                    </m:fPr>
                    <m:num>
                      <m:r>
                        <w:rPr>
                          <w:rFonts w:ascii="Cambria Math" w:eastAsia="Calibri" w:hAnsi="Cambria Math" w:cs="Arial"/>
                          <w:szCs w:val="20"/>
                        </w:rPr>
                        <m:t>mA</m:t>
                      </m:r>
                      <m:ctrlPr>
                        <w:rPr>
                          <w:rFonts w:ascii="Cambria Math" w:eastAsia="Calibri" w:hAnsi="Cambria Math" w:cs="Arial"/>
                          <w:szCs w:val="20"/>
                        </w:rPr>
                      </m:ctrlPr>
                    </m:num>
                    <m:den>
                      <m:r>
                        <w:rPr>
                          <w:rFonts w:ascii="Cambria Math" w:eastAsia="Calibri" w:hAnsi="Cambria Math" w:cs="Arial"/>
                          <w:szCs w:val="20"/>
                        </w:rPr>
                        <m:t>c</m:t>
                      </m:r>
                      <m:sSup>
                        <m:sSupPr>
                          <m:ctrlPr>
                            <w:rPr>
                              <w:rFonts w:ascii="Cambria Math" w:eastAsia="Calibri" w:hAnsi="Cambria Math" w:cs="Arial"/>
                              <w:szCs w:val="20"/>
                            </w:rPr>
                          </m:ctrlPr>
                        </m:sSupPr>
                        <m:e>
                          <m:r>
                            <w:rPr>
                              <w:rFonts w:ascii="Cambria Math" w:eastAsia="Calibri" w:hAnsi="Cambria Math" w:cs="Arial"/>
                              <w:szCs w:val="20"/>
                            </w:rPr>
                            <m:t>m</m:t>
                          </m:r>
                        </m:e>
                        <m:sup>
                          <m:r>
                            <m:rPr>
                              <m:sty m:val="p"/>
                            </m:rPr>
                            <w:rPr>
                              <w:rFonts w:ascii="Cambria Math" w:eastAsia="Calibri" w:hAnsi="Cambria Math" w:cs="Arial"/>
                              <w:szCs w:val="20"/>
                            </w:rPr>
                            <m:t>2</m:t>
                          </m:r>
                        </m:sup>
                      </m:sSup>
                    </m:den>
                  </m:f>
                  <m:ctrlPr>
                    <w:rPr>
                      <w:rFonts w:ascii="Cambria Math" w:eastAsia="Times New Roman" w:hAnsi="Cambria Math" w:cs="Arial"/>
                      <w:szCs w:val="20"/>
                    </w:rPr>
                  </m:ctrlPr>
                </m:e>
              </m:d>
              <m:r>
                <w:rPr>
                  <w:rFonts w:ascii="Cambria Math" w:hAnsi="Cambria Math"/>
                </w:rPr>
                <m:t>=</m:t>
              </m:r>
              <m:r>
                <m:rPr>
                  <m:sty m:val="p"/>
                </m:rPr>
                <w:rPr>
                  <w:rFonts w:ascii="Cambria Math" w:eastAsia="Calibri" w:hAnsi="Cambria Math" w:cs="Arial"/>
                  <w:szCs w:val="20"/>
                </w:rPr>
                <m:t>-1.5*</m:t>
              </m:r>
              <m:sSup>
                <m:sSupPr>
                  <m:ctrlPr>
                    <w:rPr>
                      <w:rFonts w:ascii="Cambria Math" w:eastAsia="Calibri" w:hAnsi="Cambria Math" w:cs="Arial"/>
                      <w:i/>
                      <w:szCs w:val="20"/>
                    </w:rPr>
                  </m:ctrlPr>
                </m:sSupPr>
                <m:e>
                  <m:r>
                    <w:rPr>
                      <w:rFonts w:ascii="Cambria Math" w:eastAsia="Calibri" w:hAnsi="Cambria Math" w:cs="Arial"/>
                      <w:szCs w:val="20"/>
                    </w:rPr>
                    <m:t>10</m:t>
                  </m:r>
                  <m:ctrlPr>
                    <w:rPr>
                      <w:rFonts w:ascii="Cambria Math" w:eastAsia="Calibri" w:hAnsi="Cambria Math" w:cs="Arial"/>
                      <w:szCs w:val="20"/>
                    </w:rPr>
                  </m:ctrlPr>
                </m:e>
                <m:sup>
                  <m: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4</m:t>
                  </m:r>
                </m:sup>
              </m:sSup>
              <m:r>
                <w:rPr>
                  <w:rFonts w:ascii="Cambria Math" w:eastAsia="Calibri" w:hAnsi="Cambria Math" w:cs="Arial"/>
                  <w:szCs w:val="20"/>
                </w:rPr>
                <m:t>+6.09</m:t>
              </m:r>
              <m:r>
                <m:rPr>
                  <m:sty m:val="p"/>
                </m:rPr>
                <w:rPr>
                  <w:rFonts w:ascii="Cambria Math" w:eastAsia="Calibri" w:hAnsi="Cambria Math" w:cs="Arial"/>
                  <w:szCs w:val="20"/>
                </w:rPr>
                <m:t>*</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5</m:t>
                  </m:r>
                </m:sup>
              </m:sSup>
              <m:r>
                <w:rPr>
                  <w:rFonts w:ascii="Cambria Math" w:eastAsia="Calibri" w:hAnsi="Cambria Math" w:cs="Arial"/>
                  <w:szCs w:val="20"/>
                </w:rPr>
                <m:t>+3.74*</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4</m:t>
                  </m:r>
                </m:sup>
              </m:sSup>
              <m:r>
                <w:rPr>
                  <w:rFonts w:ascii="Cambria Math" w:eastAsia="Calibri" w:hAnsi="Cambria Math" w:cs="Arial"/>
                  <w:szCs w:val="20"/>
                </w:rPr>
                <m:t>-4.5*</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5</m:t>
                  </m:r>
                </m:sup>
              </m:sSup>
              <m:r>
                <w:rPr>
                  <w:rFonts w:ascii="Cambria Math" w:eastAsia="Calibri" w:hAnsi="Cambria Math" w:cs="Arial"/>
                  <w:szCs w:val="20"/>
                </w:rPr>
                <m:t>+5.17*</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4</m:t>
                  </m:r>
                </m:sup>
              </m:sSup>
              <m:r>
                <w:rPr>
                  <w:rFonts w:ascii="Cambria Math" w:eastAsia="Calibri" w:hAnsi="Cambria Math" w:cs="Arial"/>
                  <w:szCs w:val="20"/>
                </w:rPr>
                <m:t>-1.3*</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5</m:t>
                  </m:r>
                </m:sup>
              </m:sSup>
            </m:oMath>
          </w:p>
        </w:tc>
      </w:tr>
      <w:tr w:rsidR="00802AFE" w:rsidRPr="00CE0C94" w14:paraId="688A18D9" w14:textId="77777777" w:rsidTr="00564273">
        <w:tc>
          <w:tcPr>
            <w:tcW w:w="1985" w:type="dxa"/>
            <w:vMerge/>
            <w:vAlign w:val="center"/>
          </w:tcPr>
          <w:p w14:paraId="33777C99" w14:textId="77777777" w:rsidR="00802AFE" w:rsidRPr="00CE0C94" w:rsidRDefault="00802AFE" w:rsidP="009B1370">
            <w:pPr>
              <w:jc w:val="center"/>
              <w:rPr>
                <w:rFonts w:ascii="Times New Roman" w:eastAsia="Calibri" w:hAnsi="Times New Roman" w:cs="Arial"/>
                <w:iCs/>
                <w:szCs w:val="20"/>
              </w:rPr>
            </w:pPr>
          </w:p>
        </w:tc>
        <w:tc>
          <w:tcPr>
            <w:tcW w:w="7427" w:type="dxa"/>
            <w:vAlign w:val="center"/>
          </w:tcPr>
          <w:p w14:paraId="09F3C99C" w14:textId="77777777" w:rsidR="00802AFE" w:rsidRPr="003A3660" w:rsidRDefault="00802AFE" w:rsidP="009B1370">
            <w:pPr>
              <w:jc w:val="center"/>
              <w:rPr>
                <w:rFonts w:ascii="Times New Roman" w:eastAsia="Calibri" w:hAnsi="Times New Roman" w:cs="Arial"/>
                <w:i/>
                <w:szCs w:val="20"/>
              </w:rPr>
            </w:pPr>
            <w:r w:rsidRPr="00BB3EA2">
              <w:rPr>
                <w:rFonts w:eastAsia="Times New Roman"/>
                <w:i/>
                <w:iCs/>
                <w:color w:val="000000"/>
              </w:rPr>
              <w:t>V</w:t>
            </w:r>
            <w:r w:rsidRPr="00BB3EA2">
              <w:rPr>
                <w:rFonts w:eastAsia="Times New Roman"/>
                <w:i/>
                <w:iCs/>
                <w:color w:val="000000"/>
                <w:vertAlign w:val="subscript"/>
              </w:rPr>
              <w:t>OC</w:t>
            </w:r>
            <m:oMath>
              <m:d>
                <m:dPr>
                  <m:ctrlPr>
                    <w:rPr>
                      <w:rFonts w:ascii="Cambria Math" w:eastAsia="Calibri" w:hAnsi="Cambria Math" w:cs="Arial"/>
                      <w:szCs w:val="20"/>
                    </w:rPr>
                  </m:ctrlPr>
                </m:dPr>
                <m:e>
                  <m:r>
                    <m:rPr>
                      <m:sty m:val="p"/>
                    </m:rPr>
                    <w:rPr>
                      <w:rFonts w:ascii="Cambria Math" w:eastAsia="Calibri" w:hAnsi="Cambria Math" w:cs="Arial"/>
                      <w:szCs w:val="20"/>
                    </w:rPr>
                    <m:t>V</m:t>
                  </m:r>
                </m:e>
              </m:d>
              <m:r>
                <m:rPr>
                  <m:sty m:val="p"/>
                </m:rPr>
                <w:rPr>
                  <w:rFonts w:ascii="Cambria Math" w:eastAsia="Calibri" w:hAnsi="Cambria Math" w:cs="Arial"/>
                  <w:szCs w:val="20"/>
                </w:rPr>
                <m:t>=2.47*</m:t>
              </m:r>
              <m:sSup>
                <m:sSupPr>
                  <m:ctrlPr>
                    <w:rPr>
                      <w:rFonts w:ascii="Cambria Math" w:eastAsia="Calibri" w:hAnsi="Cambria Math" w:cs="Arial"/>
                      <w:i/>
                      <w:szCs w:val="20"/>
                    </w:rPr>
                  </m:ctrlPr>
                </m:sSupPr>
                <m:e>
                  <m:r>
                    <w:rPr>
                      <w:rFonts w:ascii="Cambria Math" w:eastAsia="Calibri" w:hAnsi="Cambria Math" w:cs="Arial"/>
                      <w:szCs w:val="20"/>
                    </w:rPr>
                    <m:t>10</m:t>
                  </m:r>
                  <m:ctrlPr>
                    <w:rPr>
                      <w:rFonts w:ascii="Cambria Math" w:eastAsia="Calibri" w:hAnsi="Cambria Math" w:cs="Arial"/>
                      <w:szCs w:val="20"/>
                    </w:rPr>
                  </m:ctrlPr>
                </m:e>
                <m:sup>
                  <m:r>
                    <w:rPr>
                      <w:rFonts w:ascii="Cambria Math" w:eastAsia="Calibri" w:hAnsi="Cambria Math" w:cs="Arial"/>
                      <w:szCs w:val="20"/>
                    </w:rPr>
                    <m:t>-10</m:t>
                  </m:r>
                </m:sup>
              </m:sSup>
              <m:sSup>
                <m:sSupPr>
                  <m:ctrlPr>
                    <w:rPr>
                      <w:rFonts w:ascii="Cambria Math" w:eastAsia="Calibri" w:hAnsi="Cambria Math" w:cs="Arial"/>
                      <w:i/>
                      <w:szCs w:val="20"/>
                    </w:rPr>
                  </m:ctrlPr>
                </m:sSupPr>
                <m:e>
                  <m:r>
                    <w:rPr>
                      <w:rFonts w:ascii="Cambria Math" w:eastAsia="Calibri" w:hAnsi="Cambria Math" w:cs="Arial"/>
                      <w:szCs w:val="20"/>
                    </w:rPr>
                    <m:t xml:space="preserve"> </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4</m:t>
                  </m:r>
                </m:sup>
              </m:sSup>
              <m:r>
                <w:rPr>
                  <w:rFonts w:ascii="Cambria Math" w:eastAsia="Calibri" w:hAnsi="Cambria Math" w:cs="Arial"/>
                  <w:szCs w:val="20"/>
                </w:rPr>
                <m:t>-7.5</m:t>
              </m:r>
              <m:r>
                <m:rPr>
                  <m:sty m:val="p"/>
                </m:rPr>
                <w:rPr>
                  <w:rFonts w:ascii="Cambria Math" w:eastAsia="Calibri" w:hAnsi="Cambria Math" w:cs="Arial"/>
                  <w:szCs w:val="20"/>
                </w:rPr>
                <m:t>*</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-13</m:t>
                  </m:r>
                </m:sup>
              </m:sSup>
              <m: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5</m:t>
                  </m:r>
                </m:sup>
              </m:sSup>
              <m:r>
                <w:rPr>
                  <w:rFonts w:ascii="Cambria Math" w:eastAsia="Calibri" w:hAnsi="Cambria Math" w:cs="Arial"/>
                  <w:szCs w:val="20"/>
                </w:rPr>
                <m:t>+6.06*</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-7</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4</m:t>
                  </m:r>
                </m:sup>
              </m:sSup>
              <m:r>
                <w:rPr>
                  <w:rFonts w:ascii="Cambria Math" w:eastAsia="Calibri" w:hAnsi="Cambria Math" w:cs="Arial"/>
                  <w:szCs w:val="20"/>
                </w:rPr>
                <m:t>-9.2*</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Sub>
                </m:e>
                <m:sup>
                  <m:r>
                    <w:rPr>
                      <w:rFonts w:ascii="Cambria Math" w:eastAsia="Calibri" w:hAnsi="Cambria Math" w:cs="Arial"/>
                      <w:szCs w:val="20"/>
                    </w:rPr>
                    <m:t>5</m:t>
                  </m:r>
                </m:sup>
              </m:sSup>
              <m:r>
                <w:rPr>
                  <w:rFonts w:ascii="Cambria Math" w:eastAsia="Calibri" w:hAnsi="Cambria Math" w:cs="Arial"/>
                  <w:szCs w:val="20"/>
                </w:rPr>
                <m:t>-1.4*</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4</m:t>
                  </m:r>
                </m:sup>
              </m:sSup>
              <m:r>
                <w:rPr>
                  <w:rFonts w:ascii="Cambria Math" w:eastAsia="Calibri" w:hAnsi="Cambria Math" w:cs="Arial"/>
                  <w:szCs w:val="20"/>
                </w:rPr>
                <m:t>+3.3*</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5</m:t>
                  </m:r>
                </m:sup>
              </m:sSup>
            </m:oMath>
          </w:p>
        </w:tc>
      </w:tr>
      <w:tr w:rsidR="00802AFE" w:rsidRPr="00CE0C94" w14:paraId="39A62888" w14:textId="77777777" w:rsidTr="00564273">
        <w:tc>
          <w:tcPr>
            <w:tcW w:w="1985" w:type="dxa"/>
            <w:vMerge/>
            <w:tcBorders>
              <w:bottom w:val="single" w:sz="4" w:space="0" w:color="auto"/>
            </w:tcBorders>
            <w:vAlign w:val="center"/>
          </w:tcPr>
          <w:p w14:paraId="14E818FF" w14:textId="77777777" w:rsidR="00802AFE" w:rsidRPr="00CE0C94" w:rsidRDefault="00802AFE" w:rsidP="009B1370">
            <w:pPr>
              <w:jc w:val="center"/>
              <w:rPr>
                <w:rFonts w:ascii="Times New Roman" w:eastAsia="Calibri" w:hAnsi="Times New Roman" w:cs="Arial"/>
                <w:iCs/>
                <w:szCs w:val="20"/>
              </w:rPr>
            </w:pPr>
          </w:p>
        </w:tc>
        <w:tc>
          <w:tcPr>
            <w:tcW w:w="7427" w:type="dxa"/>
            <w:tcBorders>
              <w:bottom w:val="single" w:sz="4" w:space="0" w:color="auto"/>
            </w:tcBorders>
            <w:vAlign w:val="center"/>
          </w:tcPr>
          <w:p w14:paraId="2713B226" w14:textId="77777777" w:rsidR="00802AFE" w:rsidRPr="003A3660" w:rsidRDefault="00802AFE" w:rsidP="009B1370">
            <w:pPr>
              <w:jc w:val="center"/>
              <w:rPr>
                <w:rFonts w:ascii="Times New Roman" w:eastAsia="Calibri" w:hAnsi="Times New Roman" w:cs="Arial"/>
                <w:szCs w:val="20"/>
                <w:rtl/>
              </w:rPr>
            </w:pPr>
            <m:oMathPara>
              <m:oMathParaPr>
                <m:jc m:val="left"/>
              </m:oMathParaPr>
              <m:oMath>
                <m:r>
                  <m:rPr>
                    <m:sty m:val="p"/>
                  </m:rPr>
                  <w:rPr>
                    <w:rFonts w:ascii="Cambria Math" w:eastAsia="Calibri" w:hAnsi="Cambria Math" w:cs="Arial"/>
                    <w:szCs w:val="20"/>
                  </w:rPr>
                  <m:t xml:space="preserve">IQE </m:t>
                </m:r>
                <m:d>
                  <m:dPr>
                    <m:ctrlPr>
                      <w:rPr>
                        <w:rFonts w:ascii="Cambria Math" w:eastAsia="Calibri" w:hAnsi="Cambria Math" w:cs="Arial"/>
                        <w:szCs w:val="20"/>
                      </w:rPr>
                    </m:ctrlPr>
                  </m:dPr>
                  <m:e>
                    <m:r>
                      <m:rPr>
                        <m:sty m:val="p"/>
                      </m:rPr>
                      <w:rPr>
                        <w:rFonts w:ascii="Cambria Math" w:eastAsia="Calibri" w:hAnsi="Cambria Math" w:cs="Arial"/>
                        <w:szCs w:val="20"/>
                      </w:rPr>
                      <m:t>%</m:t>
                    </m:r>
                  </m:e>
                </m:d>
                <m:r>
                  <m:rPr>
                    <m:sty m:val="p"/>
                  </m:rPr>
                  <w:rPr>
                    <w:rFonts w:ascii="Cambria Math" w:eastAsia="Calibri" w:hAnsi="Cambria Math" w:cs="Arial"/>
                    <w:szCs w:val="20"/>
                  </w:rPr>
                  <m:t>=-3.9*</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-7</m:t>
                    </m:r>
                  </m:sup>
                </m:sSup>
                <m:r>
                  <w:rPr>
                    <w:rFonts w:ascii="Cambria Math" w:eastAsia="Calibri" w:hAnsi="Cambria Math" w:cs="Arial"/>
                    <w:szCs w:val="20"/>
                  </w:rPr>
                  <m:t xml:space="preserve"> </m:t>
                </m:r>
                <m:sSup>
                  <m:sSupPr>
                    <m:ctrlPr>
                      <w:rPr>
                        <w:rFonts w:ascii="Cambria Math" w:eastAsia="Calibri" w:hAnsi="Cambria Math" w:cs="Arial"/>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m:rPr>
                        <m:sty m:val="p"/>
                      </m:rPr>
                      <w:rPr>
                        <w:rFonts w:ascii="Cambria Math" w:eastAsia="Calibri" w:hAnsi="Cambria Math" w:cs="Arial"/>
                        <w:szCs w:val="20"/>
                      </w:rPr>
                      <m:t>3</m:t>
                    </m:r>
                  </m:sup>
                </m:sSup>
                <m:r>
                  <m:rPr>
                    <m:sty m:val="p"/>
                  </m:rPr>
                  <w:rPr>
                    <w:rFonts w:ascii="Cambria Math" w:eastAsia="Calibri" w:hAnsi="Cambria Math" w:cs="Arial"/>
                    <w:szCs w:val="20"/>
                  </w:rPr>
                  <m:t>+3.26*</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-9</m:t>
                    </m:r>
                  </m:sup>
                </m:sSup>
                <m: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4</m:t>
                    </m:r>
                  </m:sup>
                </m:sSup>
                <m:r>
                  <w:rPr>
                    <w:rFonts w:ascii="Cambria Math" w:eastAsia="Calibri" w:hAnsi="Cambria Math" w:cs="Arial"/>
                    <w:szCs w:val="20"/>
                  </w:rPr>
                  <m:t>-7.2</m:t>
                </m:r>
                <m:r>
                  <m:rPr>
                    <m:sty m:val="p"/>
                  </m:rPr>
                  <w:rPr>
                    <w:rFonts w:ascii="Cambria Math" w:eastAsia="Calibri" w:hAnsi="Cambria Math" w:cs="Arial"/>
                    <w:szCs w:val="20"/>
                  </w:rPr>
                  <m:t>*</m:t>
                </m:r>
                <m:sSup>
                  <m:sSupPr>
                    <m:ctrlPr>
                      <w:rPr>
                        <w:rFonts w:ascii="Cambria Math" w:eastAsia="Calibri" w:hAnsi="Cambria Math" w:cs="Arial"/>
                        <w:szCs w:val="20"/>
                      </w:rPr>
                    </m:ctrlPr>
                  </m:sSupPr>
                  <m:e>
                    <m:r>
                      <m:rPr>
                        <m:sty m:val="p"/>
                      </m:rPr>
                      <w:rPr>
                        <w:rFonts w:ascii="Cambria Math" w:eastAsia="Calibri" w:hAnsi="Cambria Math" w:cs="Arial"/>
                        <w:szCs w:val="20"/>
                      </w:rPr>
                      <m:t>10</m:t>
                    </m:r>
                  </m:e>
                  <m:sup>
                    <m:r>
                      <m:rPr>
                        <m:sty m:val="p"/>
                      </m:rP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4</m:t>
                            </m:r>
                          </m:sub>
                        </m:sSub>
                      </m:sub>
                    </m:sSub>
                  </m:e>
                  <m:sup>
                    <m:r>
                      <w:rPr>
                        <w:rFonts w:ascii="Cambria Math" w:eastAsia="Calibri" w:hAnsi="Cambria Math" w:cs="Arial"/>
                        <w:szCs w:val="20"/>
                      </w:rPr>
                      <m:t>5</m:t>
                    </m:r>
                  </m:sup>
                </m:sSup>
                <m:r>
                  <w:rPr>
                    <w:rFonts w:ascii="Cambria Math" w:eastAsia="Calibri" w:hAnsi="Cambria Math" w:cs="Arial"/>
                    <w:szCs w:val="20"/>
                  </w:rPr>
                  <m:t>-3.9*</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-11</m:t>
                    </m:r>
                  </m:sup>
                </m:sSup>
                <m:sSubSup>
                  <m:sSubSupPr>
                    <m:ctrlPr>
                      <w:rPr>
                        <w:rFonts w:ascii="Cambria Math" w:eastAsia="Calibri" w:hAnsi="Cambria Math" w:cs="Arial"/>
                        <w:i/>
                        <w:szCs w:val="20"/>
                      </w:rPr>
                    </m:ctrlPr>
                  </m:sSubSupPr>
                  <m:e>
                    <m:r>
                      <w:rPr>
                        <w:rFonts w:ascii="Cambria Math" w:eastAsia="Calibri" w:hAnsi="Cambria Math" w:cs="Arial"/>
                        <w:szCs w:val="20"/>
                      </w:rPr>
                      <m:t>d</m:t>
                    </m:r>
                  </m:e>
                  <m:sub>
                    <m:r>
                      <w:rPr>
                        <w:rFonts w:ascii="Cambria Math" w:eastAsia="Calibri" w:hAnsi="Cambria Math" w:cs="Arial"/>
                      </w:rPr>
                      <m:t>Mo</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3</m:t>
                        </m:r>
                      </m:sub>
                    </m:sSub>
                  </m:sub>
                  <m:sup>
                    <m:r>
                      <w:rPr>
                        <w:rFonts w:ascii="Cambria Math" w:eastAsia="Calibri" w:hAnsi="Cambria Math" w:cs="Arial"/>
                        <w:szCs w:val="20"/>
                      </w:rPr>
                      <m:t>5</m:t>
                    </m:r>
                  </m:sup>
                </m:sSubSup>
                <m:r>
                  <w:rPr>
                    <w:rFonts w:ascii="Cambria Math" w:eastAsia="Calibri" w:hAnsi="Cambria Math" w:cs="Arial"/>
                    <w:szCs w:val="20"/>
                  </w:rPr>
                  <m:t>+1.52*</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4</m:t>
                    </m:r>
                  </m:sup>
                </m:sSup>
                <m:r>
                  <w:rPr>
                    <w:rFonts w:ascii="Cambria Math" w:eastAsia="Calibri" w:hAnsi="Cambria Math" w:cs="Arial"/>
                    <w:szCs w:val="20"/>
                  </w:rPr>
                  <m:t>-3.9*</m:t>
                </m:r>
                <m:sSup>
                  <m:sSupPr>
                    <m:ctrlPr>
                      <w:rPr>
                        <w:rFonts w:ascii="Cambria Math" w:eastAsia="Calibri" w:hAnsi="Cambria Math" w:cs="Arial"/>
                        <w:i/>
                        <w:szCs w:val="20"/>
                      </w:rPr>
                    </m:ctrlPr>
                  </m:sSupPr>
                  <m:e>
                    <m:r>
                      <w:rPr>
                        <w:rFonts w:ascii="Cambria Math" w:eastAsia="Calibri" w:hAnsi="Cambria Math" w:cs="Arial"/>
                        <w:szCs w:val="20"/>
                      </w:rPr>
                      <m:t>10</m:t>
                    </m:r>
                  </m:e>
                  <m:sup>
                    <m: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e>
                  <m:sup>
                    <m:r>
                      <w:rPr>
                        <w:rFonts w:ascii="Cambria Math" w:eastAsia="Calibri" w:hAnsi="Cambria Math" w:cs="Arial"/>
                        <w:szCs w:val="20"/>
                      </w:rPr>
                      <m:t>5</m:t>
                    </m:r>
                  </m:sup>
                </m:sSup>
              </m:oMath>
            </m:oMathPara>
          </w:p>
        </w:tc>
      </w:tr>
      <w:tr w:rsidR="00802AFE" w:rsidRPr="00CE0C94" w14:paraId="02295C58" w14:textId="77777777" w:rsidTr="00564273">
        <w:tc>
          <w:tcPr>
            <w:tcW w:w="1985" w:type="dxa"/>
            <w:tcBorders>
              <w:top w:val="single" w:sz="4" w:space="0" w:color="auto"/>
            </w:tcBorders>
            <w:vAlign w:val="center"/>
          </w:tcPr>
          <w:p w14:paraId="366DC33F" w14:textId="77777777" w:rsidR="00802AFE" w:rsidRPr="00CE0C94" w:rsidRDefault="00802AFE" w:rsidP="009B1370">
            <w:pPr>
              <w:jc w:val="center"/>
              <w:rPr>
                <w:rFonts w:ascii="Times New Roman" w:eastAsia="Calibri" w:hAnsi="Times New Roman" w:cs="Arial"/>
                <w:szCs w:val="20"/>
              </w:rPr>
            </w:pPr>
          </w:p>
        </w:tc>
        <w:tc>
          <w:tcPr>
            <w:tcW w:w="7427" w:type="dxa"/>
            <w:tcBorders>
              <w:top w:val="single" w:sz="4" w:space="0" w:color="auto"/>
            </w:tcBorders>
            <w:vAlign w:val="center"/>
          </w:tcPr>
          <w:p w14:paraId="2BE8198F" w14:textId="77777777" w:rsidR="00802AFE" w:rsidRPr="00CE0C94" w:rsidRDefault="00802AFE" w:rsidP="009B1370">
            <w:pPr>
              <w:jc w:val="center"/>
              <w:rPr>
                <w:rFonts w:ascii="Times New Roman" w:eastAsia="Calibri" w:hAnsi="Times New Roman" w:cs="Arial"/>
                <w:szCs w:val="20"/>
              </w:rPr>
            </w:pPr>
          </w:p>
        </w:tc>
      </w:tr>
    </w:tbl>
    <w:p w14:paraId="07C843D6" w14:textId="77777777" w:rsidR="00802AFE" w:rsidRPr="00CE0C94" w:rsidRDefault="00802AFE" w:rsidP="009B1370">
      <w:pPr>
        <w:spacing w:after="0"/>
        <w:ind w:left="360"/>
        <w:rPr>
          <w:rFonts w:ascii="Times New Roman" w:eastAsia="Calibri" w:hAnsi="Times New Roman" w:cs="Arial"/>
          <w:rtl/>
        </w:rPr>
      </w:pPr>
    </w:p>
    <w:p w14:paraId="28DF0E23" w14:textId="77777777" w:rsidR="00802AFE" w:rsidRDefault="00802AFE" w:rsidP="009B1370">
      <w:pPr>
        <w:spacing w:after="0"/>
        <w:rPr>
          <w:rFonts w:ascii="Times New Roman" w:eastAsia="Calibri" w:hAnsi="Times New Roman" w:cs="Arial"/>
        </w:rPr>
      </w:pPr>
      <w:r w:rsidRPr="00CE0C94">
        <w:rPr>
          <w:rFonts w:ascii="Times New Roman" w:eastAsia="Calibri" w:hAnsi="Times New Roman" w:cs="Arial"/>
        </w:rPr>
        <w:t>For both</w:t>
      </w:r>
      <m:oMath>
        <m:r>
          <w:rPr>
            <w:rFonts w:ascii="Cambria Math" w:eastAsia="Calibri" w:hAnsi="Cambria Math" w:cs="Arial"/>
            <w:szCs w:val="20"/>
          </w:rPr>
          <m:t xml:space="preserve"> Ti</m:t>
        </m:r>
        <m:sSub>
          <m:sSubPr>
            <m:ctrlPr>
              <w:rPr>
                <w:rFonts w:ascii="Cambria Math" w:eastAsia="Calibri" w:hAnsi="Cambria Math" w:cs="Arial"/>
                <w:i/>
                <w:szCs w:val="20"/>
              </w:rPr>
            </m:ctrlPr>
          </m:sSubPr>
          <m:e>
            <m:r>
              <w:rPr>
                <w:rFonts w:ascii="Cambria Math" w:eastAsia="Calibri" w:hAnsi="Cambria Math" w:cs="Arial"/>
                <w:szCs w:val="20"/>
              </w:rPr>
              <m:t>O</m:t>
            </m:r>
          </m:e>
          <m:sub>
            <m:r>
              <w:rPr>
                <w:rFonts w:ascii="Cambria Math" w:eastAsia="Calibri" w:hAnsi="Cambria Math" w:cs="Arial"/>
                <w:szCs w:val="20"/>
              </w:rPr>
              <m:t>2</m:t>
            </m:r>
          </m:sub>
        </m:s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oMath>
      <w:r>
        <w:rPr>
          <w:rFonts w:ascii="Times New Roman" w:eastAsia="Calibri" w:hAnsi="Times New Roman" w:cs="Arial" w:hint="cs"/>
          <w:rtl/>
        </w:rPr>
        <w:t xml:space="preserve"> </w:t>
      </w:r>
      <w:r>
        <w:rPr>
          <w:rFonts w:ascii="Times New Roman" w:eastAsia="Calibri" w:hAnsi="Times New Roman" w:cs="Arial"/>
        </w:rPr>
        <w:t>datasets</w:t>
      </w:r>
      <w:r w:rsidRPr="00CE0C94">
        <w:rPr>
          <w:rFonts w:ascii="Times New Roman" w:eastAsia="Calibri" w:hAnsi="Times New Roman" w:cs="Arial"/>
        </w:rPr>
        <w:t xml:space="preserve"> it is evident that while </w:t>
      </w:r>
      <w:r>
        <w:rPr>
          <w:rFonts w:ascii="Times New Roman" w:eastAsia="Calibri" w:hAnsi="Times New Roman" w:cs="Arial"/>
        </w:rPr>
        <w:t>four</w:t>
      </w:r>
      <w:r w:rsidRPr="00CE0C94">
        <w:rPr>
          <w:rFonts w:ascii="Times New Roman" w:eastAsia="Calibri" w:hAnsi="Times New Roman" w:cs="Arial"/>
        </w:rPr>
        <w:t xml:space="preserve"> descriptors were evaluated by RANSAC, only two were picked </w:t>
      </w:r>
      <w:r>
        <w:rPr>
          <w:rFonts w:ascii="Times New Roman" w:eastAsia="Calibri" w:hAnsi="Times New Roman" w:cs="Arial"/>
        </w:rPr>
        <w:t xml:space="preserve">by the algorithm </w:t>
      </w:r>
      <w:r w:rsidRPr="00CE0C94">
        <w:rPr>
          <w:rFonts w:ascii="Times New Roman" w:eastAsia="Calibri" w:hAnsi="Times New Roman" w:cs="Arial"/>
        </w:rPr>
        <w:t xml:space="preserve">as </w:t>
      </w:r>
      <w:r>
        <w:rPr>
          <w:rFonts w:ascii="Times New Roman" w:eastAsia="Calibri" w:hAnsi="Times New Roman" w:cs="Arial"/>
        </w:rPr>
        <w:t>correlated with the</w:t>
      </w:r>
      <w:r w:rsidRPr="00CE0C94">
        <w:rPr>
          <w:rFonts w:ascii="Times New Roman" w:eastAsia="Calibri" w:hAnsi="Times New Roman" w:cs="Arial"/>
        </w:rPr>
        <w:t xml:space="preserve"> photovoltaic activity</w:t>
      </w:r>
      <w:r>
        <w:rPr>
          <w:rFonts w:ascii="Times New Roman" w:eastAsia="Calibri" w:hAnsi="Times New Roman" w:cs="Arial"/>
        </w:rPr>
        <w:t xml:space="preserve">. </w:t>
      </w:r>
      <w:proofErr w:type="gramStart"/>
      <w:r>
        <w:rPr>
          <w:rFonts w:ascii="Times New Roman" w:eastAsia="Calibri" w:hAnsi="Times New Roman" w:cs="Arial"/>
        </w:rPr>
        <w:t xml:space="preserve">The  </w:t>
      </w:r>
      <m:oMath>
        <m:r>
          <w:rPr>
            <w:rFonts w:ascii="Cambria Math" w:eastAsia="Calibri" w:hAnsi="Cambria Math" w:cs="Arial"/>
            <w:szCs w:val="20"/>
          </w:rPr>
          <m:t>Ti</m:t>
        </m:r>
        <w:proofErr w:type="gramEnd"/>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d>
          <m:dPr>
            <m:begChr m:val="|"/>
            <m:endChr m:val="|"/>
            <m:ctrlPr>
              <w:rPr>
                <w:rFonts w:ascii="Cambria Math" w:eastAsia="Calibri" w:hAnsi="Cambria Math" w:cs="Arial"/>
                <w:szCs w:val="20"/>
              </w:rPr>
            </m:ctrlPr>
          </m:dPr>
          <m:e>
            <m:r>
              <w:rPr>
                <w:rFonts w:ascii="Cambria Math" w:eastAsia="Calibri" w:hAnsi="Cambria Math" w:cs="Arial"/>
                <w:szCs w:val="20"/>
              </w:rPr>
              <m:t>C</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4</m:t>
                </m:r>
              </m:sub>
            </m:sSub>
          </m:e>
        </m:d>
        <m:r>
          <w:rPr>
            <w:rFonts w:ascii="Cambria Math" w:eastAsia="Calibri" w:hAnsi="Cambria Math" w:cs="Arial"/>
            <w:szCs w:val="20"/>
          </w:rPr>
          <m:t>Mo</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3</m:t>
            </m:r>
          </m:sub>
        </m:sSub>
      </m:oMath>
      <w:r>
        <w:rPr>
          <w:rFonts w:ascii="Times New Roman" w:eastAsia="Calibri" w:hAnsi="Times New Roman" w:cs="Arial"/>
        </w:rPr>
        <w:t xml:space="preserve"> dataset was characterized by three descriptors and all were selected by RANSAC.</w:t>
      </w:r>
    </w:p>
    <w:p w14:paraId="102E1153" w14:textId="77777777" w:rsidR="00802AFE" w:rsidRDefault="00802AFE" w:rsidP="009B1370">
      <w:pPr>
        <w:spacing w:after="0"/>
        <w:rPr>
          <w:rFonts w:ascii="Times New Roman" w:eastAsia="Calibri" w:hAnsi="Times New Roman" w:cs="Arial"/>
        </w:rPr>
      </w:pPr>
    </w:p>
    <w:p w14:paraId="525B65B8" w14:textId="05BC8D64" w:rsidR="00802AFE" w:rsidRPr="00E03D56" w:rsidRDefault="00802AFE" w:rsidP="001C0A8A">
      <w:pPr>
        <w:spacing w:after="0"/>
        <w:rPr>
          <w:rFonts w:eastAsia="Calibri"/>
        </w:rPr>
      </w:pPr>
      <w:r w:rsidRPr="00E03D56">
        <w:rPr>
          <w:rFonts w:eastAsia="Calibri"/>
        </w:rPr>
        <w:t xml:space="preserve">The features selected by the RANSAC algorithm could be compared with those selected by the </w:t>
      </w:r>
      <w:proofErr w:type="spellStart"/>
      <w:r w:rsidRPr="00E03D56">
        <w:rPr>
          <w:rFonts w:eastAsia="Calibri"/>
          <w:i/>
          <w:iCs/>
        </w:rPr>
        <w:t>k</w:t>
      </w:r>
      <w:r w:rsidRPr="00E03D56">
        <w:rPr>
          <w:rFonts w:eastAsia="Calibri"/>
        </w:rPr>
        <w:t>NN</w:t>
      </w:r>
      <w:proofErr w:type="spellEnd"/>
      <w:r w:rsidRPr="00E03D56">
        <w:rPr>
          <w:rFonts w:eastAsia="Calibri"/>
        </w:rPr>
        <w:t xml:space="preserve"> and GA models reported by </w:t>
      </w:r>
      <w:proofErr w:type="spellStart"/>
      <w:r w:rsidRPr="00E03D56">
        <w:rPr>
          <w:rFonts w:eastAsia="Calibri"/>
        </w:rPr>
        <w:t>Yosipof</w:t>
      </w:r>
      <w:proofErr w:type="spellEnd"/>
      <w:r w:rsidRPr="00E03D56">
        <w:rPr>
          <w:rFonts w:eastAsia="Calibri"/>
        </w:rPr>
        <w:t xml:space="preserve"> et al.</w:t>
      </w:r>
      <w:r w:rsidR="00010C54">
        <w:rPr>
          <w:rFonts w:eastAsia="Calibri"/>
        </w:rPr>
        <w:fldChar w:fldCharType="begin"/>
      </w:r>
      <w:r w:rsidR="001C0A8A">
        <w:rPr>
          <w:rFonts w:eastAsia="Calibri"/>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Pr>
          <w:rFonts w:eastAsia="Calibri"/>
        </w:rPr>
        <w:fldChar w:fldCharType="separate"/>
      </w:r>
      <w:r w:rsidR="001C0A8A" w:rsidRPr="001C0A8A">
        <w:rPr>
          <w:rFonts w:eastAsia="Calibri"/>
          <w:i/>
          <w:noProof/>
          <w:vertAlign w:val="superscript"/>
        </w:rPr>
        <w:t>(</w:t>
      </w:r>
      <w:hyperlink w:anchor="_ENREF_23" w:tooltip="Yosipof, 2015 #3" w:history="1">
        <w:r w:rsidR="001C0A8A" w:rsidRPr="001C0A8A">
          <w:rPr>
            <w:rFonts w:eastAsia="Calibri"/>
            <w:i/>
            <w:noProof/>
            <w:vertAlign w:val="superscript"/>
          </w:rPr>
          <w:t>23</w:t>
        </w:r>
      </w:hyperlink>
      <w:r w:rsidR="001C0A8A" w:rsidRPr="001C0A8A">
        <w:rPr>
          <w:rFonts w:eastAsia="Calibri"/>
          <w:i/>
          <w:noProof/>
          <w:vertAlign w:val="superscript"/>
        </w:rPr>
        <w:t>)</w:t>
      </w:r>
      <w:r w:rsidR="00010C54">
        <w:rPr>
          <w:rFonts w:eastAsia="Calibri"/>
        </w:rPr>
        <w:fldChar w:fldCharType="end"/>
      </w:r>
      <w:r w:rsidRPr="00E03D56">
        <w:rPr>
          <w:rFonts w:eastAsia="Calibri"/>
        </w:rPr>
        <w:t xml:space="preserve"> As can be deduced from </w:t>
      </w:r>
      <w:r w:rsidR="009A312C">
        <w:rPr>
          <w:rFonts w:eastAsia="Calibri"/>
        </w:rPr>
        <w:fldChar w:fldCharType="begin"/>
      </w:r>
      <w:r w:rsidR="00BD252A">
        <w:rPr>
          <w:rFonts w:eastAsia="Calibri"/>
        </w:rPr>
        <w:instrText xml:space="preserve"> REF _Ref475298590 \h </w:instrText>
      </w:r>
      <w:r w:rsidR="009A312C">
        <w:rPr>
          <w:rFonts w:eastAsia="Calibri"/>
        </w:rPr>
      </w:r>
      <w:r w:rsidR="009A312C">
        <w:rPr>
          <w:rFonts w:eastAsia="Calibri"/>
        </w:rPr>
        <w:fldChar w:fldCharType="separate"/>
      </w:r>
      <w:r w:rsidR="00DC600D">
        <w:t xml:space="preserve">Table </w:t>
      </w:r>
      <w:r w:rsidR="00DC600D">
        <w:rPr>
          <w:noProof/>
        </w:rPr>
        <w:t>8</w:t>
      </w:r>
      <w:r w:rsidR="009A312C">
        <w:rPr>
          <w:rFonts w:eastAsia="Calibri"/>
        </w:rPr>
        <w:fldChar w:fldCharType="end"/>
      </w:r>
      <w:r w:rsidRPr="00E03D56">
        <w:rPr>
          <w:rFonts w:eastAsia="Calibri"/>
        </w:rPr>
        <w:t xml:space="preserve">, all methods selected the same descriptors for the </w:t>
      </w:r>
      <m:oMath>
        <m:r>
          <w:rPr>
            <w:rFonts w:ascii="Cambria Math" w:eastAsia="Calibri" w:hAnsi="Cambria Math"/>
          </w:rPr>
          <m:t>Ti</m:t>
        </m:r>
        <m:sSub>
          <m:sSubPr>
            <m:ctrlPr>
              <w:rPr>
                <w:rFonts w:ascii="Cambria Math" w:eastAsia="Calibri" w:hAnsi="Cambria Math"/>
                <w:i/>
              </w:rPr>
            </m:ctrlPr>
          </m:sSubPr>
          <m:e>
            <m:r>
              <w:rPr>
                <w:rFonts w:ascii="Cambria Math" w:eastAsia="Calibri" w:hAnsi="Cambria Math"/>
              </w:rPr>
              <m:t>O</m:t>
            </m:r>
          </m:e>
          <m:sub>
            <m:r>
              <w:rPr>
                <w:rFonts w:ascii="Cambria Math" w:eastAsia="Calibri"/>
              </w:rPr>
              <m:t>2</m:t>
            </m:r>
          </m:sub>
        </m:sSub>
        <m:r>
          <w:rPr>
            <w:rFonts w:ascii="Cambria Math" w:eastAsia="Calibri"/>
          </w:rPr>
          <m:t>|</m:t>
        </m:r>
        <m:r>
          <w:rPr>
            <w:rFonts w:ascii="Cambria Math" w:eastAsia="Calibri" w:hAnsi="Cambria Math"/>
          </w:rPr>
          <m:t>C</m:t>
        </m:r>
        <m:sSub>
          <m:sSubPr>
            <m:ctrlPr>
              <w:rPr>
                <w:rFonts w:ascii="Cambria Math" w:eastAsia="Calibri" w:hAnsi="Cambria Math"/>
                <w:i/>
              </w:rPr>
            </m:ctrlPr>
          </m:sSubPr>
          <m:e>
            <m:r>
              <w:rPr>
                <w:rFonts w:ascii="Cambria Math" w:eastAsia="Calibri" w:hAnsi="Cambria Math"/>
              </w:rPr>
              <m:t>u</m:t>
            </m:r>
          </m:e>
          <m:sub>
            <m:r>
              <w:rPr>
                <w:rFonts w:ascii="Cambria Math" w:eastAsia="Calibri"/>
              </w:rPr>
              <m:t>2</m:t>
            </m:r>
          </m:sub>
        </m:sSub>
        <m:r>
          <w:rPr>
            <w:rFonts w:ascii="Cambria Math" w:eastAsia="Calibri" w:hAnsi="Cambria Math"/>
          </w:rPr>
          <m:t>O</m:t>
        </m:r>
      </m:oMath>
      <w:r w:rsidRPr="00E03D56">
        <w:rPr>
          <w:rFonts w:eastAsia="Times New Roman"/>
        </w:rPr>
        <w:t xml:space="preserve"> (Ag) library while </w:t>
      </w:r>
      <w:proofErr w:type="spellStart"/>
      <w:r w:rsidRPr="00E03D56">
        <w:rPr>
          <w:rFonts w:eastAsia="Times New Roman"/>
          <w:i/>
          <w:iCs/>
        </w:rPr>
        <w:t>k</w:t>
      </w:r>
      <w:r w:rsidRPr="00E03D56">
        <w:rPr>
          <w:rFonts w:eastAsia="Times New Roman"/>
        </w:rPr>
        <w:t>NN</w:t>
      </w:r>
      <w:proofErr w:type="spellEnd"/>
      <w:r w:rsidRPr="00E03D56">
        <w:rPr>
          <w:rFonts w:eastAsia="Times New Roman"/>
        </w:rPr>
        <w:t xml:space="preserve"> replaced </w:t>
      </w:r>
      <m:oMath>
        <m:sSub>
          <m:sSubPr>
            <m:ctrlPr>
              <w:rPr>
                <w:rFonts w:ascii="Cambria Math" w:eastAsia="Calibri" w:hAnsi="Cambria Math"/>
                <w:i/>
              </w:rPr>
            </m:ctrlPr>
          </m:sSubPr>
          <m:e>
            <m:r>
              <w:rPr>
                <w:rFonts w:ascii="Cambria Math" w:eastAsia="Calibri" w:hAnsi="Cambria Math"/>
              </w:rPr>
              <m:t>d</m:t>
            </m:r>
          </m:e>
          <m:sub>
            <m:r>
              <w:rPr>
                <w:rFonts w:ascii="Cambria Math" w:eastAsia="Calibri" w:hAnsi="Cambria Math"/>
              </w:rPr>
              <m:t>Ti</m:t>
            </m:r>
            <m:sSub>
              <m:sSubPr>
                <m:ctrlPr>
                  <w:rPr>
                    <w:rFonts w:ascii="Cambria Math" w:eastAsia="Calibri" w:hAnsi="Cambria Math"/>
                  </w:rPr>
                </m:ctrlPr>
              </m:sSubPr>
              <m:e>
                <m:r>
                  <w:rPr>
                    <w:rFonts w:ascii="Cambria Math" w:eastAsia="Calibri" w:hAnsi="Cambria Math"/>
                  </w:rPr>
                  <m:t>O</m:t>
                </m:r>
              </m:e>
              <m:sub>
                <m:r>
                  <m:rPr>
                    <m:sty m:val="p"/>
                  </m:rPr>
                  <w:rPr>
                    <w:rFonts w:ascii="Cambria Math" w:eastAsia="Calibri"/>
                  </w:rPr>
                  <m:t>2</m:t>
                </m:r>
              </m:sub>
            </m:sSub>
          </m:sub>
        </m:sSub>
        <m:r>
          <w:rPr>
            <w:rFonts w:ascii="Cambria Math" w:eastAsia="Calibri"/>
          </w:rPr>
          <m:t xml:space="preserve"> </m:t>
        </m:r>
      </m:oMath>
      <w:r w:rsidRPr="00E03D56">
        <w:rPr>
          <w:rFonts w:eastAsia="Calibri"/>
        </w:rPr>
        <w:t xml:space="preserve">by the </w:t>
      </w:r>
      <w:r w:rsidRPr="00E03D56">
        <w:rPr>
          <w:rFonts w:eastAsia="Calibri"/>
          <w:i/>
          <w:iCs/>
        </w:rPr>
        <w:t>ratio</w:t>
      </w:r>
      <w:r w:rsidRPr="00E03D56">
        <w:rPr>
          <w:rFonts w:eastAsia="Calibri"/>
        </w:rPr>
        <w:t xml:space="preserve"> descriptor for the </w:t>
      </w:r>
      <m:oMath>
        <m:r>
          <w:rPr>
            <w:rFonts w:ascii="Cambria Math" w:eastAsia="Calibri" w:hAnsi="Cambria Math"/>
          </w:rPr>
          <m:t>Ti</m:t>
        </m:r>
        <m:sSub>
          <m:sSubPr>
            <m:ctrlPr>
              <w:rPr>
                <w:rFonts w:ascii="Cambria Math" w:eastAsia="Calibri" w:hAnsi="Cambria Math"/>
                <w:i/>
              </w:rPr>
            </m:ctrlPr>
          </m:sSubPr>
          <m:e>
            <m:r>
              <w:rPr>
                <w:rFonts w:ascii="Cambria Math" w:eastAsia="Calibri" w:hAnsi="Cambria Math"/>
              </w:rPr>
              <m:t>O</m:t>
            </m:r>
          </m:e>
          <m:sub>
            <m:r>
              <w:rPr>
                <w:rFonts w:ascii="Cambria Math" w:eastAsia="Calibri"/>
              </w:rPr>
              <m:t>2</m:t>
            </m:r>
          </m:sub>
        </m:sSub>
        <m:r>
          <w:rPr>
            <w:rFonts w:ascii="Cambria Math" w:eastAsia="Calibri"/>
          </w:rPr>
          <m:t>|</m:t>
        </m:r>
        <m:r>
          <w:rPr>
            <w:rFonts w:ascii="Cambria Math" w:eastAsia="Calibri" w:hAnsi="Cambria Math"/>
          </w:rPr>
          <m:t>C</m:t>
        </m:r>
        <m:sSub>
          <m:sSubPr>
            <m:ctrlPr>
              <w:rPr>
                <w:rFonts w:ascii="Cambria Math" w:eastAsia="Calibri" w:hAnsi="Cambria Math"/>
                <w:i/>
              </w:rPr>
            </m:ctrlPr>
          </m:sSubPr>
          <m:e>
            <m:r>
              <w:rPr>
                <w:rFonts w:ascii="Cambria Math" w:eastAsia="Calibri" w:hAnsi="Cambria Math"/>
              </w:rPr>
              <m:t>u</m:t>
            </m:r>
          </m:e>
          <m:sub>
            <m:r>
              <w:rPr>
                <w:rFonts w:ascii="Cambria Math" w:eastAsia="Calibri"/>
              </w:rPr>
              <m:t>2</m:t>
            </m:r>
          </m:sub>
        </m:sSub>
        <m:r>
          <w:rPr>
            <w:rFonts w:ascii="Cambria Math" w:eastAsia="Calibri" w:hAnsi="Cambria Math"/>
          </w:rPr>
          <m:t>O</m:t>
        </m:r>
      </m:oMath>
      <w:r w:rsidRPr="00E03D56">
        <w:rPr>
          <w:rFonts w:eastAsia="Times New Roman"/>
        </w:rPr>
        <w:t xml:space="preserve"> (Ag|Cu)</w:t>
      </w:r>
      <w:r w:rsidRPr="00E03D56">
        <w:rPr>
          <w:rFonts w:eastAsia="Calibri"/>
        </w:rPr>
        <w:t xml:space="preserve"> library.  While GA sometimes selected a smaller number of “base descriptors”, it compensated for this smaller number by incorporating these descriptors in more complex mathematical equations. In contrast, the RANSAC algorithm is limited to simple polynomial equation (to the 5</w:t>
      </w:r>
      <w:r w:rsidRPr="00E03D56">
        <w:rPr>
          <w:rFonts w:eastAsia="Calibri"/>
          <w:vertAlign w:val="superscript"/>
        </w:rPr>
        <w:t>th</w:t>
      </w:r>
      <w:r w:rsidRPr="00E03D56">
        <w:rPr>
          <w:rFonts w:eastAsia="Calibri"/>
        </w:rPr>
        <w:t xml:space="preserve"> power in this study). </w:t>
      </w:r>
    </w:p>
    <w:p w14:paraId="175A2DC2" w14:textId="77777777" w:rsidR="00802AFE" w:rsidRDefault="00802AFE" w:rsidP="009B1370">
      <w:pPr>
        <w:spacing w:after="0"/>
        <w:rPr>
          <w:rFonts w:ascii="Times New Roman" w:eastAsia="Calibri" w:hAnsi="Times New Roman" w:cs="Arial"/>
        </w:rPr>
      </w:pPr>
      <w:r w:rsidRPr="00CE0C94">
        <w:rPr>
          <w:rFonts w:ascii="Times New Roman" w:eastAsia="Calibri" w:hAnsi="Times New Roman" w:cs="Arial"/>
        </w:rPr>
        <w:t xml:space="preserve"> </w:t>
      </w:r>
    </w:p>
    <w:p w14:paraId="799A2877" w14:textId="62DF7A89" w:rsidR="00802AFE" w:rsidRPr="00F73573" w:rsidRDefault="001F64CF" w:rsidP="001F64CF">
      <w:pPr>
        <w:pStyle w:val="Caption"/>
      </w:pPr>
      <w:bookmarkStart w:id="234" w:name="_Ref475298590"/>
      <w:bookmarkStart w:id="235" w:name="_Toc475380992"/>
      <w:r>
        <w:t xml:space="preserve">Table </w:t>
      </w:r>
      <w:fldSimple w:instr=" SEQ Table \* ARABIC ">
        <w:r w:rsidR="006C3932">
          <w:rPr>
            <w:noProof/>
          </w:rPr>
          <w:t>9</w:t>
        </w:r>
      </w:fldSimple>
      <w:bookmarkEnd w:id="234"/>
      <w:r>
        <w:t xml:space="preserve">: </w:t>
      </w:r>
      <w:r w:rsidR="00802AFE" w:rsidRPr="00230DA2">
        <w:rPr>
          <w:b w:val="0"/>
          <w:bCs w:val="0"/>
        </w:rPr>
        <w:t xml:space="preserve">Featured selected for the </w: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rPr>
              <m:t>2</m:t>
            </m:r>
          </m:sub>
        </m:sSub>
        <m:r>
          <m:rPr>
            <m:sty m:val="bi"/>
          </m:rPr>
          <w:rPr>
            <w:rFonts w:ascii="Cambria Math"/>
          </w:rPr>
          <m:t>|</m:t>
        </m:r>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rPr>
              <m:t>2</m:t>
            </m:r>
          </m:sub>
        </m:sSub>
        <m:r>
          <m:rPr>
            <m:sty m:val="bi"/>
          </m:rPr>
          <w:rPr>
            <w:rFonts w:ascii="Cambria Math" w:hAnsi="Cambria Math"/>
          </w:rPr>
          <m:t>O</m:t>
        </m:r>
      </m:oMath>
      <w:r w:rsidR="00802AFE" w:rsidRPr="00230DA2">
        <w:rPr>
          <w:b w:val="0"/>
          <w:bCs w:val="0"/>
        </w:rPr>
        <w:t xml:space="preserve"> libraries by the various methods.</w:t>
      </w:r>
      <w:bookmarkEnd w:id="235"/>
    </w:p>
    <w:tbl>
      <w:tblPr>
        <w:tblStyle w:val="TableGrid1"/>
        <w:tblW w:w="847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260"/>
        <w:gridCol w:w="1549"/>
        <w:gridCol w:w="1781"/>
        <w:gridCol w:w="1620"/>
      </w:tblGrid>
      <w:tr w:rsidR="00802AFE" w:rsidRPr="00CE0C94" w14:paraId="5FB6790F" w14:textId="77777777" w:rsidTr="00564273">
        <w:tc>
          <w:tcPr>
            <w:tcW w:w="2268" w:type="dxa"/>
          </w:tcPr>
          <w:p w14:paraId="2A0F57E4" w14:textId="77777777" w:rsidR="00802AFE" w:rsidRPr="00CE0C94" w:rsidRDefault="00802AFE" w:rsidP="009B1370">
            <w:pPr>
              <w:jc w:val="center"/>
              <w:rPr>
                <w:rFonts w:ascii="Times New Roman" w:eastAsia="Calibri" w:hAnsi="Times New Roman" w:cs="Arial"/>
                <w:szCs w:val="20"/>
              </w:rPr>
            </w:pPr>
            <w:r>
              <w:rPr>
                <w:rFonts w:ascii="Times New Roman" w:eastAsia="Calibri" w:hAnsi="Times New Roman" w:cs="Arial"/>
                <w:szCs w:val="20"/>
              </w:rPr>
              <w:t xml:space="preserve">Library </w:t>
            </w:r>
          </w:p>
        </w:tc>
        <w:tc>
          <w:tcPr>
            <w:tcW w:w="1260" w:type="dxa"/>
            <w:tcBorders>
              <w:bottom w:val="single" w:sz="4" w:space="0" w:color="auto"/>
            </w:tcBorders>
            <w:vAlign w:val="center"/>
          </w:tcPr>
          <w:p w14:paraId="29AB86A5" w14:textId="77777777" w:rsidR="00802AFE" w:rsidRPr="00CE0C94" w:rsidRDefault="00802AFE" w:rsidP="009B1370">
            <w:pPr>
              <w:jc w:val="center"/>
              <w:rPr>
                <w:rFonts w:ascii="Times New Roman" w:eastAsia="Calibri" w:hAnsi="Times New Roman" w:cs="Arial"/>
                <w:szCs w:val="20"/>
              </w:rPr>
            </w:pPr>
            <w:r>
              <w:rPr>
                <w:rFonts w:ascii="Times New Roman" w:eastAsia="Calibri" w:hAnsi="Times New Roman" w:cs="Arial"/>
                <w:szCs w:val="20"/>
              </w:rPr>
              <w:t xml:space="preserve">Activity </w:t>
            </w:r>
          </w:p>
        </w:tc>
        <w:tc>
          <w:tcPr>
            <w:tcW w:w="1549" w:type="dxa"/>
            <w:tcBorders>
              <w:bottom w:val="single" w:sz="4" w:space="0" w:color="auto"/>
            </w:tcBorders>
            <w:vAlign w:val="center"/>
          </w:tcPr>
          <w:p w14:paraId="34591FFD" w14:textId="77777777" w:rsidR="00802AFE" w:rsidRPr="00CE0C94" w:rsidRDefault="00802AFE" w:rsidP="009B1370">
            <w:pPr>
              <w:jc w:val="center"/>
              <w:rPr>
                <w:rFonts w:ascii="Times New Roman" w:eastAsia="Calibri" w:hAnsi="Times New Roman" w:cs="Arial"/>
                <w:szCs w:val="20"/>
              </w:rPr>
            </w:pPr>
            <w:r w:rsidRPr="00CE0C94">
              <w:rPr>
                <w:rFonts w:ascii="Times New Roman" w:eastAsia="Calibri" w:hAnsi="Times New Roman" w:cs="Arial"/>
                <w:szCs w:val="20"/>
              </w:rPr>
              <w:t>RANSAC</w:t>
            </w:r>
          </w:p>
        </w:tc>
        <w:tc>
          <w:tcPr>
            <w:tcW w:w="1781" w:type="dxa"/>
            <w:tcBorders>
              <w:bottom w:val="single" w:sz="4" w:space="0" w:color="auto"/>
            </w:tcBorders>
            <w:vAlign w:val="center"/>
          </w:tcPr>
          <w:p w14:paraId="5A2D01A7" w14:textId="77777777" w:rsidR="00802AFE" w:rsidRPr="00CE0C94" w:rsidRDefault="00802AFE" w:rsidP="009B1370">
            <w:pPr>
              <w:jc w:val="center"/>
              <w:rPr>
                <w:rFonts w:ascii="Times New Roman" w:eastAsia="Calibri" w:hAnsi="Times New Roman" w:cs="Arial"/>
                <w:szCs w:val="20"/>
              </w:rPr>
            </w:pPr>
            <w:r w:rsidRPr="00CE0C94">
              <w:rPr>
                <w:rFonts w:ascii="Times New Roman" w:eastAsia="Calibri" w:hAnsi="Times New Roman" w:cs="Arial"/>
                <w:szCs w:val="20"/>
              </w:rPr>
              <w:t>Genetic</w:t>
            </w:r>
          </w:p>
        </w:tc>
        <w:tc>
          <w:tcPr>
            <w:tcW w:w="1620" w:type="dxa"/>
            <w:tcBorders>
              <w:bottom w:val="single" w:sz="4" w:space="0" w:color="auto"/>
            </w:tcBorders>
          </w:tcPr>
          <w:p w14:paraId="0BA54E38" w14:textId="77777777" w:rsidR="00802AFE" w:rsidRPr="00F423A9" w:rsidRDefault="00802AFE" w:rsidP="009B1370">
            <w:pPr>
              <w:jc w:val="center"/>
              <w:rPr>
                <w:rFonts w:ascii="Times New Roman" w:eastAsia="Calibri" w:hAnsi="Times New Roman" w:cs="Arial"/>
                <w:szCs w:val="20"/>
              </w:rPr>
            </w:pPr>
            <w:proofErr w:type="spellStart"/>
            <w:r>
              <w:rPr>
                <w:rFonts w:ascii="Times New Roman" w:eastAsia="Calibri" w:hAnsi="Times New Roman" w:cs="Arial"/>
                <w:i/>
                <w:iCs/>
                <w:szCs w:val="20"/>
              </w:rPr>
              <w:t>k</w:t>
            </w:r>
            <w:r>
              <w:rPr>
                <w:rFonts w:ascii="Times New Roman" w:eastAsia="Calibri" w:hAnsi="Times New Roman" w:cs="Arial"/>
                <w:szCs w:val="20"/>
              </w:rPr>
              <w:t>NN</w:t>
            </w:r>
            <w:proofErr w:type="spellEnd"/>
          </w:p>
        </w:tc>
      </w:tr>
      <w:tr w:rsidR="00802AFE" w:rsidRPr="00CE0C94" w14:paraId="456D4920" w14:textId="77777777" w:rsidTr="00564273">
        <w:tc>
          <w:tcPr>
            <w:tcW w:w="2268" w:type="dxa"/>
            <w:vMerge w:val="restart"/>
            <w:vAlign w:val="center"/>
          </w:tcPr>
          <w:p w14:paraId="764F0F8F" w14:textId="77777777" w:rsidR="00802AFE" w:rsidRDefault="00802AFE" w:rsidP="009B1370">
            <w:pPr>
              <w:jc w:val="center"/>
              <w:rPr>
                <w:rFonts w:ascii="Times New Roman" w:eastAsia="Times New Roman" w:hAnsi="Times New Roman" w:cs="Times New Roman"/>
                <w:szCs w:val="20"/>
              </w:rPr>
            </w:pPr>
            <m:oMath>
              <m:r>
                <w:rPr>
                  <w:rFonts w:ascii="Cambria Math" w:eastAsia="Calibri" w:hAnsi="Cambria Math" w:cs="Arial"/>
                  <w:szCs w:val="20"/>
                </w:rPr>
                <w:lastRenderedPageBreak/>
                <m:t>Ti</m:t>
              </m:r>
              <m:sSub>
                <m:sSubPr>
                  <m:ctrlPr>
                    <w:rPr>
                      <w:rFonts w:ascii="Cambria Math" w:eastAsia="Calibri" w:hAnsi="Cambria Math" w:cs="Arial"/>
                      <w:i/>
                      <w:szCs w:val="20"/>
                    </w:rPr>
                  </m:ctrlPr>
                </m:sSubPr>
                <m:e>
                  <m:r>
                    <w:rPr>
                      <w:rFonts w:ascii="Cambria Math" w:eastAsia="Calibri" w:hAnsi="Cambria Math" w:cs="Arial"/>
                      <w:szCs w:val="20"/>
                    </w:rPr>
                    <m:t>O</m:t>
                  </m:r>
                </m:e>
                <m:sub>
                  <m:r>
                    <w:rPr>
                      <w:rFonts w:ascii="Cambria Math" w:eastAsia="Calibri" w:hAnsi="Cambria Math" w:cs="Arial"/>
                      <w:szCs w:val="20"/>
                    </w:rPr>
                    <m:t>2</m:t>
                  </m:r>
                </m:sub>
              </m:s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oMath>
            <w:r w:rsidRPr="00CE0C94">
              <w:rPr>
                <w:rFonts w:ascii="Times New Roman" w:eastAsia="Times New Roman" w:hAnsi="Times New Roman" w:cs="Arial"/>
                <w:szCs w:val="20"/>
              </w:rPr>
              <w:t xml:space="preserve"> (Ag)</w:t>
            </w:r>
          </w:p>
        </w:tc>
        <w:tc>
          <w:tcPr>
            <w:tcW w:w="1260" w:type="dxa"/>
            <w:tcBorders>
              <w:top w:val="single" w:sz="4" w:space="0" w:color="auto"/>
              <w:bottom w:val="nil"/>
            </w:tcBorders>
            <w:vAlign w:val="center"/>
          </w:tcPr>
          <w:p w14:paraId="5214DC5B" w14:textId="77777777" w:rsidR="00802AFE" w:rsidRPr="00297178" w:rsidRDefault="00802AFE" w:rsidP="009B1370">
            <w:pPr>
              <w:spacing w:after="160"/>
              <w:jc w:val="center"/>
              <w:rPr>
                <w:rFonts w:ascii="Times New Roman" w:eastAsia="Calibri" w:hAnsi="Times New Roman" w:cs="Arial"/>
                <w:i/>
                <w:iCs/>
                <w:szCs w:val="20"/>
              </w:rPr>
            </w:pPr>
            <w:r w:rsidRPr="00E3100D">
              <w:rPr>
                <w:rFonts w:ascii="Times New Roman" w:eastAsia="Calibri" w:hAnsi="Times New Roman" w:cs="Arial"/>
                <w:i/>
                <w:iCs/>
                <w:szCs w:val="20"/>
              </w:rPr>
              <w:t>J</w:t>
            </w:r>
            <w:r w:rsidRPr="00E3100D">
              <w:rPr>
                <w:rFonts w:ascii="Times New Roman" w:eastAsia="Calibri" w:hAnsi="Times New Roman" w:cs="Arial"/>
                <w:i/>
                <w:iCs/>
                <w:szCs w:val="20"/>
                <w:vertAlign w:val="subscript"/>
              </w:rPr>
              <w:t>SC</w:t>
            </w:r>
          </w:p>
        </w:tc>
        <w:tc>
          <w:tcPr>
            <w:tcW w:w="1549" w:type="dxa"/>
            <w:tcBorders>
              <w:top w:val="single" w:sz="4" w:space="0" w:color="auto"/>
              <w:bottom w:val="nil"/>
            </w:tcBorders>
            <w:vAlign w:val="center"/>
          </w:tcPr>
          <w:p w14:paraId="05566F32"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single" w:sz="4" w:space="0" w:color="auto"/>
              <w:bottom w:val="nil"/>
            </w:tcBorders>
            <w:vAlign w:val="center"/>
          </w:tcPr>
          <w:p w14:paraId="5FF4865D"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single" w:sz="4" w:space="0" w:color="auto"/>
              <w:bottom w:val="nil"/>
            </w:tcBorders>
            <w:vAlign w:val="center"/>
          </w:tcPr>
          <w:p w14:paraId="42D37647" w14:textId="77777777" w:rsidR="00802AFE" w:rsidRDefault="001F63C8" w:rsidP="009B1370">
            <w:pPr>
              <w:jc w:val="center"/>
              <w:rPr>
                <w:rFonts w:ascii="Times New Roman" w:eastAsia="Times New Roman" w:hAnsi="Times New Roman" w:cs="Times New Roman"/>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r>
      <w:tr w:rsidR="00802AFE" w:rsidRPr="00CE0C94" w14:paraId="401934EA" w14:textId="77777777" w:rsidTr="00564273">
        <w:tc>
          <w:tcPr>
            <w:tcW w:w="2268" w:type="dxa"/>
            <w:vMerge/>
          </w:tcPr>
          <w:p w14:paraId="0C9B2778" w14:textId="77777777" w:rsidR="00802AFE" w:rsidRDefault="00802AFE" w:rsidP="009B1370">
            <w:pPr>
              <w:jc w:val="center"/>
              <w:rPr>
                <w:rFonts w:ascii="Times New Roman" w:eastAsia="Calibri" w:hAnsi="Times New Roman" w:cs="Times New Roman"/>
                <w:szCs w:val="20"/>
              </w:rPr>
            </w:pPr>
          </w:p>
        </w:tc>
        <w:tc>
          <w:tcPr>
            <w:tcW w:w="1260" w:type="dxa"/>
            <w:tcBorders>
              <w:top w:val="nil"/>
              <w:bottom w:val="nil"/>
            </w:tcBorders>
            <w:vAlign w:val="center"/>
          </w:tcPr>
          <w:p w14:paraId="3745EE14" w14:textId="77777777" w:rsidR="00802AFE" w:rsidRPr="009E199F" w:rsidRDefault="00802AFE" w:rsidP="009B1370">
            <w:pPr>
              <w:spacing w:after="160"/>
              <w:jc w:val="center"/>
              <w:rPr>
                <w:rFonts w:ascii="Times New Roman" w:eastAsia="Calibri" w:hAnsi="Times New Roman" w:cs="Arial"/>
                <w:i/>
                <w:iCs/>
                <w:szCs w:val="20"/>
              </w:rPr>
            </w:pPr>
            <w:r w:rsidRPr="00E3100D">
              <w:rPr>
                <w:rFonts w:ascii="Times New Roman" w:eastAsia="Calibri" w:hAnsi="Times New Roman" w:cs="Arial"/>
                <w:i/>
                <w:iCs/>
                <w:szCs w:val="20"/>
              </w:rPr>
              <w:t>V</w:t>
            </w:r>
            <w:r w:rsidRPr="00E3100D">
              <w:rPr>
                <w:rFonts w:ascii="Times New Roman" w:eastAsia="Calibri" w:hAnsi="Times New Roman" w:cs="Arial"/>
                <w:i/>
                <w:iCs/>
                <w:szCs w:val="20"/>
                <w:vertAlign w:val="subscript"/>
              </w:rPr>
              <w:t>OC</w:t>
            </w:r>
          </w:p>
        </w:tc>
        <w:tc>
          <w:tcPr>
            <w:tcW w:w="1549" w:type="dxa"/>
            <w:tcBorders>
              <w:top w:val="nil"/>
              <w:bottom w:val="nil"/>
            </w:tcBorders>
            <w:vAlign w:val="center"/>
          </w:tcPr>
          <w:p w14:paraId="10CB33AF"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bottom w:val="nil"/>
            </w:tcBorders>
            <w:vAlign w:val="center"/>
          </w:tcPr>
          <w:p w14:paraId="5E8A7FD0"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620" w:type="dxa"/>
            <w:tcBorders>
              <w:top w:val="nil"/>
              <w:bottom w:val="nil"/>
            </w:tcBorders>
            <w:vAlign w:val="center"/>
          </w:tcPr>
          <w:p w14:paraId="02563418" w14:textId="77777777" w:rsidR="00802AFE" w:rsidRDefault="001F63C8" w:rsidP="009B1370">
            <w:pPr>
              <w:jc w:val="center"/>
              <w:rPr>
                <w:rFonts w:ascii="Times New Roman" w:eastAsia="Calibri" w:hAnsi="Times New Roman" w:cs="Times New Roman"/>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r>
      <w:tr w:rsidR="00802AFE" w:rsidRPr="00CE0C94" w14:paraId="0468ED25" w14:textId="77777777" w:rsidTr="00564273">
        <w:tc>
          <w:tcPr>
            <w:tcW w:w="2268" w:type="dxa"/>
            <w:vMerge/>
            <w:tcBorders>
              <w:bottom w:val="single" w:sz="4" w:space="0" w:color="auto"/>
            </w:tcBorders>
          </w:tcPr>
          <w:p w14:paraId="220FD7B1" w14:textId="77777777" w:rsidR="00802AFE" w:rsidRDefault="00802AFE" w:rsidP="009B1370">
            <w:pPr>
              <w:jc w:val="center"/>
              <w:rPr>
                <w:rFonts w:ascii="Times New Roman" w:eastAsia="Calibri" w:hAnsi="Times New Roman" w:cs="Arial"/>
                <w:szCs w:val="20"/>
              </w:rPr>
            </w:pPr>
          </w:p>
        </w:tc>
        <w:tc>
          <w:tcPr>
            <w:tcW w:w="1260" w:type="dxa"/>
            <w:tcBorders>
              <w:top w:val="nil"/>
              <w:bottom w:val="single" w:sz="4" w:space="0" w:color="auto"/>
            </w:tcBorders>
            <w:vAlign w:val="center"/>
          </w:tcPr>
          <w:p w14:paraId="54D2743F" w14:textId="77777777" w:rsidR="00802AFE" w:rsidRPr="00CE0C94" w:rsidRDefault="00802AFE" w:rsidP="009B1370">
            <w:pPr>
              <w:jc w:val="center"/>
              <w:rPr>
                <w:rFonts w:ascii="Calibri" w:eastAsia="Calibri" w:hAnsi="Calibri" w:cs="Arial"/>
                <w:szCs w:val="20"/>
              </w:rPr>
            </w:pPr>
            <w:r w:rsidRPr="00CE0C94">
              <w:rPr>
                <w:rFonts w:ascii="Times New Roman" w:eastAsia="Calibri" w:hAnsi="Times New Roman" w:cs="Arial"/>
                <w:szCs w:val="20"/>
              </w:rPr>
              <w:t>IQE</w:t>
            </w:r>
          </w:p>
        </w:tc>
        <w:tc>
          <w:tcPr>
            <w:tcW w:w="1549" w:type="dxa"/>
            <w:tcBorders>
              <w:top w:val="nil"/>
              <w:bottom w:val="single" w:sz="4" w:space="0" w:color="auto"/>
            </w:tcBorders>
            <w:vAlign w:val="center"/>
          </w:tcPr>
          <w:p w14:paraId="28C271A6"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bottom w:val="single" w:sz="4" w:space="0" w:color="auto"/>
            </w:tcBorders>
            <w:vAlign w:val="center"/>
          </w:tcPr>
          <w:p w14:paraId="468EC233"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nil"/>
              <w:bottom w:val="single" w:sz="4" w:space="0" w:color="auto"/>
            </w:tcBorders>
            <w:vAlign w:val="center"/>
          </w:tcPr>
          <w:p w14:paraId="6DBCF0A5" w14:textId="77777777" w:rsidR="00802AFE"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r>
      <w:tr w:rsidR="00802AFE" w:rsidRPr="00CE0C94" w14:paraId="7D2D3EF1" w14:textId="77777777" w:rsidTr="00564273">
        <w:tc>
          <w:tcPr>
            <w:tcW w:w="2268" w:type="dxa"/>
            <w:vMerge w:val="restart"/>
            <w:tcBorders>
              <w:top w:val="single" w:sz="4" w:space="0" w:color="auto"/>
            </w:tcBorders>
            <w:vAlign w:val="center"/>
          </w:tcPr>
          <w:p w14:paraId="485E5A04" w14:textId="77777777" w:rsidR="00802AFE" w:rsidRDefault="00802AFE" w:rsidP="009B1370">
            <w:pPr>
              <w:jc w:val="center"/>
              <w:rPr>
                <w:rFonts w:ascii="Times New Roman" w:eastAsia="Calibri" w:hAnsi="Times New Roman" w:cs="Arial"/>
                <w:szCs w:val="20"/>
              </w:rPr>
            </w:pPr>
            <m:oMath>
              <m:r>
                <w:rPr>
                  <w:rFonts w:ascii="Cambria Math" w:eastAsia="Calibri" w:hAnsi="Cambria Math" w:cs="Arial"/>
                  <w:szCs w:val="20"/>
                </w:rPr>
                <m:t>Ti</m:t>
              </m:r>
              <m:sSub>
                <m:sSubPr>
                  <m:ctrlPr>
                    <w:rPr>
                      <w:rFonts w:ascii="Cambria Math" w:eastAsia="Calibri" w:hAnsi="Cambria Math" w:cs="Arial"/>
                      <w:i/>
                      <w:szCs w:val="20"/>
                    </w:rPr>
                  </m:ctrlPr>
                </m:sSubPr>
                <m:e>
                  <m:r>
                    <w:rPr>
                      <w:rFonts w:ascii="Cambria Math" w:eastAsia="Calibri" w:hAnsi="Cambria Math" w:cs="Arial"/>
                      <w:szCs w:val="20"/>
                    </w:rPr>
                    <m:t>O</m:t>
                  </m:r>
                </m:e>
                <m:sub>
                  <m:r>
                    <w:rPr>
                      <w:rFonts w:ascii="Cambria Math" w:eastAsia="Calibri" w:hAnsi="Cambria Math" w:cs="Arial"/>
                      <w:szCs w:val="20"/>
                    </w:rPr>
                    <m:t>2</m:t>
                  </m:r>
                </m:sub>
              </m:s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oMath>
            <w:r w:rsidRPr="00534721">
              <w:rPr>
                <w:rFonts w:ascii="Times New Roman" w:eastAsia="Times New Roman" w:hAnsi="Times New Roman" w:cs="Arial"/>
                <w:szCs w:val="20"/>
              </w:rPr>
              <w:t xml:space="preserve"> (Ag|Cu</w:t>
            </w:r>
            <w:r w:rsidRPr="00CE0C94">
              <w:rPr>
                <w:rFonts w:ascii="Times New Roman" w:eastAsia="Times New Roman" w:hAnsi="Times New Roman" w:cs="Arial"/>
                <w:szCs w:val="20"/>
              </w:rPr>
              <w:t>)</w:t>
            </w:r>
          </w:p>
        </w:tc>
        <w:tc>
          <w:tcPr>
            <w:tcW w:w="1260" w:type="dxa"/>
            <w:tcBorders>
              <w:top w:val="single" w:sz="4" w:space="0" w:color="auto"/>
              <w:bottom w:val="nil"/>
            </w:tcBorders>
            <w:vAlign w:val="center"/>
          </w:tcPr>
          <w:p w14:paraId="66B0206B" w14:textId="77777777" w:rsidR="00802AFE" w:rsidRPr="00297178" w:rsidRDefault="00802AFE" w:rsidP="009B1370">
            <w:pPr>
              <w:spacing w:after="160"/>
              <w:jc w:val="center"/>
              <w:rPr>
                <w:rFonts w:ascii="Calibri" w:eastAsia="Calibri" w:hAnsi="Calibri" w:cs="Arial"/>
                <w:i/>
                <w:iCs/>
                <w:szCs w:val="20"/>
              </w:rPr>
            </w:pPr>
            <w:r w:rsidRPr="00E3100D">
              <w:rPr>
                <w:rFonts w:ascii="Times New Roman" w:eastAsia="Calibri" w:hAnsi="Times New Roman" w:cs="Arial"/>
                <w:i/>
                <w:iCs/>
                <w:szCs w:val="20"/>
              </w:rPr>
              <w:t>J</w:t>
            </w:r>
            <w:r w:rsidRPr="00E3100D">
              <w:rPr>
                <w:rFonts w:ascii="Times New Roman" w:eastAsia="Calibri" w:hAnsi="Times New Roman" w:cs="Arial"/>
                <w:i/>
                <w:iCs/>
                <w:szCs w:val="20"/>
                <w:vertAlign w:val="subscript"/>
              </w:rPr>
              <w:t>SC</w:t>
            </w:r>
          </w:p>
        </w:tc>
        <w:tc>
          <w:tcPr>
            <w:tcW w:w="1549" w:type="dxa"/>
            <w:tcBorders>
              <w:top w:val="single" w:sz="4" w:space="0" w:color="auto"/>
              <w:bottom w:val="nil"/>
            </w:tcBorders>
            <w:vAlign w:val="center"/>
          </w:tcPr>
          <w:p w14:paraId="0DD8A854"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single" w:sz="4" w:space="0" w:color="auto"/>
              <w:bottom w:val="nil"/>
            </w:tcBorders>
            <w:vAlign w:val="center"/>
          </w:tcPr>
          <w:p w14:paraId="4BBE50DE"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single" w:sz="4" w:space="0" w:color="auto"/>
              <w:bottom w:val="nil"/>
            </w:tcBorders>
          </w:tcPr>
          <w:p w14:paraId="5F3130E2" w14:textId="77777777" w:rsidR="00802AFE" w:rsidRPr="00534721" w:rsidRDefault="001F63C8" w:rsidP="009B1370">
            <w:pPr>
              <w:jc w:val="center"/>
              <w:rPr>
                <w:rFonts w:ascii="Times New Roman" w:eastAsia="Calibri" w:hAnsi="Times New Roman" w:cs="Arial"/>
                <w:szCs w:val="20"/>
                <w:vertAlign w:val="subscript"/>
              </w:rPr>
            </w:pP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w:r w:rsidR="00802AFE">
              <w:rPr>
                <w:rFonts w:ascii="Times New Roman" w:eastAsia="Calibri" w:hAnsi="Times New Roman" w:cs="Arial"/>
                <w:szCs w:val="20"/>
              </w:rPr>
              <w:t xml:space="preserve">, </w:t>
            </w:r>
            <w:r w:rsidR="00802AFE" w:rsidRPr="00534721">
              <w:rPr>
                <w:rFonts w:ascii="Times New Roman" w:eastAsia="Calibri" w:hAnsi="Times New Roman" w:cs="Arial"/>
                <w:i/>
                <w:iCs/>
                <w:szCs w:val="20"/>
              </w:rPr>
              <w:t>Ratio</w:t>
            </w:r>
          </w:p>
        </w:tc>
      </w:tr>
      <w:tr w:rsidR="00802AFE" w:rsidRPr="00CE0C94" w14:paraId="026805B9" w14:textId="77777777" w:rsidTr="00564273">
        <w:tc>
          <w:tcPr>
            <w:tcW w:w="2268" w:type="dxa"/>
            <w:vMerge/>
            <w:tcBorders>
              <w:top w:val="single" w:sz="4" w:space="0" w:color="auto"/>
            </w:tcBorders>
          </w:tcPr>
          <w:p w14:paraId="4BD49285" w14:textId="77777777" w:rsidR="00802AFE" w:rsidRDefault="00802AFE" w:rsidP="009B1370">
            <w:pPr>
              <w:jc w:val="center"/>
              <w:rPr>
                <w:rFonts w:ascii="Times New Roman" w:eastAsia="Calibri" w:hAnsi="Times New Roman" w:cs="Arial"/>
                <w:szCs w:val="20"/>
              </w:rPr>
            </w:pPr>
          </w:p>
        </w:tc>
        <w:tc>
          <w:tcPr>
            <w:tcW w:w="1260" w:type="dxa"/>
            <w:tcBorders>
              <w:top w:val="nil"/>
              <w:bottom w:val="nil"/>
            </w:tcBorders>
            <w:vAlign w:val="center"/>
          </w:tcPr>
          <w:p w14:paraId="3505D29B" w14:textId="77777777" w:rsidR="00802AFE" w:rsidRPr="009E199F" w:rsidRDefault="00802AFE" w:rsidP="009B1370">
            <w:pPr>
              <w:spacing w:after="160"/>
              <w:jc w:val="center"/>
              <w:rPr>
                <w:rFonts w:ascii="Calibri" w:eastAsia="Calibri" w:hAnsi="Calibri" w:cs="Arial"/>
                <w:i/>
                <w:iCs/>
                <w:szCs w:val="20"/>
              </w:rPr>
            </w:pPr>
            <w:r w:rsidRPr="00E3100D">
              <w:rPr>
                <w:rFonts w:ascii="Times New Roman" w:eastAsia="Calibri" w:hAnsi="Times New Roman" w:cs="Arial"/>
                <w:i/>
                <w:iCs/>
                <w:szCs w:val="20"/>
              </w:rPr>
              <w:t>V</w:t>
            </w:r>
            <w:r w:rsidRPr="00E3100D">
              <w:rPr>
                <w:rFonts w:ascii="Times New Roman" w:eastAsia="Calibri" w:hAnsi="Times New Roman" w:cs="Arial"/>
                <w:i/>
                <w:iCs/>
                <w:szCs w:val="20"/>
                <w:vertAlign w:val="subscript"/>
              </w:rPr>
              <w:t>OC</w:t>
            </w:r>
          </w:p>
        </w:tc>
        <w:tc>
          <w:tcPr>
            <w:tcW w:w="1549" w:type="dxa"/>
            <w:tcBorders>
              <w:top w:val="nil"/>
              <w:bottom w:val="nil"/>
            </w:tcBorders>
            <w:vAlign w:val="center"/>
          </w:tcPr>
          <w:p w14:paraId="3B6D596E"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bottom w:val="nil"/>
            </w:tcBorders>
            <w:vAlign w:val="center"/>
          </w:tcPr>
          <w:p w14:paraId="6D0C919F"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620" w:type="dxa"/>
            <w:tcBorders>
              <w:top w:val="nil"/>
              <w:bottom w:val="nil"/>
            </w:tcBorders>
          </w:tcPr>
          <w:p w14:paraId="163B779A" w14:textId="77777777" w:rsidR="00802AFE" w:rsidRDefault="001F63C8" w:rsidP="009B1370">
            <w:pPr>
              <w:jc w:val="center"/>
              <w:rPr>
                <w:rFonts w:ascii="Times New Roman" w:eastAsia="Calibri" w:hAnsi="Times New Roman" w:cs="Arial"/>
                <w:szCs w:val="20"/>
              </w:rPr>
            </w:pP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w:r w:rsidR="00802AFE">
              <w:rPr>
                <w:rFonts w:ascii="Times New Roman" w:eastAsia="Calibri" w:hAnsi="Times New Roman" w:cs="Arial"/>
                <w:szCs w:val="20"/>
              </w:rPr>
              <w:t xml:space="preserve">, </w:t>
            </w:r>
            <w:r w:rsidR="00802AFE" w:rsidRPr="00E02A8B">
              <w:rPr>
                <w:rFonts w:ascii="Times New Roman" w:eastAsia="Calibri" w:hAnsi="Times New Roman" w:cs="Arial"/>
                <w:i/>
                <w:iCs/>
                <w:szCs w:val="20"/>
              </w:rPr>
              <w:t>Ratio</w:t>
            </w:r>
          </w:p>
        </w:tc>
      </w:tr>
      <w:tr w:rsidR="00802AFE" w:rsidRPr="00CE0C94" w14:paraId="582439D6" w14:textId="77777777" w:rsidTr="00564273">
        <w:tc>
          <w:tcPr>
            <w:tcW w:w="2268" w:type="dxa"/>
            <w:vMerge/>
            <w:tcBorders>
              <w:top w:val="single" w:sz="4" w:space="0" w:color="auto"/>
              <w:bottom w:val="single" w:sz="4" w:space="0" w:color="auto"/>
            </w:tcBorders>
          </w:tcPr>
          <w:p w14:paraId="6BB03537" w14:textId="77777777" w:rsidR="00802AFE" w:rsidRDefault="00802AFE" w:rsidP="009B1370">
            <w:pPr>
              <w:jc w:val="center"/>
              <w:rPr>
                <w:rFonts w:ascii="Times New Roman" w:eastAsia="Calibri" w:hAnsi="Times New Roman" w:cs="Arial"/>
                <w:szCs w:val="20"/>
              </w:rPr>
            </w:pPr>
          </w:p>
        </w:tc>
        <w:tc>
          <w:tcPr>
            <w:tcW w:w="1260" w:type="dxa"/>
            <w:tcBorders>
              <w:top w:val="nil"/>
            </w:tcBorders>
            <w:vAlign w:val="center"/>
          </w:tcPr>
          <w:p w14:paraId="61F662DC" w14:textId="77777777" w:rsidR="00802AFE" w:rsidRPr="00CE0C94" w:rsidRDefault="00802AFE" w:rsidP="009B1370">
            <w:pPr>
              <w:jc w:val="center"/>
              <w:rPr>
                <w:rFonts w:ascii="Calibri" w:eastAsia="Calibri" w:hAnsi="Calibri" w:cs="Arial"/>
                <w:szCs w:val="20"/>
              </w:rPr>
            </w:pPr>
            <w:r w:rsidRPr="00CE0C94">
              <w:rPr>
                <w:rFonts w:ascii="Times New Roman" w:eastAsia="Calibri" w:hAnsi="Times New Roman" w:cs="Arial"/>
                <w:szCs w:val="20"/>
              </w:rPr>
              <w:t>IQE</w:t>
            </w:r>
          </w:p>
        </w:tc>
        <w:tc>
          <w:tcPr>
            <w:tcW w:w="1549" w:type="dxa"/>
            <w:tcBorders>
              <w:top w:val="nil"/>
            </w:tcBorders>
            <w:vAlign w:val="center"/>
          </w:tcPr>
          <w:p w14:paraId="443B87A2"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r>
                  <m:rPr>
                    <m:sty m:val="p"/>
                  </m:rPr>
                  <w:rPr>
                    <w:rFonts w:ascii="Cambria Math" w:eastAsia="Calibri" w:hAnsi="Cambria Math" w:cs="Arial"/>
                    <w:szCs w:val="20"/>
                  </w:rPr>
                  <m:t>,</m:t>
                </m:r>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sub>
                </m:sSub>
              </m:oMath>
            </m:oMathPara>
          </w:p>
        </w:tc>
        <w:tc>
          <w:tcPr>
            <w:tcW w:w="1781" w:type="dxa"/>
            <w:tcBorders>
              <w:top w:val="nil"/>
            </w:tcBorders>
            <w:vAlign w:val="center"/>
          </w:tcPr>
          <w:p w14:paraId="3ACF3967" w14:textId="77777777" w:rsidR="00802AFE" w:rsidRPr="00CE0C94" w:rsidRDefault="001F63C8" w:rsidP="009B1370">
            <w:pPr>
              <w:jc w:val="center"/>
              <w:rPr>
                <w:rFonts w:ascii="Times New Roman" w:eastAsia="Calibri" w:hAnsi="Times New Roman" w:cs="Arial"/>
                <w:szCs w:val="20"/>
              </w:rPr>
            </w:pPr>
            <m:oMathPara>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m:oMathPara>
          </w:p>
        </w:tc>
        <w:tc>
          <w:tcPr>
            <w:tcW w:w="1620" w:type="dxa"/>
            <w:tcBorders>
              <w:top w:val="nil"/>
            </w:tcBorders>
          </w:tcPr>
          <w:p w14:paraId="3AD9FF4E" w14:textId="77777777" w:rsidR="00802AFE" w:rsidRDefault="001F63C8" w:rsidP="009B1370">
            <w:pPr>
              <w:jc w:val="center"/>
              <w:rPr>
                <w:rFonts w:ascii="Times New Roman" w:eastAsia="Calibri" w:hAnsi="Times New Roman" w:cs="Arial"/>
                <w:szCs w:val="20"/>
              </w:rPr>
            </w:pPr>
            <m:oMath>
              <m:sSub>
                <m:sSubPr>
                  <m:ctrlPr>
                    <w:rPr>
                      <w:rFonts w:ascii="Cambria Math" w:eastAsia="Calibri" w:hAnsi="Cambria Math" w:cs="Arial"/>
                      <w:i/>
                      <w:szCs w:val="20"/>
                    </w:rPr>
                  </m:ctrlPr>
                </m:sSubPr>
                <m:e>
                  <m:r>
                    <w:rPr>
                      <w:rFonts w:ascii="Cambria Math" w:eastAsia="Calibri" w:hAnsi="Cambria Math" w:cs="Arial"/>
                      <w:szCs w:val="20"/>
                    </w:rPr>
                    <m:t>d</m:t>
                  </m:r>
                </m:e>
                <m:sub>
                  <m:r>
                    <w:rPr>
                      <w:rFonts w:ascii="Cambria Math" w:eastAsia="Calibri" w:hAnsi="Cambria Math" w:cs="Arial"/>
                      <w:szCs w:val="20"/>
                    </w:rPr>
                    <m:t>C</m:t>
                  </m:r>
                  <m:sSub>
                    <m:sSubPr>
                      <m:ctrlPr>
                        <w:rPr>
                          <w:rFonts w:ascii="Cambria Math" w:eastAsia="Calibri" w:hAnsi="Cambria Math" w:cs="Arial"/>
                          <w:i/>
                          <w:szCs w:val="20"/>
                        </w:rPr>
                      </m:ctrlPr>
                    </m:sSubPr>
                    <m:e>
                      <m:r>
                        <w:rPr>
                          <w:rFonts w:ascii="Cambria Math" w:eastAsia="Calibri" w:hAnsi="Cambria Math" w:cs="Arial"/>
                          <w:szCs w:val="20"/>
                        </w:rPr>
                        <m:t>u</m:t>
                      </m:r>
                    </m:e>
                    <m:sub>
                      <m:r>
                        <w:rPr>
                          <w:rFonts w:ascii="Cambria Math" w:eastAsia="Calibri" w:hAnsi="Cambria Math" w:cs="Arial"/>
                          <w:szCs w:val="20"/>
                        </w:rPr>
                        <m:t>2</m:t>
                      </m:r>
                    </m:sub>
                  </m:sSub>
                  <m:r>
                    <w:rPr>
                      <w:rFonts w:ascii="Cambria Math" w:eastAsia="Calibri" w:hAnsi="Cambria Math" w:cs="Arial"/>
                      <w:szCs w:val="20"/>
                    </w:rPr>
                    <m:t>o</m:t>
                  </m:r>
                </m:sub>
              </m:sSub>
            </m:oMath>
            <w:r w:rsidR="00802AFE">
              <w:rPr>
                <w:rFonts w:ascii="Times New Roman" w:eastAsia="Calibri" w:hAnsi="Times New Roman" w:cs="Arial"/>
                <w:szCs w:val="20"/>
              </w:rPr>
              <w:t xml:space="preserve">, </w:t>
            </w:r>
            <w:r w:rsidR="00802AFE" w:rsidRPr="00E02A8B">
              <w:rPr>
                <w:rFonts w:ascii="Times New Roman" w:eastAsia="Calibri" w:hAnsi="Times New Roman" w:cs="Arial"/>
                <w:i/>
                <w:iCs/>
                <w:szCs w:val="20"/>
              </w:rPr>
              <w:t>Ratio</w:t>
            </w:r>
          </w:p>
        </w:tc>
      </w:tr>
    </w:tbl>
    <w:p w14:paraId="00CBB32B" w14:textId="77777777" w:rsidR="00802AFE" w:rsidRPr="00CE0C94" w:rsidRDefault="00802AFE" w:rsidP="009B1370">
      <w:pPr>
        <w:spacing w:after="0"/>
        <w:ind w:left="360"/>
        <w:rPr>
          <w:rFonts w:ascii="Times New Roman" w:eastAsia="Calibri" w:hAnsi="Times New Roman" w:cs="Arial"/>
        </w:rPr>
      </w:pPr>
    </w:p>
    <w:p w14:paraId="21A525BB" w14:textId="707E9020" w:rsidR="00D74E29" w:rsidRDefault="00A822B3" w:rsidP="00D74E29">
      <w:pPr>
        <w:pStyle w:val="Heading2"/>
      </w:pPr>
      <w:bookmarkStart w:id="236" w:name="_Toc480192485"/>
      <w:r>
        <w:t>3</w:t>
      </w:r>
      <w:r w:rsidR="00912597">
        <w:t xml:space="preserve">.3. </w:t>
      </w:r>
      <w:proofErr w:type="spellStart"/>
      <w:r w:rsidR="00D74E29" w:rsidRPr="00D840A1">
        <w:t>k</w:t>
      </w:r>
      <w:r w:rsidR="00D74E29" w:rsidRPr="00D840A1">
        <w:rPr>
          <w:rFonts w:hint="cs"/>
        </w:rPr>
        <w:t>NN</w:t>
      </w:r>
      <w:proofErr w:type="spellEnd"/>
      <w:r w:rsidR="00D74E29" w:rsidRPr="00D840A1">
        <w:t xml:space="preserve"> Implementation</w:t>
      </w:r>
      <w:bookmarkEnd w:id="236"/>
    </w:p>
    <w:p w14:paraId="7858844B" w14:textId="26719FFC" w:rsidR="00C62851" w:rsidRPr="00E24D3E" w:rsidRDefault="00D74E29" w:rsidP="001C0A8A">
      <w:r>
        <w:t xml:space="preserve">The </w:t>
      </w:r>
      <w:r w:rsidR="00D1539A">
        <w:t xml:space="preserve">technical </w:t>
      </w:r>
      <w:r>
        <w:t xml:space="preserve">challenge in the implementation of </w:t>
      </w:r>
      <w:proofErr w:type="spellStart"/>
      <w:r w:rsidRPr="00E24D3E">
        <w:rPr>
          <w:i/>
          <w:iCs/>
        </w:rPr>
        <w:t>k</w:t>
      </w:r>
      <w:r>
        <w:t>NN</w:t>
      </w:r>
      <w:proofErr w:type="spellEnd"/>
      <w:r>
        <w:t xml:space="preserve"> was the unification of algorithms written in two different coding environments. The main infrastructure </w:t>
      </w:r>
      <w:r w:rsidR="00D1539A">
        <w:t xml:space="preserve">of the DSS </w:t>
      </w:r>
      <w:r>
        <w:t xml:space="preserve">is based on </w:t>
      </w:r>
      <w:proofErr w:type="spellStart"/>
      <w:r>
        <w:t>Matlab’s</w:t>
      </w:r>
      <w:proofErr w:type="spellEnd"/>
      <w:r>
        <w:t xml:space="preserve"> 2014b environment </w:t>
      </w:r>
      <w:r w:rsidR="00D1539A">
        <w:t xml:space="preserve">while the </w:t>
      </w:r>
      <w:proofErr w:type="spellStart"/>
      <w:r w:rsidRPr="00E24D3E">
        <w:rPr>
          <w:i/>
          <w:iCs/>
        </w:rPr>
        <w:t>k</w:t>
      </w:r>
      <w:r>
        <w:t>NN</w:t>
      </w:r>
      <w:proofErr w:type="spellEnd"/>
      <w:r>
        <w:t xml:space="preserve"> algorithm including Outlier Removal and </w:t>
      </w:r>
      <w:proofErr w:type="spellStart"/>
      <w:r w:rsidRPr="00E24D3E">
        <w:rPr>
          <w:i/>
          <w:iCs/>
        </w:rPr>
        <w:t>k</w:t>
      </w:r>
      <w:r>
        <w:t>NN</w:t>
      </w:r>
      <w:proofErr w:type="spellEnd"/>
      <w:r>
        <w:t xml:space="preserve"> modeling was written in a C++ environment. The process of integrating these two subcomponents involved transforming the </w:t>
      </w:r>
      <w:proofErr w:type="gramStart"/>
      <w:r>
        <w:t>C++  code</w:t>
      </w:r>
      <w:proofErr w:type="gramEnd"/>
      <w:r>
        <w:t xml:space="preserve"> into an executable that the </w:t>
      </w:r>
      <w:proofErr w:type="spellStart"/>
      <w:r>
        <w:t>Matlab</w:t>
      </w:r>
      <w:proofErr w:type="spellEnd"/>
      <w:r>
        <w:t xml:space="preserve"> code can call via the Windows </w:t>
      </w:r>
      <w:r w:rsidR="00D1539A">
        <w:t>operating</w:t>
      </w:r>
      <w:r>
        <w:t xml:space="preserve"> system. While not ideal for either algorithm</w:t>
      </w:r>
      <w:r w:rsidR="00D1539A">
        <w:t>s</w:t>
      </w:r>
      <w:r>
        <w:t xml:space="preserve">, this solution provides the middle ground that allows the full integration. The </w:t>
      </w:r>
      <w:r w:rsidR="00D1539A">
        <w:t xml:space="preserve">implementation was verified by processing </w:t>
      </w:r>
      <w:r>
        <w:t xml:space="preserve">the same data as presented by </w:t>
      </w:r>
      <w:proofErr w:type="spellStart"/>
      <w:r>
        <w:t>Yosipof</w:t>
      </w:r>
      <w:proofErr w:type="spellEnd"/>
      <w:r>
        <w:t xml:space="preserve"> et al.</w:t>
      </w:r>
      <w:r w:rsidR="00010C54">
        <w:fldChar w:fldCharType="begin"/>
      </w:r>
      <w:r w:rsidR="001C0A8A">
        <w:instrText xml:space="preserve"> ADDIN EN.CITE &lt;EndNote&gt;&lt;Cite&gt;&lt;Author&gt;Yosipof&lt;/Author&gt;&lt;Year&gt;2015&lt;/Year&gt;&lt;RecNum&gt;1&lt;/RecNum&gt;&lt;DisplayText&gt;&lt;style face="italic superscript"&gt;(24)&lt;/style&gt;&lt;/DisplayText&gt;&lt;record&gt;&lt;rec-number&gt;1&lt;/rec-number&gt;&lt;foreign-keys&gt;&lt;key app="EN" db-id="a550e29ro9vf20etr5rxfpaaawfvzfxwdz9p"&gt;1&lt;/key&gt;&lt;/foreign-keys&gt;&lt;ref-type name="Journal Article"&gt;17&lt;/ref-type&gt;&lt;contributors&gt;&lt;authors&gt;&lt;author&gt;Yosipof, Abraham&lt;/author&gt;&lt;author&gt;Senderowitz, Hanoch&lt;/author&gt;&lt;/authors&gt;&lt;/contributors&gt;&lt;titles&gt;&lt;title&gt;k-Nearest neighbors optimization-based outlier removal&lt;/title&gt;&lt;secondary-title&gt;Journal of Computational Chemistry&lt;/secondary-title&gt;&lt;/titles&gt;&lt;periodical&gt;&lt;full-title&gt;Journal of Computational Chemistry&lt;/full-title&gt;&lt;/periodical&gt;&lt;pages&gt;493-506&lt;/pages&gt;&lt;volume&gt;36&lt;/volume&gt;&lt;number&gt;8&lt;/number&gt;&lt;keywords&gt;&lt;keyword&gt;outlier removal&lt;/keyword&gt;&lt;keyword&gt;outlier detection&lt;/keyword&gt;&lt;keyword&gt;k-nearest neighbors&lt;/keyword&gt;&lt;keyword&gt;quantitative structure activity relationship&lt;/keyword&gt;&lt;keyword&gt;optimization&lt;/keyword&gt;&lt;keyword&gt;distance-based method&lt;/keyword&gt;&lt;/keywords&gt;&lt;dates&gt;&lt;year&gt;2015&lt;/year&gt;&lt;/dates&gt;&lt;isbn&gt;1096-987X&lt;/isbn&gt;&lt;urls&gt;&lt;related-urls&gt;&lt;url&gt;http://dx.doi.org/10.1002/jcc.23803&lt;/url&gt;&lt;/related-urls&gt;&lt;/urls&gt;&lt;electronic-resource-num&gt;10.1002/jcc.23803&lt;/electronic-resource-num&gt;&lt;/record&gt;&lt;/Cite&gt;&lt;/EndNote&gt;</w:instrText>
      </w:r>
      <w:r w:rsidR="00010C54">
        <w:fldChar w:fldCharType="separate"/>
      </w:r>
      <w:r w:rsidR="001C0A8A" w:rsidRPr="001C0A8A">
        <w:rPr>
          <w:i/>
          <w:noProof/>
          <w:vertAlign w:val="superscript"/>
        </w:rPr>
        <w:t>(</w:t>
      </w:r>
      <w:hyperlink w:anchor="_ENREF_24" w:tooltip="Yosipof, 2015 #1" w:history="1">
        <w:r w:rsidR="001C0A8A" w:rsidRPr="001C0A8A">
          <w:rPr>
            <w:i/>
            <w:noProof/>
            <w:vertAlign w:val="superscript"/>
          </w:rPr>
          <w:t>24</w:t>
        </w:r>
      </w:hyperlink>
      <w:r w:rsidR="001C0A8A" w:rsidRPr="001C0A8A">
        <w:rPr>
          <w:i/>
          <w:noProof/>
          <w:vertAlign w:val="superscript"/>
        </w:rPr>
        <w:t>)</w:t>
      </w:r>
      <w:r w:rsidR="00010C54">
        <w:fldChar w:fldCharType="end"/>
      </w:r>
      <w:r>
        <w:t xml:space="preserve"> and </w:t>
      </w:r>
      <w:r w:rsidR="00D1539A">
        <w:t xml:space="preserve">obtaining </w:t>
      </w:r>
      <w:r>
        <w:t>the same features as in the original paper.</w:t>
      </w:r>
    </w:p>
    <w:p w14:paraId="76D83AF6" w14:textId="466C1D3F" w:rsidR="00540345" w:rsidRDefault="00A822B3" w:rsidP="00946890">
      <w:pPr>
        <w:pStyle w:val="Heading2"/>
        <w:rPr>
          <w:rtl/>
        </w:rPr>
      </w:pPr>
      <w:bookmarkStart w:id="237" w:name="_Toc480192486"/>
      <w:r>
        <w:t>3</w:t>
      </w:r>
      <w:r w:rsidR="00912597">
        <w:t xml:space="preserve">.4. </w:t>
      </w:r>
      <w:r w:rsidR="00540345">
        <w:t>Virtual Cell</w:t>
      </w:r>
      <w:r w:rsidR="00540345" w:rsidRPr="00BD5502">
        <w:t xml:space="preserve"> </w:t>
      </w:r>
      <w:r w:rsidR="00540345">
        <w:t>Implementation</w:t>
      </w:r>
      <w:bookmarkEnd w:id="237"/>
    </w:p>
    <w:p w14:paraId="605AEA2C" w14:textId="4FD44B4A" w:rsidR="00316821" w:rsidRDefault="00316821" w:rsidP="009B1370">
      <w:pPr>
        <w:spacing w:after="0"/>
        <w:rPr>
          <w:rFonts w:ascii="Times New Roman" w:eastAsia="Calibri" w:hAnsi="Times New Roman" w:cs="Arial"/>
        </w:rPr>
      </w:pPr>
      <w:r>
        <w:rPr>
          <w:rFonts w:ascii="Times New Roman" w:eastAsia="Calibri" w:hAnsi="Times New Roman" w:cs="Arial"/>
        </w:rPr>
        <w:t>RANSAC derived models could be used to predict PV properties of virtual solar cell libraries. These predictions could serve two purposes: (</w:t>
      </w:r>
      <w:proofErr w:type="spellStart"/>
      <w:r>
        <w:rPr>
          <w:rFonts w:ascii="Times New Roman" w:eastAsia="Calibri" w:hAnsi="Times New Roman" w:cs="Arial"/>
        </w:rPr>
        <w:t>i</w:t>
      </w:r>
      <w:proofErr w:type="spellEnd"/>
      <w:r>
        <w:rPr>
          <w:rFonts w:ascii="Times New Roman" w:eastAsia="Calibri" w:hAnsi="Times New Roman" w:cs="Arial"/>
        </w:rPr>
        <w:t>) Identify trends related to the dependence of PV properties on descriptors values, trends that are not easily discernible from the resulting equations. (ii) P</w:t>
      </w:r>
      <w:r w:rsidRPr="00CE0C94">
        <w:rPr>
          <w:rFonts w:ascii="Times New Roman" w:eastAsia="Calibri" w:hAnsi="Times New Roman" w:cs="Arial"/>
        </w:rPr>
        <w:t>rovid</w:t>
      </w:r>
      <w:r>
        <w:rPr>
          <w:rFonts w:ascii="Times New Roman" w:eastAsia="Calibri" w:hAnsi="Times New Roman" w:cs="Arial"/>
        </w:rPr>
        <w:t>e</w:t>
      </w:r>
      <w:r w:rsidRPr="00CE0C94">
        <w:rPr>
          <w:rFonts w:ascii="Times New Roman" w:eastAsia="Calibri" w:hAnsi="Times New Roman" w:cs="Arial"/>
        </w:rPr>
        <w:t xml:space="preserve"> a theoretical basis for </w:t>
      </w:r>
      <w:r>
        <w:rPr>
          <w:rFonts w:ascii="Times New Roman" w:eastAsia="Calibri" w:hAnsi="Times New Roman" w:cs="Arial"/>
        </w:rPr>
        <w:t>and guide future</w:t>
      </w:r>
      <w:r w:rsidRPr="00CE0C94">
        <w:rPr>
          <w:rFonts w:ascii="Times New Roman" w:eastAsia="Calibri" w:hAnsi="Times New Roman" w:cs="Arial"/>
        </w:rPr>
        <w:t xml:space="preserve"> experiments.</w:t>
      </w:r>
    </w:p>
    <w:p w14:paraId="1AD68F1A" w14:textId="77777777" w:rsidR="00316821" w:rsidRPr="00CE0C94" w:rsidRDefault="00316821" w:rsidP="009B1370">
      <w:pPr>
        <w:spacing w:after="0"/>
        <w:rPr>
          <w:rFonts w:ascii="Times New Roman" w:eastAsia="Calibri" w:hAnsi="Times New Roman" w:cs="Arial"/>
        </w:rPr>
      </w:pPr>
    </w:p>
    <w:p w14:paraId="343C8840" w14:textId="7F5B85D1" w:rsidR="00316821" w:rsidRDefault="00A822B3" w:rsidP="00946890">
      <w:pPr>
        <w:pStyle w:val="Heading3"/>
        <w:rPr>
          <w:rtl/>
        </w:rPr>
      </w:pPr>
      <w:bookmarkStart w:id="238" w:name="_Toc480192487"/>
      <w:r>
        <w:t>3</w:t>
      </w:r>
      <w:r w:rsidR="00912597">
        <w:t xml:space="preserve">.4.1. </w:t>
      </w:r>
      <m:oMath>
        <m:r>
          <w:rPr>
            <w:rFonts w:ascii="Cambria Math" w:hAnsi="Cambria Math"/>
          </w:rPr>
          <m:t>Ti</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w:rPr>
            <w:rFonts w:ascii="Cambria Math" w:hAnsi="Cambria Math"/>
          </w:rPr>
          <m:t>O</m:t>
        </m:r>
      </m:oMath>
      <w:r w:rsidR="00316821" w:rsidRPr="00CE0C94">
        <w:rPr>
          <w:rFonts w:eastAsia="Times New Roman"/>
        </w:rPr>
        <w:t xml:space="preserve"> (Ag)</w:t>
      </w:r>
      <w:r w:rsidR="00316821" w:rsidRPr="00CE0C94">
        <w:t xml:space="preserve"> and </w:t>
      </w:r>
      <m:oMath>
        <m:r>
          <w:rPr>
            <w:rFonts w:ascii="Cambria Math" w:hAnsi="Cambria Math"/>
          </w:rPr>
          <m:t>Ti</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u</m:t>
            </m:r>
          </m:e>
          <m:sub>
            <m:r>
              <m:rPr>
                <m:sty m:val="p"/>
              </m:rPr>
              <w:rPr>
                <w:rFonts w:ascii="Cambria Math" w:hAnsi="Cambria Math"/>
              </w:rPr>
              <m:t>2</m:t>
            </m:r>
          </m:sub>
        </m:sSub>
        <m:r>
          <w:rPr>
            <w:rFonts w:ascii="Cambria Math" w:hAnsi="Cambria Math"/>
          </w:rPr>
          <m:t>O</m:t>
        </m:r>
      </m:oMath>
      <w:r w:rsidR="00316821" w:rsidRPr="00CE0C94">
        <w:rPr>
          <w:rFonts w:eastAsia="Times New Roman"/>
        </w:rPr>
        <w:t xml:space="preserve"> (Ag|Cu)</w:t>
      </w:r>
      <w:r w:rsidR="00316821" w:rsidRPr="00CE0C94">
        <w:t xml:space="preserve"> </w:t>
      </w:r>
      <w:r w:rsidR="00316821">
        <w:t xml:space="preserve">virtual </w:t>
      </w:r>
      <w:r w:rsidR="00316821" w:rsidRPr="00CE0C94">
        <w:t>libraries</w:t>
      </w:r>
      <w:bookmarkEnd w:id="238"/>
    </w:p>
    <w:p w14:paraId="1143D4BF" w14:textId="3784BB32" w:rsidR="00316821" w:rsidRDefault="00316821" w:rsidP="001C0A8A">
      <w:pPr>
        <w:spacing w:after="0"/>
        <w:rPr>
          <w:rFonts w:ascii="Times New Roman" w:eastAsia="Calibri" w:hAnsi="Times New Roman" w:cs="Arial"/>
          <w:iCs/>
        </w:rPr>
      </w:pPr>
      <w:r>
        <w:rPr>
          <w:rFonts w:ascii="Times New Roman" w:eastAsia="Calibri" w:hAnsi="Times New Roman" w:cs="Arial"/>
        </w:rPr>
        <w:t xml:space="preserve">The original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616E1A">
        <w:rPr>
          <w:rFonts w:ascii="Times New Roman" w:eastAsia="Times New Roman" w:hAnsi="Times New Roman" w:cs="Arial"/>
          <w:i/>
        </w:rPr>
        <w:t xml:space="preserve"> (Ag)</w:t>
      </w:r>
      <w:r w:rsidRPr="00616E1A">
        <w:rPr>
          <w:rFonts w:ascii="Times New Roman" w:eastAsia="Calibri" w:hAnsi="Times New Roman" w:cs="Arial"/>
          <w:i/>
        </w:rPr>
        <w:t xml:space="preserve"> </w:t>
      </w:r>
      <w:r w:rsidRPr="00616E1A">
        <w:rPr>
          <w:rFonts w:ascii="Times New Roman" w:eastAsia="Calibri" w:hAnsi="Times New Roman" w:cs="Arial"/>
          <w:iCs/>
        </w:rPr>
        <w:t>and</w:t>
      </w:r>
      <w:r w:rsidRPr="00616E1A">
        <w:rPr>
          <w:rFonts w:ascii="Times New Roman" w:eastAsia="Calibri" w:hAnsi="Times New Roman" w:cs="Arial"/>
          <w:i/>
        </w:rPr>
        <w:t xml:space="preserve"> </w:t>
      </w:r>
      <m:oMath>
        <m:r>
          <w:rPr>
            <w:rFonts w:ascii="Cambria Math" w:eastAsia="Calibri" w:hAnsi="Cambria Math" w:cs="Arial"/>
          </w:rPr>
          <m:t>Ti</m:t>
        </m:r>
        <m:sSub>
          <m:sSubPr>
            <m:ctrlPr>
              <w:rPr>
                <w:rFonts w:ascii="Cambria Math" w:eastAsia="Calibri" w:hAnsi="Cambria Math" w:cs="Arial"/>
                <w:i/>
              </w:rPr>
            </m:ctrlPr>
          </m:sSubPr>
          <m:e>
            <m:r>
              <w:rPr>
                <w:rFonts w:ascii="Cambria Math" w:eastAsia="Calibri" w:hAnsi="Cambria Math" w:cs="Arial"/>
              </w:rPr>
              <m:t>O</m:t>
            </m:r>
          </m:e>
          <m:sub>
            <m:r>
              <w:rPr>
                <w:rFonts w:ascii="Cambria Math" w:eastAsia="Calibri" w:hAnsi="Cambria Math" w:cs="Arial"/>
              </w:rPr>
              <m:t>2</m:t>
            </m:r>
          </m:sub>
        </m:sSub>
        <m:r>
          <w:rPr>
            <w:rFonts w:ascii="Cambria Math" w:eastAsia="Calibri" w:hAnsi="Cambria Math" w:cs="Arial"/>
          </w:rPr>
          <m:t>|C</m:t>
        </m:r>
        <m:sSub>
          <m:sSubPr>
            <m:ctrlPr>
              <w:rPr>
                <w:rFonts w:ascii="Cambria Math" w:eastAsia="Calibri" w:hAnsi="Cambria Math" w:cs="Arial"/>
                <w:i/>
              </w:rPr>
            </m:ctrlPr>
          </m:sSubPr>
          <m:e>
            <m:r>
              <w:rPr>
                <w:rFonts w:ascii="Cambria Math" w:eastAsia="Calibri" w:hAnsi="Cambria Math" w:cs="Arial"/>
              </w:rPr>
              <m:t>u</m:t>
            </m:r>
          </m:e>
          <m:sub>
            <m:r>
              <w:rPr>
                <w:rFonts w:ascii="Cambria Math" w:eastAsia="Calibri" w:hAnsi="Cambria Math" w:cs="Arial"/>
              </w:rPr>
              <m:t>2</m:t>
            </m:r>
          </m:sub>
        </m:sSub>
        <m:r>
          <w:rPr>
            <w:rFonts w:ascii="Cambria Math" w:eastAsia="Calibri" w:hAnsi="Cambria Math" w:cs="Arial"/>
          </w:rPr>
          <m:t>O</m:t>
        </m:r>
      </m:oMath>
      <w:r w:rsidRPr="00616E1A">
        <w:rPr>
          <w:rFonts w:ascii="Times New Roman" w:eastAsia="Times New Roman" w:hAnsi="Times New Roman" w:cs="Arial"/>
          <w:i/>
        </w:rPr>
        <w:t xml:space="preserve"> (Ag|Cu)</w:t>
      </w:r>
      <w:r w:rsidRPr="00616E1A">
        <w:rPr>
          <w:rFonts w:ascii="Times New Roman" w:eastAsia="Calibri" w:hAnsi="Times New Roman" w:cs="Arial"/>
          <w:i/>
        </w:rPr>
        <w:t xml:space="preserve"> </w:t>
      </w:r>
      <w:r w:rsidRPr="00616E1A">
        <w:rPr>
          <w:rFonts w:ascii="Times New Roman" w:eastAsia="Calibri" w:hAnsi="Times New Roman" w:cs="Arial"/>
          <w:iCs/>
        </w:rPr>
        <w:t>libraries</w:t>
      </w:r>
      <w:r>
        <w:rPr>
          <w:rFonts w:ascii="Times New Roman" w:eastAsia="Calibri" w:hAnsi="Times New Roman" w:cs="Arial"/>
          <w:iCs/>
        </w:rPr>
        <w:t xml:space="preserve"> were of identical compositions with </w:t>
      </w:r>
      <m:oMath>
        <m:r>
          <w:rPr>
            <w:rFonts w:ascii="Cambria Math" w:eastAsia="Calibri" w:hAnsi="Cambria Math" w:cs="Arial"/>
            <w:szCs w:val="20"/>
          </w:rPr>
          <m:t>dTi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oMath>
      <w:r w:rsidRPr="006E3F1F">
        <w:rPr>
          <w:rFonts w:ascii="Times New Roman" w:eastAsia="Calibri" w:hAnsi="Times New Roman" w:cs="Arial"/>
          <w:iCs/>
        </w:rPr>
        <w:t xml:space="preserve"> </w:t>
      </w:r>
      <w:r>
        <w:rPr>
          <w:rFonts w:ascii="Times New Roman" w:eastAsia="Calibri" w:hAnsi="Times New Roman" w:cs="Arial"/>
          <w:iCs/>
        </w:rPr>
        <w:t xml:space="preserve">between 70 nm and 311.5 nm and </w:t>
      </w:r>
      <m:oMath>
        <m:r>
          <w:rPr>
            <w:rFonts w:ascii="Cambria Math" w:eastAsia="Calibri" w:hAnsi="Cambria Math" w:cs="Arial"/>
            <w:szCs w:val="20"/>
          </w:rPr>
          <m:t>dC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Pr>
          <w:rFonts w:ascii="Times New Roman" w:eastAsia="Calibri" w:hAnsi="Times New Roman" w:cs="Arial"/>
          <w:iCs/>
        </w:rPr>
        <w:t xml:space="preserve"> between 249 nm and 596 nm. The virtual cell should cover these ranges and expand upon them to allow RANSAC-based extrapolations. </w:t>
      </w:r>
      <w:proofErr w:type="gramStart"/>
      <w:r>
        <w:rPr>
          <w:rFonts w:ascii="Times New Roman" w:eastAsia="Calibri" w:hAnsi="Times New Roman" w:cs="Arial"/>
          <w:iCs/>
        </w:rPr>
        <w:t>With this in mind, thickness</w:t>
      </w:r>
      <w:proofErr w:type="gramEnd"/>
      <w:r>
        <w:rPr>
          <w:rFonts w:ascii="Times New Roman" w:eastAsia="Calibri" w:hAnsi="Times New Roman" w:cs="Arial"/>
          <w:iCs/>
        </w:rPr>
        <w:t xml:space="preserve"> values for the different layers were selected to be between 200 nm and 700 nm and between 40 nm and 400 nm </w:t>
      </w:r>
      <w:r>
        <w:rPr>
          <w:rFonts w:ascii="Times New Roman" w:eastAsia="Calibri" w:hAnsi="Times New Roman" w:cs="Arial"/>
          <w:iCs/>
        </w:rPr>
        <w:lastRenderedPageBreak/>
        <w:t xml:space="preserve">for the </w:t>
      </w:r>
      <w:r w:rsidRPr="00CE0C94">
        <w:rPr>
          <w:rFonts w:ascii="Times New Roman" w:eastAsia="Calibri" w:hAnsi="Times New Roman" w:cs="Arial"/>
          <w:iCs/>
        </w:rPr>
        <w:t>Cu</w:t>
      </w:r>
      <w:r w:rsidRPr="00CE54B1">
        <w:rPr>
          <w:rFonts w:ascii="Times New Roman" w:eastAsia="Calibri" w:hAnsi="Times New Roman" w:cs="Arial"/>
          <w:iCs/>
          <w:vertAlign w:val="subscript"/>
        </w:rPr>
        <w:t>2</w:t>
      </w:r>
      <w:r w:rsidRPr="00CE0C94">
        <w:rPr>
          <w:rFonts w:ascii="Times New Roman" w:eastAsia="Calibri" w:hAnsi="Times New Roman" w:cs="Arial"/>
          <w:iCs/>
        </w:rPr>
        <w:t>O</w:t>
      </w:r>
      <w:r>
        <w:rPr>
          <w:rFonts w:ascii="Times New Roman" w:eastAsia="Calibri" w:hAnsi="Times New Roman" w:cs="Arial"/>
          <w:iCs/>
        </w:rPr>
        <w:t xml:space="preserve"> and </w:t>
      </w:r>
      <w:r w:rsidRPr="00CE0C94">
        <w:rPr>
          <w:rFonts w:ascii="Times New Roman" w:eastAsia="Calibri" w:hAnsi="Times New Roman" w:cs="Arial"/>
          <w:iCs/>
        </w:rPr>
        <w:t>TiO</w:t>
      </w:r>
      <w:r w:rsidRPr="00CE54B1">
        <w:rPr>
          <w:rFonts w:ascii="Times New Roman" w:eastAsia="Calibri" w:hAnsi="Times New Roman" w:cs="Arial"/>
          <w:iCs/>
          <w:vertAlign w:val="subscript"/>
        </w:rPr>
        <w:t>2</w:t>
      </w:r>
      <w:r>
        <w:rPr>
          <w:rFonts w:ascii="Times New Roman" w:eastAsia="Calibri" w:hAnsi="Times New Roman" w:cs="Arial"/>
          <w:iCs/>
        </w:rPr>
        <w:t xml:space="preserve"> layers, respectively, where each range was divided into 100 bins (a total of 10,000 cells per virtual library). These specific ranges were selected following several iterations designed to find the model’s limits, beyond which the results would not be physically meaningful (i.e., have negative PV values). Next, the PV properties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w:t>
      </w:r>
      <w:r w:rsidRPr="00E3100D">
        <w:rPr>
          <w:rFonts w:ascii="Times New Roman" w:eastAsia="Calibri" w:hAnsi="Times New Roman" w:cs="Arial"/>
          <w:i/>
        </w:rPr>
        <w:t>V</w:t>
      </w:r>
      <w:r w:rsidRPr="00E3100D">
        <w:rPr>
          <w:rFonts w:ascii="Times New Roman" w:eastAsia="Calibri" w:hAnsi="Times New Roman" w:cs="Arial"/>
          <w:i/>
          <w:vertAlign w:val="subscript"/>
        </w:rPr>
        <w:t>OC</w:t>
      </w:r>
      <w:r>
        <w:rPr>
          <w:rFonts w:ascii="Times New Roman" w:eastAsia="Calibri" w:hAnsi="Times New Roman" w:cs="Arial"/>
          <w:iCs/>
        </w:rPr>
        <w:t>, I</w:t>
      </w:r>
      <w:r w:rsidRPr="006E3F1F">
        <w:rPr>
          <w:rFonts w:ascii="Times New Roman" w:eastAsia="Calibri" w:hAnsi="Times New Roman" w:cs="Arial"/>
          <w:iCs/>
          <w:vertAlign w:val="subscript"/>
        </w:rPr>
        <w:t>QE</w:t>
      </w:r>
      <w:r>
        <w:rPr>
          <w:rFonts w:ascii="Times New Roman" w:eastAsia="Calibri" w:hAnsi="Times New Roman" w:cs="Arial"/>
          <w:iCs/>
        </w:rPr>
        <w:t>) of each cell were predicted using the RANSAC models presented in</w:t>
      </w:r>
      <w:r w:rsidR="00C30890">
        <w:rPr>
          <w:rFonts w:ascii="Times New Roman" w:eastAsia="Calibri" w:hAnsi="Times New Roman" w:cs="Arial"/>
          <w:iCs/>
        </w:rPr>
        <w:t xml:space="preserve"> </w:t>
      </w:r>
      <w:r w:rsidR="009A312C">
        <w:rPr>
          <w:rFonts w:ascii="Times New Roman" w:eastAsia="Calibri" w:hAnsi="Times New Roman" w:cs="Arial"/>
          <w:iCs/>
        </w:rPr>
        <w:fldChar w:fldCharType="begin"/>
      </w:r>
      <w:r w:rsidR="00C30890">
        <w:rPr>
          <w:rFonts w:ascii="Times New Roman" w:eastAsia="Calibri" w:hAnsi="Times New Roman" w:cs="Arial"/>
          <w:iCs/>
        </w:rPr>
        <w:instrText xml:space="preserve"> REF _Ref475298523 \h </w:instrText>
      </w:r>
      <w:r w:rsidR="009A312C">
        <w:rPr>
          <w:rFonts w:ascii="Times New Roman" w:eastAsia="Calibri" w:hAnsi="Times New Roman" w:cs="Arial"/>
          <w:iCs/>
        </w:rPr>
      </w:r>
      <w:r w:rsidR="009A312C">
        <w:rPr>
          <w:rFonts w:ascii="Times New Roman" w:eastAsia="Calibri" w:hAnsi="Times New Roman" w:cs="Arial"/>
          <w:iCs/>
        </w:rPr>
        <w:fldChar w:fldCharType="separate"/>
      </w:r>
      <w:r w:rsidR="00DC600D">
        <w:t xml:space="preserve">Table </w:t>
      </w:r>
      <w:r w:rsidR="00DC600D">
        <w:rPr>
          <w:noProof/>
        </w:rPr>
        <w:t>7</w:t>
      </w:r>
      <w:r w:rsidR="009A312C">
        <w:rPr>
          <w:rFonts w:ascii="Times New Roman" w:eastAsia="Calibri" w:hAnsi="Times New Roman" w:cs="Arial"/>
          <w:iCs/>
        </w:rPr>
        <w:fldChar w:fldCharType="end"/>
      </w:r>
      <w:r>
        <w:rPr>
          <w:rFonts w:ascii="Times New Roman" w:eastAsia="Calibri" w:hAnsi="Times New Roman" w:cs="Arial"/>
          <w:iCs/>
        </w:rPr>
        <w:t xml:space="preserve">. The results of these predictions are presented in Figure </w:t>
      </w:r>
      <w:r w:rsidR="00E644EC">
        <w:rPr>
          <w:rFonts w:ascii="Times New Roman" w:eastAsia="Calibri" w:hAnsi="Times New Roman" w:cs="Arial"/>
          <w:iCs/>
        </w:rPr>
        <w:t>12</w:t>
      </w:r>
      <w:r>
        <w:rPr>
          <w:rFonts w:ascii="Times New Roman" w:eastAsia="Calibri" w:hAnsi="Times New Roman" w:cs="Arial"/>
          <w:iCs/>
        </w:rPr>
        <w:t xml:space="preserve"> and demonstrate a few trends: (</w:t>
      </w:r>
      <w:proofErr w:type="spellStart"/>
      <w:r>
        <w:rPr>
          <w:rFonts w:ascii="Times New Roman" w:eastAsia="Calibri" w:hAnsi="Times New Roman" w:cs="Arial"/>
          <w:iCs/>
        </w:rPr>
        <w:t>i</w:t>
      </w:r>
      <w:proofErr w:type="spellEnd"/>
      <w:r>
        <w:rPr>
          <w:rFonts w:ascii="Times New Roman" w:eastAsia="Calibri" w:hAnsi="Times New Roman" w:cs="Arial"/>
          <w:iCs/>
        </w:rPr>
        <w:t>) All PV activities primarily depend on the thickness of the Cu</w:t>
      </w:r>
      <w:r w:rsidRPr="002E704B">
        <w:rPr>
          <w:rFonts w:ascii="Times New Roman" w:eastAsia="Calibri" w:hAnsi="Times New Roman" w:cs="Arial"/>
          <w:iCs/>
          <w:vertAlign w:val="subscript"/>
        </w:rPr>
        <w:t>2</w:t>
      </w:r>
      <w:r>
        <w:rPr>
          <w:rFonts w:ascii="Times New Roman" w:eastAsia="Calibri" w:hAnsi="Times New Roman" w:cs="Arial"/>
          <w:iCs/>
        </w:rPr>
        <w:t>O layer rather than on the thickness of the TiO</w:t>
      </w:r>
      <w:r w:rsidRPr="002E704B">
        <w:rPr>
          <w:rFonts w:ascii="Times New Roman" w:eastAsia="Calibri" w:hAnsi="Times New Roman" w:cs="Arial"/>
          <w:iCs/>
          <w:vertAlign w:val="subscript"/>
        </w:rPr>
        <w:t>2</w:t>
      </w:r>
      <w:r>
        <w:rPr>
          <w:rFonts w:ascii="Times New Roman" w:eastAsia="Calibri" w:hAnsi="Times New Roman" w:cs="Arial"/>
          <w:iCs/>
        </w:rPr>
        <w:t xml:space="preserve"> layer. This trend was noted by </w:t>
      </w:r>
      <w:proofErr w:type="spellStart"/>
      <w:r>
        <w:rPr>
          <w:rFonts w:ascii="Times New Roman" w:eastAsia="Calibri" w:hAnsi="Times New Roman" w:cs="Arial"/>
          <w:iCs/>
        </w:rPr>
        <w:t>Pavan</w:t>
      </w:r>
      <w:proofErr w:type="spellEnd"/>
      <w:r>
        <w:rPr>
          <w:rFonts w:ascii="Times New Roman" w:eastAsia="Calibri" w:hAnsi="Times New Roman" w:cs="Arial"/>
          <w:iCs/>
        </w:rPr>
        <w:t xml:space="preserve"> et al.</w:t>
      </w:r>
      <w:r w:rsidR="00010C54">
        <w:rPr>
          <w:rFonts w:ascii="Times New Roman" w:eastAsia="Calibri" w:hAnsi="Times New Roman" w:cs="Arial"/>
          <w:iCs/>
        </w:rPr>
        <w:fldChar w:fldCharType="begin"/>
      </w:r>
      <w:r w:rsidR="00CF03CA">
        <w:rPr>
          <w:rFonts w:ascii="Times New Roman" w:eastAsia="Calibri" w:hAnsi="Times New Roman" w:cs="Arial"/>
          <w:iCs/>
        </w:rPr>
        <w:instrText xml:space="preserve"> ADDIN EN.CITE &lt;EndNote&gt;&lt;Cite&gt;&lt;Author&gt;Pavan&lt;/Author&gt;&lt;Year&gt;2015&lt;/Year&gt;&lt;RecNum&gt;2&lt;/RecNum&gt;&lt;DisplayText&gt;&lt;style face="italic superscript"&gt;(3)&lt;/style&gt;&lt;/DisplayText&gt;&lt;record&gt;&lt;rec-number&gt;2&lt;/rec-number&gt;&lt;foreign-keys&gt;&lt;key app="EN" db-id="a550e29ro9vf20etr5rxfpaaawfvzfxwdz9p"&gt;2&lt;/key&gt;&lt;/foreign-keys&gt;&lt;ref-type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Cells&lt;/secondary-title&gt;&lt;/titles&gt;&lt;periodical&gt;&lt;full-title&gt;Solar Energy Materials and Solar Cells&lt;/full-title&gt;&lt;/periodical&gt;&lt;pages&gt;549-556&lt;/pages&gt;&lt;volume&gt;132&lt;/volume&gt;&lt;keywords&gt;&lt;keyword&gt;Spray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instrText>
      </w:r>
      <w:r w:rsidR="00010C54">
        <w:rPr>
          <w:rFonts w:ascii="Times New Roman" w:eastAsia="Calibri" w:hAnsi="Times New Roman" w:cs="Arial"/>
          <w:iCs/>
        </w:rPr>
        <w:fldChar w:fldCharType="separate"/>
      </w:r>
      <w:r w:rsidR="00CF03CA" w:rsidRPr="00CF03CA">
        <w:rPr>
          <w:rFonts w:ascii="Times New Roman" w:eastAsia="Calibri" w:hAnsi="Times New Roman" w:cs="Arial"/>
          <w:i/>
          <w:iCs/>
          <w:noProof/>
          <w:vertAlign w:val="superscript"/>
        </w:rPr>
        <w:t>(</w:t>
      </w:r>
      <w:hyperlink w:anchor="_ENREF_3" w:tooltip="Pavan, 2015 #2" w:history="1">
        <w:r w:rsidR="001C0A8A" w:rsidRPr="00CF03CA">
          <w:rPr>
            <w:rFonts w:ascii="Times New Roman" w:eastAsia="Calibri" w:hAnsi="Times New Roman" w:cs="Arial"/>
            <w:i/>
            <w:iCs/>
            <w:noProof/>
            <w:vertAlign w:val="superscript"/>
          </w:rPr>
          <w:t>3</w:t>
        </w:r>
      </w:hyperlink>
      <w:r w:rsidR="00CF03CA" w:rsidRPr="00CF03CA">
        <w:rPr>
          <w:rFonts w:ascii="Times New Roman" w:eastAsia="Calibri" w:hAnsi="Times New Roman" w:cs="Arial"/>
          <w:i/>
          <w:iCs/>
          <w:noProof/>
          <w:vertAlign w:val="superscript"/>
        </w:rPr>
        <w:t>)</w:t>
      </w:r>
      <w:r w:rsidR="00010C54">
        <w:rPr>
          <w:rFonts w:ascii="Times New Roman" w:eastAsia="Calibri" w:hAnsi="Times New Roman" w:cs="Arial"/>
          <w:iCs/>
        </w:rPr>
        <w:fldChar w:fldCharType="end"/>
      </w:r>
      <w:r>
        <w:rPr>
          <w:rFonts w:ascii="Times New Roman" w:eastAsia="Calibri" w:hAnsi="Times New Roman" w:cs="Arial"/>
          <w:iCs/>
        </w:rPr>
        <w:t xml:space="preserve"> but only for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(ii)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presents a marked increase for Cu</w:t>
      </w:r>
      <w:r w:rsidRPr="002E704B">
        <w:rPr>
          <w:rFonts w:ascii="Times New Roman" w:eastAsia="Calibri" w:hAnsi="Times New Roman" w:cs="Arial"/>
          <w:iCs/>
          <w:vertAlign w:val="subscript"/>
        </w:rPr>
        <w:t>2</w:t>
      </w:r>
      <w:r>
        <w:rPr>
          <w:rFonts w:ascii="Times New Roman" w:eastAsia="Calibri" w:hAnsi="Times New Roman" w:cs="Arial"/>
          <w:iCs/>
        </w:rPr>
        <w:t xml:space="preserve">O thicknesses above 500 nm (where </w:t>
      </w:r>
      <w:r w:rsidRPr="00445C45">
        <w:rPr>
          <w:rFonts w:ascii="Times New Roman" w:eastAsia="Calibri" w:hAnsi="Times New Roman" w:cs="Arial"/>
          <w:i/>
        </w:rPr>
        <w:t>J</w:t>
      </w:r>
      <w:r w:rsidRPr="00445C45">
        <w:rPr>
          <w:rFonts w:ascii="Times New Roman" w:eastAsia="Calibri" w:hAnsi="Times New Roman" w:cs="Arial"/>
          <w:i/>
          <w:vertAlign w:val="subscript"/>
        </w:rPr>
        <w:t>SC</w:t>
      </w:r>
      <w:r>
        <w:rPr>
          <w:rFonts w:ascii="Times New Roman" w:eastAsia="Calibri" w:hAnsi="Times New Roman" w:cs="Arial"/>
          <w:iCs/>
        </w:rPr>
        <w:t xml:space="preserve"> equals </w:t>
      </w:r>
      <m:oMath>
        <m:r>
          <w:rPr>
            <w:rFonts w:ascii="Cambria Math" w:eastAsia="Calibri" w:hAnsi="Cambria Math" w:cs="Arial"/>
          </w:rPr>
          <m:t>0.2</m:t>
        </m:r>
        <m:f>
          <m:fPr>
            <m:ctrlPr>
              <w:rPr>
                <w:rFonts w:ascii="Cambria Math" w:eastAsia="Calibri" w:hAnsi="Cambria Math" w:cs="Arial"/>
                <w:i/>
                <w:iCs/>
              </w:rPr>
            </m:ctrlPr>
          </m:fPr>
          <m:num>
            <m:r>
              <w:rPr>
                <w:rFonts w:ascii="Cambria Math" w:eastAsia="Calibri" w:hAnsi="Cambria Math" w:cs="Arial"/>
              </w:rPr>
              <m:t>mA</m:t>
            </m:r>
          </m:num>
          <m:den>
            <m:r>
              <w:rPr>
                <w:rFonts w:ascii="Cambria Math" w:eastAsia="Calibri" w:hAnsi="Cambria Math" w:cs="Arial"/>
              </w:rPr>
              <m:t>c</m:t>
            </m:r>
            <m:sSup>
              <m:sSupPr>
                <m:ctrlPr>
                  <w:rPr>
                    <w:rFonts w:ascii="Cambria Math" w:eastAsia="Calibri" w:hAnsi="Cambria Math" w:cs="Arial"/>
                    <w:i/>
                    <w:iCs/>
                  </w:rPr>
                </m:ctrlPr>
              </m:sSupPr>
              <m:e>
                <m:r>
                  <w:rPr>
                    <w:rFonts w:ascii="Cambria Math" w:eastAsia="Calibri" w:hAnsi="Cambria Math" w:cs="Arial"/>
                  </w:rPr>
                  <m:t>m</m:t>
                </m:r>
              </m:e>
              <m:sup>
                <m:r>
                  <w:rPr>
                    <w:rFonts w:ascii="Cambria Math" w:eastAsia="Calibri" w:hAnsi="Cambria Math" w:cs="Arial"/>
                  </w:rPr>
                  <m:t>2</m:t>
                </m:r>
              </m:sup>
            </m:sSup>
          </m:den>
        </m:f>
      </m:oMath>
      <w:r>
        <w:rPr>
          <w:rFonts w:ascii="Times New Roman" w:eastAsia="Calibri" w:hAnsi="Times New Roman" w:cs="Arial"/>
          <w:iCs/>
        </w:rPr>
        <w:t xml:space="preserve">) as seen in Figure </w:t>
      </w:r>
      <w:r w:rsidR="00E644EC">
        <w:rPr>
          <w:rFonts w:ascii="Times New Roman" w:eastAsia="Calibri" w:hAnsi="Times New Roman" w:cs="Arial"/>
          <w:iCs/>
        </w:rPr>
        <w:t>12</w:t>
      </w:r>
      <w:r>
        <w:rPr>
          <w:rFonts w:ascii="Times New Roman" w:eastAsia="Calibri" w:hAnsi="Times New Roman" w:cs="Arial"/>
          <w:iCs/>
        </w:rPr>
        <w:t xml:space="preserve">A and D. Similar trends (yet with less sharp transitions) are also seen for </w:t>
      </w:r>
      <w:r w:rsidRPr="00445C45">
        <w:rPr>
          <w:rFonts w:ascii="Times New Roman" w:eastAsia="Calibri" w:hAnsi="Times New Roman" w:cs="Arial"/>
          <w:i/>
        </w:rPr>
        <w:t>IQE</w:t>
      </w:r>
      <w:r>
        <w:rPr>
          <w:rFonts w:ascii="Times New Roman" w:eastAsia="Calibri" w:hAnsi="Times New Roman" w:cs="Arial"/>
          <w:iCs/>
        </w:rPr>
        <w:t xml:space="preserve"> and </w:t>
      </w:r>
      <w:r w:rsidRPr="00445C45">
        <w:rPr>
          <w:rFonts w:ascii="Times New Roman" w:eastAsia="Calibri" w:hAnsi="Times New Roman" w:cs="Arial"/>
          <w:i/>
        </w:rPr>
        <w:t>V</w:t>
      </w:r>
      <w:r w:rsidRPr="00445C45">
        <w:rPr>
          <w:rFonts w:ascii="Times New Roman" w:eastAsia="Calibri" w:hAnsi="Times New Roman" w:cs="Arial"/>
          <w:i/>
          <w:vertAlign w:val="subscript"/>
        </w:rPr>
        <w:t>OC</w:t>
      </w:r>
      <w:r>
        <w:rPr>
          <w:rFonts w:ascii="Times New Roman" w:eastAsia="Calibri" w:hAnsi="Times New Roman" w:cs="Arial"/>
          <w:iCs/>
        </w:rPr>
        <w:t xml:space="preserve"> (Figure </w:t>
      </w:r>
      <w:r w:rsidR="00E644EC">
        <w:rPr>
          <w:rFonts w:ascii="Times New Roman" w:eastAsia="Calibri" w:hAnsi="Times New Roman" w:cs="Arial"/>
          <w:iCs/>
        </w:rPr>
        <w:t>12</w:t>
      </w:r>
      <w:r>
        <w:rPr>
          <w:rFonts w:ascii="Times New Roman" w:eastAsia="Calibri" w:hAnsi="Times New Roman" w:cs="Arial"/>
          <w:iCs/>
        </w:rPr>
        <w:t xml:space="preserve">B and E and Figure </w:t>
      </w:r>
      <w:r w:rsidR="00E644EC">
        <w:rPr>
          <w:rFonts w:ascii="Times New Roman" w:eastAsia="Calibri" w:hAnsi="Times New Roman" w:cs="Arial"/>
          <w:iCs/>
        </w:rPr>
        <w:t>12</w:t>
      </w:r>
      <w:r>
        <w:rPr>
          <w:rFonts w:ascii="Times New Roman" w:eastAsia="Calibri" w:hAnsi="Times New Roman" w:cs="Arial"/>
          <w:iCs/>
        </w:rPr>
        <w:t>C and F, respectively). Interestingly, Cu</w:t>
      </w:r>
      <w:r w:rsidRPr="002E704B">
        <w:rPr>
          <w:rFonts w:ascii="Times New Roman" w:eastAsia="Calibri" w:hAnsi="Times New Roman" w:cs="Arial"/>
          <w:iCs/>
          <w:vertAlign w:val="subscript"/>
        </w:rPr>
        <w:t>2</w:t>
      </w:r>
      <w:r>
        <w:rPr>
          <w:rFonts w:ascii="Times New Roman" w:eastAsia="Calibri" w:hAnsi="Times New Roman" w:cs="Arial"/>
          <w:iCs/>
        </w:rPr>
        <w:t xml:space="preserve">O thicknesses above 500 nm where hardly explored by the original library. (iii) The nature of the back contact (Ag vs. </w:t>
      </w:r>
      <w:proofErr w:type="spellStart"/>
      <w:r>
        <w:rPr>
          <w:rFonts w:ascii="Times New Roman" w:eastAsia="Calibri" w:hAnsi="Times New Roman" w:cs="Arial"/>
          <w:iCs/>
        </w:rPr>
        <w:t>Ag|Cu</w:t>
      </w:r>
      <w:proofErr w:type="spellEnd"/>
      <w:r>
        <w:rPr>
          <w:rFonts w:ascii="Times New Roman" w:eastAsia="Calibri" w:hAnsi="Times New Roman" w:cs="Arial"/>
          <w:iCs/>
        </w:rPr>
        <w:t xml:space="preserve">) has the largest effect on the dependence of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on the thickness of the Cu</w:t>
      </w:r>
      <w:r w:rsidRPr="00CE4043">
        <w:rPr>
          <w:rFonts w:ascii="Times New Roman" w:eastAsia="Calibri" w:hAnsi="Times New Roman" w:cs="Arial"/>
          <w:iCs/>
          <w:vertAlign w:val="subscript"/>
        </w:rPr>
        <w:t>2</w:t>
      </w:r>
      <w:r>
        <w:rPr>
          <w:rFonts w:ascii="Times New Roman" w:eastAsia="Calibri" w:hAnsi="Times New Roman" w:cs="Arial"/>
          <w:iCs/>
        </w:rPr>
        <w:t xml:space="preserve">O layer (compare Figure </w:t>
      </w:r>
      <w:r w:rsidR="00E644EC">
        <w:rPr>
          <w:rFonts w:ascii="Times New Roman" w:eastAsia="Calibri" w:hAnsi="Times New Roman" w:cs="Arial"/>
          <w:iCs/>
        </w:rPr>
        <w:t>12</w:t>
      </w:r>
      <w:r>
        <w:rPr>
          <w:rFonts w:ascii="Times New Roman" w:eastAsia="Calibri" w:hAnsi="Times New Roman" w:cs="Arial"/>
          <w:iCs/>
        </w:rPr>
        <w:t xml:space="preserve">A and D) which is followed by </w:t>
      </w:r>
      <w:r w:rsidRPr="00E3100D">
        <w:rPr>
          <w:rFonts w:ascii="Times New Roman" w:eastAsia="Calibri" w:hAnsi="Times New Roman" w:cs="Arial"/>
          <w:i/>
        </w:rPr>
        <w:t>V</w:t>
      </w:r>
      <w:r w:rsidRPr="00E3100D">
        <w:rPr>
          <w:rFonts w:ascii="Times New Roman" w:eastAsia="Calibri" w:hAnsi="Times New Roman" w:cs="Arial"/>
          <w:i/>
          <w:vertAlign w:val="subscript"/>
        </w:rPr>
        <w:t>OC</w:t>
      </w:r>
      <w:r>
        <w:rPr>
          <w:rFonts w:ascii="Times New Roman" w:eastAsia="Calibri" w:hAnsi="Times New Roman" w:cs="Arial"/>
          <w:iCs/>
          <w:vertAlign w:val="subscript"/>
        </w:rPr>
        <w:t xml:space="preserve"> </w:t>
      </w:r>
      <w:r>
        <w:rPr>
          <w:rFonts w:ascii="Times New Roman" w:eastAsia="Calibri" w:hAnsi="Times New Roman" w:cs="Arial"/>
          <w:iCs/>
        </w:rPr>
        <w:t xml:space="preserve">(compare Figure </w:t>
      </w:r>
      <w:r w:rsidR="00E644EC">
        <w:rPr>
          <w:rFonts w:ascii="Times New Roman" w:eastAsia="Calibri" w:hAnsi="Times New Roman" w:cs="Arial"/>
          <w:iCs/>
        </w:rPr>
        <w:t>12</w:t>
      </w:r>
      <w:r>
        <w:rPr>
          <w:rFonts w:ascii="Times New Roman" w:eastAsia="Calibri" w:hAnsi="Times New Roman" w:cs="Arial"/>
          <w:iCs/>
        </w:rPr>
        <w:t>B and E). In contrast, the dependence of IQE on the thickness of the Cu</w:t>
      </w:r>
      <w:r w:rsidRPr="00CE4043">
        <w:rPr>
          <w:rFonts w:ascii="Times New Roman" w:eastAsia="Calibri" w:hAnsi="Times New Roman" w:cs="Arial"/>
          <w:iCs/>
          <w:vertAlign w:val="subscript"/>
        </w:rPr>
        <w:t>2</w:t>
      </w:r>
      <w:r>
        <w:rPr>
          <w:rFonts w:ascii="Times New Roman" w:eastAsia="Calibri" w:hAnsi="Times New Roman" w:cs="Arial"/>
          <w:iCs/>
        </w:rPr>
        <w:t xml:space="preserve">O layer is the least affected by the back contact (compare Figure </w:t>
      </w:r>
      <w:r w:rsidR="00E644EC">
        <w:rPr>
          <w:rFonts w:ascii="Times New Roman" w:eastAsia="Calibri" w:hAnsi="Times New Roman" w:cs="Arial"/>
          <w:iCs/>
        </w:rPr>
        <w:t>12</w:t>
      </w:r>
      <w:r>
        <w:rPr>
          <w:rFonts w:ascii="Times New Roman" w:eastAsia="Calibri" w:hAnsi="Times New Roman" w:cs="Arial"/>
          <w:iCs/>
        </w:rPr>
        <w:t>C and F). (</w:t>
      </w:r>
      <w:proofErr w:type="spellStart"/>
      <w:r>
        <w:rPr>
          <w:rFonts w:ascii="Times New Roman" w:eastAsia="Calibri" w:hAnsi="Times New Roman" w:cs="Arial"/>
          <w:iCs/>
        </w:rPr>
        <w:t>iv</w:t>
      </w:r>
      <w:proofErr w:type="spellEnd"/>
      <w:r>
        <w:rPr>
          <w:rFonts w:ascii="Times New Roman" w:eastAsia="Calibri" w:hAnsi="Times New Roman" w:cs="Arial"/>
          <w:iCs/>
        </w:rPr>
        <w:t xml:space="preserve">) Certain combinations of </w:t>
      </w:r>
      <m:oMath>
        <m:r>
          <w:rPr>
            <w:rFonts w:ascii="Cambria Math" w:eastAsia="Calibri" w:hAnsi="Cambria Math" w:cs="Arial"/>
            <w:szCs w:val="20"/>
          </w:rPr>
          <m:t>dTi</m:t>
        </m:r>
        <m:sSub>
          <m:sSubPr>
            <m:ctrlPr>
              <w:rPr>
                <w:rFonts w:ascii="Cambria Math" w:eastAsia="Calibri" w:hAnsi="Cambria Math" w:cs="Arial"/>
                <w:szCs w:val="20"/>
              </w:rPr>
            </m:ctrlPr>
          </m:sSubPr>
          <m:e>
            <m:r>
              <w:rPr>
                <w:rFonts w:ascii="Cambria Math" w:eastAsia="Calibri" w:hAnsi="Cambria Math" w:cs="Arial"/>
                <w:szCs w:val="20"/>
              </w:rPr>
              <m:t>O</m:t>
            </m:r>
          </m:e>
          <m:sub>
            <m:r>
              <m:rPr>
                <m:sty m:val="p"/>
              </m:rPr>
              <w:rPr>
                <w:rFonts w:ascii="Cambria Math" w:eastAsia="Calibri" w:hAnsi="Cambria Math" w:cs="Arial"/>
                <w:szCs w:val="20"/>
              </w:rPr>
              <m:t>2</m:t>
            </m:r>
          </m:sub>
        </m:sSub>
      </m:oMath>
      <w:r w:rsidRPr="006E3F1F">
        <w:rPr>
          <w:rFonts w:ascii="Times New Roman" w:eastAsia="Calibri" w:hAnsi="Times New Roman" w:cs="Arial"/>
          <w:iCs/>
        </w:rPr>
        <w:t xml:space="preserve"> </w:t>
      </w:r>
      <w:r>
        <w:rPr>
          <w:rFonts w:ascii="Times New Roman" w:eastAsia="Calibri" w:hAnsi="Times New Roman" w:cs="Arial"/>
          <w:iCs/>
        </w:rPr>
        <w:t xml:space="preserve">and </w:t>
      </w:r>
      <m:oMath>
        <m:r>
          <w:rPr>
            <w:rFonts w:ascii="Cambria Math" w:eastAsia="Calibri" w:hAnsi="Cambria Math" w:cs="Arial"/>
            <w:szCs w:val="20"/>
          </w:rPr>
          <m:t>dC</m:t>
        </m:r>
        <m:sSub>
          <m:sSubPr>
            <m:ctrlPr>
              <w:rPr>
                <w:rFonts w:ascii="Cambria Math" w:eastAsia="Calibri" w:hAnsi="Cambria Math" w:cs="Arial"/>
                <w:szCs w:val="20"/>
              </w:rPr>
            </m:ctrlPr>
          </m:sSubPr>
          <m:e>
            <m:r>
              <w:rPr>
                <w:rFonts w:ascii="Cambria Math" w:eastAsia="Calibri" w:hAnsi="Cambria Math" w:cs="Arial"/>
                <w:szCs w:val="20"/>
              </w:rPr>
              <m:t>u</m:t>
            </m:r>
          </m:e>
          <m:sub>
            <m:r>
              <m:rPr>
                <m:sty m:val="p"/>
              </m:rPr>
              <w:rPr>
                <w:rFonts w:ascii="Cambria Math" w:eastAsia="Calibri" w:hAnsi="Cambria Math" w:cs="Arial"/>
                <w:szCs w:val="20"/>
              </w:rPr>
              <m:t>2</m:t>
            </m:r>
          </m:sub>
        </m:sSub>
        <m:r>
          <w:rPr>
            <w:rFonts w:ascii="Cambria Math" w:eastAsia="Calibri" w:hAnsi="Cambria Math" w:cs="Arial"/>
            <w:szCs w:val="20"/>
          </w:rPr>
          <m:t>O</m:t>
        </m:r>
      </m:oMath>
      <w:r>
        <w:rPr>
          <w:rFonts w:ascii="Times New Roman" w:eastAsia="Calibri" w:hAnsi="Times New Roman" w:cs="Arial"/>
          <w:iCs/>
        </w:rPr>
        <w:t xml:space="preserve"> are predicted to have both high </w:t>
      </w:r>
      <w:r w:rsidRPr="00E3100D">
        <w:rPr>
          <w:rFonts w:ascii="Times New Roman" w:eastAsia="Calibri" w:hAnsi="Times New Roman" w:cs="Arial"/>
          <w:i/>
        </w:rPr>
        <w:t>J</w:t>
      </w:r>
      <w:r w:rsidRPr="00E3100D">
        <w:rPr>
          <w:rFonts w:ascii="Times New Roman" w:eastAsia="Calibri" w:hAnsi="Times New Roman" w:cs="Arial"/>
          <w:i/>
          <w:vertAlign w:val="subscript"/>
        </w:rPr>
        <w:t>SC</w:t>
      </w:r>
      <w:r>
        <w:rPr>
          <w:rFonts w:ascii="Times New Roman" w:eastAsia="Calibri" w:hAnsi="Times New Roman" w:cs="Arial"/>
          <w:iCs/>
        </w:rPr>
        <w:t xml:space="preserve"> and </w:t>
      </w:r>
      <w:r w:rsidRPr="00E3100D">
        <w:rPr>
          <w:rFonts w:ascii="Times New Roman" w:eastAsia="Calibri" w:hAnsi="Times New Roman" w:cs="Arial"/>
          <w:i/>
        </w:rPr>
        <w:t>V</w:t>
      </w:r>
      <w:r w:rsidRPr="00E3100D">
        <w:rPr>
          <w:rFonts w:ascii="Times New Roman" w:eastAsia="Calibri" w:hAnsi="Times New Roman" w:cs="Arial"/>
          <w:i/>
          <w:vertAlign w:val="subscript"/>
        </w:rPr>
        <w:t>OC</w:t>
      </w:r>
      <w:r>
        <w:rPr>
          <w:rFonts w:ascii="Times New Roman" w:eastAsia="Calibri" w:hAnsi="Times New Roman" w:cs="Arial"/>
          <w:iCs/>
        </w:rPr>
        <w:t xml:space="preserve"> values. These trends are largely in accord with previous conclusions on these systems deduced from experiments and other data mining approaches.</w:t>
      </w:r>
      <w:r w:rsidR="00010C54" w:rsidRPr="00C62532">
        <w:rPr>
          <w:rFonts w:ascii="Times New Roman" w:eastAsia="Calibri" w:hAnsi="Times New Roman" w:cs="Arial"/>
          <w:iCs/>
        </w:rPr>
        <w:fldChar w:fldCharType="begin"/>
      </w:r>
      <w:r w:rsidR="001C0A8A">
        <w:rPr>
          <w:rFonts w:ascii="Times New Roman" w:eastAsia="Calibri" w:hAnsi="Times New Roman" w:cs="Arial"/>
          <w:iCs/>
        </w:rPr>
        <w: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instrText>
      </w:r>
      <w:r w:rsidR="00010C54" w:rsidRPr="00C62532">
        <w:rPr>
          <w:rFonts w:ascii="Times New Roman" w:eastAsia="Calibri" w:hAnsi="Times New Roman" w:cs="Arial"/>
          <w:iCs/>
        </w:rPr>
        <w:fldChar w:fldCharType="separate"/>
      </w:r>
      <w:r w:rsidR="001C0A8A" w:rsidRPr="001C0A8A">
        <w:rPr>
          <w:rFonts w:ascii="Times New Roman" w:eastAsia="Calibri" w:hAnsi="Times New Roman" w:cs="Arial"/>
          <w:i/>
          <w:iCs/>
          <w:noProof/>
          <w:vertAlign w:val="superscript"/>
        </w:rPr>
        <w:t>(</w:t>
      </w:r>
      <w:hyperlink w:anchor="_ENREF_23" w:tooltip="Yosipof, 2015 #3" w:history="1">
        <w:r w:rsidR="001C0A8A" w:rsidRPr="001C0A8A">
          <w:rPr>
            <w:rFonts w:ascii="Times New Roman" w:eastAsia="Calibri" w:hAnsi="Times New Roman" w:cs="Arial"/>
            <w:i/>
            <w:iCs/>
            <w:noProof/>
            <w:vertAlign w:val="superscript"/>
          </w:rPr>
          <w:t>23</w:t>
        </w:r>
      </w:hyperlink>
      <w:r w:rsidR="001C0A8A" w:rsidRPr="001C0A8A">
        <w:rPr>
          <w:rFonts w:ascii="Times New Roman" w:eastAsia="Calibri" w:hAnsi="Times New Roman" w:cs="Arial"/>
          <w:i/>
          <w:iCs/>
          <w:noProof/>
          <w:vertAlign w:val="superscript"/>
        </w:rPr>
        <w:t>)</w:t>
      </w:r>
      <w:r w:rsidR="00010C54" w:rsidRPr="00C62532">
        <w:rPr>
          <w:rFonts w:ascii="Times New Roman" w:eastAsia="Calibri" w:hAnsi="Times New Roman" w:cs="Arial"/>
          <w:iCs/>
        </w:rPr>
        <w:fldChar w:fldCharType="end"/>
      </w:r>
      <w:r w:rsidRPr="00C62532">
        <w:rPr>
          <w:rFonts w:ascii="Times New Roman" w:eastAsia="Calibri" w:hAnsi="Times New Roman" w:cs="Arial"/>
          <w:iCs/>
        </w:rPr>
        <w:t xml:space="preserve"> </w:t>
      </w:r>
    </w:p>
    <w:p w14:paraId="72456087" w14:textId="77777777" w:rsidR="00316821" w:rsidRPr="00C62532" w:rsidRDefault="00316821" w:rsidP="009B1370">
      <w:pPr>
        <w:spacing w:after="0"/>
        <w:rPr>
          <w:rFonts w:ascii="Times New Roman" w:eastAsia="Calibri" w:hAnsi="Times New Roman" w:cs="Arial"/>
          <w:iCs/>
        </w:rPr>
      </w:pPr>
    </w:p>
    <w:tbl>
      <w:tblPr>
        <w:tblStyle w:val="TableGrid"/>
        <w:tblpPr w:leftFromText="180" w:rightFromText="180" w:vertAnchor="text" w:horzAnchor="margin" w:tblpXSpec="right" w:tblpY="1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14:paraId="5B02DFF1" w14:textId="77777777" w:rsidTr="00564273">
        <w:tc>
          <w:tcPr>
            <w:tcW w:w="4815" w:type="dxa"/>
          </w:tcPr>
          <w:p w14:paraId="6A94FD46"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6A459D06" wp14:editId="0BA5CE91">
                  <wp:extent cx="3013546" cy="2069465"/>
                  <wp:effectExtent l="0" t="0" r="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7149" cy="2092541"/>
                          </a:xfrm>
                          <a:prstGeom prst="rect">
                            <a:avLst/>
                          </a:prstGeom>
                        </pic:spPr>
                      </pic:pic>
                    </a:graphicData>
                  </a:graphic>
                </wp:inline>
              </w:drawing>
            </w:r>
          </w:p>
        </w:tc>
        <w:tc>
          <w:tcPr>
            <w:tcW w:w="4961" w:type="dxa"/>
          </w:tcPr>
          <w:p w14:paraId="70C5455C"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72F24CEA" wp14:editId="547DAEB5">
                  <wp:extent cx="3013075" cy="2069465"/>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13075" cy="2069465"/>
                          </a:xfrm>
                          <a:prstGeom prst="rect">
                            <a:avLst/>
                          </a:prstGeom>
                        </pic:spPr>
                      </pic:pic>
                    </a:graphicData>
                  </a:graphic>
                </wp:inline>
              </w:drawing>
            </w:r>
          </w:p>
        </w:tc>
      </w:tr>
      <w:tr w:rsidR="00316821" w14:paraId="509F92E7" w14:textId="77777777" w:rsidTr="00564273">
        <w:tc>
          <w:tcPr>
            <w:tcW w:w="4815" w:type="dxa"/>
          </w:tcPr>
          <w:p w14:paraId="185614C4"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lastRenderedPageBreak/>
              <w:drawing>
                <wp:inline distT="0" distB="0" distL="0" distR="0" wp14:anchorId="74A43FC6" wp14:editId="5C2F8FF4">
                  <wp:extent cx="2983351" cy="2208811"/>
                  <wp:effectExtent l="0" t="0" r="762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3422" cy="2223671"/>
                          </a:xfrm>
                          <a:prstGeom prst="rect">
                            <a:avLst/>
                          </a:prstGeom>
                        </pic:spPr>
                      </pic:pic>
                    </a:graphicData>
                  </a:graphic>
                </wp:inline>
              </w:drawing>
            </w:r>
          </w:p>
        </w:tc>
        <w:tc>
          <w:tcPr>
            <w:tcW w:w="4961" w:type="dxa"/>
          </w:tcPr>
          <w:p w14:paraId="3967727A"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27B27BC1" wp14:editId="0542551D">
                  <wp:extent cx="3013075" cy="223075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p>
        </w:tc>
      </w:tr>
      <w:tr w:rsidR="00316821" w14:paraId="296A32A7" w14:textId="77777777" w:rsidTr="00564273">
        <w:tc>
          <w:tcPr>
            <w:tcW w:w="4815" w:type="dxa"/>
          </w:tcPr>
          <w:p w14:paraId="14D386EE"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5CC7DD46" wp14:editId="7A80B8EB">
                  <wp:extent cx="2983350" cy="2208811"/>
                  <wp:effectExtent l="0" t="0" r="762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25029" cy="2239669"/>
                          </a:xfrm>
                          <a:prstGeom prst="rect">
                            <a:avLst/>
                          </a:prstGeom>
                        </pic:spPr>
                      </pic:pic>
                    </a:graphicData>
                  </a:graphic>
                </wp:inline>
              </w:drawing>
            </w:r>
          </w:p>
        </w:tc>
        <w:tc>
          <w:tcPr>
            <w:tcW w:w="4961" w:type="dxa"/>
          </w:tcPr>
          <w:p w14:paraId="11EC183A"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3742FE31" wp14:editId="201E6A28">
                  <wp:extent cx="3013075" cy="223075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Q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p>
        </w:tc>
      </w:tr>
    </w:tbl>
    <w:p w14:paraId="6A25F261" w14:textId="77777777" w:rsidR="00316821" w:rsidRDefault="001F64CF" w:rsidP="001F64CF">
      <w:pPr>
        <w:pStyle w:val="Caption"/>
      </w:pPr>
      <w:bookmarkStart w:id="239" w:name="_Toc483041616"/>
      <w:r>
        <w:t xml:space="preserve">Figure </w:t>
      </w:r>
      <w:r w:rsidR="009A312C">
        <w:fldChar w:fldCharType="begin"/>
      </w:r>
      <w:r w:rsidR="00E20F2D">
        <w:instrText xml:space="preserve"> SEQ Figure \* ARABIC </w:instrText>
      </w:r>
      <w:r w:rsidR="009A312C">
        <w:fldChar w:fldCharType="separate"/>
      </w:r>
      <w:ins w:id="240" w:author="Shy Alon" w:date="2017-07-05T22:58:00Z">
        <w:r w:rsidR="00C91D56">
          <w:rPr>
            <w:noProof/>
          </w:rPr>
          <w:t>14</w:t>
        </w:r>
      </w:ins>
      <w:del w:id="241" w:author="Shy Alon" w:date="2017-07-05T22:58:00Z">
        <w:r w:rsidR="00A9699E" w:rsidDel="00C91D56">
          <w:rPr>
            <w:noProof/>
          </w:rPr>
          <w:delText>13</w:delText>
        </w:r>
      </w:del>
      <w:r w:rsidR="009A312C">
        <w:rPr>
          <w:noProof/>
        </w:rPr>
        <w:fldChar w:fldCharType="end"/>
      </w:r>
      <w:r>
        <w:t xml:space="preserve">: </w:t>
      </w:r>
      <w:r w:rsidR="00316821" w:rsidRPr="00230DA2">
        <w:rPr>
          <w:b w:val="0"/>
          <w:bCs w:val="0"/>
        </w:rPr>
        <w:t xml:space="preserve">Virtual cells based on the </w: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Pr>
          <w:rFonts w:eastAsia="Times New Roman"/>
          <w:b w:val="0"/>
          <w:bCs w:val="0"/>
          <w:i/>
        </w:rPr>
        <w:t xml:space="preserve"> </w:t>
      </w:r>
      <w:r w:rsidR="00316821" w:rsidRPr="00230DA2">
        <w:rPr>
          <w:rFonts w:eastAsia="Times New Roman"/>
          <w:b w:val="0"/>
          <w:bCs w:val="0"/>
          <w:iCs/>
        </w:rPr>
        <w:t>with Ag back contacts (</w:t>
      </w:r>
      <w:r w:rsidR="00316821" w:rsidRPr="00230DA2">
        <w:rPr>
          <w:b w:val="0"/>
          <w:bCs w:val="0"/>
        </w:rPr>
        <w:t xml:space="preserve">A: </w:t>
      </w:r>
      <w:r w:rsidR="00316821" w:rsidRPr="00230DA2">
        <w:rPr>
          <w:b w:val="0"/>
          <w:bCs w:val="0"/>
          <w:i/>
          <w:iCs/>
        </w:rPr>
        <w:t>J</w:t>
      </w:r>
      <w:r w:rsidR="00316821" w:rsidRPr="00230DA2">
        <w:rPr>
          <w:b w:val="0"/>
          <w:bCs w:val="0"/>
          <w:i/>
          <w:iCs/>
          <w:vertAlign w:val="subscript"/>
        </w:rPr>
        <w:t>SC</w:t>
      </w:r>
      <w:r w:rsidR="00316821" w:rsidRPr="00230DA2">
        <w:rPr>
          <w:b w:val="0"/>
          <w:bCs w:val="0"/>
        </w:rPr>
        <w:t xml:space="preserve"> </w:t>
      </w:r>
      <w:r w:rsidR="00316821" w:rsidRPr="00230DA2">
        <w:rPr>
          <w:b w:val="0"/>
          <w:bCs w:val="0"/>
          <w:i/>
          <w:iCs/>
        </w:rPr>
        <w:t>(</w:t>
      </w:r>
      <w:proofErr w:type="spellStart"/>
      <w:r w:rsidR="00316821" w:rsidRPr="00230DA2">
        <w:rPr>
          <w:b w:val="0"/>
          <w:bCs w:val="0"/>
          <w:i/>
          <w:iCs/>
        </w:rPr>
        <w:t>μA</w:t>
      </w:r>
      <w:proofErr w:type="spellEnd"/>
      <w:r w:rsidR="00316821" w:rsidRPr="00230DA2">
        <w:rPr>
          <w:b w:val="0"/>
          <w:bCs w:val="0"/>
          <w:i/>
          <w:iCs/>
        </w:rPr>
        <w:t>/cm</w:t>
      </w:r>
      <w:r w:rsidR="00316821" w:rsidRPr="00230DA2">
        <w:rPr>
          <w:b w:val="0"/>
          <w:bCs w:val="0"/>
          <w:i/>
          <w:iCs/>
          <w:vertAlign w:val="superscript"/>
        </w:rPr>
        <w:t>2</w:t>
      </w:r>
      <w:r w:rsidR="00316821" w:rsidRPr="00230DA2">
        <w:rPr>
          <w:b w:val="0"/>
          <w:bCs w:val="0"/>
        </w:rPr>
        <w:t>); B:</w:t>
      </w:r>
      <w:r w:rsidR="00316821" w:rsidRPr="00230DA2">
        <w:rPr>
          <w:b w:val="0"/>
          <w:bCs w:val="0"/>
          <w:i/>
          <w:iCs/>
        </w:rPr>
        <w:t xml:space="preserve"> V</w:t>
      </w:r>
      <w:r w:rsidR="00316821" w:rsidRPr="00230DA2">
        <w:rPr>
          <w:b w:val="0"/>
          <w:bCs w:val="0"/>
          <w:i/>
          <w:iCs/>
          <w:vertAlign w:val="subscript"/>
        </w:rPr>
        <w:t>OC</w:t>
      </w:r>
      <w:r w:rsidR="00316821" w:rsidRPr="00230DA2">
        <w:rPr>
          <w:b w:val="0"/>
          <w:bCs w:val="0"/>
        </w:rPr>
        <w:t xml:space="preserve"> </w:t>
      </w:r>
      <w:r w:rsidR="00316821" w:rsidRPr="00230DA2">
        <w:rPr>
          <w:b w:val="0"/>
          <w:bCs w:val="0"/>
          <w:i/>
          <w:iCs/>
        </w:rPr>
        <w:t xml:space="preserve">(V); </w:t>
      </w:r>
      <w:r w:rsidR="00316821" w:rsidRPr="00230DA2">
        <w:rPr>
          <w:b w:val="0"/>
          <w:bCs w:val="0"/>
        </w:rPr>
        <w:t>C: IQE (%)</w:t>
      </w:r>
      <w:r w:rsidR="00316821" w:rsidRPr="00230DA2">
        <w:rPr>
          <w:rFonts w:eastAsia="Times New Roman"/>
          <w:b w:val="0"/>
          <w:bCs w:val="0"/>
          <w:iCs/>
        </w:rPr>
        <w:t xml:space="preserve">) </w:t>
      </w:r>
      <w:r w:rsidR="00316821" w:rsidRPr="00230DA2">
        <w:rPr>
          <w:b w:val="0"/>
          <w:bCs w:val="0"/>
          <w:iCs/>
        </w:rPr>
        <w:t xml:space="preserve">and </w: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Pr>
          <w:rFonts w:eastAsia="Times New Roman"/>
          <w:b w:val="0"/>
          <w:bCs w:val="0"/>
          <w:i/>
        </w:rPr>
        <w:t xml:space="preserve"> </w:t>
      </w:r>
      <w:r w:rsidR="00316821" w:rsidRPr="00230DA2">
        <w:rPr>
          <w:rFonts w:eastAsia="Times New Roman"/>
          <w:b w:val="0"/>
          <w:bCs w:val="0"/>
          <w:iCs/>
        </w:rPr>
        <w:t xml:space="preserve">With </w:t>
      </w:r>
      <w:proofErr w:type="spellStart"/>
      <w:r w:rsidR="00316821" w:rsidRPr="00230DA2">
        <w:rPr>
          <w:rFonts w:eastAsia="Times New Roman"/>
          <w:b w:val="0"/>
          <w:bCs w:val="0"/>
          <w:iCs/>
        </w:rPr>
        <w:t>Ag|Cu</w:t>
      </w:r>
      <w:proofErr w:type="spellEnd"/>
      <w:r w:rsidR="00316821" w:rsidRPr="00230DA2">
        <w:rPr>
          <w:rFonts w:eastAsia="Times New Roman"/>
          <w:b w:val="0"/>
          <w:bCs w:val="0"/>
          <w:iCs/>
        </w:rPr>
        <w:t xml:space="preserve"> Back Contacts (</w:t>
      </w:r>
      <w:r w:rsidR="00316821" w:rsidRPr="00230DA2">
        <w:rPr>
          <w:b w:val="0"/>
          <w:bCs w:val="0"/>
        </w:rPr>
        <w:t>D:</w:t>
      </w:r>
      <w:r w:rsidR="00316821" w:rsidRPr="00230DA2">
        <w:rPr>
          <w:b w:val="0"/>
          <w:bCs w:val="0"/>
          <w:i/>
          <w:iCs/>
        </w:rPr>
        <w:t xml:space="preserve"> J</w:t>
      </w:r>
      <w:r w:rsidR="00316821" w:rsidRPr="00230DA2">
        <w:rPr>
          <w:b w:val="0"/>
          <w:bCs w:val="0"/>
          <w:i/>
          <w:iCs/>
          <w:vertAlign w:val="subscript"/>
        </w:rPr>
        <w:t>SC</w:t>
      </w:r>
      <w:r w:rsidR="00316821" w:rsidRPr="00230DA2">
        <w:rPr>
          <w:b w:val="0"/>
          <w:bCs w:val="0"/>
        </w:rPr>
        <w:t xml:space="preserve"> </w:t>
      </w:r>
      <w:r w:rsidR="00316821" w:rsidRPr="00230DA2">
        <w:rPr>
          <w:b w:val="0"/>
          <w:bCs w:val="0"/>
          <w:i/>
          <w:iCs/>
        </w:rPr>
        <w:t>(</w:t>
      </w:r>
      <w:proofErr w:type="spellStart"/>
      <w:r w:rsidR="00316821" w:rsidRPr="00230DA2">
        <w:rPr>
          <w:b w:val="0"/>
          <w:bCs w:val="0"/>
          <w:i/>
          <w:iCs/>
        </w:rPr>
        <w:t>μA</w:t>
      </w:r>
      <w:proofErr w:type="spellEnd"/>
      <w:r w:rsidR="00316821" w:rsidRPr="00230DA2">
        <w:rPr>
          <w:b w:val="0"/>
          <w:bCs w:val="0"/>
          <w:i/>
          <w:iCs/>
        </w:rPr>
        <w:t>/cm</w:t>
      </w:r>
      <w:r w:rsidR="00316821" w:rsidRPr="00230DA2">
        <w:rPr>
          <w:b w:val="0"/>
          <w:bCs w:val="0"/>
          <w:i/>
          <w:iCs/>
          <w:vertAlign w:val="superscript"/>
        </w:rPr>
        <w:t>2</w:t>
      </w:r>
      <w:r w:rsidR="00316821" w:rsidRPr="00230DA2">
        <w:rPr>
          <w:b w:val="0"/>
          <w:bCs w:val="0"/>
        </w:rPr>
        <w:t>); E:</w:t>
      </w:r>
      <w:r w:rsidR="00316821" w:rsidRPr="00230DA2">
        <w:rPr>
          <w:b w:val="0"/>
          <w:bCs w:val="0"/>
          <w:i/>
          <w:iCs/>
        </w:rPr>
        <w:t xml:space="preserve"> V</w:t>
      </w:r>
      <w:r w:rsidR="00316821" w:rsidRPr="00230DA2">
        <w:rPr>
          <w:b w:val="0"/>
          <w:bCs w:val="0"/>
          <w:i/>
          <w:iCs/>
          <w:vertAlign w:val="subscript"/>
        </w:rPr>
        <w:t>OC</w:t>
      </w:r>
      <w:r w:rsidR="00316821" w:rsidRPr="00230DA2">
        <w:rPr>
          <w:b w:val="0"/>
          <w:bCs w:val="0"/>
        </w:rPr>
        <w:t xml:space="preserve"> </w:t>
      </w:r>
      <w:r w:rsidR="00316821" w:rsidRPr="00230DA2">
        <w:rPr>
          <w:b w:val="0"/>
          <w:bCs w:val="0"/>
          <w:i/>
          <w:iCs/>
        </w:rPr>
        <w:t xml:space="preserve">(V); </w:t>
      </w:r>
      <w:r w:rsidR="00316821" w:rsidRPr="00230DA2">
        <w:rPr>
          <w:b w:val="0"/>
          <w:bCs w:val="0"/>
        </w:rPr>
        <w:t>F: IQE (%)</w:t>
      </w:r>
      <w:r w:rsidR="00316821" w:rsidRPr="00230DA2">
        <w:rPr>
          <w:rFonts w:eastAsia="Times New Roman"/>
          <w:b w:val="0"/>
          <w:bCs w:val="0"/>
          <w:iCs/>
        </w:rPr>
        <w:t xml:space="preserve">) solar cells libraries. </w:t>
      </w:r>
      <w:r w:rsidR="00316821" w:rsidRPr="00230DA2">
        <w:rPr>
          <w:b w:val="0"/>
          <w:bCs w:val="0"/>
        </w:rPr>
        <w:t>The white regions are outside of the model’s applicability domain.</w:t>
      </w:r>
      <w:bookmarkEnd w:id="239"/>
      <w:r w:rsidR="00316821" w:rsidRPr="00230DA2">
        <w:rPr>
          <w:b w:val="0"/>
          <w:bCs w:val="0"/>
        </w:rPr>
        <w:t xml:space="preserve"> </w:t>
      </w:r>
    </w:p>
    <w:p w14:paraId="4CD0588A" w14:textId="77777777" w:rsidR="00316821" w:rsidRPr="00C62532" w:rsidRDefault="00316821" w:rsidP="009B1370">
      <w:pPr>
        <w:spacing w:after="0"/>
        <w:ind w:left="360"/>
        <w:rPr>
          <w:rFonts w:ascii="Times New Roman" w:eastAsia="Calibri" w:hAnsi="Times New Roman" w:cs="Arial"/>
        </w:rPr>
      </w:pPr>
    </w:p>
    <w:p w14:paraId="6FE19626" w14:textId="5AEDC8F1" w:rsidR="00316821" w:rsidRPr="002E704B" w:rsidRDefault="00A822B3" w:rsidP="00F2727D">
      <w:pPr>
        <w:pStyle w:val="Heading3"/>
      </w:pPr>
      <w:bookmarkStart w:id="242" w:name="_Toc480192488"/>
      <w:r>
        <w:t>3</w:t>
      </w:r>
      <w:r w:rsidR="00912597">
        <w:t xml:space="preserve">.4.2. </w:t>
      </w:r>
      <m:oMath>
        <m:r>
          <w:rPr>
            <w:rFonts w:ascii="Cambria Math" w:hAnsi="Cambria Math"/>
          </w:rPr>
          <m:t>Ti</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d>
          <m:dPr>
            <m:begChr m:val="|"/>
            <m:endChr m:val="|"/>
            <m:ctrlPr>
              <w:rPr>
                <w:rFonts w:ascii="Cambria Math" w:hAnsi="Cambria Math"/>
              </w:rPr>
            </m:ctrlPr>
          </m:dPr>
          <m:e>
            <m:r>
              <w:rPr>
                <w:rFonts w:ascii="Cambria Math" w:hAnsi="Cambria Math"/>
              </w:rPr>
              <m:t>C</m:t>
            </m:r>
            <m:sSub>
              <m:sSubPr>
                <m:ctrlPr>
                  <w:rPr>
                    <w:rFonts w:ascii="Cambria Math" w:hAnsi="Cambria Math"/>
                  </w:rPr>
                </m:ctrlPr>
              </m:sSubPr>
              <m:e>
                <m:r>
                  <w:rPr>
                    <w:rFonts w:ascii="Cambria Math" w:hAnsi="Cambria Math"/>
                  </w:rPr>
                  <m:t>o</m:t>
                </m:r>
              </m:e>
              <m:sub>
                <m:r>
                  <m:rPr>
                    <m:sty m:val="p"/>
                  </m:rPr>
                  <w:rPr>
                    <w:rFonts w:ascii="Cambria Math" w:hAnsi="Cambria Math"/>
                  </w:rPr>
                  <m:t>3</m:t>
                </m:r>
              </m:sub>
            </m:sSub>
            <m:sSub>
              <m:sSubPr>
                <m:ctrlPr>
                  <w:rPr>
                    <w:rFonts w:ascii="Cambria Math" w:hAnsi="Cambria Math"/>
                  </w:rPr>
                </m:ctrlPr>
              </m:sSubPr>
              <m:e>
                <m:r>
                  <w:rPr>
                    <w:rFonts w:ascii="Cambria Math" w:hAnsi="Cambria Math"/>
                  </w:rPr>
                  <m:t>O</m:t>
                </m:r>
              </m:e>
              <m:sub>
                <m:r>
                  <m:rPr>
                    <m:sty m:val="p"/>
                  </m:rPr>
                  <w:rPr>
                    <w:rFonts w:ascii="Cambria Math" w:hAnsi="Cambria Math"/>
                  </w:rPr>
                  <m:t>4</m:t>
                </m:r>
              </m:sub>
            </m:sSub>
          </m:e>
        </m:d>
        <m:r>
          <w:rPr>
            <w:rFonts w:ascii="Cambria Math" w:hAnsi="Cambria Math"/>
          </w:rPr>
          <m:t>Mo</m:t>
        </m:r>
        <m:sSub>
          <m:sSubPr>
            <m:ctrlPr>
              <w:rPr>
                <w:rFonts w:ascii="Cambria Math" w:hAnsi="Cambria Math"/>
              </w:rPr>
            </m:ctrlPr>
          </m:sSubPr>
          <m:e>
            <m:r>
              <w:rPr>
                <w:rFonts w:ascii="Cambria Math" w:hAnsi="Cambria Math"/>
              </w:rPr>
              <m:t>O</m:t>
            </m:r>
          </m:e>
          <m:sub>
            <m:r>
              <m:rPr>
                <m:sty m:val="p"/>
              </m:rPr>
              <w:rPr>
                <w:rFonts w:ascii="Cambria Math" w:hAnsi="Cambria Math"/>
              </w:rPr>
              <m:t>3</m:t>
            </m:r>
          </m:sub>
        </m:sSub>
      </m:oMath>
      <w:r w:rsidR="00316821" w:rsidRPr="002E704B">
        <w:rPr>
          <w:rFonts w:eastAsia="Times New Roman"/>
        </w:rPr>
        <w:t xml:space="preserve"> virtual </w:t>
      </w:r>
      <w:r w:rsidR="00316821" w:rsidRPr="002E704B">
        <w:t>library</w:t>
      </w:r>
      <w:bookmarkEnd w:id="242"/>
    </w:p>
    <w:p w14:paraId="3C4A1ED9" w14:textId="77777777" w:rsidR="00316821" w:rsidRDefault="00316821" w:rsidP="009B1370">
      <w:pPr>
        <w:spacing w:after="0"/>
        <w:rPr>
          <w:rFonts w:ascii="Times New Roman" w:eastAsia="Calibri" w:hAnsi="Times New Roman" w:cs="Arial"/>
        </w:rPr>
      </w:pPr>
      <w:r w:rsidRPr="00CE4043">
        <w:rPr>
          <w:rFonts w:ascii="Times New Roman" w:eastAsia="Calibri" w:hAnsi="Times New Roman" w:cs="Arial"/>
        </w:rPr>
        <w:t xml:space="preserve">In a similar manner, another virtual </w:t>
      </w:r>
      <w:r>
        <w:rPr>
          <w:rFonts w:ascii="Times New Roman" w:eastAsia="Calibri" w:hAnsi="Times New Roman" w:cs="Arial"/>
        </w:rPr>
        <w:t xml:space="preserve">library </w:t>
      </w:r>
      <w:r w:rsidRPr="00CE4043">
        <w:rPr>
          <w:rFonts w:ascii="Times New Roman" w:eastAsia="Calibri" w:hAnsi="Times New Roman" w:cs="Arial"/>
        </w:rPr>
        <w:t xml:space="preserve">was constructed for the </w:t>
      </w:r>
      <m:oMath>
        <m:r>
          <w:rPr>
            <w:rFonts w:ascii="Cambria Math" w:eastAsia="Calibri" w:hAnsi="Cambria Math" w:cs="Arial"/>
          </w:rPr>
          <m:t>Ti</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2</m:t>
            </m:r>
          </m:sub>
        </m:sSub>
        <m:d>
          <m:dPr>
            <m:begChr m:val="|"/>
            <m:endChr m:val="|"/>
            <m:ctrlPr>
              <w:rPr>
                <w:rFonts w:ascii="Cambria Math" w:eastAsia="Calibri" w:hAnsi="Cambria Math" w:cs="Arial"/>
                <w:i/>
                <w:iCs/>
              </w:rPr>
            </m:ctrlPr>
          </m:dPr>
          <m:e>
            <m:r>
              <w:rPr>
                <w:rFonts w:ascii="Cambria Math" w:eastAsia="Calibri" w:hAnsi="Cambria Math" w:cs="Arial"/>
              </w:rPr>
              <m:t>C</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4</m:t>
                </m:r>
              </m:sub>
            </m:sSub>
          </m:e>
        </m:d>
        <m:r>
          <w:rPr>
            <w:rFonts w:ascii="Cambria Math" w:eastAsia="Calibri" w:hAnsi="Cambria Math" w:cs="Arial"/>
          </w:rPr>
          <m:t>Mo</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3</m:t>
            </m:r>
          </m:sub>
        </m:sSub>
      </m:oMath>
      <w:r w:rsidRPr="00CE4043">
        <w:rPr>
          <w:rFonts w:ascii="Times New Roman" w:eastAsia="Calibri" w:hAnsi="Times New Roman" w:cs="Arial"/>
          <w:iCs/>
        </w:rPr>
        <w:t xml:space="preserve"> </w:t>
      </w:r>
      <w:r>
        <w:rPr>
          <w:rFonts w:ascii="Times New Roman" w:eastAsia="Calibri" w:hAnsi="Times New Roman" w:cs="Arial"/>
          <w:iCs/>
        </w:rPr>
        <w:t>MOs composition</w:t>
      </w:r>
      <w:r w:rsidRPr="00CE4043">
        <w:rPr>
          <w:rFonts w:ascii="Times New Roman" w:eastAsia="Calibri" w:hAnsi="Times New Roman" w:cs="Arial"/>
          <w:iCs/>
        </w:rPr>
        <w:t xml:space="preserve">. In the original library, the thicknesses of the different layers ranged from 289.9 nm to 354.8, nm, from 30.7 nm to 245 nm and from 38.9 nm to 61.7 for </w:t>
      </w:r>
      <w:r w:rsidRPr="00CE4043">
        <w:rPr>
          <w:rFonts w:ascii="Times New Roman" w:eastAsia="Calibri" w:hAnsi="Times New Roman" w:cs="Arial"/>
        </w:rPr>
        <w:t>TiO</w:t>
      </w:r>
      <w:r w:rsidRPr="00CE4043">
        <w:rPr>
          <w:rFonts w:ascii="Times New Roman" w:eastAsia="Calibri" w:hAnsi="Times New Roman" w:cs="Arial"/>
          <w:vertAlign w:val="subscript"/>
        </w:rPr>
        <w:t>2</w:t>
      </w:r>
      <w:r w:rsidRPr="00CE4043">
        <w:rPr>
          <w:rFonts w:ascii="Times New Roman" w:eastAsia="Calibri" w:hAnsi="Times New Roman" w:cs="Arial"/>
        </w:rPr>
        <w:t>,</w:t>
      </w:r>
      <w:r>
        <w:rPr>
          <w:rFonts w:ascii="Times New Roman" w:eastAsia="Calibri" w:hAnsi="Times New Roman" w:cs="Arial"/>
        </w:rPr>
        <w:t xml:space="preserve"> Co</w:t>
      </w:r>
      <w:r w:rsidRPr="00FC6AFE">
        <w:rPr>
          <w:rFonts w:ascii="Times New Roman" w:eastAsia="Calibri" w:hAnsi="Times New Roman" w:cs="Arial"/>
          <w:vertAlign w:val="subscript"/>
        </w:rPr>
        <w:t>3</w:t>
      </w:r>
      <w:r>
        <w:rPr>
          <w:rFonts w:ascii="Times New Roman" w:eastAsia="Calibri" w:hAnsi="Times New Roman" w:cs="Arial"/>
        </w:rPr>
        <w:t>O</w:t>
      </w:r>
      <w:r>
        <w:rPr>
          <w:rFonts w:ascii="Times New Roman" w:eastAsia="Calibri" w:hAnsi="Times New Roman" w:cs="Arial"/>
          <w:vertAlign w:val="subscript"/>
        </w:rPr>
        <w:t>4</w:t>
      </w:r>
      <w:r>
        <w:rPr>
          <w:rFonts w:ascii="Times New Roman" w:eastAsia="Calibri" w:hAnsi="Times New Roman" w:cs="Arial"/>
        </w:rPr>
        <w:t xml:space="preserve"> and MoO</w:t>
      </w:r>
      <w:r w:rsidRPr="00064705">
        <w:rPr>
          <w:rFonts w:ascii="Times New Roman" w:eastAsia="Calibri" w:hAnsi="Times New Roman" w:cs="Arial"/>
          <w:vertAlign w:val="subscript"/>
        </w:rPr>
        <w:t>3</w:t>
      </w:r>
      <w:r w:rsidRPr="00CE4043">
        <w:rPr>
          <w:rFonts w:ascii="Times New Roman" w:eastAsia="Calibri" w:hAnsi="Times New Roman" w:cs="Arial"/>
        </w:rPr>
        <w:t>,</w:t>
      </w:r>
      <w:r>
        <w:rPr>
          <w:rFonts w:ascii="Times New Roman" w:eastAsia="Calibri" w:hAnsi="Times New Roman" w:cs="Arial"/>
          <w:vertAlign w:val="subscript"/>
        </w:rPr>
        <w:t xml:space="preserve"> </w:t>
      </w:r>
      <w:r>
        <w:rPr>
          <w:rFonts w:ascii="Times New Roman" w:eastAsia="Calibri" w:hAnsi="Times New Roman" w:cs="Arial"/>
        </w:rPr>
        <w:t>respectively. In the virtual library, these ranges were increased to 30 nm to 500 nm and to 40 nm to 100 nm for the Co</w:t>
      </w:r>
      <w:r w:rsidRPr="00FC6AFE">
        <w:rPr>
          <w:rFonts w:ascii="Times New Roman" w:eastAsia="Calibri" w:hAnsi="Times New Roman" w:cs="Arial"/>
          <w:vertAlign w:val="subscript"/>
        </w:rPr>
        <w:t>3</w:t>
      </w:r>
      <w:r>
        <w:rPr>
          <w:rFonts w:ascii="Times New Roman" w:eastAsia="Calibri" w:hAnsi="Times New Roman" w:cs="Arial"/>
        </w:rPr>
        <w:t>O</w:t>
      </w:r>
      <w:r>
        <w:rPr>
          <w:rFonts w:ascii="Times New Roman" w:eastAsia="Calibri" w:hAnsi="Times New Roman" w:cs="Arial"/>
          <w:vertAlign w:val="subscript"/>
        </w:rPr>
        <w:t>4</w:t>
      </w:r>
      <w:r>
        <w:rPr>
          <w:rFonts w:ascii="Times New Roman" w:eastAsia="Calibri" w:hAnsi="Times New Roman" w:cs="Arial"/>
        </w:rPr>
        <w:t xml:space="preserve"> layer and MoO</w:t>
      </w:r>
      <w:r w:rsidRPr="00064705">
        <w:rPr>
          <w:rFonts w:ascii="Times New Roman" w:eastAsia="Calibri" w:hAnsi="Times New Roman" w:cs="Arial"/>
          <w:vertAlign w:val="subscript"/>
        </w:rPr>
        <w:t>3</w:t>
      </w:r>
      <w:r>
        <w:rPr>
          <w:rFonts w:ascii="Times New Roman" w:eastAsia="Calibri" w:hAnsi="Times New Roman" w:cs="Arial"/>
          <w:vertAlign w:val="subscript"/>
        </w:rPr>
        <w:t xml:space="preserve"> </w:t>
      </w:r>
      <w:r>
        <w:rPr>
          <w:rFonts w:ascii="Times New Roman" w:eastAsia="Calibri" w:hAnsi="Times New Roman" w:cs="Arial"/>
        </w:rPr>
        <w:t>layer, respectively (50 bins for each range) while the TiO</w:t>
      </w:r>
      <w:r w:rsidRPr="00064705">
        <w:rPr>
          <w:rFonts w:ascii="Times New Roman" w:eastAsia="Calibri" w:hAnsi="Times New Roman" w:cs="Arial"/>
          <w:vertAlign w:val="subscript"/>
        </w:rPr>
        <w:t>2</w:t>
      </w:r>
      <w:r>
        <w:rPr>
          <w:rFonts w:ascii="Times New Roman" w:eastAsia="Calibri" w:hAnsi="Times New Roman" w:cs="Arial"/>
        </w:rPr>
        <w:t xml:space="preserve"> layer was kept at a constant value of 340 nm. This led to a virtual library consisting of 2,500 cells. </w:t>
      </w:r>
    </w:p>
    <w:p w14:paraId="028E4C2B" w14:textId="77777777" w:rsidR="00316821" w:rsidRDefault="00316821" w:rsidP="009B1370">
      <w:pPr>
        <w:spacing w:after="0"/>
        <w:rPr>
          <w:rFonts w:ascii="Times New Roman" w:eastAsia="Calibri" w:hAnsi="Times New Roman" w:cs="Arial"/>
        </w:rPr>
      </w:pPr>
    </w:p>
    <w:p w14:paraId="280CBF3A" w14:textId="1C926E46" w:rsidR="00316821" w:rsidRDefault="00316821" w:rsidP="001C0A8A">
      <w:pPr>
        <w:spacing w:after="0"/>
        <w:rPr>
          <w:rFonts w:ascii="Times New Roman" w:eastAsia="Calibri" w:hAnsi="Times New Roman" w:cs="Arial"/>
        </w:rPr>
      </w:pPr>
      <w:r>
        <w:rPr>
          <w:rFonts w:ascii="Times New Roman" w:eastAsia="Calibri" w:hAnsi="Times New Roman" w:cs="Arial"/>
        </w:rPr>
        <w:lastRenderedPageBreak/>
        <w:t>For this particular library</w:t>
      </w:r>
      <w:r w:rsidRPr="00C62532">
        <w:rPr>
          <w:rFonts w:ascii="Times New Roman" w:eastAsia="Calibri" w:hAnsi="Times New Roman" w:cs="Arial"/>
        </w:rPr>
        <w:t xml:space="preserve">, </w:t>
      </w:r>
      <w:proofErr w:type="spellStart"/>
      <w:r w:rsidRPr="00C62532">
        <w:rPr>
          <w:rFonts w:ascii="Times New Roman" w:eastAsia="Calibri" w:hAnsi="Times New Roman" w:cs="Arial"/>
        </w:rPr>
        <w:t>Koushik</w:t>
      </w:r>
      <w:proofErr w:type="spellEnd"/>
      <w:r w:rsidRPr="00C62532">
        <w:rPr>
          <w:rFonts w:ascii="Times New Roman" w:eastAsia="Calibri" w:hAnsi="Times New Roman" w:cs="Arial"/>
        </w:rPr>
        <w:t xml:space="preserve"> et al.</w:t>
      </w:r>
      <w:r w:rsidR="00010C54" w:rsidRPr="00C62532">
        <w:rPr>
          <w:rFonts w:ascii="Times New Roman" w:eastAsia="Calibri" w:hAnsi="Times New Roman" w:cs="Arial"/>
        </w:rPr>
        <w:fldChar w:fldCharType="begin"/>
      </w:r>
      <w:r w:rsidR="00CF03CA">
        <w:rPr>
          <w:rFonts w:ascii="Times New Roman" w:eastAsia="Calibri" w:hAnsi="Times New Roman" w:cs="Arial"/>
        </w:rPr>
        <w: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instrText>
      </w:r>
      <w:r w:rsidR="00010C54" w:rsidRPr="00C62532">
        <w:rPr>
          <w:rFonts w:ascii="Times New Roman" w:eastAsia="Calibri" w:hAnsi="Times New Roman" w:cs="Arial"/>
        </w:rPr>
        <w:fldChar w:fldCharType="separate"/>
      </w:r>
      <w:r w:rsidR="00CF03CA" w:rsidRPr="00CF03CA">
        <w:rPr>
          <w:rFonts w:ascii="Times New Roman" w:eastAsia="Calibri" w:hAnsi="Times New Roman" w:cs="Arial"/>
          <w:i/>
          <w:noProof/>
          <w:vertAlign w:val="superscript"/>
        </w:rPr>
        <w:t>(</w:t>
      </w:r>
      <w:hyperlink w:anchor="_ENREF_5" w:tooltip="Hill, 2016 #426" w:history="1">
        <w:r w:rsidR="001C0A8A" w:rsidRPr="00CF03CA">
          <w:rPr>
            <w:rFonts w:ascii="Times New Roman" w:eastAsia="Calibri" w:hAnsi="Times New Roman" w:cs="Arial"/>
            <w:i/>
            <w:noProof/>
            <w:vertAlign w:val="superscript"/>
          </w:rPr>
          <w:t>5</w:t>
        </w:r>
      </w:hyperlink>
      <w:r w:rsidR="00CF03CA" w:rsidRPr="00CF03CA">
        <w:rPr>
          <w:rFonts w:ascii="Times New Roman" w:eastAsia="Calibri" w:hAnsi="Times New Roman" w:cs="Arial"/>
          <w:i/>
          <w:noProof/>
          <w:vertAlign w:val="superscript"/>
        </w:rPr>
        <w:t>)</w:t>
      </w:r>
      <w:r w:rsidR="00010C54" w:rsidRPr="00C62532">
        <w:rPr>
          <w:rFonts w:ascii="Times New Roman" w:eastAsia="Calibri" w:hAnsi="Times New Roman" w:cs="Arial"/>
        </w:rPr>
        <w:fldChar w:fldCharType="end"/>
      </w:r>
      <w:r w:rsidR="00606C50">
        <w:rPr>
          <w:rFonts w:ascii="Times New Roman" w:eastAsia="Calibri" w:hAnsi="Times New Roman" w:cs="Arial"/>
        </w:rPr>
        <w:t xml:space="preserve"> shows</w:t>
      </w:r>
      <w:r w:rsidRPr="00C62532">
        <w:rPr>
          <w:rFonts w:ascii="Times New Roman" w:eastAsia="Calibri" w:hAnsi="Times New Roman" w:cs="Arial"/>
        </w:rPr>
        <w:t xml:space="preserve"> that IQE </w:t>
      </w:r>
      <w:r>
        <w:rPr>
          <w:rFonts w:ascii="Times New Roman" w:eastAsia="Calibri" w:hAnsi="Times New Roman" w:cs="Arial"/>
        </w:rPr>
        <w:t>is</w:t>
      </w:r>
      <w:r w:rsidRPr="00C62532">
        <w:rPr>
          <w:rFonts w:ascii="Times New Roman" w:eastAsia="Calibri" w:hAnsi="Times New Roman" w:cs="Arial"/>
        </w:rPr>
        <w:t xml:space="preserve"> mainly affected by the thickness of </w:t>
      </w:r>
      <w:r>
        <w:rPr>
          <w:rFonts w:ascii="Times New Roman" w:eastAsia="Calibri" w:hAnsi="Times New Roman" w:cs="Arial"/>
        </w:rPr>
        <w:t xml:space="preserve">both the </w:t>
      </w:r>
      <m:oMath>
        <m:r>
          <w:rPr>
            <w:rFonts w:ascii="Cambria Math" w:eastAsia="Calibri" w:hAnsi="Cambria Math" w:cs="Arial"/>
          </w:rPr>
          <m:t>C</m:t>
        </m:r>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3</m:t>
            </m:r>
          </m:sub>
        </m:sSub>
        <m:sSub>
          <m:sSubPr>
            <m:ctrlPr>
              <w:rPr>
                <w:rFonts w:ascii="Cambria Math" w:eastAsia="Calibri" w:hAnsi="Cambria Math" w:cs="Arial"/>
                <w:i/>
                <w:iCs/>
              </w:rPr>
            </m:ctrlPr>
          </m:sSubPr>
          <m:e>
            <m:r>
              <w:rPr>
                <w:rFonts w:ascii="Cambria Math" w:eastAsia="Calibri" w:hAnsi="Cambria Math" w:cs="Arial"/>
              </w:rPr>
              <m:t>O</m:t>
            </m:r>
          </m:e>
          <m:sub>
            <m:r>
              <w:rPr>
                <w:rFonts w:ascii="Cambria Math" w:eastAsia="Calibri" w:hAnsi="Cambria Math" w:cs="Arial"/>
              </w:rPr>
              <m:t>4</m:t>
            </m:r>
          </m:sub>
        </m:sSub>
      </m:oMath>
      <w:r w:rsidRPr="00C62532">
        <w:rPr>
          <w:rFonts w:ascii="Times New Roman" w:eastAsia="Times New Roman" w:hAnsi="Times New Roman" w:cs="Arial"/>
        </w:rPr>
        <w:t xml:space="preserve"> </w:t>
      </w:r>
      <w:r>
        <w:rPr>
          <w:rFonts w:ascii="Times New Roman" w:eastAsia="Times New Roman" w:hAnsi="Times New Roman" w:cs="Arial"/>
        </w:rPr>
        <w:t xml:space="preserve">and </w:t>
      </w:r>
      <m:oMath>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C62532">
        <w:rPr>
          <w:rFonts w:ascii="Times New Roman" w:eastAsia="Times New Roman" w:hAnsi="Times New Roman" w:cs="Arial"/>
        </w:rPr>
        <w:t>layer</w:t>
      </w:r>
      <w:r>
        <w:rPr>
          <w:rFonts w:ascii="Times New Roman" w:eastAsia="Times New Roman" w:hAnsi="Times New Roman" w:cs="Arial"/>
        </w:rPr>
        <w:t>s</w:t>
      </w:r>
      <w:r w:rsidRPr="00C62532">
        <w:rPr>
          <w:rFonts w:ascii="Times New Roman" w:eastAsia="Calibri" w:hAnsi="Times New Roman" w:cs="Arial"/>
        </w:rPr>
        <w:t xml:space="preserve">. </w:t>
      </w:r>
      <w:r>
        <w:rPr>
          <w:rFonts w:ascii="Times New Roman" w:eastAsia="Calibri" w:hAnsi="Times New Roman" w:cs="Arial"/>
        </w:rPr>
        <w:t>This</w:t>
      </w:r>
      <w:r w:rsidRPr="00C62532">
        <w:rPr>
          <w:rFonts w:ascii="Times New Roman" w:eastAsia="Calibri" w:hAnsi="Times New Roman" w:cs="Arial"/>
        </w:rPr>
        <w:t xml:space="preserve"> conclusion </w:t>
      </w:r>
      <w:r>
        <w:rPr>
          <w:rFonts w:ascii="Times New Roman" w:eastAsia="Calibri" w:hAnsi="Times New Roman" w:cs="Arial"/>
        </w:rPr>
        <w:t>was</w:t>
      </w:r>
      <w:r w:rsidRPr="00C62532">
        <w:rPr>
          <w:rFonts w:ascii="Times New Roman" w:eastAsia="Calibri" w:hAnsi="Times New Roman" w:cs="Arial"/>
        </w:rPr>
        <w:t xml:space="preserve"> </w:t>
      </w:r>
      <w:r>
        <w:rPr>
          <w:rFonts w:ascii="Times New Roman" w:eastAsia="Calibri" w:hAnsi="Times New Roman" w:cs="Arial"/>
        </w:rPr>
        <w:t>further supported by a computational analysis.</w:t>
      </w:r>
      <w:r w:rsidR="00010C54" w:rsidRPr="00CE0C94">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Pr>
          <w:rFonts w:ascii="Times New Roman" w:eastAsia="Calibri" w:hAnsi="Times New Roman" w:cs="Arial"/>
        </w:rPr>
        <w:instrText xml:space="preserve"> ADDIN EN.CITE </w:instrText>
      </w:r>
      <w:r w:rsidR="001C0A8A">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Pr>
          <w:rFonts w:ascii="Times New Roman" w:eastAsia="Calibri" w:hAnsi="Times New Roman" w:cs="Arial"/>
        </w:rPr>
        <w:instrText xml:space="preserve"> ADDIN EN.CITE.DATA </w:instrText>
      </w:r>
      <w:r w:rsidR="001C0A8A">
        <w:rPr>
          <w:rFonts w:ascii="Times New Roman" w:eastAsia="Calibri" w:hAnsi="Times New Roman" w:cs="Arial"/>
        </w:rPr>
      </w:r>
      <w:r w:rsidR="001C0A8A">
        <w:rPr>
          <w:rFonts w:ascii="Times New Roman" w:eastAsia="Calibri" w:hAnsi="Times New Roman" w:cs="Arial"/>
        </w:rPr>
        <w:fldChar w:fldCharType="end"/>
      </w:r>
      <w:r w:rsidR="00010C54" w:rsidRPr="00CE0C94">
        <w:rPr>
          <w:rFonts w:ascii="Times New Roman" w:eastAsia="Calibri" w:hAnsi="Times New Roman" w:cs="Arial"/>
        </w:rPr>
      </w:r>
      <w:r w:rsidR="00010C54" w:rsidRPr="00CE0C94">
        <w:rPr>
          <w:rFonts w:ascii="Times New Roman" w:eastAsia="Calibri" w:hAnsi="Times New Roman" w:cs="Arial"/>
        </w:rPr>
        <w:fldChar w:fldCharType="separate"/>
      </w:r>
      <w:r w:rsidR="001C0A8A" w:rsidRPr="001C0A8A">
        <w:rPr>
          <w:rFonts w:ascii="Times New Roman" w:eastAsia="Calibri" w:hAnsi="Times New Roman" w:cs="Arial"/>
          <w:i/>
          <w:noProof/>
          <w:vertAlign w:val="superscript"/>
        </w:rPr>
        <w:t>(</w:t>
      </w:r>
      <w:hyperlink w:anchor="_ENREF_25" w:tooltip="Gilad, 2015 #427" w:history="1">
        <w:r w:rsidR="001C0A8A" w:rsidRPr="001C0A8A">
          <w:rPr>
            <w:rFonts w:ascii="Times New Roman" w:eastAsia="Calibri" w:hAnsi="Times New Roman" w:cs="Arial"/>
            <w:i/>
            <w:noProof/>
            <w:vertAlign w:val="superscript"/>
          </w:rPr>
          <w:t>25</w:t>
        </w:r>
      </w:hyperlink>
      <w:r w:rsidR="001C0A8A" w:rsidRPr="001C0A8A">
        <w:rPr>
          <w:rFonts w:ascii="Times New Roman" w:eastAsia="Calibri" w:hAnsi="Times New Roman" w:cs="Arial"/>
          <w:i/>
          <w:noProof/>
          <w:vertAlign w:val="superscript"/>
        </w:rPr>
        <w:t>)</w:t>
      </w:r>
      <w:r w:rsidR="00010C54" w:rsidRPr="00CE0C94">
        <w:rPr>
          <w:rFonts w:ascii="Times New Roman" w:eastAsia="Calibri" w:hAnsi="Times New Roman" w:cs="Arial"/>
        </w:rPr>
        <w:fldChar w:fldCharType="end"/>
      </w:r>
      <w:r w:rsidRPr="00CE0C94">
        <w:rPr>
          <w:rFonts w:ascii="Times New Roman" w:eastAsia="Calibri" w:hAnsi="Times New Roman" w:cs="Arial"/>
        </w:rPr>
        <w:t xml:space="preserve"> </w:t>
      </w:r>
      <w:r w:rsidRPr="00C62532">
        <w:rPr>
          <w:rFonts w:ascii="Times New Roman" w:eastAsia="Calibri" w:hAnsi="Times New Roman" w:cs="Arial"/>
        </w:rPr>
        <w:t>Figure</w:t>
      </w:r>
      <w:r>
        <w:rPr>
          <w:rFonts w:ascii="Times New Roman" w:eastAsia="Calibri" w:hAnsi="Times New Roman" w:cs="Arial"/>
        </w:rPr>
        <w:t xml:space="preserve"> </w:t>
      </w:r>
      <w:r w:rsidR="00E644EC">
        <w:rPr>
          <w:rFonts w:ascii="Times New Roman" w:eastAsia="Calibri" w:hAnsi="Times New Roman" w:cs="Arial"/>
        </w:rPr>
        <w:t>13</w:t>
      </w:r>
      <w:r w:rsidRPr="00CE0C94">
        <w:rPr>
          <w:rFonts w:ascii="Times New Roman" w:eastAsia="Calibri" w:hAnsi="Times New Roman" w:cs="Arial"/>
        </w:rPr>
        <w:t xml:space="preserve"> shows that RANSAC’s </w:t>
      </w:r>
      <w:r>
        <w:rPr>
          <w:rFonts w:ascii="Times New Roman" w:eastAsia="Calibri" w:hAnsi="Times New Roman" w:cs="Arial"/>
        </w:rPr>
        <w:t xml:space="preserve">prediction is in line with this proposition </w:t>
      </w:r>
      <w:r w:rsidRPr="00CE0C94">
        <w:rPr>
          <w:rFonts w:ascii="Times New Roman" w:eastAsia="Calibri" w:hAnsi="Times New Roman" w:cs="Arial"/>
        </w:rPr>
        <w:t>(i.e.</w:t>
      </w:r>
      <w:r>
        <w:rPr>
          <w:rFonts w:ascii="Times New Roman" w:eastAsia="Calibri" w:hAnsi="Times New Roman" w:cs="Arial"/>
        </w:rPr>
        <w:t>,</w:t>
      </w:r>
      <w:r w:rsidRPr="00CE0C94">
        <w:rPr>
          <w:rFonts w:ascii="Times New Roman" w:eastAsia="Calibri" w:hAnsi="Times New Roman" w:cs="Arial"/>
        </w:rPr>
        <w:t xml:space="preserve"> </w:t>
      </w:r>
      <w:r>
        <w:rPr>
          <w:rFonts w:ascii="Times New Roman" w:eastAsia="Calibri" w:hAnsi="Times New Roman" w:cs="Arial"/>
        </w:rPr>
        <w:t>t</w:t>
      </w:r>
      <w:r w:rsidRPr="00CE0C94">
        <w:rPr>
          <w:rFonts w:ascii="Times New Roman" w:eastAsia="Calibri" w:hAnsi="Times New Roman" w:cs="Arial"/>
        </w:rPr>
        <w:t>o achieve relatively high IQE</w:t>
      </w:r>
      <w:r>
        <w:rPr>
          <w:rFonts w:ascii="Times New Roman" w:eastAsia="Calibri" w:hAnsi="Times New Roman" w:cs="Arial"/>
        </w:rPr>
        <w:t xml:space="preserve"> values</w:t>
      </w:r>
      <w:r w:rsidRPr="00CE0C94">
        <w:rPr>
          <w:rFonts w:ascii="Times New Roman" w:eastAsia="Calibri" w:hAnsi="Times New Roman" w:cs="Arial"/>
        </w:rPr>
        <w:t xml:space="preserve">, the thickness of </w:t>
      </w:r>
      <w:r w:rsidRPr="000B61B6">
        <w:rPr>
          <w:rFonts w:ascii="Times New Roman" w:eastAsia="Calibri" w:hAnsi="Times New Roman" w:cs="Arial"/>
        </w:rPr>
        <w:t>the</w:t>
      </w:r>
      <w:r w:rsidRPr="00C62532">
        <w:rPr>
          <w:rFonts w:ascii="Times New Roman" w:eastAsia="Calibri" w:hAnsi="Times New Roman" w:cs="Arial"/>
        </w:rPr>
        <w:t xml:space="preserve"> </w:t>
      </w:r>
      <m:oMath>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oMath>
      <w:r w:rsidRPr="00C62532">
        <w:rPr>
          <w:rFonts w:ascii="Times New Roman" w:eastAsia="Times New Roman" w:hAnsi="Times New Roman" w:cs="Arial"/>
        </w:rPr>
        <w:t xml:space="preserve"> layer</w:t>
      </w:r>
      <w:r w:rsidRPr="000B61B6">
        <w:rPr>
          <w:rFonts w:ascii="Times New Roman" w:eastAsia="Calibri" w:hAnsi="Times New Roman" w:cs="Arial"/>
        </w:rPr>
        <w:t xml:space="preserve"> must</w:t>
      </w:r>
      <w:r w:rsidRPr="00CE0C94">
        <w:rPr>
          <w:rFonts w:ascii="Times New Roman" w:eastAsia="Calibri" w:hAnsi="Times New Roman" w:cs="Arial"/>
        </w:rPr>
        <w:t xml:space="preserve"> be low – smaller than 150</w:t>
      </w:r>
      <w:r>
        <w:rPr>
          <w:rFonts w:ascii="Times New Roman" w:eastAsia="Calibri" w:hAnsi="Times New Roman" w:cs="Arial"/>
        </w:rPr>
        <w:t xml:space="preserve"> </w:t>
      </w:r>
      <w:r w:rsidRPr="00CE0C94">
        <w:rPr>
          <w:rFonts w:ascii="Times New Roman" w:eastAsia="Calibri" w:hAnsi="Times New Roman" w:cs="Arial"/>
        </w:rPr>
        <w:t>nm</w:t>
      </w:r>
      <w:r>
        <w:rPr>
          <w:rFonts w:ascii="Times New Roman" w:eastAsia="Calibri" w:hAnsi="Times New Roman" w:cs="Arial"/>
        </w:rPr>
        <w:t xml:space="preserve"> and this property is also  influenced by the </w:t>
      </w:r>
      <w:r>
        <w:rPr>
          <w:rFonts w:ascii="Times New Roman" w:eastAsia="Times New Roman" w:hAnsi="Times New Roman" w:cs="Arial"/>
        </w:rPr>
        <w:t>thickness of the</w:t>
      </w:r>
      <w:r>
        <w:rPr>
          <w:rFonts w:ascii="Times New Roman" w:eastAsia="Calibri" w:hAnsi="Times New Roman" w:cs="Arial"/>
        </w:rPr>
        <w:t xml:space="preserve"> </w:t>
      </w:r>
      <m:oMath>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C62532">
        <w:rPr>
          <w:rFonts w:ascii="Times New Roman" w:eastAsia="Times New Roman" w:hAnsi="Times New Roman" w:cs="Arial"/>
        </w:rPr>
        <w:t>layer</w:t>
      </w:r>
      <w:r w:rsidRPr="00CE0C94">
        <w:rPr>
          <w:rFonts w:ascii="Times New Roman" w:eastAsia="Calibri" w:hAnsi="Times New Roman" w:cs="Arial"/>
        </w:rPr>
        <w:t>)</w:t>
      </w:r>
      <w:r>
        <w:rPr>
          <w:rFonts w:ascii="Times New Roman" w:eastAsia="Calibri" w:hAnsi="Times New Roman" w:cs="Arial"/>
        </w:rPr>
        <w:t>.</w:t>
      </w:r>
      <w:r w:rsidRPr="00CE0C94">
        <w:rPr>
          <w:rFonts w:ascii="Times New Roman" w:eastAsia="Calibri" w:hAnsi="Times New Roman" w:cs="Arial"/>
        </w:rPr>
        <w:t xml:space="preserve"> </w:t>
      </w:r>
      <w:r>
        <w:rPr>
          <w:rFonts w:ascii="Times New Roman" w:eastAsia="Calibri" w:hAnsi="Times New Roman" w:cs="Arial"/>
        </w:rPr>
        <w:t xml:space="preserve">In addition, </w:t>
      </w:r>
      <w:r w:rsidRPr="000B61B6">
        <w:rPr>
          <w:rFonts w:ascii="Times New Roman" w:eastAsia="Calibri" w:hAnsi="Times New Roman" w:cs="Arial"/>
        </w:rPr>
        <w:t>RANSAC’s model</w:t>
      </w:r>
      <w:r>
        <w:rPr>
          <w:rFonts w:ascii="Times New Roman" w:eastAsia="Calibri" w:hAnsi="Times New Roman" w:cs="Arial"/>
        </w:rPr>
        <w:t>s</w:t>
      </w:r>
      <w:r w:rsidRPr="000B61B6">
        <w:rPr>
          <w:rFonts w:ascii="Times New Roman" w:eastAsia="Calibri" w:hAnsi="Times New Roman" w:cs="Arial"/>
        </w:rPr>
        <w:t xml:space="preserve"> </w:t>
      </w:r>
      <w:r>
        <w:rPr>
          <w:rFonts w:ascii="Times New Roman" w:eastAsia="Calibri" w:hAnsi="Times New Roman" w:cs="Arial"/>
        </w:rPr>
        <w:t xml:space="preserve">point to an inherent problem in producing solar cells with both high </w:t>
      </w:r>
      <w:r w:rsidRPr="00CB78A4">
        <w:rPr>
          <w:rFonts w:ascii="Times New Roman" w:eastAsia="Calibri" w:hAnsi="Times New Roman" w:cs="Arial"/>
          <w:i/>
          <w:iCs/>
        </w:rPr>
        <w:t>J</w:t>
      </w:r>
      <w:r w:rsidRPr="00CB78A4">
        <w:rPr>
          <w:rFonts w:ascii="Times New Roman" w:eastAsia="Calibri" w:hAnsi="Times New Roman" w:cs="Arial"/>
          <w:i/>
          <w:iCs/>
          <w:vertAlign w:val="subscript"/>
        </w:rPr>
        <w:t>SC</w:t>
      </w:r>
      <w:r>
        <w:rPr>
          <w:rFonts w:ascii="Times New Roman" w:eastAsia="Calibri" w:hAnsi="Times New Roman" w:cs="Arial"/>
        </w:rPr>
        <w:t xml:space="preserve"> and </w:t>
      </w:r>
      <w:r w:rsidRPr="00E3100D">
        <w:rPr>
          <w:rFonts w:ascii="Times New Roman" w:eastAsia="Calibri" w:hAnsi="Times New Roman" w:cs="Arial"/>
        </w:rPr>
        <w:t>IQE</w:t>
      </w:r>
      <w:r>
        <w:rPr>
          <w:rFonts w:ascii="Times New Roman" w:eastAsia="Calibri" w:hAnsi="Times New Roman" w:cs="Arial"/>
        </w:rPr>
        <w:t xml:space="preserve"> values for this MOs combination since the former seems to yield maximum value at </w:t>
      </w:r>
      <m:oMath>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oMath>
      <w:r w:rsidRPr="00C62532">
        <w:rPr>
          <w:rFonts w:ascii="Times New Roman" w:eastAsia="Times New Roman" w:hAnsi="Times New Roman" w:cs="Arial"/>
        </w:rPr>
        <w:t xml:space="preserve"> layer</w:t>
      </w:r>
      <w:r>
        <w:rPr>
          <w:rFonts w:ascii="Times New Roman" w:eastAsia="Times New Roman" w:hAnsi="Times New Roman" w:cs="Arial"/>
        </w:rPr>
        <w:t xml:space="preserve"> thickness at the </w:t>
      </w:r>
      <w:proofErr w:type="gramStart"/>
      <w:r>
        <w:rPr>
          <w:rFonts w:ascii="Times New Roman" w:eastAsia="Times New Roman" w:hAnsi="Times New Roman" w:cs="Arial"/>
        </w:rPr>
        <w:t>500 nm</w:t>
      </w:r>
      <w:proofErr w:type="gramEnd"/>
      <w:r>
        <w:rPr>
          <w:rFonts w:ascii="Times New Roman" w:eastAsia="Times New Roman" w:hAnsi="Times New Roman" w:cs="Arial"/>
        </w:rPr>
        <w:t xml:space="preserve"> region</w:t>
      </w:r>
      <w:r>
        <w:rPr>
          <w:rFonts w:ascii="Times New Roman" w:eastAsia="Calibri" w:hAnsi="Times New Roman" w:cs="Arial"/>
        </w:rPr>
        <w:t xml:space="preserve"> while the latter, yields its global maxima at the 30 nm region. </w:t>
      </w:r>
      <w:r w:rsidRPr="00CB78A4">
        <w:rPr>
          <w:rFonts w:ascii="Times New Roman" w:eastAsia="Calibri" w:hAnsi="Times New Roman" w:cs="Arial"/>
        </w:rPr>
        <w:t>Finally,</w:t>
      </w:r>
      <w:r>
        <w:rPr>
          <w:rFonts w:ascii="Times New Roman" w:eastAsia="Calibri" w:hAnsi="Times New Roman" w:cs="Arial"/>
        </w:rPr>
        <w:t xml:space="preserve"> Figure </w:t>
      </w:r>
      <w:r w:rsidR="00E644EC">
        <w:rPr>
          <w:rFonts w:ascii="Times New Roman" w:eastAsia="Calibri" w:hAnsi="Times New Roman" w:cs="Arial"/>
        </w:rPr>
        <w:t>13</w:t>
      </w:r>
      <w:r>
        <w:rPr>
          <w:rFonts w:ascii="Times New Roman" w:eastAsia="Calibri" w:hAnsi="Times New Roman" w:cs="Arial"/>
        </w:rPr>
        <w:t xml:space="preserve"> suggests possible combinations for additional experiments that may lead to high IQE values, </w:t>
      </w:r>
      <w:r w:rsidRPr="00CB78A4">
        <w:rPr>
          <w:rFonts w:ascii="Times New Roman" w:eastAsia="Calibri" w:hAnsi="Times New Roman" w:cs="Arial"/>
        </w:rPr>
        <w:t>for example</w:t>
      </w:r>
      <w:r>
        <w:rPr>
          <w:rFonts w:ascii="Times New Roman" w:eastAsia="Calibri" w:hAnsi="Times New Roman" w:cs="Arial"/>
        </w:rPr>
        <w:t xml:space="preserve"> </w:t>
      </w:r>
      <w:r w:rsidRPr="00CE0C94">
        <w:rPr>
          <w:rFonts w:ascii="Times New Roman" w:eastAsia="Calibri" w:hAnsi="Times New Roman" w:cs="Arial"/>
        </w:rPr>
        <w:t>small thickness</w:t>
      </w:r>
      <w:r>
        <w:rPr>
          <w:rFonts w:ascii="Times New Roman" w:eastAsia="Calibri" w:hAnsi="Times New Roman" w:cs="Arial"/>
        </w:rPr>
        <w:t>es</w:t>
      </w:r>
      <w:r w:rsidRPr="00CE0C94">
        <w:rPr>
          <w:rFonts w:ascii="Times New Roman" w:eastAsia="Calibri" w:hAnsi="Times New Roman" w:cs="Arial"/>
        </w:rPr>
        <w:t xml:space="preserve"> </w:t>
      </w:r>
      <w:r w:rsidRPr="000B61B6">
        <w:rPr>
          <w:rFonts w:ascii="Times New Roman" w:eastAsia="Calibri" w:hAnsi="Times New Roman" w:cs="Arial"/>
        </w:rPr>
        <w:t xml:space="preserve">of </w:t>
      </w:r>
      <w:r>
        <w:rPr>
          <w:rFonts w:ascii="Times New Roman" w:eastAsia="Calibri" w:hAnsi="Times New Roman" w:cs="Arial"/>
        </w:rPr>
        <w:t>both</w:t>
      </w:r>
      <w:r w:rsidRPr="000B61B6">
        <w:rPr>
          <w:rFonts w:ascii="Times New Roman" w:eastAsia="Calibri" w:hAnsi="Times New Roman" w:cs="Arial"/>
        </w:rPr>
        <w:t xml:space="preserve"> </w:t>
      </w:r>
      <m:oMath>
        <m:r>
          <w:rPr>
            <w:rFonts w:ascii="Cambria Math" w:eastAsia="Calibri" w:hAnsi="Cambria Math" w:cs="Arial"/>
          </w:rPr>
          <m:t>C</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4</m:t>
            </m:r>
          </m:sub>
        </m:sSub>
      </m:oMath>
      <w:r w:rsidRPr="00C62532">
        <w:rPr>
          <w:rFonts w:ascii="Times New Roman" w:eastAsia="Times New Roman" w:hAnsi="Times New Roman" w:cs="Arial"/>
        </w:rPr>
        <w:t xml:space="preserve"> </w:t>
      </w:r>
      <w:r>
        <w:rPr>
          <w:rFonts w:ascii="Times New Roman" w:eastAsia="Times New Roman" w:hAnsi="Times New Roman" w:cs="Arial"/>
        </w:rPr>
        <w:t xml:space="preserve">and </w:t>
      </w:r>
      <m:oMath>
        <m:r>
          <w:rPr>
            <w:rFonts w:ascii="Cambria Math" w:eastAsia="Calibri" w:hAnsi="Cambria Math" w:cs="Arial"/>
          </w:rPr>
          <m:t>Mo</m:t>
        </m:r>
        <m:sSub>
          <m:sSubPr>
            <m:ctrlPr>
              <w:rPr>
                <w:rFonts w:ascii="Cambria Math" w:eastAsia="Calibri" w:hAnsi="Cambria Math" w:cs="Arial"/>
              </w:rPr>
            </m:ctrlPr>
          </m:sSubPr>
          <m:e>
            <m:r>
              <w:rPr>
                <w:rFonts w:ascii="Cambria Math" w:eastAsia="Calibri" w:hAnsi="Cambria Math" w:cs="Arial"/>
              </w:rPr>
              <m:t>O</m:t>
            </m:r>
          </m:e>
          <m:sub>
            <m:r>
              <m:rPr>
                <m:sty m:val="p"/>
              </m:rPr>
              <w:rPr>
                <w:rFonts w:ascii="Cambria Math" w:eastAsia="Calibri" w:hAnsi="Cambria Math" w:cs="Arial"/>
              </w:rPr>
              <m:t>3</m:t>
            </m:r>
          </m:sub>
        </m:sSub>
      </m:oMath>
      <w:r w:rsidRPr="00C62532">
        <w:rPr>
          <w:rFonts w:ascii="Times New Roman" w:eastAsia="Times New Roman" w:hAnsi="Times New Roman" w:cs="Arial"/>
        </w:rPr>
        <w:t xml:space="preserve"> </w:t>
      </w:r>
      <w:r w:rsidRPr="00C62532">
        <w:rPr>
          <w:rFonts w:ascii="Times New Roman" w:eastAsia="Calibri" w:hAnsi="Times New Roman" w:cs="Arial"/>
        </w:rPr>
        <w:t>layer</w:t>
      </w:r>
      <w:r>
        <w:rPr>
          <w:rFonts w:ascii="Times New Roman" w:eastAsia="Times New Roman" w:hAnsi="Times New Roman" w:cs="Arial"/>
        </w:rPr>
        <w:t>s.</w:t>
      </w:r>
      <w:r w:rsidRPr="00CC5916">
        <w:rPr>
          <w:rFonts w:ascii="Times New Roman" w:eastAsia="Calibri" w:hAnsi="Times New Roman" w:cs="Arial"/>
          <w:highlight w:val="yellow"/>
        </w:rPr>
        <w:t xml:space="preserve"> </w:t>
      </w:r>
      <w:r w:rsidRPr="000B61B6">
        <w:rPr>
          <w:rFonts w:ascii="Times New Roman" w:eastAsia="Calibri" w:hAnsi="Times New Roman" w:cs="Arial"/>
        </w:rPr>
        <w:t xml:space="preserve"> </w:t>
      </w:r>
    </w:p>
    <w:tbl>
      <w:tblPr>
        <w:tblStyle w:val="TableGrid"/>
        <w:tblW w:w="9776" w:type="dxa"/>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14:paraId="19E22C52" w14:textId="77777777" w:rsidTr="00564273">
        <w:tc>
          <w:tcPr>
            <w:tcW w:w="4815" w:type="dxa"/>
          </w:tcPr>
          <w:p w14:paraId="0C10D0FE"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49DB3787" wp14:editId="79EE1C51">
                  <wp:extent cx="2920365" cy="20218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0365" cy="2021840"/>
                          </a:xfrm>
                          <a:prstGeom prst="rect">
                            <a:avLst/>
                          </a:prstGeom>
                        </pic:spPr>
                      </pic:pic>
                    </a:graphicData>
                  </a:graphic>
                </wp:inline>
              </w:drawing>
            </w:r>
          </w:p>
        </w:tc>
        <w:tc>
          <w:tcPr>
            <w:tcW w:w="4961" w:type="dxa"/>
          </w:tcPr>
          <w:p w14:paraId="7C2E5E3C"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3EC14D4E" wp14:editId="18BF892C">
                  <wp:extent cx="3012801" cy="2230755"/>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Q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12801" cy="2230755"/>
                          </a:xfrm>
                          <a:prstGeom prst="rect">
                            <a:avLst/>
                          </a:prstGeom>
                        </pic:spPr>
                      </pic:pic>
                    </a:graphicData>
                  </a:graphic>
                </wp:inline>
              </w:drawing>
            </w:r>
          </w:p>
        </w:tc>
      </w:tr>
      <w:tr w:rsidR="00316821" w14:paraId="7A5B89E3" w14:textId="77777777" w:rsidTr="00564273">
        <w:tc>
          <w:tcPr>
            <w:tcW w:w="4815" w:type="dxa"/>
          </w:tcPr>
          <w:p w14:paraId="14CAF778" w14:textId="77777777" w:rsidR="00316821" w:rsidRDefault="00316821" w:rsidP="009B1370">
            <w:pPr>
              <w:rPr>
                <w:rFonts w:ascii="Times New Roman" w:eastAsia="Calibri" w:hAnsi="Times New Roman" w:cs="Arial"/>
                <w:iCs/>
              </w:rPr>
            </w:pPr>
            <w:r>
              <w:rPr>
                <w:rFonts w:ascii="Times New Roman" w:eastAsia="Calibri" w:hAnsi="Times New Roman" w:cs="Arial"/>
                <w:iCs/>
                <w:noProof/>
              </w:rPr>
              <w:drawing>
                <wp:inline distT="0" distB="0" distL="0" distR="0" wp14:anchorId="06FE1CAD" wp14:editId="5D9EDB75">
                  <wp:extent cx="2920365" cy="208534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C.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0365" cy="2085340"/>
                          </a:xfrm>
                          <a:prstGeom prst="rect">
                            <a:avLst/>
                          </a:prstGeom>
                        </pic:spPr>
                      </pic:pic>
                    </a:graphicData>
                  </a:graphic>
                </wp:inline>
              </w:drawing>
            </w:r>
          </w:p>
        </w:tc>
        <w:tc>
          <w:tcPr>
            <w:tcW w:w="4961" w:type="dxa"/>
          </w:tcPr>
          <w:p w14:paraId="49847A7B" w14:textId="77777777" w:rsidR="00316821" w:rsidRDefault="00316821" w:rsidP="009B1370">
            <w:pPr>
              <w:rPr>
                <w:rFonts w:ascii="Times New Roman" w:eastAsia="Calibri" w:hAnsi="Times New Roman" w:cs="Arial"/>
                <w:iCs/>
              </w:rPr>
            </w:pPr>
          </w:p>
        </w:tc>
      </w:tr>
    </w:tbl>
    <w:p w14:paraId="24C5B510" w14:textId="77777777" w:rsidR="00316821" w:rsidRPr="00497CFA" w:rsidRDefault="002E6C00" w:rsidP="002E6C00">
      <w:pPr>
        <w:pStyle w:val="Caption"/>
      </w:pPr>
      <w:bookmarkStart w:id="243" w:name="_Toc483041617"/>
      <w:r>
        <w:t xml:space="preserve">Figure </w:t>
      </w:r>
      <w:r w:rsidR="009A312C">
        <w:fldChar w:fldCharType="begin"/>
      </w:r>
      <w:r w:rsidR="00E20F2D">
        <w:instrText xml:space="preserve"> SEQ Figure \* ARABIC </w:instrText>
      </w:r>
      <w:r w:rsidR="009A312C">
        <w:fldChar w:fldCharType="separate"/>
      </w:r>
      <w:ins w:id="244" w:author="Shy Alon" w:date="2017-07-05T22:58:00Z">
        <w:r w:rsidR="00C91D56">
          <w:rPr>
            <w:noProof/>
          </w:rPr>
          <w:t>15</w:t>
        </w:r>
      </w:ins>
      <w:del w:id="245" w:author="Shy Alon" w:date="2017-07-05T22:58:00Z">
        <w:r w:rsidR="00A9699E" w:rsidDel="00C91D56">
          <w:rPr>
            <w:noProof/>
          </w:rPr>
          <w:delText>14</w:delText>
        </w:r>
      </w:del>
      <w:r w:rsidR="009A312C">
        <w:rPr>
          <w:noProof/>
        </w:rPr>
        <w:fldChar w:fldCharType="end"/>
      </w:r>
      <w:r>
        <w:t xml:space="preserve">: </w:t>
      </w:r>
      <w:r w:rsidR="00316821" w:rsidRPr="00B502C1">
        <w:rPr>
          <w:b w:val="0"/>
          <w:bCs w:val="0"/>
        </w:rPr>
        <w:t xml:space="preserve">Virtual cells based on the </w:t>
      </w:r>
      <m:oMath>
        <m:r>
          <m:rPr>
            <m:sty m:val="bi"/>
          </m:rPr>
          <w:rPr>
            <w:rFonts w:ascii="Cambria Math" w:hAnsi="Cambria Math"/>
          </w:rPr>
          <m:t>Ti</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b w:val="0"/>
                <w:bCs w:val="0"/>
              </w:rPr>
            </m:ctrlPr>
          </m:dPr>
          <m:e>
            <m:r>
              <m:rPr>
                <m:sty m:val="bi"/>
              </m:rPr>
              <w:rPr>
                <w:rFonts w:ascii="Cambria Math" w:hAnsi="Cambria Math"/>
              </w:rPr>
              <m:t>C</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oMath>
      <w:r w:rsidR="00316821" w:rsidRPr="00B502C1">
        <w:rPr>
          <w:rFonts w:eastAsia="Times New Roman"/>
          <w:b w:val="0"/>
          <w:bCs w:val="0"/>
        </w:rPr>
        <w:t xml:space="preserve"> </w:t>
      </w:r>
      <w:r w:rsidR="00316821" w:rsidRPr="00B502C1">
        <w:rPr>
          <w:rFonts w:eastAsia="Times New Roman"/>
          <w:b w:val="0"/>
          <w:bCs w:val="0"/>
          <w:iCs/>
        </w:rPr>
        <w:t>library (</w:t>
      </w:r>
      <w:r w:rsidR="00316821" w:rsidRPr="00B502C1">
        <w:rPr>
          <w:b w:val="0"/>
          <w:bCs w:val="0"/>
        </w:rPr>
        <w:t xml:space="preserve">A: </w:t>
      </w:r>
      <w:r w:rsidR="00316821" w:rsidRPr="00B502C1">
        <w:rPr>
          <w:b w:val="0"/>
          <w:bCs w:val="0"/>
          <w:i/>
          <w:iCs/>
        </w:rPr>
        <w:t>J</w:t>
      </w:r>
      <w:r w:rsidR="00316821" w:rsidRPr="00B502C1">
        <w:rPr>
          <w:b w:val="0"/>
          <w:bCs w:val="0"/>
          <w:i/>
          <w:iCs/>
          <w:vertAlign w:val="subscript"/>
        </w:rPr>
        <w:t>SC</w:t>
      </w:r>
      <w:r w:rsidR="00316821" w:rsidRPr="00B502C1">
        <w:rPr>
          <w:b w:val="0"/>
          <w:bCs w:val="0"/>
        </w:rPr>
        <w:t xml:space="preserve"> </w:t>
      </w:r>
      <w:r w:rsidR="00316821" w:rsidRPr="00B502C1">
        <w:rPr>
          <w:b w:val="0"/>
          <w:bCs w:val="0"/>
          <w:i/>
          <w:iCs/>
        </w:rPr>
        <w:t>(</w:t>
      </w:r>
      <w:proofErr w:type="spellStart"/>
      <w:r w:rsidR="00316821" w:rsidRPr="00B502C1">
        <w:rPr>
          <w:b w:val="0"/>
          <w:bCs w:val="0"/>
          <w:i/>
          <w:iCs/>
        </w:rPr>
        <w:t>μA</w:t>
      </w:r>
      <w:proofErr w:type="spellEnd"/>
      <w:r w:rsidR="00316821" w:rsidRPr="00B502C1">
        <w:rPr>
          <w:b w:val="0"/>
          <w:bCs w:val="0"/>
          <w:i/>
          <w:iCs/>
        </w:rPr>
        <w:t>/cm</w:t>
      </w:r>
      <w:r w:rsidR="00316821" w:rsidRPr="00B502C1">
        <w:rPr>
          <w:b w:val="0"/>
          <w:bCs w:val="0"/>
          <w:i/>
          <w:iCs/>
          <w:vertAlign w:val="superscript"/>
        </w:rPr>
        <w:t>2</w:t>
      </w:r>
      <w:r w:rsidR="00316821" w:rsidRPr="00B502C1">
        <w:rPr>
          <w:b w:val="0"/>
          <w:bCs w:val="0"/>
        </w:rPr>
        <w:t>); B:</w:t>
      </w:r>
      <w:r w:rsidR="00316821" w:rsidRPr="00B502C1">
        <w:rPr>
          <w:b w:val="0"/>
          <w:bCs w:val="0"/>
          <w:i/>
          <w:iCs/>
        </w:rPr>
        <w:t xml:space="preserve"> V</w:t>
      </w:r>
      <w:r w:rsidR="00316821" w:rsidRPr="00B502C1">
        <w:rPr>
          <w:b w:val="0"/>
          <w:bCs w:val="0"/>
          <w:i/>
          <w:iCs/>
          <w:vertAlign w:val="subscript"/>
        </w:rPr>
        <w:t>OC</w:t>
      </w:r>
      <w:r w:rsidR="00316821" w:rsidRPr="00B502C1">
        <w:rPr>
          <w:b w:val="0"/>
          <w:bCs w:val="0"/>
        </w:rPr>
        <w:t xml:space="preserve"> </w:t>
      </w:r>
      <w:r w:rsidR="00316821" w:rsidRPr="00B502C1">
        <w:rPr>
          <w:b w:val="0"/>
          <w:bCs w:val="0"/>
          <w:i/>
          <w:iCs/>
        </w:rPr>
        <w:t xml:space="preserve">(V); </w:t>
      </w:r>
      <w:r w:rsidR="00316821" w:rsidRPr="00B502C1">
        <w:rPr>
          <w:b w:val="0"/>
          <w:bCs w:val="0"/>
        </w:rPr>
        <w:t>C: IQE (%)</w:t>
      </w:r>
      <w:r w:rsidR="00316821" w:rsidRPr="00B502C1">
        <w:rPr>
          <w:rFonts w:eastAsia="Times New Roman"/>
          <w:b w:val="0"/>
          <w:bCs w:val="0"/>
          <w:iCs/>
        </w:rPr>
        <w:t>)</w:t>
      </w:r>
      <w:r w:rsidR="00316821" w:rsidRPr="00B502C1">
        <w:rPr>
          <w:b w:val="0"/>
          <w:bCs w:val="0"/>
          <w:iCs/>
        </w:rPr>
        <w:t xml:space="preserve">. </w:t>
      </w:r>
      <w:r w:rsidR="00316821" w:rsidRPr="00B502C1">
        <w:rPr>
          <w:b w:val="0"/>
          <w:bCs w:val="0"/>
        </w:rPr>
        <w:t>The white regions are outside of the model’s applicability domain.</w:t>
      </w:r>
      <w:bookmarkEnd w:id="243"/>
    </w:p>
    <w:p w14:paraId="4FBFFA5B" w14:textId="77777777" w:rsidR="00316821" w:rsidRPr="00BD5502" w:rsidRDefault="00316821" w:rsidP="009B1370">
      <w:pPr>
        <w:suppressAutoHyphens/>
        <w:spacing w:after="0"/>
        <w:ind w:firstLine="720"/>
        <w:rPr>
          <w:rFonts w:ascii="Times New Roman" w:eastAsia="Calibri" w:hAnsi="Times New Roman" w:cs="Arial"/>
          <w:i/>
          <w:iCs/>
        </w:rPr>
      </w:pPr>
    </w:p>
    <w:p w14:paraId="12F46335" w14:textId="77777777" w:rsidR="00EA59C3" w:rsidRDefault="00EA59C3">
      <w:pPr>
        <w:spacing w:line="276" w:lineRule="auto"/>
        <w:jc w:val="left"/>
        <w:rPr>
          <w:rFonts w:ascii="Palatino Linotype" w:hAnsi="Palatino Linotype" w:cs="Times New Roman"/>
          <w:b/>
          <w:bCs/>
          <w:sz w:val="28"/>
          <w:szCs w:val="28"/>
          <w:lang w:val="en-GB" w:eastAsia="de-AT" w:bidi="ar-SA"/>
        </w:rPr>
      </w:pPr>
      <w:r>
        <w:br w:type="page"/>
      </w:r>
    </w:p>
    <w:p w14:paraId="448E9C2E" w14:textId="6B7BFEE4" w:rsidR="00281E88" w:rsidRDefault="00A822B3" w:rsidP="009B1370">
      <w:pPr>
        <w:pStyle w:val="Heading1"/>
      </w:pPr>
      <w:bookmarkStart w:id="246" w:name="_Toc480192489"/>
      <w:r>
        <w:lastRenderedPageBreak/>
        <w:t>4</w:t>
      </w:r>
      <w:r w:rsidR="00E369F0">
        <w:t xml:space="preserve">. </w:t>
      </w:r>
      <w:r w:rsidR="00281E88">
        <w:t>Conclusion</w:t>
      </w:r>
      <w:bookmarkEnd w:id="246"/>
    </w:p>
    <w:p w14:paraId="2E0A65D5" w14:textId="578F0F65" w:rsidR="00281E88" w:rsidRDefault="00281E88" w:rsidP="00694BE3">
      <w:pPr>
        <w:spacing w:after="0"/>
      </w:pPr>
      <w:r>
        <w:t xml:space="preserve">In this work, we combined several </w:t>
      </w:r>
      <w:r w:rsidR="00694BE3">
        <w:t xml:space="preserve">data mining </w:t>
      </w:r>
      <w:r>
        <w:t xml:space="preserve">methods </w:t>
      </w:r>
      <w:r w:rsidR="00D1539A">
        <w:t>into a unified DSS</w:t>
      </w:r>
      <w:r w:rsidR="00694BE3">
        <w:t xml:space="preserve"> for PV solar cells libraries</w:t>
      </w:r>
      <w:r>
        <w:t xml:space="preserve">. </w:t>
      </w:r>
      <w:r w:rsidR="00D1539A">
        <w:t xml:space="preserve">Furthermore, the DSS was equipped with a simple, user friendly GIU. </w:t>
      </w:r>
      <w:r>
        <w:t xml:space="preserve">To the best of our knowledge, this is the first example of a completely automated tool that applies Data mining in the field of </w:t>
      </w:r>
      <w:r w:rsidR="00FE7470">
        <w:t>material informatics</w:t>
      </w:r>
      <w:r>
        <w:t xml:space="preserve">. The ability to use such tools for the </w:t>
      </w:r>
      <w:r w:rsidR="00D1539A">
        <w:t>analysis of</w:t>
      </w:r>
      <w:r w:rsidR="00616B44">
        <w:t xml:space="preserve"> </w:t>
      </w:r>
      <w:r w:rsidR="00D1539A">
        <w:t>solar cell libraries</w:t>
      </w:r>
      <w:r>
        <w:t xml:space="preserve"> opens new opportunities for understanding the factors affecting solar cells performances and for designing new solar cells. Clearly, this research should be conducted in close collaboration with experts in the field to both provide physics/chemistry based explanation to the observed trends and to capitalize on the results. We expect that the tools and methods implemented in this work will further be used in material science researches.</w:t>
      </w:r>
    </w:p>
    <w:p w14:paraId="5FF15D0A" w14:textId="77777777" w:rsidR="00281E88" w:rsidRDefault="00281E88" w:rsidP="009B1370"/>
    <w:p w14:paraId="498B3F78" w14:textId="77777777" w:rsidR="00EA59C3" w:rsidRDefault="00EA59C3">
      <w:pPr>
        <w:spacing w:line="276" w:lineRule="auto"/>
        <w:jc w:val="left"/>
        <w:rPr>
          <w:rFonts w:ascii="Palatino Linotype" w:hAnsi="Palatino Linotype" w:cs="Times New Roman"/>
          <w:b/>
          <w:bCs/>
          <w:sz w:val="28"/>
          <w:szCs w:val="28"/>
          <w:lang w:val="en-GB" w:eastAsia="de-AT" w:bidi="ar-SA"/>
        </w:rPr>
      </w:pPr>
      <w:bookmarkStart w:id="247" w:name="_Toc421631609"/>
      <w:bookmarkStart w:id="248" w:name="_Toc421658575"/>
      <w:r>
        <w:br w:type="page"/>
      </w:r>
    </w:p>
    <w:p w14:paraId="7E0EBB94" w14:textId="6C2E14C1" w:rsidR="00FE7503" w:rsidRDefault="00A822B3" w:rsidP="00EA32EF">
      <w:pPr>
        <w:pStyle w:val="Heading1"/>
      </w:pPr>
      <w:bookmarkStart w:id="249" w:name="_Toc480192490"/>
      <w:r>
        <w:lastRenderedPageBreak/>
        <w:t>5</w:t>
      </w:r>
      <w:r w:rsidR="00E369F0">
        <w:t xml:space="preserve">. </w:t>
      </w:r>
      <w:r w:rsidR="00FE7503">
        <w:t>List of Publications</w:t>
      </w:r>
      <w:bookmarkEnd w:id="247"/>
      <w:bookmarkEnd w:id="248"/>
      <w:bookmarkEnd w:id="249"/>
    </w:p>
    <w:p w14:paraId="163F0691" w14:textId="77777777" w:rsidR="00FE7503" w:rsidRPr="00281E88" w:rsidRDefault="004D26AF" w:rsidP="00E24D3E">
      <w:pPr>
        <w:pStyle w:val="ListParagraph"/>
        <w:numPr>
          <w:ilvl w:val="0"/>
          <w:numId w:val="39"/>
        </w:numPr>
      </w:pPr>
      <w:proofErr w:type="spellStart"/>
      <w:r>
        <w:t>Y</w:t>
      </w:r>
      <w:r w:rsidR="00FE7503" w:rsidRPr="004D26AF">
        <w:t>osipof</w:t>
      </w:r>
      <w:proofErr w:type="spellEnd"/>
      <w:r w:rsidR="00FE7503" w:rsidRPr="004D26AF">
        <w:t xml:space="preserve">, A.; </w:t>
      </w:r>
      <w:proofErr w:type="spellStart"/>
      <w:r w:rsidR="00FE7503" w:rsidRPr="004D26AF">
        <w:t>Kaspi</w:t>
      </w:r>
      <w:proofErr w:type="spellEnd"/>
      <w:r w:rsidR="00FE7503" w:rsidRPr="004D26AF">
        <w:t xml:space="preserve">, O.; </w:t>
      </w:r>
      <w:proofErr w:type="spellStart"/>
      <w:r w:rsidR="00FE7503" w:rsidRPr="004D26AF">
        <w:t>Majhi</w:t>
      </w:r>
      <w:proofErr w:type="spellEnd"/>
      <w:r w:rsidR="00FE7503" w:rsidRPr="004D26AF">
        <w:t xml:space="preserve">, K.; </w:t>
      </w:r>
      <w:proofErr w:type="spellStart"/>
      <w:r w:rsidR="00FE7503" w:rsidRPr="004D26AF">
        <w:t>Senderowitz</w:t>
      </w:r>
      <w:proofErr w:type="spellEnd"/>
      <w:r w:rsidR="00FE7503" w:rsidRPr="004D26AF">
        <w:t xml:space="preserve">,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jc w:val="left"/>
        <w:rPr>
          <w:rFonts w:eastAsiaTheme="majorEastAsia"/>
          <w:b/>
          <w:bCs/>
          <w:sz w:val="28"/>
          <w:szCs w:val="28"/>
        </w:rPr>
      </w:pPr>
      <w:r>
        <w:br w:type="page"/>
      </w:r>
    </w:p>
    <w:p w14:paraId="06F27142" w14:textId="3DF07ED3" w:rsidR="00C84B90" w:rsidRDefault="00C84B90" w:rsidP="00C84B90">
      <w:pPr>
        <w:pStyle w:val="Heading1"/>
        <w:numPr>
          <w:ilvl w:val="0"/>
          <w:numId w:val="40"/>
        </w:numPr>
        <w:ind w:left="284" w:hanging="284"/>
        <w:rPr>
          <w:rFonts w:asciiTheme="majorBidi" w:hAnsiTheme="majorBidi" w:cstheme="majorBidi"/>
          <w:sz w:val="24"/>
          <w:szCs w:val="24"/>
        </w:rPr>
      </w:pPr>
      <w:bookmarkStart w:id="250" w:name="_Toc480192491"/>
      <w:r>
        <w:rPr>
          <w:rFonts w:asciiTheme="majorBidi" w:hAnsiTheme="majorBidi" w:cstheme="majorBidi"/>
          <w:sz w:val="24"/>
          <w:szCs w:val="24"/>
        </w:rPr>
        <w:lastRenderedPageBreak/>
        <w:t>References</w:t>
      </w:r>
    </w:p>
    <w:p w14:paraId="3C5781B5" w14:textId="77777777" w:rsidR="00C52EA8" w:rsidRPr="00C52EA8" w:rsidRDefault="00C52EA8" w:rsidP="00C84B90">
      <w:pPr>
        <w:pStyle w:val="ListParagraph"/>
        <w:numPr>
          <w:ilvl w:val="0"/>
          <w:numId w:val="43"/>
        </w:numPr>
        <w:rPr>
          <w:lang w:val="en-GB" w:eastAsia="de-AT" w:bidi="ar-SA"/>
        </w:rPr>
      </w:pPr>
      <w:bookmarkStart w:id="251"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spacing w:after="0" w:line="240" w:lineRule="auto"/>
        <w:jc w:val="left"/>
        <w:rPr>
          <w:rFonts w:ascii="Times New Roman" w:eastAsia="Times New Roman" w:hAnsi="Times New Roman" w:cs="Times New Roman"/>
        </w:rPr>
      </w:pPr>
      <w:bookmarkStart w:id="252" w:name="_Ref483672806"/>
      <w:r w:rsidRPr="00C52EA8">
        <w:rPr>
          <w:rFonts w:ascii="Times New Roman" w:eastAsia="Times New Roman" w:hAnsi="Times New Roman" w:cs="Times New Roman"/>
        </w:rPr>
        <w:t xml:space="preserve">Joseph A. </w:t>
      </w:r>
      <w:proofErr w:type="spellStart"/>
      <w:r w:rsidRPr="00C52EA8">
        <w:rPr>
          <w:rFonts w:ascii="Times New Roman" w:eastAsia="Times New Roman" w:hAnsi="Times New Roman" w:cs="Times New Roman"/>
        </w:rPr>
        <w:t>DiMasi</w:t>
      </w:r>
      <w:proofErr w:type="spellEnd"/>
      <w:r w:rsidRPr="00C52EA8">
        <w:rPr>
          <w:rFonts w:ascii="Times New Roman" w:eastAsia="Times New Roman" w:hAnsi="Times New Roman" w:cs="Times New Roman"/>
        </w:rPr>
        <w:t>, Tufts Center for the Study</w:t>
      </w:r>
      <w:r>
        <w:rPr>
          <w:rFonts w:ascii="Times New Roman" w:eastAsia="Times New Roman" w:hAnsi="Times New Roman" w:cs="Times New Roman"/>
        </w:rPr>
        <w:t xml:space="preserve"> </w:t>
      </w:r>
      <w:r w:rsidRPr="00C52EA8">
        <w:rPr>
          <w:rFonts w:ascii="Times New Roman" w:eastAsia="Times New Roman" w:hAnsi="Times New Roman" w:cs="Times New Roman"/>
        </w:rPr>
        <w:t>of Drug Development</w:t>
      </w:r>
      <w:r>
        <w:rPr>
          <w:rFonts w:ascii="Times New Roman" w:eastAsia="Times New Roman" w:hAnsi="Times New Roman" w:cs="Times New Roman"/>
        </w:rPr>
        <w:t xml:space="preserve">, </w:t>
      </w:r>
      <w:r w:rsidRPr="00C52EA8">
        <w:rPr>
          <w:rFonts w:ascii="Times New Roman" w:eastAsia="Times New Roman" w:hAnsi="Times New Roman" w:cs="Times New Roman"/>
        </w:rPr>
        <w:t>Cost of Developing a New Drug</w:t>
      </w:r>
      <w:bookmarkEnd w:id="251"/>
      <w:bookmarkEnd w:id="252"/>
    </w:p>
    <w:p w14:paraId="4E19FF2A" w14:textId="4B52E849" w:rsidR="006B7427" w:rsidRDefault="006B7427" w:rsidP="00257F4F">
      <w:pPr>
        <w:pStyle w:val="ListParagraph"/>
        <w:numPr>
          <w:ilvl w:val="0"/>
          <w:numId w:val="43"/>
        </w:numPr>
        <w:spacing w:after="0" w:line="240" w:lineRule="auto"/>
        <w:jc w:val="left"/>
        <w:rPr>
          <w:rFonts w:ascii="Times New Roman" w:eastAsia="Times New Roman" w:hAnsi="Times New Roman" w:cs="Times New Roman"/>
        </w:rPr>
      </w:pPr>
      <w:r w:rsidRPr="006B7427">
        <w:rPr>
          <w:rFonts w:ascii="Times New Roman" w:eastAsia="Times New Roman" w:hAnsi="Times New Roman" w:cs="Times New Roman"/>
        </w:rPr>
        <w:t xml:space="preserve">H </w:t>
      </w:r>
      <w:proofErr w:type="spellStart"/>
      <w:r w:rsidRPr="006B7427">
        <w:rPr>
          <w:rFonts w:ascii="Times New Roman" w:eastAsia="Times New Roman" w:hAnsi="Times New Roman" w:cs="Times New Roman"/>
        </w:rPr>
        <w:t>Geerts</w:t>
      </w:r>
      <w:proofErr w:type="spellEnd"/>
      <w:r w:rsidRPr="006B7427">
        <w:rPr>
          <w:rFonts w:ascii="Times New Roman" w:eastAsia="Times New Roman" w:hAnsi="Times New Roman" w:cs="Times New Roman"/>
        </w:rPr>
        <w:t xml:space="preserve">; A Spiros; P Roberts and R </w:t>
      </w:r>
      <w:proofErr w:type="spellStart"/>
      <w:r w:rsidRPr="006B7427">
        <w:rPr>
          <w:rFonts w:ascii="Times New Roman" w:eastAsia="Times New Roman" w:hAnsi="Times New Roman" w:cs="Times New Roman"/>
        </w:rPr>
        <w:t>Carr</w:t>
      </w:r>
      <w:proofErr w:type="spellEnd"/>
      <w:r w:rsidRPr="006B7427">
        <w:rPr>
          <w:rFonts w:ascii="Times New Roman" w:eastAsia="Times New Roman" w:hAnsi="Times New Roman" w:cs="Times New Roman"/>
        </w:rPr>
        <w:t>, Has the Time Come for Predictive Computer Modeling in CNS Drug Discovery and Development?</w:t>
      </w:r>
      <w:r>
        <w:rPr>
          <w:rFonts w:ascii="Times New Roman" w:eastAsia="Times New Roman" w:hAnsi="Times New Roman" w:cs="Times New Roman"/>
        </w:rPr>
        <w:t xml:space="preserve"> CPT: </w:t>
      </w:r>
      <w:proofErr w:type="spellStart"/>
      <w:r w:rsidRPr="006B7427">
        <w:rPr>
          <w:rFonts w:ascii="Times New Roman" w:eastAsia="Times New Roman" w:hAnsi="Times New Roman" w:cs="Times New Roman"/>
        </w:rPr>
        <w:t>Pharmacometrics</w:t>
      </w:r>
      <w:proofErr w:type="spellEnd"/>
      <w:r w:rsidRPr="006B7427">
        <w:rPr>
          <w:rFonts w:ascii="Times New Roman" w:eastAsia="Times New Roman" w:hAnsi="Times New Roman" w:cs="Times New Roman"/>
        </w:rPr>
        <w:t xml:space="preserve"> and Systems Pharmacology · November 2012</w:t>
      </w:r>
    </w:p>
    <w:p w14:paraId="46A60ADE" w14:textId="5A81E854" w:rsidR="006B7427" w:rsidRDefault="009C635B" w:rsidP="00257F4F">
      <w:pPr>
        <w:pStyle w:val="ListParagraph"/>
        <w:numPr>
          <w:ilvl w:val="0"/>
          <w:numId w:val="43"/>
        </w:numPr>
        <w:spacing w:after="0" w:line="240" w:lineRule="auto"/>
        <w:jc w:val="left"/>
        <w:rPr>
          <w:ins w:id="253" w:author="Shy Alon" w:date="2017-07-05T22:18:00Z"/>
          <w:rFonts w:ascii="Times New Roman" w:eastAsia="Times New Roman" w:hAnsi="Times New Roman" w:cs="Times New Roman"/>
        </w:rPr>
      </w:pPr>
      <w:r w:rsidRPr="009C635B">
        <w:rPr>
          <w:rFonts w:ascii="Times New Roman" w:eastAsia="Times New Roman" w:hAnsi="Times New Roman" w:cs="Times New Roman"/>
        </w:rPr>
        <w:t>Breakthrough Business Models</w:t>
      </w:r>
      <w:r>
        <w:rPr>
          <w:rFonts w:ascii="Times New Roman" w:eastAsia="Times New Roman" w:hAnsi="Times New Roman" w:cs="Times New Roman"/>
        </w:rPr>
        <w:t xml:space="preserve">: </w:t>
      </w:r>
      <w:r w:rsidRPr="009C635B">
        <w:rPr>
          <w:rFonts w:ascii="Times New Roman" w:eastAsia="Times New Roman" w:hAnsi="Times New Roman" w:cs="Times New Roman"/>
        </w:rPr>
        <w:t>Drug Development for Rare and Neglected Diseases and Individualized Therapies: Workshop Summary</w:t>
      </w:r>
      <w:r>
        <w:rPr>
          <w:rFonts w:ascii="Times New Roman" w:eastAsia="Times New Roman" w:hAnsi="Times New Roman" w:cs="Times New Roman"/>
        </w:rPr>
        <w:t xml:space="preserve">, </w:t>
      </w:r>
      <w:r w:rsidRPr="009C635B">
        <w:rPr>
          <w:rFonts w:ascii="Times New Roman" w:eastAsia="Times New Roman" w:hAnsi="Times New Roman" w:cs="Times New Roman"/>
        </w:rPr>
        <w:t>National Academies Press</w:t>
      </w:r>
    </w:p>
    <w:p w14:paraId="6E21EF9D" w14:textId="5F649DFB" w:rsidR="008F7007" w:rsidRPr="008F7007" w:rsidRDefault="008F7007" w:rsidP="008F7007">
      <w:pPr>
        <w:pStyle w:val="ListParagraph"/>
        <w:numPr>
          <w:ilvl w:val="0"/>
          <w:numId w:val="43"/>
        </w:numPr>
        <w:spacing w:after="0" w:line="240" w:lineRule="auto"/>
        <w:jc w:val="left"/>
        <w:rPr>
          <w:rFonts w:ascii="Times New Roman" w:eastAsia="Times New Roman" w:hAnsi="Times New Roman" w:cs="Times New Roman"/>
        </w:rPr>
      </w:pPr>
      <w:ins w:id="254" w:author="Shy Alon" w:date="2017-07-05T22:18:00Z">
        <w:r w:rsidRPr="008F7007">
          <w:rPr>
            <w:rFonts w:ascii="Times New Roman" w:eastAsia="Times New Roman" w:hAnsi="Times New Roman" w:cs="Times New Roman"/>
          </w:rPr>
          <w:t>An analysis of the attrition of drug candidates from four major pharmaceutical companies</w:t>
        </w:r>
        <w:r w:rsidRPr="008F7007">
          <w:rPr>
            <w:rFonts w:ascii="Times New Roman" w:eastAsia="Times New Roman" w:hAnsi="Times New Roman" w:cs="Times New Roman"/>
          </w:rPr>
          <w:t xml:space="preserve">: </w:t>
        </w:r>
        <w:r>
          <w:rPr>
            <w:rFonts w:ascii="Times New Roman" w:eastAsia="Times New Roman" w:hAnsi="Times New Roman" w:cs="Times New Roman"/>
          </w:rPr>
          <w:t>Michael J. Waring,</w:t>
        </w:r>
      </w:ins>
      <w:ins w:id="255" w:author="Shy Alon" w:date="2017-07-05T22:19:00Z">
        <w:r>
          <w:rPr>
            <w:rFonts w:ascii="Times New Roman" w:eastAsia="Times New Roman" w:hAnsi="Times New Roman" w:cs="Times New Roman"/>
          </w:rPr>
          <w:t xml:space="preserve"> </w:t>
        </w:r>
      </w:ins>
      <w:ins w:id="256" w:author="Shy Alon" w:date="2017-07-05T22:18:00Z">
        <w:r>
          <w:rPr>
            <w:rFonts w:ascii="Times New Roman" w:eastAsia="Times New Roman" w:hAnsi="Times New Roman" w:cs="Times New Roman"/>
          </w:rPr>
          <w:t xml:space="preserve">John </w:t>
        </w:r>
        <w:proofErr w:type="spellStart"/>
        <w:r>
          <w:rPr>
            <w:rFonts w:ascii="Times New Roman" w:eastAsia="Times New Roman" w:hAnsi="Times New Roman" w:cs="Times New Roman"/>
          </w:rPr>
          <w:t>Arrowsmith</w:t>
        </w:r>
        <w:proofErr w:type="spellEnd"/>
        <w:r>
          <w:rPr>
            <w:rFonts w:ascii="Times New Roman" w:eastAsia="Times New Roman" w:hAnsi="Times New Roman" w:cs="Times New Roman"/>
          </w:rPr>
          <w:t>,</w:t>
        </w:r>
      </w:ins>
      <w:ins w:id="257" w:author="Shy Alon" w:date="2017-07-05T22:19:00Z">
        <w:r>
          <w:rPr>
            <w:rFonts w:ascii="Times New Roman" w:eastAsia="Times New Roman" w:hAnsi="Times New Roman" w:cs="Times New Roman"/>
          </w:rPr>
          <w:t xml:space="preserve"> </w:t>
        </w:r>
      </w:ins>
      <w:ins w:id="258" w:author="Shy Alon" w:date="2017-07-05T22:18:00Z">
        <w:r>
          <w:rPr>
            <w:rFonts w:ascii="Times New Roman" w:eastAsia="Times New Roman" w:hAnsi="Times New Roman" w:cs="Times New Roman"/>
          </w:rPr>
          <w:t>Andrew R. Leach,</w:t>
        </w:r>
      </w:ins>
      <w:ins w:id="259" w:author="Shy Alon" w:date="2017-07-05T22:19:00Z">
        <w:r>
          <w:rPr>
            <w:rFonts w:ascii="Times New Roman" w:eastAsia="Times New Roman" w:hAnsi="Times New Roman" w:cs="Times New Roman"/>
          </w:rPr>
          <w:t xml:space="preserve"> </w:t>
        </w:r>
      </w:ins>
      <w:ins w:id="260" w:author="Shy Alon" w:date="2017-07-05T22:18:00Z">
        <w:r>
          <w:rPr>
            <w:rFonts w:ascii="Times New Roman" w:eastAsia="Times New Roman" w:hAnsi="Times New Roman" w:cs="Times New Roman"/>
          </w:rPr>
          <w:t>Paul D. Leeson,</w:t>
        </w:r>
      </w:ins>
      <w:ins w:id="261" w:author="Shy Alon" w:date="2017-07-05T22:19:00Z">
        <w:r>
          <w:rPr>
            <w:rFonts w:ascii="Times New Roman" w:eastAsia="Times New Roman" w:hAnsi="Times New Roman" w:cs="Times New Roman"/>
          </w:rPr>
          <w:t xml:space="preserve"> </w:t>
        </w:r>
      </w:ins>
      <w:ins w:id="262" w:author="Shy Alon" w:date="2017-07-05T22:18:00Z">
        <w:r>
          <w:rPr>
            <w:rFonts w:ascii="Times New Roman" w:eastAsia="Times New Roman" w:hAnsi="Times New Roman" w:cs="Times New Roman"/>
          </w:rPr>
          <w:t xml:space="preserve">Sam </w:t>
        </w:r>
        <w:proofErr w:type="spellStart"/>
        <w:r>
          <w:rPr>
            <w:rFonts w:ascii="Times New Roman" w:eastAsia="Times New Roman" w:hAnsi="Times New Roman" w:cs="Times New Roman"/>
          </w:rPr>
          <w:t>Mandrell</w:t>
        </w:r>
        <w:proofErr w:type="spellEnd"/>
        <w:r>
          <w:rPr>
            <w:rFonts w:ascii="Times New Roman" w:eastAsia="Times New Roman" w:hAnsi="Times New Roman" w:cs="Times New Roman"/>
          </w:rPr>
          <w:t>,</w:t>
        </w:r>
      </w:ins>
      <w:ins w:id="263" w:author="Shy Alon" w:date="2017-07-05T22:19:00Z">
        <w:r>
          <w:rPr>
            <w:rFonts w:ascii="Times New Roman" w:eastAsia="Times New Roman" w:hAnsi="Times New Roman" w:cs="Times New Roman"/>
          </w:rPr>
          <w:t xml:space="preserve"> </w:t>
        </w:r>
      </w:ins>
      <w:ins w:id="264" w:author="Shy Alon" w:date="2017-07-05T22:18:00Z">
        <w:r>
          <w:rPr>
            <w:rFonts w:ascii="Times New Roman" w:eastAsia="Times New Roman" w:hAnsi="Times New Roman" w:cs="Times New Roman"/>
          </w:rPr>
          <w:t>Robert M. Owen,</w:t>
        </w:r>
      </w:ins>
      <w:ins w:id="265" w:author="Shy Alon" w:date="2017-07-05T22:19:00Z">
        <w:r>
          <w:rPr>
            <w:rFonts w:ascii="Times New Roman" w:eastAsia="Times New Roman" w:hAnsi="Times New Roman" w:cs="Times New Roman"/>
          </w:rPr>
          <w:t xml:space="preserve"> </w:t>
        </w:r>
      </w:ins>
      <w:ins w:id="266" w:author="Shy Alon" w:date="2017-07-05T22:18:00Z">
        <w:r>
          <w:rPr>
            <w:rFonts w:ascii="Times New Roman" w:eastAsia="Times New Roman" w:hAnsi="Times New Roman" w:cs="Times New Roman"/>
          </w:rPr>
          <w:t xml:space="preserve">Garry </w:t>
        </w:r>
        <w:proofErr w:type="spellStart"/>
        <w:r>
          <w:rPr>
            <w:rFonts w:ascii="Times New Roman" w:eastAsia="Times New Roman" w:hAnsi="Times New Roman" w:cs="Times New Roman"/>
          </w:rPr>
          <w:t>Pairaudeau</w:t>
        </w:r>
        <w:proofErr w:type="spellEnd"/>
        <w:r>
          <w:rPr>
            <w:rFonts w:ascii="Times New Roman" w:eastAsia="Times New Roman" w:hAnsi="Times New Roman" w:cs="Times New Roman"/>
          </w:rPr>
          <w:t>,</w:t>
        </w:r>
      </w:ins>
      <w:ins w:id="267" w:author="Shy Alon" w:date="2017-07-05T22:19:00Z">
        <w:r>
          <w:rPr>
            <w:rFonts w:ascii="Times New Roman" w:eastAsia="Times New Roman" w:hAnsi="Times New Roman" w:cs="Times New Roman"/>
          </w:rPr>
          <w:t xml:space="preserve"> </w:t>
        </w:r>
      </w:ins>
      <w:ins w:id="268" w:author="Shy Alon" w:date="2017-07-05T22:18:00Z">
        <w:r w:rsidRPr="008F7007">
          <w:rPr>
            <w:rFonts w:ascii="Times New Roman" w:eastAsia="Times New Roman" w:hAnsi="Times New Roman" w:cs="Times New Roman"/>
          </w:rPr>
          <w:t>William</w:t>
        </w:r>
        <w:r>
          <w:rPr>
            <w:rFonts w:ascii="Times New Roman" w:eastAsia="Times New Roman" w:hAnsi="Times New Roman" w:cs="Times New Roman"/>
          </w:rPr>
          <w:t xml:space="preserve"> D. Pennie,</w:t>
        </w:r>
        <w:r>
          <w:rPr>
            <w:rFonts w:ascii="Times New Roman" w:eastAsia="Times New Roman" w:hAnsi="Times New Roman" w:cs="Times New Roman"/>
          </w:rPr>
          <w:tab/>
          <w:t>Stephen D. Pickett,</w:t>
        </w:r>
      </w:ins>
      <w:ins w:id="269" w:author="Shy Alon" w:date="2017-07-05T22:19:00Z">
        <w:r>
          <w:rPr>
            <w:rFonts w:ascii="Times New Roman" w:eastAsia="Times New Roman" w:hAnsi="Times New Roman" w:cs="Times New Roman"/>
          </w:rPr>
          <w:t xml:space="preserve"> </w:t>
        </w:r>
      </w:ins>
      <w:proofErr w:type="spellStart"/>
      <w:ins w:id="270" w:author="Shy Alon" w:date="2017-07-05T22:18:00Z">
        <w:r>
          <w:rPr>
            <w:rFonts w:ascii="Times New Roman" w:eastAsia="Times New Roman" w:hAnsi="Times New Roman" w:cs="Times New Roman"/>
          </w:rPr>
          <w:t>Jibo</w:t>
        </w:r>
        <w:proofErr w:type="spellEnd"/>
        <w:r>
          <w:rPr>
            <w:rFonts w:ascii="Times New Roman" w:eastAsia="Times New Roman" w:hAnsi="Times New Roman" w:cs="Times New Roman"/>
          </w:rPr>
          <w:t xml:space="preserve"> Wang,</w:t>
        </w:r>
      </w:ins>
      <w:ins w:id="271" w:author="Shy Alon" w:date="2017-07-05T22:19:00Z">
        <w:r>
          <w:rPr>
            <w:rFonts w:ascii="Times New Roman" w:eastAsia="Times New Roman" w:hAnsi="Times New Roman" w:cs="Times New Roman"/>
          </w:rPr>
          <w:t xml:space="preserve"> </w:t>
        </w:r>
      </w:ins>
      <w:ins w:id="272" w:author="Shy Alon" w:date="2017-07-05T22:18:00Z">
        <w:r>
          <w:rPr>
            <w:rFonts w:ascii="Times New Roman" w:eastAsia="Times New Roman" w:hAnsi="Times New Roman" w:cs="Times New Roman"/>
          </w:rPr>
          <w:t>Owen Wallace</w:t>
        </w:r>
      </w:ins>
      <w:ins w:id="273" w:author="Shy Alon" w:date="2017-07-05T22:19:00Z">
        <w:r>
          <w:rPr>
            <w:rFonts w:ascii="Times New Roman" w:eastAsia="Times New Roman" w:hAnsi="Times New Roman" w:cs="Times New Roman"/>
          </w:rPr>
          <w:t xml:space="preserve"> </w:t>
        </w:r>
      </w:ins>
      <w:ins w:id="274" w:author="Shy Alon" w:date="2017-07-05T22:18:00Z">
        <w:r w:rsidRPr="008F7007">
          <w:rPr>
            <w:rFonts w:ascii="Times New Roman" w:eastAsia="Times New Roman" w:hAnsi="Times New Roman" w:cs="Times New Roman"/>
          </w:rPr>
          <w:t>&amp; Alex Weir</w:t>
        </w:r>
      </w:ins>
      <w:ins w:id="275" w:author="Shy Alon" w:date="2017-07-05T22:19:00Z">
        <w:r>
          <w:rPr>
            <w:rFonts w:ascii="Times New Roman" w:eastAsia="Times New Roman" w:hAnsi="Times New Roman" w:cs="Times New Roman"/>
          </w:rPr>
          <w:t>.</w:t>
        </w:r>
      </w:ins>
    </w:p>
    <w:bookmarkEnd w:id="187"/>
    <w:bookmarkEnd w:id="250"/>
    <w:p w14:paraId="187A2E8B" w14:textId="26B3D803" w:rsidR="0029679F" w:rsidRPr="009C635B" w:rsidRDefault="0029679F" w:rsidP="009C635B">
      <w:pPr>
        <w:rPr>
          <w:lang w:val="en-GB" w:eastAsia="de-AT" w:bidi="ar-SA"/>
        </w:rPr>
      </w:pPr>
    </w:p>
    <w:sectPr w:rsidR="0029679F" w:rsidRPr="009C635B" w:rsidSect="008829E7">
      <w:headerReference w:type="default" r:id="rId35"/>
      <w:footerReference w:type="default" r:id="rId36"/>
      <w:headerReference w:type="first" r:id="rId37"/>
      <w:pgSz w:w="11906" w:h="16838"/>
      <w:pgMar w:top="1440" w:right="1800" w:bottom="1440" w:left="1800" w:header="708" w:footer="708" w:gutter="0"/>
      <w:cols w:space="708"/>
      <w:titlePg/>
      <w:bidi/>
      <w:rtlGutter/>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Abraham Yosipof" w:date="2017-06-06T09:15:00Z" w:initials="AY">
    <w:p w14:paraId="490DFE5B" w14:textId="79F5B963" w:rsidR="001F63C8" w:rsidRDefault="001F63C8">
      <w:pPr>
        <w:pStyle w:val="CommentText"/>
        <w:rPr>
          <w:rtl/>
        </w:rPr>
      </w:pPr>
      <w:r>
        <w:rPr>
          <w:rStyle w:val="CommentReference"/>
        </w:rPr>
        <w:annotationRef/>
      </w:r>
      <w:r>
        <w:rPr>
          <w:rFonts w:hint="cs"/>
          <w:rtl/>
        </w:rPr>
        <w:t xml:space="preserve">עלייך להסביר בכמה במילים בטקסט על כל שלב לפני </w:t>
      </w:r>
      <w:proofErr w:type="spellStart"/>
      <w:r>
        <w:rPr>
          <w:rFonts w:hint="cs"/>
          <w:rtl/>
        </w:rPr>
        <w:t>הפיסקה</w:t>
      </w:r>
      <w:proofErr w:type="spellEnd"/>
      <w:r>
        <w:rPr>
          <w:rFonts w:hint="cs"/>
          <w:rtl/>
        </w:rPr>
        <w:t xml:space="preserve"> הבאה.</w:t>
      </w:r>
    </w:p>
  </w:comment>
  <w:comment w:id="124" w:author="Abraham Yosipof" w:date="2017-06-06T09:10:00Z" w:initials="AY">
    <w:p w14:paraId="6C50DC5C" w14:textId="77777777" w:rsidR="001F63C8" w:rsidRDefault="001F63C8" w:rsidP="00916194">
      <w:pPr>
        <w:pStyle w:val="CommentText"/>
        <w:bidi/>
        <w:rPr>
          <w:rtl/>
        </w:rPr>
      </w:pPr>
      <w:r>
        <w:rPr>
          <w:rStyle w:val="CommentReference"/>
        </w:rPr>
        <w:annotationRef/>
      </w:r>
    </w:p>
    <w:p w14:paraId="304912F9" w14:textId="77777777" w:rsidR="001F63C8" w:rsidRDefault="001F63C8" w:rsidP="00916194">
      <w:pPr>
        <w:pStyle w:val="CommentText"/>
        <w:bidi/>
        <w:rPr>
          <w:rtl/>
        </w:rPr>
      </w:pPr>
      <w:r>
        <w:rPr>
          <w:rFonts w:hint="cs"/>
          <w:rtl/>
        </w:rPr>
        <w:t xml:space="preserve">תכניס בהסבר על </w:t>
      </w:r>
      <w:r>
        <w:t>preclinical tests</w:t>
      </w:r>
    </w:p>
    <w:p w14:paraId="7F599E2F" w14:textId="77777777" w:rsidR="001F63C8" w:rsidRDefault="001F63C8" w:rsidP="00916194">
      <w:pPr>
        <w:pStyle w:val="CommentText"/>
        <w:bidi/>
        <w:rPr>
          <w:rtl/>
        </w:rPr>
      </w:pPr>
    </w:p>
    <w:p w14:paraId="486D0061" w14:textId="0FA6716A" w:rsidR="001F63C8" w:rsidRDefault="001F63C8" w:rsidP="00916194">
      <w:pPr>
        <w:pStyle w:val="CommentText"/>
        <w:bidi/>
        <w:rPr>
          <w:rtl/>
        </w:rPr>
      </w:pPr>
      <w:r>
        <w:rPr>
          <w:rFonts w:hint="cs"/>
          <w:rtl/>
        </w:rPr>
        <w:t xml:space="preserve"> ניסוח, אתה מביא פה דוגמא לתרופות למערכת העצבים, עלייך לפתוח את </w:t>
      </w:r>
      <w:proofErr w:type="spellStart"/>
      <w:r>
        <w:rPr>
          <w:rFonts w:hint="cs"/>
          <w:rtl/>
        </w:rPr>
        <w:t>הפיסקה</w:t>
      </w:r>
      <w:proofErr w:type="spellEnd"/>
      <w:r>
        <w:rPr>
          <w:rFonts w:hint="cs"/>
          <w:rtl/>
        </w:rPr>
        <w:t xml:space="preserve">  בהסבר כללי ולאחר מכאן לתת את הדוגמא של </w:t>
      </w:r>
      <w:r>
        <w:t>area of Central Nervous Systems</w:t>
      </w:r>
      <w:r>
        <w:rPr>
          <w:rFonts w:hint="cs"/>
          <w:rtl/>
        </w:rPr>
        <w:t xml:space="preserve">. כלומר לרשום שבסביבות 90% מהתרופות לא עוברות את </w:t>
      </w:r>
      <w:r>
        <w:t>pass preclinical tests</w:t>
      </w:r>
    </w:p>
    <w:p w14:paraId="6F1734EA" w14:textId="02B10CB7" w:rsidR="001F63C8" w:rsidRDefault="001F63C8" w:rsidP="00916194">
      <w:pPr>
        <w:pStyle w:val="CommentText"/>
        <w:bidi/>
        <w:rPr>
          <w:rtl/>
        </w:rPr>
      </w:pPr>
      <w:r>
        <w:rPr>
          <w:rFonts w:hint="cs"/>
          <w:rtl/>
        </w:rPr>
        <w:t xml:space="preserve"> ולדוגמא תחום מערכת העצבים ................</w:t>
      </w:r>
    </w:p>
  </w:comment>
  <w:comment w:id="130" w:author="Abraham Yosipof" w:date="2017-06-06T09:17:00Z" w:initials="AY">
    <w:p w14:paraId="36C70AC1" w14:textId="333DF78B" w:rsidR="001F63C8" w:rsidRDefault="001F63C8" w:rsidP="00916194">
      <w:pPr>
        <w:pStyle w:val="CommentText"/>
        <w:bidi/>
        <w:rPr>
          <w:rtl/>
        </w:rPr>
      </w:pPr>
      <w:r>
        <w:rPr>
          <w:rStyle w:val="CommentReference"/>
        </w:rPr>
        <w:annotationRef/>
      </w:r>
      <w:r>
        <w:rPr>
          <w:rFonts w:hint="cs"/>
          <w:rtl/>
        </w:rPr>
        <w:t xml:space="preserve">מה זה ציר </w:t>
      </w:r>
      <w:r>
        <w:rPr>
          <w:rFonts w:hint="cs"/>
        </w:rPr>
        <w:t>X</w:t>
      </w:r>
    </w:p>
  </w:comment>
  <w:comment w:id="136" w:author="Abraham Yosipof" w:date="2017-06-06T09:18:00Z" w:initials="AY">
    <w:p w14:paraId="00EDA4D7" w14:textId="72560BA9" w:rsidR="001F63C8" w:rsidRDefault="001F63C8">
      <w:pPr>
        <w:pStyle w:val="CommentText"/>
      </w:pPr>
      <w:r>
        <w:rPr>
          <w:rStyle w:val="CommentReference"/>
        </w:rPr>
        <w:annotationRef/>
      </w:r>
      <w:r>
        <w:rPr>
          <w:rFonts w:hint="cs"/>
          <w:rtl/>
        </w:rPr>
        <w:t>יפה להרחיב</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0DFE5B" w15:done="0"/>
  <w15:commentEx w15:paraId="6F1734EA" w15:done="0"/>
  <w15:commentEx w15:paraId="36C70AC1" w15:done="0"/>
  <w15:commentEx w15:paraId="00EDA4D7"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C746FD" w14:textId="77777777" w:rsidR="0033475F" w:rsidRDefault="0033475F" w:rsidP="00F5168A">
      <w:r>
        <w:separator/>
      </w:r>
    </w:p>
  </w:endnote>
  <w:endnote w:type="continuationSeparator" w:id="0">
    <w:p w14:paraId="60EC3F2D" w14:textId="77777777" w:rsidR="0033475F" w:rsidRDefault="0033475F"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auto"/>
    <w:pitch w:val="variable"/>
    <w:sig w:usb0="E0000287" w:usb1="40000013"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PMingLiU">
    <w:panose1 w:val="02020500000000000000"/>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2113230"/>
      <w:docPartObj>
        <w:docPartGallery w:val="Page Numbers (Bottom of Page)"/>
        <w:docPartUnique/>
      </w:docPartObj>
    </w:sdtPr>
    <w:sdtContent>
      <w:p w14:paraId="6C6891E7" w14:textId="7FA0CB3D" w:rsidR="001F63C8" w:rsidRDefault="001F63C8">
        <w:pPr>
          <w:pStyle w:val="Footer"/>
          <w:rPr>
            <w:rtl/>
            <w:cs/>
          </w:rPr>
        </w:pPr>
        <w:r>
          <w:fldChar w:fldCharType="begin"/>
        </w:r>
        <w:r>
          <w:instrText>PAGE   \* MERGEFORMAT</w:instrText>
        </w:r>
        <w:r>
          <w:fldChar w:fldCharType="separate"/>
        </w:r>
        <w:r w:rsidR="00C91D56" w:rsidRPr="00C91D56">
          <w:rPr>
            <w:rFonts w:cs="Times New Roman"/>
            <w:noProof/>
            <w:lang w:val="he-IL"/>
          </w:rPr>
          <w:t>16</w:t>
        </w:r>
        <w:r>
          <w:rPr>
            <w:rFonts w:cs="Times New Roman"/>
            <w:noProof/>
            <w:lang w:val="he-IL"/>
          </w:rPr>
          <w:fldChar w:fldCharType="end"/>
        </w:r>
      </w:p>
    </w:sdtContent>
  </w:sdt>
  <w:p w14:paraId="02B24E59" w14:textId="77777777" w:rsidR="001F63C8" w:rsidRDefault="001F63C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DE80AB" w14:textId="77777777" w:rsidR="0033475F" w:rsidRDefault="0033475F" w:rsidP="00F5168A">
      <w:r>
        <w:separator/>
      </w:r>
    </w:p>
  </w:footnote>
  <w:footnote w:type="continuationSeparator" w:id="0">
    <w:p w14:paraId="29847F50" w14:textId="77777777" w:rsidR="0033475F" w:rsidRDefault="0033475F" w:rsidP="00F5168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580C0" w14:textId="7673B297" w:rsidR="001F63C8" w:rsidRPr="00A90C14" w:rsidRDefault="001F63C8" w:rsidP="00E27B2A">
    <w:pPr>
      <w:pStyle w:val="Header"/>
      <w:bidi/>
    </w:pPr>
    <w:r w:rsidRPr="00A90C14">
      <w:rPr>
        <w:noProof/>
        <w:rtl/>
      </w:rPr>
      <w:drawing>
        <wp:anchor distT="0" distB="0" distL="114300" distR="114300" simplePos="0" relativeHeight="251661312" behindDoc="0" locked="0" layoutInCell="1" allowOverlap="1" wp14:anchorId="393068D9" wp14:editId="11332420">
          <wp:simplePos x="0" y="0"/>
          <wp:positionH relativeFrom="column">
            <wp:posOffset>917575</wp:posOffset>
          </wp:positionH>
          <wp:positionV relativeFrom="paragraph">
            <wp:posOffset>-224553</wp:posOffset>
          </wp:positionV>
          <wp:extent cx="3439160" cy="446405"/>
          <wp:effectExtent l="0" t="0" r="889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w:t>
    </w:r>
    <w:r w:rsidRPr="00A90C14">
      <w:t xml:space="preserve"> </w:t>
    </w:r>
    <w:r>
      <w:t>Alon</w:t>
    </w:r>
  </w:p>
  <w:p w14:paraId="38692A3B" w14:textId="77777777" w:rsidR="001F63C8" w:rsidRDefault="001F63C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41F442" w14:textId="1C194723" w:rsidR="001F63C8" w:rsidRPr="00A90C14" w:rsidRDefault="001F63C8"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1F63C8" w:rsidRDefault="001F63C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12">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15">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16">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B68213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9">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15"/>
  </w:num>
  <w:num w:numId="4">
    <w:abstractNumId w:val="38"/>
  </w:num>
  <w:num w:numId="5">
    <w:abstractNumId w:val="21"/>
  </w:num>
  <w:num w:numId="6">
    <w:abstractNumId w:val="6"/>
  </w:num>
  <w:num w:numId="7">
    <w:abstractNumId w:val="40"/>
  </w:num>
  <w:num w:numId="8">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5"/>
  </w:num>
  <w:num w:numId="10">
    <w:abstractNumId w:val="0"/>
  </w:num>
  <w:num w:numId="11">
    <w:abstractNumId w:val="8"/>
  </w:num>
  <w:num w:numId="12">
    <w:abstractNumId w:val="14"/>
  </w:num>
  <w:num w:numId="13">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0"/>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24"/>
  </w:num>
  <w:num w:numId="16">
    <w:abstractNumId w:val="20"/>
  </w:num>
  <w:num w:numId="17">
    <w:abstractNumId w:val="18"/>
  </w:num>
  <w:num w:numId="18">
    <w:abstractNumId w:val="36"/>
  </w:num>
  <w:num w:numId="19">
    <w:abstractNumId w:val="30"/>
  </w:num>
  <w:num w:numId="20">
    <w:abstractNumId w:val="32"/>
  </w:num>
  <w:num w:numId="21">
    <w:abstractNumId w:val="25"/>
  </w:num>
  <w:num w:numId="22">
    <w:abstractNumId w:val="1"/>
  </w:num>
  <w:num w:numId="23">
    <w:abstractNumId w:val="22"/>
  </w:num>
  <w:num w:numId="24">
    <w:abstractNumId w:val="37"/>
  </w:num>
  <w:num w:numId="25">
    <w:abstractNumId w:val="4"/>
  </w:num>
  <w:num w:numId="26">
    <w:abstractNumId w:val="34"/>
  </w:num>
  <w:num w:numId="27">
    <w:abstractNumId w:val="28"/>
  </w:num>
  <w:num w:numId="28">
    <w:abstractNumId w:val="9"/>
  </w:num>
  <w:num w:numId="29">
    <w:abstractNumId w:val="26"/>
  </w:num>
  <w:num w:numId="30">
    <w:abstractNumId w:val="29"/>
  </w:num>
  <w:num w:numId="31">
    <w:abstractNumId w:val="3"/>
  </w:num>
  <w:num w:numId="32">
    <w:abstractNumId w:val="31"/>
  </w:num>
  <w:num w:numId="33">
    <w:abstractNumId w:val="23"/>
  </w:num>
  <w:num w:numId="34">
    <w:abstractNumId w:val="16"/>
  </w:num>
  <w:num w:numId="35">
    <w:abstractNumId w:val="7"/>
  </w:num>
  <w:num w:numId="36">
    <w:abstractNumId w:val="33"/>
  </w:num>
  <w:num w:numId="37">
    <w:abstractNumId w:val="12"/>
  </w:num>
  <w:num w:numId="38">
    <w:abstractNumId w:val="11"/>
  </w:num>
  <w:num w:numId="39">
    <w:abstractNumId w:val="17"/>
  </w:num>
  <w:num w:numId="40">
    <w:abstractNumId w:val="19"/>
  </w:num>
  <w:num w:numId="41">
    <w:abstractNumId w:val="39"/>
  </w:num>
  <w:num w:numId="42">
    <w:abstractNumId w:val="35"/>
  </w:num>
  <w:num w:numId="43">
    <w:abstractNumId w:val="13"/>
  </w:num>
  <w:num w:numId="44">
    <w:abstractNumId w:val="2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raham Yosipof">
    <w15:presenceInfo w15:providerId="None" w15:userId="Abraham Yosipof"/>
  </w15:person>
  <w15:person w15:author="Shy Alon">
    <w15:presenceInfo w15:providerId="None" w15:userId="Shy Al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6323"/>
    <w:rsid w:val="00016383"/>
    <w:rsid w:val="00020BA2"/>
    <w:rsid w:val="0002259B"/>
    <w:rsid w:val="00023D53"/>
    <w:rsid w:val="00031AF1"/>
    <w:rsid w:val="00031B18"/>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30DF"/>
    <w:rsid w:val="000856D0"/>
    <w:rsid w:val="00086B96"/>
    <w:rsid w:val="000903BA"/>
    <w:rsid w:val="0009123C"/>
    <w:rsid w:val="00093DD5"/>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A8F"/>
    <w:rsid w:val="00105B32"/>
    <w:rsid w:val="00107CD4"/>
    <w:rsid w:val="001145ED"/>
    <w:rsid w:val="0011773D"/>
    <w:rsid w:val="00117CB5"/>
    <w:rsid w:val="00117E8F"/>
    <w:rsid w:val="001204AB"/>
    <w:rsid w:val="001215D3"/>
    <w:rsid w:val="00124DA0"/>
    <w:rsid w:val="00124F55"/>
    <w:rsid w:val="00126772"/>
    <w:rsid w:val="00130419"/>
    <w:rsid w:val="00134A43"/>
    <w:rsid w:val="00134F74"/>
    <w:rsid w:val="001412A4"/>
    <w:rsid w:val="001510A0"/>
    <w:rsid w:val="00151222"/>
    <w:rsid w:val="00151403"/>
    <w:rsid w:val="00152594"/>
    <w:rsid w:val="001537C8"/>
    <w:rsid w:val="00160EBC"/>
    <w:rsid w:val="00161134"/>
    <w:rsid w:val="00163D51"/>
    <w:rsid w:val="001647B7"/>
    <w:rsid w:val="0016482A"/>
    <w:rsid w:val="001648D8"/>
    <w:rsid w:val="00165450"/>
    <w:rsid w:val="00165CF4"/>
    <w:rsid w:val="00167BA4"/>
    <w:rsid w:val="001749D7"/>
    <w:rsid w:val="00175E29"/>
    <w:rsid w:val="00176EED"/>
    <w:rsid w:val="00184F66"/>
    <w:rsid w:val="00185BBB"/>
    <w:rsid w:val="00185D79"/>
    <w:rsid w:val="001935C3"/>
    <w:rsid w:val="00197676"/>
    <w:rsid w:val="00197C16"/>
    <w:rsid w:val="001A0446"/>
    <w:rsid w:val="001A0CDB"/>
    <w:rsid w:val="001A14EF"/>
    <w:rsid w:val="001B158D"/>
    <w:rsid w:val="001B539D"/>
    <w:rsid w:val="001B5502"/>
    <w:rsid w:val="001B6659"/>
    <w:rsid w:val="001B6BD6"/>
    <w:rsid w:val="001B7A05"/>
    <w:rsid w:val="001C0A8A"/>
    <w:rsid w:val="001C66D8"/>
    <w:rsid w:val="001D5436"/>
    <w:rsid w:val="001D635C"/>
    <w:rsid w:val="001D74BA"/>
    <w:rsid w:val="001D7AB8"/>
    <w:rsid w:val="001E252E"/>
    <w:rsid w:val="001E5FAF"/>
    <w:rsid w:val="001E7485"/>
    <w:rsid w:val="001E7767"/>
    <w:rsid w:val="001F192B"/>
    <w:rsid w:val="001F2D13"/>
    <w:rsid w:val="001F5593"/>
    <w:rsid w:val="001F5626"/>
    <w:rsid w:val="001F5C66"/>
    <w:rsid w:val="001F63C8"/>
    <w:rsid w:val="001F64CF"/>
    <w:rsid w:val="00203C6B"/>
    <w:rsid w:val="0020765A"/>
    <w:rsid w:val="002140F8"/>
    <w:rsid w:val="0021734A"/>
    <w:rsid w:val="00223083"/>
    <w:rsid w:val="00224604"/>
    <w:rsid w:val="00230DA2"/>
    <w:rsid w:val="0023195C"/>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31A6"/>
    <w:rsid w:val="00273FE5"/>
    <w:rsid w:val="00276384"/>
    <w:rsid w:val="00280972"/>
    <w:rsid w:val="00281E88"/>
    <w:rsid w:val="00284CBA"/>
    <w:rsid w:val="00293A26"/>
    <w:rsid w:val="0029672C"/>
    <w:rsid w:val="0029679F"/>
    <w:rsid w:val="002A0552"/>
    <w:rsid w:val="002A0C9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4916"/>
    <w:rsid w:val="003D707F"/>
    <w:rsid w:val="003D7A4C"/>
    <w:rsid w:val="003E36DA"/>
    <w:rsid w:val="003E5C0E"/>
    <w:rsid w:val="003E6B83"/>
    <w:rsid w:val="003F2DE9"/>
    <w:rsid w:val="003F7936"/>
    <w:rsid w:val="00406795"/>
    <w:rsid w:val="00407913"/>
    <w:rsid w:val="0041186D"/>
    <w:rsid w:val="00411A30"/>
    <w:rsid w:val="00414D1B"/>
    <w:rsid w:val="00417293"/>
    <w:rsid w:val="00422009"/>
    <w:rsid w:val="00427F34"/>
    <w:rsid w:val="00431B07"/>
    <w:rsid w:val="00431DE6"/>
    <w:rsid w:val="00434464"/>
    <w:rsid w:val="00440FB8"/>
    <w:rsid w:val="00445F59"/>
    <w:rsid w:val="004652BF"/>
    <w:rsid w:val="004661BB"/>
    <w:rsid w:val="00466403"/>
    <w:rsid w:val="0046772B"/>
    <w:rsid w:val="00474438"/>
    <w:rsid w:val="00477E0C"/>
    <w:rsid w:val="00480830"/>
    <w:rsid w:val="0048215E"/>
    <w:rsid w:val="0048660F"/>
    <w:rsid w:val="004866F5"/>
    <w:rsid w:val="00486DF9"/>
    <w:rsid w:val="0048744F"/>
    <w:rsid w:val="00490492"/>
    <w:rsid w:val="0049095E"/>
    <w:rsid w:val="00492245"/>
    <w:rsid w:val="0049525F"/>
    <w:rsid w:val="004A1EA9"/>
    <w:rsid w:val="004A2417"/>
    <w:rsid w:val="004A3772"/>
    <w:rsid w:val="004B0FDB"/>
    <w:rsid w:val="004B19A3"/>
    <w:rsid w:val="004B43E0"/>
    <w:rsid w:val="004B6004"/>
    <w:rsid w:val="004C10FD"/>
    <w:rsid w:val="004C3556"/>
    <w:rsid w:val="004C6F6F"/>
    <w:rsid w:val="004D0501"/>
    <w:rsid w:val="004D1D4C"/>
    <w:rsid w:val="004D26AF"/>
    <w:rsid w:val="004D2F71"/>
    <w:rsid w:val="004D3BAD"/>
    <w:rsid w:val="004D7EBC"/>
    <w:rsid w:val="004E339D"/>
    <w:rsid w:val="004E36CB"/>
    <w:rsid w:val="004E62A7"/>
    <w:rsid w:val="004E7A26"/>
    <w:rsid w:val="004F2E94"/>
    <w:rsid w:val="004F3365"/>
    <w:rsid w:val="004F5000"/>
    <w:rsid w:val="00503250"/>
    <w:rsid w:val="00503FDE"/>
    <w:rsid w:val="005047E3"/>
    <w:rsid w:val="005078D6"/>
    <w:rsid w:val="0051273B"/>
    <w:rsid w:val="00512A4F"/>
    <w:rsid w:val="00513344"/>
    <w:rsid w:val="0051625D"/>
    <w:rsid w:val="00516CBF"/>
    <w:rsid w:val="00532EE6"/>
    <w:rsid w:val="00535843"/>
    <w:rsid w:val="00540016"/>
    <w:rsid w:val="00540345"/>
    <w:rsid w:val="00541988"/>
    <w:rsid w:val="005442E2"/>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69E"/>
    <w:rsid w:val="00580B6E"/>
    <w:rsid w:val="00583AFA"/>
    <w:rsid w:val="0058509D"/>
    <w:rsid w:val="00585461"/>
    <w:rsid w:val="005905DE"/>
    <w:rsid w:val="00592721"/>
    <w:rsid w:val="0059554B"/>
    <w:rsid w:val="00595781"/>
    <w:rsid w:val="005A1CB7"/>
    <w:rsid w:val="005A48B1"/>
    <w:rsid w:val="005A6118"/>
    <w:rsid w:val="005A7E23"/>
    <w:rsid w:val="005B1C21"/>
    <w:rsid w:val="005D2CA6"/>
    <w:rsid w:val="005D66B0"/>
    <w:rsid w:val="005D7B47"/>
    <w:rsid w:val="005F0382"/>
    <w:rsid w:val="005F0CD2"/>
    <w:rsid w:val="005F3D5A"/>
    <w:rsid w:val="005F7E88"/>
    <w:rsid w:val="006016DF"/>
    <w:rsid w:val="00602B15"/>
    <w:rsid w:val="00606C50"/>
    <w:rsid w:val="00607D67"/>
    <w:rsid w:val="0061024D"/>
    <w:rsid w:val="00611091"/>
    <w:rsid w:val="00611CB9"/>
    <w:rsid w:val="00615B13"/>
    <w:rsid w:val="00616B44"/>
    <w:rsid w:val="00623FEC"/>
    <w:rsid w:val="00627EF0"/>
    <w:rsid w:val="00630153"/>
    <w:rsid w:val="00631484"/>
    <w:rsid w:val="00632679"/>
    <w:rsid w:val="00633D10"/>
    <w:rsid w:val="00634862"/>
    <w:rsid w:val="0063597C"/>
    <w:rsid w:val="00636A26"/>
    <w:rsid w:val="00637DA5"/>
    <w:rsid w:val="00642888"/>
    <w:rsid w:val="00650532"/>
    <w:rsid w:val="00655EBA"/>
    <w:rsid w:val="00656C3E"/>
    <w:rsid w:val="00663BA5"/>
    <w:rsid w:val="00667AF0"/>
    <w:rsid w:val="00675F80"/>
    <w:rsid w:val="006762D5"/>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6A3"/>
    <w:rsid w:val="006F0700"/>
    <w:rsid w:val="006F3D4D"/>
    <w:rsid w:val="006F5120"/>
    <w:rsid w:val="006F66C7"/>
    <w:rsid w:val="00703955"/>
    <w:rsid w:val="00704509"/>
    <w:rsid w:val="007050FE"/>
    <w:rsid w:val="0070512C"/>
    <w:rsid w:val="007073BD"/>
    <w:rsid w:val="00710E12"/>
    <w:rsid w:val="00711435"/>
    <w:rsid w:val="00711853"/>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4B55"/>
    <w:rsid w:val="00786461"/>
    <w:rsid w:val="007903AD"/>
    <w:rsid w:val="00790947"/>
    <w:rsid w:val="007910A5"/>
    <w:rsid w:val="00791506"/>
    <w:rsid w:val="00791CDC"/>
    <w:rsid w:val="00792538"/>
    <w:rsid w:val="007A22DB"/>
    <w:rsid w:val="007A2901"/>
    <w:rsid w:val="007A2B64"/>
    <w:rsid w:val="007A500F"/>
    <w:rsid w:val="007B07F6"/>
    <w:rsid w:val="007B0F20"/>
    <w:rsid w:val="007B296B"/>
    <w:rsid w:val="007B375F"/>
    <w:rsid w:val="007B5509"/>
    <w:rsid w:val="007C1969"/>
    <w:rsid w:val="007C37C6"/>
    <w:rsid w:val="007C39B9"/>
    <w:rsid w:val="007C7C65"/>
    <w:rsid w:val="007D068E"/>
    <w:rsid w:val="007D0DEC"/>
    <w:rsid w:val="007D27C1"/>
    <w:rsid w:val="007D3EC5"/>
    <w:rsid w:val="007D434E"/>
    <w:rsid w:val="007E1DAE"/>
    <w:rsid w:val="007E40C3"/>
    <w:rsid w:val="007E4EE1"/>
    <w:rsid w:val="007E7D2C"/>
    <w:rsid w:val="007F44AB"/>
    <w:rsid w:val="0080054E"/>
    <w:rsid w:val="00802AFE"/>
    <w:rsid w:val="00802D29"/>
    <w:rsid w:val="00802FE6"/>
    <w:rsid w:val="0081006F"/>
    <w:rsid w:val="008119E0"/>
    <w:rsid w:val="008170D4"/>
    <w:rsid w:val="008260EB"/>
    <w:rsid w:val="0082699C"/>
    <w:rsid w:val="00826B66"/>
    <w:rsid w:val="00827C24"/>
    <w:rsid w:val="00837B47"/>
    <w:rsid w:val="008421D9"/>
    <w:rsid w:val="00846B10"/>
    <w:rsid w:val="00847729"/>
    <w:rsid w:val="00851A08"/>
    <w:rsid w:val="00851E76"/>
    <w:rsid w:val="008536D9"/>
    <w:rsid w:val="00855422"/>
    <w:rsid w:val="0085633B"/>
    <w:rsid w:val="00856EC7"/>
    <w:rsid w:val="00861A77"/>
    <w:rsid w:val="008664E6"/>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5CAB"/>
    <w:rsid w:val="008F7007"/>
    <w:rsid w:val="009038F0"/>
    <w:rsid w:val="00906680"/>
    <w:rsid w:val="00906D0F"/>
    <w:rsid w:val="00910737"/>
    <w:rsid w:val="009120B4"/>
    <w:rsid w:val="00912597"/>
    <w:rsid w:val="00912EDB"/>
    <w:rsid w:val="00916080"/>
    <w:rsid w:val="00916194"/>
    <w:rsid w:val="00916802"/>
    <w:rsid w:val="00917992"/>
    <w:rsid w:val="00921C81"/>
    <w:rsid w:val="00925B27"/>
    <w:rsid w:val="00927183"/>
    <w:rsid w:val="00927729"/>
    <w:rsid w:val="0093011B"/>
    <w:rsid w:val="00930317"/>
    <w:rsid w:val="0093169B"/>
    <w:rsid w:val="0093249C"/>
    <w:rsid w:val="009324C3"/>
    <w:rsid w:val="00932E5B"/>
    <w:rsid w:val="00934F66"/>
    <w:rsid w:val="00936097"/>
    <w:rsid w:val="00942C46"/>
    <w:rsid w:val="00944111"/>
    <w:rsid w:val="00946890"/>
    <w:rsid w:val="00947E69"/>
    <w:rsid w:val="0095113F"/>
    <w:rsid w:val="009516D9"/>
    <w:rsid w:val="0095192B"/>
    <w:rsid w:val="00966403"/>
    <w:rsid w:val="009671E1"/>
    <w:rsid w:val="009701BE"/>
    <w:rsid w:val="00972723"/>
    <w:rsid w:val="009728A1"/>
    <w:rsid w:val="00976468"/>
    <w:rsid w:val="009765B9"/>
    <w:rsid w:val="00977720"/>
    <w:rsid w:val="00977C86"/>
    <w:rsid w:val="0098070D"/>
    <w:rsid w:val="00982331"/>
    <w:rsid w:val="009836A6"/>
    <w:rsid w:val="00983F95"/>
    <w:rsid w:val="00993FD6"/>
    <w:rsid w:val="00994722"/>
    <w:rsid w:val="009968A1"/>
    <w:rsid w:val="00996E79"/>
    <w:rsid w:val="00996EF5"/>
    <w:rsid w:val="00996FDB"/>
    <w:rsid w:val="009A1980"/>
    <w:rsid w:val="009A312C"/>
    <w:rsid w:val="009A58F7"/>
    <w:rsid w:val="009A7825"/>
    <w:rsid w:val="009B0DC2"/>
    <w:rsid w:val="009B1370"/>
    <w:rsid w:val="009B1B1A"/>
    <w:rsid w:val="009B31B6"/>
    <w:rsid w:val="009B45ED"/>
    <w:rsid w:val="009B46C6"/>
    <w:rsid w:val="009B4DF2"/>
    <w:rsid w:val="009B527E"/>
    <w:rsid w:val="009B7AB5"/>
    <w:rsid w:val="009C5EAE"/>
    <w:rsid w:val="009C635B"/>
    <w:rsid w:val="009C7C05"/>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90C2D"/>
    <w:rsid w:val="00A9341C"/>
    <w:rsid w:val="00A968DA"/>
    <w:rsid w:val="00A9699E"/>
    <w:rsid w:val="00AA2BE1"/>
    <w:rsid w:val="00AA3807"/>
    <w:rsid w:val="00AA74A5"/>
    <w:rsid w:val="00AB2501"/>
    <w:rsid w:val="00AB5702"/>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BC0"/>
    <w:rsid w:val="00B03904"/>
    <w:rsid w:val="00B0396D"/>
    <w:rsid w:val="00B10D28"/>
    <w:rsid w:val="00B12B54"/>
    <w:rsid w:val="00B169B4"/>
    <w:rsid w:val="00B20220"/>
    <w:rsid w:val="00B20363"/>
    <w:rsid w:val="00B25EE5"/>
    <w:rsid w:val="00B266C3"/>
    <w:rsid w:val="00B27E51"/>
    <w:rsid w:val="00B32590"/>
    <w:rsid w:val="00B34313"/>
    <w:rsid w:val="00B377AC"/>
    <w:rsid w:val="00B44E6E"/>
    <w:rsid w:val="00B46648"/>
    <w:rsid w:val="00B502C1"/>
    <w:rsid w:val="00B536D4"/>
    <w:rsid w:val="00B57957"/>
    <w:rsid w:val="00B67C11"/>
    <w:rsid w:val="00B70098"/>
    <w:rsid w:val="00B74380"/>
    <w:rsid w:val="00B77246"/>
    <w:rsid w:val="00B77F63"/>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D252A"/>
    <w:rsid w:val="00BD4DF9"/>
    <w:rsid w:val="00BD5502"/>
    <w:rsid w:val="00BD55DD"/>
    <w:rsid w:val="00BE0068"/>
    <w:rsid w:val="00BE426D"/>
    <w:rsid w:val="00BE630A"/>
    <w:rsid w:val="00BE7DE3"/>
    <w:rsid w:val="00BF432B"/>
    <w:rsid w:val="00BF4866"/>
    <w:rsid w:val="00BF528F"/>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5063A"/>
    <w:rsid w:val="00C52EA8"/>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881"/>
    <w:rsid w:val="00C87986"/>
    <w:rsid w:val="00C87E79"/>
    <w:rsid w:val="00C91D56"/>
    <w:rsid w:val="00C92700"/>
    <w:rsid w:val="00C9499A"/>
    <w:rsid w:val="00C94D5C"/>
    <w:rsid w:val="00C95CA6"/>
    <w:rsid w:val="00CA246F"/>
    <w:rsid w:val="00CA4A3F"/>
    <w:rsid w:val="00CA65BC"/>
    <w:rsid w:val="00CA68AD"/>
    <w:rsid w:val="00CB2899"/>
    <w:rsid w:val="00CB578F"/>
    <w:rsid w:val="00CB6E20"/>
    <w:rsid w:val="00CC590B"/>
    <w:rsid w:val="00CD2571"/>
    <w:rsid w:val="00CD4284"/>
    <w:rsid w:val="00CD5CD9"/>
    <w:rsid w:val="00CD5EDF"/>
    <w:rsid w:val="00CE38F9"/>
    <w:rsid w:val="00CE411F"/>
    <w:rsid w:val="00CE6687"/>
    <w:rsid w:val="00CF006F"/>
    <w:rsid w:val="00CF03CA"/>
    <w:rsid w:val="00CF4AF6"/>
    <w:rsid w:val="00CF4C1C"/>
    <w:rsid w:val="00CF60BE"/>
    <w:rsid w:val="00CF652C"/>
    <w:rsid w:val="00CF7F64"/>
    <w:rsid w:val="00D02BFE"/>
    <w:rsid w:val="00D03F5F"/>
    <w:rsid w:val="00D1228F"/>
    <w:rsid w:val="00D12A29"/>
    <w:rsid w:val="00D140B5"/>
    <w:rsid w:val="00D1539A"/>
    <w:rsid w:val="00D16EE5"/>
    <w:rsid w:val="00D224A3"/>
    <w:rsid w:val="00D27A94"/>
    <w:rsid w:val="00D329A0"/>
    <w:rsid w:val="00D34362"/>
    <w:rsid w:val="00D36C2A"/>
    <w:rsid w:val="00D41733"/>
    <w:rsid w:val="00D51A51"/>
    <w:rsid w:val="00D52468"/>
    <w:rsid w:val="00D53688"/>
    <w:rsid w:val="00D53F7C"/>
    <w:rsid w:val="00D57C27"/>
    <w:rsid w:val="00D57FA4"/>
    <w:rsid w:val="00D607ED"/>
    <w:rsid w:val="00D6770B"/>
    <w:rsid w:val="00D70C3B"/>
    <w:rsid w:val="00D74E29"/>
    <w:rsid w:val="00D758E6"/>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71C9"/>
    <w:rsid w:val="00E27B2A"/>
    <w:rsid w:val="00E30E99"/>
    <w:rsid w:val="00E31566"/>
    <w:rsid w:val="00E335E1"/>
    <w:rsid w:val="00E35BD0"/>
    <w:rsid w:val="00E369F0"/>
    <w:rsid w:val="00E4691D"/>
    <w:rsid w:val="00E47525"/>
    <w:rsid w:val="00E502DF"/>
    <w:rsid w:val="00E561CD"/>
    <w:rsid w:val="00E644EC"/>
    <w:rsid w:val="00E67777"/>
    <w:rsid w:val="00E75799"/>
    <w:rsid w:val="00E815D8"/>
    <w:rsid w:val="00E8240D"/>
    <w:rsid w:val="00E84092"/>
    <w:rsid w:val="00E84579"/>
    <w:rsid w:val="00E945DD"/>
    <w:rsid w:val="00E95FB7"/>
    <w:rsid w:val="00EA0D58"/>
    <w:rsid w:val="00EA32EF"/>
    <w:rsid w:val="00EA59C3"/>
    <w:rsid w:val="00EA746D"/>
    <w:rsid w:val="00EB28AB"/>
    <w:rsid w:val="00EC0CE8"/>
    <w:rsid w:val="00EC1A72"/>
    <w:rsid w:val="00EC4278"/>
    <w:rsid w:val="00EC4D3D"/>
    <w:rsid w:val="00ED0DC9"/>
    <w:rsid w:val="00ED304D"/>
    <w:rsid w:val="00EE2860"/>
    <w:rsid w:val="00EE4A07"/>
    <w:rsid w:val="00EF3FFB"/>
    <w:rsid w:val="00EF5043"/>
    <w:rsid w:val="00EF619D"/>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6377"/>
    <w:rsid w:val="00F371B6"/>
    <w:rsid w:val="00F41611"/>
    <w:rsid w:val="00F41AA1"/>
    <w:rsid w:val="00F44432"/>
    <w:rsid w:val="00F5168A"/>
    <w:rsid w:val="00F53160"/>
    <w:rsid w:val="00F6139E"/>
    <w:rsid w:val="00F62C8F"/>
    <w:rsid w:val="00F6368B"/>
    <w:rsid w:val="00F71172"/>
    <w:rsid w:val="00F733D3"/>
    <w:rsid w:val="00F74C05"/>
    <w:rsid w:val="00F770F7"/>
    <w:rsid w:val="00F80391"/>
    <w:rsid w:val="00F809DB"/>
    <w:rsid w:val="00F81C63"/>
    <w:rsid w:val="00F917AD"/>
    <w:rsid w:val="00FA0F31"/>
    <w:rsid w:val="00FA237B"/>
    <w:rsid w:val="00FA6BE2"/>
    <w:rsid w:val="00FB01EF"/>
    <w:rsid w:val="00FB211D"/>
    <w:rsid w:val="00FB3DD6"/>
    <w:rsid w:val="00FB4FF5"/>
    <w:rsid w:val="00FB55F0"/>
    <w:rsid w:val="00FB5FFC"/>
    <w:rsid w:val="00FB685B"/>
    <w:rsid w:val="00FB688C"/>
    <w:rsid w:val="00FB69D7"/>
    <w:rsid w:val="00FC0133"/>
    <w:rsid w:val="00FC427E"/>
    <w:rsid w:val="00FC6214"/>
    <w:rsid w:val="00FD0935"/>
    <w:rsid w:val="00FD1F80"/>
    <w:rsid w:val="00FD2436"/>
    <w:rsid w:val="00FD64F7"/>
    <w:rsid w:val="00FD6A2B"/>
    <w:rsid w:val="00FE5FA4"/>
    <w:rsid w:val="00FE7470"/>
    <w:rsid w:val="00FE7503"/>
    <w:rsid w:val="00FF0AB5"/>
    <w:rsid w:val="00FF3979"/>
    <w:rsid w:val="00FF6C06"/>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37B47"/>
    <w:pPr>
      <w:spacing w:line="360" w:lineRule="auto"/>
      <w:jc w:val="both"/>
    </w:pPr>
    <w:rPr>
      <w:rFonts w:asciiTheme="majorBidi" w:hAnsiTheme="majorBidi" w:cstheme="majorBidi"/>
      <w:sz w:val="24"/>
      <w:szCs w:val="24"/>
    </w:rPr>
  </w:style>
  <w:style w:type="paragraph" w:styleId="Heading1">
    <w:name w:val="heading 1"/>
    <w:basedOn w:val="H1"/>
    <w:next w:val="Normal"/>
    <w:link w:val="Heading1Char"/>
    <w:uiPriority w:val="9"/>
    <w:qFormat/>
    <w:rsid w:val="009B1370"/>
    <w:pPr>
      <w:outlineLvl w:val="0"/>
    </w:pPr>
  </w:style>
  <w:style w:type="paragraph" w:styleId="Heading2">
    <w:name w:val="heading 2"/>
    <w:basedOn w:val="Normal"/>
    <w:next w:val="Normal"/>
    <w:link w:val="Heading2Char"/>
    <w:uiPriority w:val="9"/>
    <w:unhideWhenUsed/>
    <w:qFormat/>
    <w:rsid w:val="00946890"/>
    <w:pPr>
      <w:ind w:left="360"/>
      <w:outlineLvl w:val="1"/>
    </w:pPr>
    <w:rPr>
      <w:rFonts w:ascii="Times New Roman" w:eastAsia="Calibri" w:hAnsi="Times New Roman" w:cs="Arial"/>
      <w:i/>
      <w:iCs/>
    </w:rPr>
  </w:style>
  <w:style w:type="paragraph" w:styleId="Heading3">
    <w:name w:val="heading 3"/>
    <w:basedOn w:val="Heading2"/>
    <w:next w:val="Normal"/>
    <w:link w:val="Heading3Char"/>
    <w:uiPriority w:val="9"/>
    <w:unhideWhenUsed/>
    <w:qFormat/>
    <w:rsid w:val="00946890"/>
    <w:pPr>
      <w:ind w:firstLine="360"/>
      <w:outlineLvl w:val="2"/>
    </w:pPr>
    <w:rPr>
      <w:i w:val="0"/>
      <w:iCs w:val="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9B1370"/>
    <w:pPr>
      <w:ind w:left="360"/>
    </w:pPr>
    <w:rPr>
      <w:rFonts w:ascii="Times New Roman" w:eastAsia="Calibri" w:hAnsi="Times New Roman" w:cs="Arial"/>
      <w:b/>
      <w:bCs/>
    </w:rPr>
  </w:style>
  <w:style w:type="character" w:customStyle="1" w:styleId="Heading1Char">
    <w:name w:val="Heading 1 Char"/>
    <w:basedOn w:val="DefaultParagraphFont"/>
    <w:link w:val="Heading1"/>
    <w:uiPriority w:val="9"/>
    <w:rsid w:val="009B1370"/>
    <w:rPr>
      <w:rFonts w:ascii="Palatino Linotype" w:hAnsi="Palatino Linotype" w:cs="Times New Roman"/>
      <w:b/>
      <w:bCs/>
      <w:sz w:val="28"/>
      <w:szCs w:val="28"/>
      <w:lang w:val="en-GB" w:eastAsia="de-AT" w:bidi="ar-SA"/>
    </w:rPr>
  </w:style>
  <w:style w:type="paragraph" w:styleId="ListParagraph">
    <w:name w:val="List Paragraph"/>
    <w:basedOn w:val="Normal"/>
    <w:uiPriority w:val="34"/>
    <w:qFormat/>
    <w:rsid w:val="001204AB"/>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946890"/>
    <w:rPr>
      <w:rFonts w:ascii="Times New Roman" w:eastAsia="Calibri" w:hAnsi="Times New Roman" w:cs="Arial"/>
      <w:i/>
      <w:iCs/>
      <w:sz w:val="24"/>
      <w:szCs w:val="24"/>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qFormat/>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qFormat/>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qFormat/>
    <w:rsid w:val="00EC0CE8"/>
    <w:pPr>
      <w:numPr>
        <w:ilvl w:val="2"/>
      </w:numPr>
    </w:pPr>
    <w:rPr>
      <w:b w:val="0"/>
      <w:i/>
      <w:lang w:eastAsia="en-US"/>
    </w:rPr>
  </w:style>
  <w:style w:type="paragraph" w:customStyle="1" w:styleId="H4">
    <w:name w:val="H4"/>
    <w:basedOn w:val="Normal"/>
    <w:next w:val="paragraph"/>
    <w:qFormat/>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qFormat/>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qFormat/>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2B2783"/>
    <w:pPr>
      <w:spacing w:after="0" w:line="240" w:lineRule="auto"/>
    </w:pPr>
    <w:rPr>
      <w:rFonts w:ascii="Times New Roman" w:hAnsi="Times New Roman"/>
      <w:sz w:val="20"/>
    </w:rPr>
  </w:style>
  <w:style w:type="paragraph" w:styleId="TOCHeading">
    <w:name w:val="TOC Heading"/>
    <w:basedOn w:val="Heading1"/>
    <w:next w:val="Normal"/>
    <w:uiPriority w:val="39"/>
    <w:unhideWhenUsed/>
    <w:qFormat/>
    <w:rsid w:val="00CD5CD9"/>
    <w:pPr>
      <w:bidi/>
      <w:spacing w:before="240" w:line="259" w:lineRule="auto"/>
      <w:outlineLvl w:val="9"/>
    </w:pPr>
    <w:rPr>
      <w:b w:val="0"/>
      <w:bCs w:val="0"/>
      <w:color w:val="365F91" w:themeColor="accent1" w:themeShade="BF"/>
      <w:sz w:val="32"/>
      <w:szCs w:val="32"/>
      <w:rtl/>
      <w:cs/>
    </w:rPr>
  </w:style>
  <w:style w:type="paragraph" w:styleId="TOC1">
    <w:name w:val="toc 1"/>
    <w:basedOn w:val="Normal"/>
    <w:next w:val="Normal"/>
    <w:autoRedefine/>
    <w:uiPriority w:val="39"/>
    <w:unhideWhenUsed/>
    <w:rsid w:val="004D1D4C"/>
    <w:pPr>
      <w:tabs>
        <w:tab w:val="right" w:leader="dot" w:pos="8296"/>
      </w:tabs>
      <w:spacing w:before="360" w:after="0"/>
    </w:pPr>
    <w:rPr>
      <w:rFonts w:asciiTheme="majorHAnsi" w:hAnsiTheme="majorHAnsi" w:cs="Times New Roman"/>
      <w:b/>
      <w:bCs/>
      <w:caps/>
    </w:rPr>
  </w:style>
  <w:style w:type="paragraph" w:styleId="TOC2">
    <w:name w:val="toc 2"/>
    <w:basedOn w:val="Normal"/>
    <w:next w:val="Normal"/>
    <w:autoRedefine/>
    <w:uiPriority w:val="39"/>
    <w:unhideWhenUsed/>
    <w:rsid w:val="00CD5CD9"/>
    <w:pPr>
      <w:spacing w:before="240" w:after="0"/>
    </w:pPr>
    <w:rPr>
      <w:rFonts w:cs="Times New Roman"/>
      <w:b/>
      <w:bCs/>
      <w:sz w:val="20"/>
      <w:szCs w:val="20"/>
    </w:rPr>
  </w:style>
  <w:style w:type="paragraph" w:styleId="TOC3">
    <w:name w:val="toc 3"/>
    <w:basedOn w:val="Normal"/>
    <w:next w:val="Normal"/>
    <w:autoRedefine/>
    <w:uiPriority w:val="39"/>
    <w:unhideWhenUsed/>
    <w:rsid w:val="00CD5CD9"/>
    <w:pPr>
      <w:spacing w:after="0"/>
      <w:ind w:left="220"/>
    </w:pPr>
    <w:rPr>
      <w:rFonts w:cs="Times New Roman"/>
      <w:sz w:val="20"/>
      <w:szCs w:val="20"/>
    </w:rPr>
  </w:style>
  <w:style w:type="paragraph" w:styleId="TOC4">
    <w:name w:val="toc 4"/>
    <w:basedOn w:val="Normal"/>
    <w:next w:val="Normal"/>
    <w:autoRedefine/>
    <w:uiPriority w:val="39"/>
    <w:unhideWhenUsed/>
    <w:rsid w:val="00CD5CD9"/>
    <w:pPr>
      <w:spacing w:after="0"/>
      <w:ind w:left="440"/>
    </w:pPr>
    <w:rPr>
      <w:rFonts w:cs="Times New Roman"/>
      <w:sz w:val="20"/>
      <w:szCs w:val="20"/>
    </w:rPr>
  </w:style>
  <w:style w:type="paragraph" w:styleId="TOC5">
    <w:name w:val="toc 5"/>
    <w:basedOn w:val="Normal"/>
    <w:next w:val="Normal"/>
    <w:autoRedefine/>
    <w:uiPriority w:val="39"/>
    <w:unhideWhenUsed/>
    <w:rsid w:val="00CD5CD9"/>
    <w:pPr>
      <w:spacing w:after="0"/>
      <w:ind w:left="660"/>
    </w:pPr>
    <w:rPr>
      <w:rFonts w:cs="Times New Roman"/>
      <w:sz w:val="20"/>
      <w:szCs w:val="20"/>
    </w:rPr>
  </w:style>
  <w:style w:type="paragraph" w:styleId="TOC6">
    <w:name w:val="toc 6"/>
    <w:basedOn w:val="Normal"/>
    <w:next w:val="Normal"/>
    <w:autoRedefine/>
    <w:uiPriority w:val="39"/>
    <w:unhideWhenUsed/>
    <w:rsid w:val="00CD5CD9"/>
    <w:pPr>
      <w:spacing w:after="0"/>
      <w:ind w:left="880"/>
    </w:pPr>
    <w:rPr>
      <w:rFonts w:cs="Times New Roman"/>
      <w:sz w:val="20"/>
      <w:szCs w:val="20"/>
    </w:rPr>
  </w:style>
  <w:style w:type="paragraph" w:styleId="TOC7">
    <w:name w:val="toc 7"/>
    <w:basedOn w:val="Normal"/>
    <w:next w:val="Normal"/>
    <w:autoRedefine/>
    <w:uiPriority w:val="39"/>
    <w:unhideWhenUsed/>
    <w:rsid w:val="00CD5CD9"/>
    <w:pPr>
      <w:spacing w:after="0"/>
      <w:ind w:left="1100"/>
    </w:pPr>
    <w:rPr>
      <w:rFonts w:cs="Times New Roman"/>
      <w:sz w:val="20"/>
      <w:szCs w:val="20"/>
    </w:rPr>
  </w:style>
  <w:style w:type="paragraph" w:styleId="TOC8">
    <w:name w:val="toc 8"/>
    <w:basedOn w:val="Normal"/>
    <w:next w:val="Normal"/>
    <w:autoRedefine/>
    <w:uiPriority w:val="39"/>
    <w:unhideWhenUsed/>
    <w:rsid w:val="00CD5CD9"/>
    <w:pPr>
      <w:spacing w:after="0"/>
      <w:ind w:left="1320"/>
    </w:pPr>
    <w:rPr>
      <w:rFonts w:cs="Times New Roman"/>
      <w:sz w:val="20"/>
      <w:szCs w:val="20"/>
    </w:rPr>
  </w:style>
  <w:style w:type="paragraph" w:styleId="TOC9">
    <w:name w:val="toc 9"/>
    <w:basedOn w:val="Normal"/>
    <w:next w:val="Normal"/>
    <w:autoRedefine/>
    <w:uiPriority w:val="39"/>
    <w:unhideWhenUsed/>
    <w:rsid w:val="00CD5CD9"/>
    <w:pPr>
      <w:spacing w:after="0"/>
      <w:ind w:left="1540"/>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11">
    <w:name w:val="Heading 11"/>
    <w:basedOn w:val="Normal"/>
    <w:next w:val="Normal"/>
    <w:uiPriority w:val="9"/>
    <w:qFormat/>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cstheme="minorBidi"/>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qFormat/>
    <w:rsid w:val="00802AFE"/>
    <w:pPr>
      <w:spacing w:after="160"/>
      <w:ind w:left="720"/>
      <w:contextualSpacing/>
    </w:pPr>
    <w:rPr>
      <w:rFonts w:ascii="Times New Roman" w:hAnsi="Times New Roman" w:cstheme="minorBidi"/>
      <w:szCs w:val="22"/>
    </w:rPr>
  </w:style>
  <w:style w:type="paragraph" w:customStyle="1" w:styleId="CommentSubject1">
    <w:name w:val="Comment Subject1"/>
    <w:basedOn w:val="CommentText"/>
    <w:next w:val="CommentText"/>
    <w:uiPriority w:val="99"/>
    <w:semiHidden/>
    <w:unhideWhenUsed/>
    <w:rsid w:val="00802AFE"/>
    <w:pPr>
      <w:spacing w:after="160"/>
      <w:ind w:left="360"/>
    </w:pPr>
    <w:rPr>
      <w:rFonts w:asciiTheme="minorHAnsi" w:hAnsiTheme="minorHAnsi" w:cstheme="minorBidi"/>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802AFE"/>
    <w:rPr>
      <w:b/>
      <w:bCs/>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qFormat/>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qFormat/>
    <w:rsid w:val="00802AFE"/>
    <w:pPr>
      <w:spacing w:after="0"/>
      <w:jc w:val="center"/>
    </w:pPr>
    <w:rPr>
      <w:rFonts w:ascii="Times New Roman" w:hAnsi="Times New Roman" w:cstheme="minorBidi"/>
      <w:sz w:val="22"/>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sz w:val="22"/>
      <w:szCs w:val="22"/>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after="160" w:line="240" w:lineRule="auto"/>
      <w:ind w:left="360"/>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802AFE"/>
    <w:rPr>
      <w:i/>
      <w:iCs/>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after="160"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spacing w:after="0"/>
    </w:pPr>
  </w:style>
  <w:style w:type="character" w:customStyle="1" w:styleId="Heading3Char">
    <w:name w:val="Heading 3 Char"/>
    <w:basedOn w:val="DefaultParagraphFont"/>
    <w:link w:val="Heading3"/>
    <w:uiPriority w:val="9"/>
    <w:rsid w:val="00946890"/>
    <w:rPr>
      <w:rFonts w:ascii="Times New Roman" w:eastAsia="Calibri" w:hAnsi="Times New Roman" w:cs="Arial"/>
      <w:sz w:val="24"/>
      <w:szCs w:val="24"/>
      <w:u w:val="single"/>
    </w:rPr>
  </w:style>
  <w:style w:type="table" w:styleId="GridTable1Light">
    <w:name w:val="Grid Table 1 Light"/>
    <w:basedOn w:val="TableNormal"/>
    <w:uiPriority w:val="46"/>
    <w:rsid w:val="006C393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3.jpeg"/><Relationship Id="rId21" Type="http://schemas.openxmlformats.org/officeDocument/2006/relationships/image" Target="media/image4.jpeg"/><Relationship Id="rId22" Type="http://schemas.openxmlformats.org/officeDocument/2006/relationships/image" Target="media/image5.jpeg"/><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9" Type="http://schemas.openxmlformats.org/officeDocument/2006/relationships/diagramLayout" Target="diagrams/layout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 Id="rId13" Type="http://schemas.openxmlformats.org/officeDocument/2006/relationships/comments" Target="comments.xml"/><Relationship Id="rId14" Type="http://schemas.microsoft.com/office/2011/relationships/commentsExtended" Target="commentsExtended.xml"/><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chart" Target="charts/chart3.xml"/><Relationship Id="rId18" Type="http://schemas.openxmlformats.org/officeDocument/2006/relationships/image" Target="media/image1.png"/><Relationship Id="rId19" Type="http://schemas.openxmlformats.org/officeDocument/2006/relationships/image" Target="media/image2.png"/><Relationship Id="rId37" Type="http://schemas.openxmlformats.org/officeDocument/2006/relationships/header" Target="header2.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Workbook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shyalon/Dropbox/Avi_and_the_Gang/Shy/Drawings.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shyalon/Dropbox/Avi_and_the_Gang/Shy/Drawing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R&amp;D Expenditure</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Preclinical </c:v>
          </c:tx>
          <c:spPr>
            <a:solidFill>
              <a:schemeClr val="accent1"/>
            </a:solidFill>
            <a:ln>
              <a:noFill/>
            </a:ln>
            <a:effectLst/>
          </c:spPr>
          <c:invertIfNegative val="0"/>
          <c:val>
            <c:numRef>
              <c:f>Sheet1!$A$2:$A$6</c:f>
              <c:numCache>
                <c:formatCode>General</c:formatCode>
                <c:ptCount val="5"/>
                <c:pt idx="0">
                  <c:v>135.0</c:v>
                </c:pt>
                <c:pt idx="1">
                  <c:v>406.0</c:v>
                </c:pt>
                <c:pt idx="2">
                  <c:v>1082.0</c:v>
                </c:pt>
                <c:pt idx="3">
                  <c:v>1759.0</c:v>
                </c:pt>
                <c:pt idx="4">
                  <c:v>2558.0</c:v>
                </c:pt>
              </c:numCache>
            </c:numRef>
          </c:val>
          <c:extLst xmlns:c16r2="http://schemas.microsoft.com/office/drawing/2015/06/chart">
            <c:ext xmlns:c16="http://schemas.microsoft.com/office/drawing/2014/chart" uri="{C3380CC4-5D6E-409C-BE32-E72D297353CC}">
              <c16:uniqueId val="{00000000-6E8A-40F9-89F3-C34600C3DD92}"/>
            </c:ext>
          </c:extLst>
        </c:ser>
        <c:ser>
          <c:idx val="1"/>
          <c:order val="1"/>
          <c:tx>
            <c:v>Clinical </c:v>
          </c:tx>
          <c:spPr>
            <a:solidFill>
              <a:schemeClr val="accent2"/>
            </a:solidFill>
            <a:ln>
              <a:noFill/>
            </a:ln>
            <a:effectLst/>
          </c:spPr>
          <c:invertIfNegative val="0"/>
          <c:val>
            <c:numRef>
              <c:f>Sheet1!$B$2:$B$6</c:f>
              <c:numCache>
                <c:formatCode>General</c:formatCode>
                <c:ptCount val="5"/>
                <c:pt idx="0">
                  <c:v>100.0</c:v>
                </c:pt>
                <c:pt idx="1">
                  <c:v>300.0</c:v>
                </c:pt>
                <c:pt idx="2">
                  <c:v>800.0</c:v>
                </c:pt>
                <c:pt idx="3">
                  <c:v>1300.0</c:v>
                </c:pt>
                <c:pt idx="4">
                  <c:v>1891.0</c:v>
                </c:pt>
              </c:numCache>
            </c:numRef>
          </c:val>
          <c:extLst xmlns:c16r2="http://schemas.microsoft.com/office/drawing/2015/06/chart">
            <c:ext xmlns:c16="http://schemas.microsoft.com/office/drawing/2014/chart" uri="{C3380CC4-5D6E-409C-BE32-E72D297353CC}">
              <c16:uniqueId val="{00000001-6E8A-40F9-89F3-C34600C3DD92}"/>
            </c:ext>
          </c:extLst>
        </c:ser>
        <c:dLbls>
          <c:showLegendKey val="0"/>
          <c:showVal val="0"/>
          <c:showCatName val="0"/>
          <c:showSerName val="0"/>
          <c:showPercent val="0"/>
          <c:showBubbleSize val="0"/>
        </c:dLbls>
        <c:gapWidth val="219"/>
        <c:overlap val="-27"/>
        <c:axId val="266850480"/>
        <c:axId val="266798816"/>
      </c:barChart>
      <c:catAx>
        <c:axId val="26685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798816"/>
        <c:crosses val="autoZero"/>
        <c:auto val="1"/>
        <c:lblAlgn val="ctr"/>
        <c:lblOffset val="100"/>
        <c:noMultiLvlLbl val="0"/>
      </c:catAx>
      <c:valAx>
        <c:axId val="2667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8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1995.0</c:v>
                </c:pt>
                <c:pt idx="1">
                  <c:v>1996.0</c:v>
                </c:pt>
                <c:pt idx="2">
                  <c:v>1997.0</c:v>
                </c:pt>
                <c:pt idx="3">
                  <c:v>1998.0</c:v>
                </c:pt>
                <c:pt idx="4">
                  <c:v>1999.0</c:v>
                </c:pt>
                <c:pt idx="5">
                  <c:v>2000.0</c:v>
                </c:pt>
                <c:pt idx="6">
                  <c:v>2001.0</c:v>
                </c:pt>
                <c:pt idx="7">
                  <c:v>2002.0</c:v>
                </c:pt>
                <c:pt idx="8">
                  <c:v>2003.0</c:v>
                </c:pt>
                <c:pt idx="9">
                  <c:v>2004.0</c:v>
                </c:pt>
                <c:pt idx="10">
                  <c:v>2005.0</c:v>
                </c:pt>
                <c:pt idx="11">
                  <c:v>2006.0</c:v>
                </c:pt>
                <c:pt idx="12">
                  <c:v>2007.0</c:v>
                </c:pt>
                <c:pt idx="13">
                  <c:v>2008.0</c:v>
                </c:pt>
                <c:pt idx="14">
                  <c:v>2009.0</c:v>
                </c:pt>
                <c:pt idx="15">
                  <c:v>2010.0</c:v>
                </c:pt>
                <c:pt idx="16">
                  <c:v>2011.0</c:v>
                </c:pt>
                <c:pt idx="17">
                  <c:v>2012.0</c:v>
                </c:pt>
                <c:pt idx="18">
                  <c:v>2013.0</c:v>
                </c:pt>
                <c:pt idx="19">
                  <c:v>2014.0</c:v>
                </c:pt>
                <c:pt idx="20">
                  <c:v>2015.0</c:v>
                </c:pt>
              </c:numCache>
            </c:numRef>
          </c:cat>
          <c:val>
            <c:numRef>
              <c:f>Sheet2!$B$1:$B$21</c:f>
              <c:numCache>
                <c:formatCode>General</c:formatCode>
                <c:ptCount val="21"/>
                <c:pt idx="0">
                  <c:v>15.2</c:v>
                </c:pt>
                <c:pt idx="5">
                  <c:v>26.0</c:v>
                </c:pt>
                <c:pt idx="10">
                  <c:v>39.9</c:v>
                </c:pt>
                <c:pt idx="15">
                  <c:v>50.7</c:v>
                </c:pt>
                <c:pt idx="20">
                  <c:v>58.8</c:v>
                </c:pt>
              </c:numCache>
            </c:numRef>
          </c:val>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19.4</c:v>
                </c:pt>
                <c:pt idx="2">
                  <c:v>14.6</c:v>
                </c:pt>
                <c:pt idx="3">
                  <c:v>12.4</c:v>
                </c:pt>
                <c:pt idx="4">
                  <c:v>8.6</c:v>
                </c:pt>
                <c:pt idx="5">
                  <c:v>4.6</c:v>
                </c:pt>
                <c:pt idx="6">
                  <c:v>1.6</c:v>
                </c:pt>
                <c:pt idx="7">
                  <c:v>1.1</c:v>
                </c:pt>
              </c:numCache>
            </c:numRef>
          </c:val>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smtClean="0"/>
            <a:t>Clinical Research</a:t>
          </a:r>
          <a:endParaRPr lang="en-US" dirty="0"/>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smtClean="0"/>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smtClean="0"/>
            <a:t>Drug Discovery and Development</a:t>
          </a:r>
          <a:endParaRPr lang="en-US" dirty="0"/>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smtClean="0"/>
            <a:t>10,000 Compounds</a:t>
          </a:r>
          <a:endParaRPr lang="en-US" dirty="0"/>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t>
        <a:bodyPr/>
        <a:lstStyle/>
        <a:p>
          <a:endParaRPr lang="en-US"/>
        </a:p>
      </dgm:t>
    </dgm:pt>
    <dgm:pt modelId="{A963FABD-EC36-744E-B167-9A01500CF0BE}" type="pres">
      <dgm:prSet presAssocID="{FCBFD569-601A-894E-989A-14DF18A59169}" presName="acctTx" presStyleLbl="alignAcc1" presStyleIdx="0" presStyleCnt="2">
        <dgm:presLayoutVars>
          <dgm:bulletEnabled val="1"/>
        </dgm:presLayoutVars>
      </dgm:prSet>
      <dgm:spPr/>
      <dgm:t>
        <a:bodyPr/>
        <a:lstStyle/>
        <a:p>
          <a:endParaRPr lang="en-US"/>
        </a:p>
      </dgm:t>
    </dgm:pt>
    <dgm:pt modelId="{7BF0B0BA-BD65-CC45-96C4-45747372F7FE}" type="pres">
      <dgm:prSet presAssocID="{FCBFD569-601A-894E-989A-14DF18A59169}" presName="level" presStyleLbl="node1" presStyleIdx="0" presStyleCnt="4">
        <dgm:presLayoutVars>
          <dgm:chMax val="1"/>
          <dgm:bulletEnabled val="1"/>
        </dgm:presLayoutVars>
      </dgm:prSet>
      <dgm:spPr/>
      <dgm:t>
        <a:bodyPr/>
        <a:lstStyle/>
        <a:p>
          <a:endParaRPr lang="en-US"/>
        </a:p>
      </dgm:t>
    </dgm:pt>
    <dgm:pt modelId="{C1925F40-9DC3-194D-B560-6ED3DE315714}" type="pres">
      <dgm:prSet presAssocID="{FCBFD569-601A-894E-989A-14DF18A59169}" presName="levelTx" presStyleLbl="revTx" presStyleIdx="0" presStyleCnt="0">
        <dgm:presLayoutVars>
          <dgm:chMax val="1"/>
          <dgm:bulletEnabled val="1"/>
        </dgm:presLayoutVars>
      </dgm:prSet>
      <dgm:spPr/>
      <dgm:t>
        <a:bodyPr/>
        <a:lstStyle/>
        <a:p>
          <a:endParaRPr lang="en-US"/>
        </a:p>
      </dgm:t>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t>
        <a:bodyPr/>
        <a:lstStyle/>
        <a:p>
          <a:endParaRPr lang="en-US"/>
        </a:p>
      </dgm:t>
    </dgm:pt>
    <dgm:pt modelId="{32457A81-D338-BE4C-86C1-C594DF8D8F33}" type="pres">
      <dgm:prSet presAssocID="{5F5B49E1-EF68-5240-B06F-3D2C8E563AB7}" presName="levelTx" presStyleLbl="revTx" presStyleIdx="0" presStyleCnt="0">
        <dgm:presLayoutVars>
          <dgm:chMax val="1"/>
          <dgm:bulletEnabled val="1"/>
        </dgm:presLayoutVars>
      </dgm:prSet>
      <dgm:spPr/>
      <dgm:t>
        <a:bodyPr/>
        <a:lstStyle/>
        <a:p>
          <a:endParaRPr lang="en-US"/>
        </a:p>
      </dgm:t>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t>
        <a:bodyPr/>
        <a:lstStyle/>
        <a:p>
          <a:endParaRPr lang="en-US"/>
        </a:p>
      </dgm:t>
    </dgm:pt>
    <dgm:pt modelId="{6D0D0893-3CA6-2449-9CF2-02BCBC4E5A1B}" type="pres">
      <dgm:prSet presAssocID="{35FF0453-B221-1241-AE72-CABA013CE7BE}" presName="levelTx" presStyleLbl="revTx" presStyleIdx="0" presStyleCnt="0">
        <dgm:presLayoutVars>
          <dgm:chMax val="1"/>
          <dgm:bulletEnabled val="1"/>
        </dgm:presLayoutVars>
      </dgm:prSet>
      <dgm:spPr/>
      <dgm:t>
        <a:bodyPr/>
        <a:lstStyle/>
        <a:p>
          <a:endParaRPr lang="en-US"/>
        </a:p>
      </dgm:t>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t>
        <a:bodyPr/>
        <a:lstStyle/>
        <a:p>
          <a:endParaRPr lang="en-US"/>
        </a:p>
      </dgm:t>
    </dgm:pt>
    <dgm:pt modelId="{8F0B263F-1B63-BE4D-80F0-56E5BBC369DE}" type="pres">
      <dgm:prSet presAssocID="{D5BA85B2-7E57-4243-AC65-A7FC106FF9AF}" presName="acctTx" presStyleLbl="alignAcc1" presStyleIdx="1" presStyleCnt="2">
        <dgm:presLayoutVars>
          <dgm:bulletEnabled val="1"/>
        </dgm:presLayoutVars>
      </dgm:prSet>
      <dgm:spPr/>
      <dgm:t>
        <a:bodyPr/>
        <a:lstStyle/>
        <a:p>
          <a:endParaRPr lang="en-US"/>
        </a:p>
      </dgm:t>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t>
        <a:bodyPr/>
        <a:lstStyle/>
        <a:p>
          <a:endParaRPr lang="en-US"/>
        </a:p>
      </dgm:t>
    </dgm:pt>
    <dgm:pt modelId="{098E3346-6692-FB44-894E-A79EFA0702A4}" type="pres">
      <dgm:prSet presAssocID="{D5BA85B2-7E57-4243-AC65-A7FC106FF9AF}" presName="levelTx" presStyleLbl="revTx" presStyleIdx="0" presStyleCnt="0">
        <dgm:presLayoutVars>
          <dgm:chMax val="1"/>
          <dgm:bulletEnabled val="1"/>
        </dgm:presLayoutVars>
      </dgm:prSet>
      <dgm:spPr/>
      <dgm:t>
        <a:bodyPr/>
        <a:lstStyle/>
        <a:p>
          <a:endParaRPr lang="en-US"/>
        </a:p>
      </dgm:t>
    </dgm:pt>
  </dgm:ptLst>
  <dgm:cxnLst>
    <dgm:cxn modelId="{FFC070A4-4915-5B42-AB24-D41D587F1C8C}" type="presOf" srcId="{D75F8F3F-0BA6-2F48-A398-8C0862D9F5FC}" destId="{0637584F-662F-BB46-AFA6-1A31BEA4DAD5}" srcOrd="0" destOrd="0" presId="urn:microsoft.com/office/officeart/2005/8/layout/pyramid1"/>
    <dgm:cxn modelId="{FF5DCA5F-6CBB-4C42-AD0D-555AB1F3B4B1}" type="presOf" srcId="{35FF0453-B221-1241-AE72-CABA013CE7BE}" destId="{6D0D0893-3CA6-2449-9CF2-02BCBC4E5A1B}" srcOrd="1"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C94EACB6-4823-9545-AD60-50A2D79F7455}" type="presOf" srcId="{FCBFD569-601A-894E-989A-14DF18A59169}" destId="{7BF0B0BA-BD65-CC45-96C4-45747372F7FE}" srcOrd="0"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9353ADA4-337D-624C-904A-8ED2B01C89A2}" srcId="{D75F8F3F-0BA6-2F48-A398-8C0862D9F5FC}" destId="{D5BA85B2-7E57-4243-AC65-A7FC106FF9AF}" srcOrd="3" destOrd="0" parTransId="{F7CE9930-12F3-F043-BE1A-969E003C419A}" sibTransId="{EA0BDBD0-51E6-7141-AD9B-25DAC259D029}"/>
    <dgm:cxn modelId="{69ADE790-0D9C-C946-B04C-1F78D3B8C446}" type="presOf" srcId="{5F5B49E1-EF68-5240-B06F-3D2C8E563AB7}" destId="{D59E43C9-B3AF-1C4E-9E77-6356C7736AB2}"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4671A060-81EE-1B44-B832-183990B354F0}" type="presOf" srcId="{5F5B49E1-EF68-5240-B06F-3D2C8E563AB7}" destId="{32457A81-D338-BE4C-86C1-C594DF8D8F33}" srcOrd="1"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41E98500-19BF-DF4A-BB62-25C124F440D6}" type="presOf" srcId="{71DB9CEF-5F58-B544-98F4-D9DCBBA71730}" destId="{F2642C30-8FE8-6F44-92E5-D6F60D099695}" srcOrd="0"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34EE3CA2-189A-B04A-938C-8B9F9810BB50}" srcId="{D75F8F3F-0BA6-2F48-A398-8C0862D9F5FC}" destId="{FCBFD569-601A-894E-989A-14DF18A59169}" srcOrd="0" destOrd="0" parTransId="{7B717FEF-EAF6-9D49-A0BF-5CED4B8D1FA8}" sibTransId="{7B2755FF-296D-CB41-99AD-81FCF8BA65C0}"/>
    <dgm:cxn modelId="{A1328122-1B4C-F441-9397-7039F7D77EF8}" srcId="{D75F8F3F-0BA6-2F48-A398-8C0862D9F5FC}" destId="{5F5B49E1-EF68-5240-B06F-3D2C8E563AB7}" srcOrd="1" destOrd="0" parTransId="{F9F6EE8A-6587-8A49-9EF4-07BA1A73C792}" sibTransId="{A99F1446-CE8B-F446-9B04-FB5885835949}"/>
    <dgm:cxn modelId="{86102C5A-361E-7847-8D84-43762D3BBED7}" type="presOf" srcId="{D5BA85B2-7E57-4243-AC65-A7FC106FF9AF}" destId="{098E3346-6692-FB44-894E-A79EFA0702A4}" srcOrd="1"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4858206E-F5CA-9E40-B35D-68DE149951CE}" type="presOf" srcId="{9D9EA0FC-3E23-EA40-B86E-06C56498BDFC}" destId="{A963FABD-EC36-744E-B167-9A01500CF0BE}"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dirty="0" smtClean="0"/>
            <a:t>Clinical Research</a:t>
          </a:r>
          <a:endParaRPr lang="en-US" sz="1800" kern="1200" dirty="0"/>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smtClean="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smtClean="0"/>
            <a:t>10,000 Compounds</a:t>
          </a:r>
          <a:endParaRPr lang="en-US" sz="1700" kern="1200" dirty="0"/>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lvl="0" algn="ctr" defTabSz="800100">
            <a:lnSpc>
              <a:spcPct val="90000"/>
            </a:lnSpc>
            <a:spcBef>
              <a:spcPct val="0"/>
            </a:spcBef>
            <a:spcAft>
              <a:spcPct val="35000"/>
            </a:spcAft>
          </a:pPr>
          <a:r>
            <a:rPr lang="en-US" sz="1800" kern="1200" dirty="0" smtClean="0"/>
            <a:t>Drug Discovery and Development</a:t>
          </a:r>
          <a:endParaRPr lang="en-US" sz="1800" kern="1200" dirty="0"/>
        </a:p>
      </dsp:txBody>
      <dsp:txXfrm>
        <a:off x="509383" y="1871979"/>
        <a:ext cx="1891996" cy="623993"/>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D20611E2-6E17-BB43-80CD-BDC8A61432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3562</TotalTime>
  <Pages>37</Pages>
  <Words>11018</Words>
  <Characters>62808</Characters>
  <Application>Microsoft Macintosh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10</cp:revision>
  <cp:lastPrinted>2017-03-04T19:24:00Z</cp:lastPrinted>
  <dcterms:created xsi:type="dcterms:W3CDTF">2017-05-28T08:46:00Z</dcterms:created>
  <dcterms:modified xsi:type="dcterms:W3CDTF">2017-07-05T19:58:00Z</dcterms:modified>
</cp:coreProperties>
</file>