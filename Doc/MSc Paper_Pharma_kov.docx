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7CE964" w14:textId="77777777" w:rsidR="00BC1D4C" w:rsidRPr="00DE7DB1" w:rsidRDefault="00BC1D4C" w:rsidP="00EF70BB">
      <w:pPr>
        <w:pPrChange w:id="0" w:author="Shy Alon" w:date="2017-07-18T22:46:00Z">
          <w:pPr>
            <w:pStyle w:val="Heading1"/>
          </w:pPr>
        </w:pPrChange>
      </w:pPr>
      <w:bookmarkStart w:id="1" w:name="_Toc443577291"/>
    </w:p>
    <w:p w14:paraId="3912691C" w14:textId="77777777" w:rsidR="003D3A2B" w:rsidRPr="003D3A2B" w:rsidRDefault="003D3A2B" w:rsidP="00EF70BB">
      <w:pPr>
        <w:rPr>
          <w:rtl/>
        </w:rPr>
        <w:pPrChange w:id="2" w:author="Shy Alon" w:date="2017-07-18T22:46:00Z">
          <w:pPr/>
        </w:pPrChange>
      </w:pPr>
    </w:p>
    <w:p w14:paraId="12573177" w14:textId="77777777" w:rsidR="00BC1D4C" w:rsidRDefault="00BC1D4C" w:rsidP="00EF70BB">
      <w:pPr>
        <w:rPr>
          <w:rtl/>
        </w:rPr>
        <w:pPrChange w:id="3" w:author="Shy Alon" w:date="2017-07-18T22:46:00Z">
          <w:pPr>
            <w:pStyle w:val="Heading1"/>
          </w:pPr>
        </w:pPrChange>
      </w:pPr>
    </w:p>
    <w:p w14:paraId="361150FD" w14:textId="185C5E29" w:rsidR="00BC1D4C" w:rsidRDefault="00BC1D4C" w:rsidP="00FB688C">
      <w:pPr>
        <w:jc w:val="center"/>
        <w:rPr>
          <w:b/>
          <w:bCs/>
          <w:i/>
          <w:iCs/>
          <w:sz w:val="40"/>
          <w:szCs w:val="40"/>
          <w:rtl/>
        </w:rPr>
      </w:pPr>
      <w:bookmarkStart w:id="4" w:name="_Toc412504468"/>
      <w:r>
        <w:rPr>
          <w:b/>
          <w:bCs/>
          <w:i/>
          <w:iCs/>
          <w:sz w:val="40"/>
          <w:szCs w:val="40"/>
        </w:rPr>
        <w:t>M.Sc. of System Engineering</w:t>
      </w:r>
      <w:bookmarkEnd w:id="4"/>
    </w:p>
    <w:p w14:paraId="515CBA93" w14:textId="1250F4E6" w:rsidR="003D3A2B" w:rsidRDefault="00BC1D4C" w:rsidP="00FB69D7">
      <w:pPr>
        <w:jc w:val="center"/>
        <w:rPr>
          <w:rFonts w:ascii="Georgia" w:eastAsiaTheme="majorEastAsia" w:hAnsi="Georgia"/>
          <w:b/>
          <w:bCs/>
          <w:color w:val="000000"/>
          <w:sz w:val="43"/>
          <w:szCs w:val="43"/>
        </w:rPr>
      </w:pPr>
      <w:r w:rsidRPr="00BC1D4C">
        <w:rPr>
          <w:rFonts w:ascii="Georgia" w:eastAsiaTheme="majorEastAsia" w:hAnsi="Georgia"/>
          <w:b/>
          <w:bCs/>
          <w:color w:val="000000"/>
          <w:sz w:val="43"/>
          <w:szCs w:val="43"/>
        </w:rPr>
        <w:t xml:space="preserve">Decision </w:t>
      </w:r>
      <w:r w:rsidR="00FB69D7">
        <w:rPr>
          <w:rFonts w:ascii="Georgia" w:eastAsiaTheme="majorEastAsia" w:hAnsi="Georgia"/>
          <w:b/>
          <w:bCs/>
          <w:color w:val="000000"/>
          <w:sz w:val="43"/>
          <w:szCs w:val="43"/>
        </w:rPr>
        <w:t>Support</w:t>
      </w:r>
      <w:r w:rsidRPr="00BC1D4C">
        <w:rPr>
          <w:rFonts w:ascii="Georgia" w:eastAsiaTheme="majorEastAsia" w:hAnsi="Georgia"/>
          <w:b/>
          <w:bCs/>
          <w:color w:val="000000"/>
          <w:sz w:val="43"/>
          <w:szCs w:val="43"/>
        </w:rPr>
        <w:t xml:space="preserve"> System </w:t>
      </w:r>
      <w:r w:rsidR="008945B4" w:rsidRPr="008945B4">
        <w:rPr>
          <w:rFonts w:ascii="Georgia" w:eastAsiaTheme="majorEastAsia" w:hAnsi="Georgia"/>
          <w:b/>
          <w:bCs/>
          <w:color w:val="000000"/>
          <w:sz w:val="43"/>
          <w:szCs w:val="43"/>
        </w:rPr>
        <w:t xml:space="preserve">for </w:t>
      </w:r>
      <w:r w:rsidR="00A55DF3">
        <w:rPr>
          <w:rFonts w:ascii="Georgia" w:eastAsiaTheme="majorEastAsia" w:hAnsi="Georgia"/>
          <w:b/>
          <w:bCs/>
          <w:color w:val="000000"/>
          <w:sz w:val="43"/>
          <w:szCs w:val="43"/>
        </w:rPr>
        <w:t>Optimizing Pharma Research</w:t>
      </w:r>
    </w:p>
    <w:p w14:paraId="6D6E69DF" w14:textId="77777777" w:rsidR="00BC1D4C" w:rsidRDefault="003D3A2B" w:rsidP="009B1370">
      <w:pPr>
        <w:jc w:val="center"/>
        <w:rPr>
          <w:b/>
          <w:bCs/>
          <w:i/>
          <w:iCs/>
          <w:sz w:val="40"/>
          <w:szCs w:val="40"/>
        </w:rPr>
      </w:pPr>
      <w:r>
        <w:rPr>
          <w:b/>
          <w:bCs/>
          <w:i/>
          <w:iCs/>
          <w:sz w:val="40"/>
          <w:szCs w:val="40"/>
        </w:rPr>
        <w:t>M.Sc. Final Research Project</w:t>
      </w:r>
    </w:p>
    <w:p w14:paraId="3FE0935D" w14:textId="77777777" w:rsidR="00BC1D4C" w:rsidRDefault="00BC1D4C" w:rsidP="009B1370">
      <w:pPr>
        <w:jc w:val="center"/>
        <w:rPr>
          <w:b/>
          <w:bCs/>
          <w:i/>
          <w:iCs/>
          <w:sz w:val="40"/>
          <w:szCs w:val="40"/>
        </w:rPr>
      </w:pPr>
    </w:p>
    <w:p w14:paraId="0B37A257" w14:textId="48746096" w:rsidR="00BC1D4C" w:rsidRDefault="00A55DF3" w:rsidP="009B1370">
      <w:pPr>
        <w:jc w:val="center"/>
        <w:rPr>
          <w:b/>
          <w:bCs/>
          <w:i/>
          <w:iCs/>
          <w:sz w:val="40"/>
          <w:szCs w:val="40"/>
        </w:rPr>
      </w:pPr>
      <w:bookmarkStart w:id="5" w:name="_Toc412504471"/>
      <w:r>
        <w:rPr>
          <w:b/>
          <w:bCs/>
          <w:i/>
          <w:iCs/>
          <w:sz w:val="40"/>
          <w:szCs w:val="40"/>
        </w:rPr>
        <w:t>5/19/17</w:t>
      </w:r>
    </w:p>
    <w:bookmarkEnd w:id="5"/>
    <w:p w14:paraId="705B9714" w14:textId="4B50120E" w:rsidR="00BC1D4C" w:rsidRDefault="00E27B2A" w:rsidP="009B1370">
      <w:pPr>
        <w:jc w:val="center"/>
        <w:rPr>
          <w:b/>
          <w:bCs/>
          <w:i/>
          <w:iCs/>
          <w:sz w:val="40"/>
          <w:szCs w:val="40"/>
        </w:rPr>
      </w:pPr>
      <w:r>
        <w:rPr>
          <w:b/>
          <w:bCs/>
          <w:i/>
          <w:iCs/>
          <w:sz w:val="40"/>
          <w:szCs w:val="40"/>
        </w:rPr>
        <w:t>Shy Alon</w:t>
      </w:r>
    </w:p>
    <w:p w14:paraId="04BFD24E" w14:textId="1CA25ACB" w:rsidR="00BC1D4C" w:rsidRDefault="00E27B2A" w:rsidP="009B1370">
      <w:pPr>
        <w:jc w:val="center"/>
        <w:rPr>
          <w:b/>
          <w:bCs/>
          <w:i/>
          <w:iCs/>
          <w:sz w:val="40"/>
          <w:szCs w:val="40"/>
        </w:rPr>
      </w:pPr>
      <w:r>
        <w:rPr>
          <w:b/>
          <w:bCs/>
          <w:i/>
          <w:iCs/>
          <w:sz w:val="40"/>
          <w:szCs w:val="40"/>
        </w:rPr>
        <w:t>038505665</w:t>
      </w:r>
    </w:p>
    <w:p w14:paraId="4DF3AD83" w14:textId="77777777" w:rsidR="00BC1D4C" w:rsidRPr="00E27B2A" w:rsidRDefault="00BC1D4C" w:rsidP="00EF70BB">
      <w:pPr>
        <w:pPrChange w:id="6" w:author="Shy Alon" w:date="2017-07-18T22:46:00Z">
          <w:pPr>
            <w:pStyle w:val="Heading1"/>
          </w:pPr>
        </w:pPrChange>
      </w:pPr>
    </w:p>
    <w:p w14:paraId="185456C1" w14:textId="37376492" w:rsidR="00BC1D4C" w:rsidRDefault="004D0501" w:rsidP="008945B4">
      <w:pPr>
        <w:spacing w:line="276" w:lineRule="auto"/>
        <w:jc w:val="lef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Advisors:</w:t>
      </w:r>
      <w:r w:rsidRPr="004D0501">
        <w:rPr>
          <w:rFonts w:ascii="Times New Roman" w:eastAsia="Calibri" w:hAnsi="Times New Roman" w:cs="Times New Roman"/>
        </w:rPr>
        <w:t xml:space="preserve"> </w:t>
      </w:r>
      <w:r>
        <w:rPr>
          <w:rFonts w:ascii="Times New Roman" w:eastAsia="Calibri" w:hAnsi="Times New Roman" w:cs="Times New Roman"/>
        </w:rPr>
        <w:t xml:space="preserve">Dr. </w:t>
      </w:r>
      <w:r w:rsidRPr="00CE0C94">
        <w:rPr>
          <w:rFonts w:ascii="Times New Roman" w:eastAsia="Calibri" w:hAnsi="Times New Roman" w:cs="Times New Roman"/>
        </w:rPr>
        <w:t>Abraham Yosipof</w:t>
      </w:r>
    </w:p>
    <w:p w14:paraId="7690ED9F" w14:textId="77777777" w:rsidR="003D3A2B" w:rsidRDefault="003D3A2B" w:rsidP="009B1370">
      <w:pPr>
        <w:spacing w:line="276" w:lineRule="auto"/>
        <w:jc w:val="lef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30F8DFDA" w14:textId="414C02AC" w:rsidR="001145ED" w:rsidRPr="00EA59C3" w:rsidRDefault="001145ED" w:rsidP="004D1D4C">
      <w:pPr>
        <w:pStyle w:val="H1"/>
        <w:rPr>
          <w:rFonts w:asciiTheme="majorBidi" w:hAnsiTheme="majorBidi" w:cstheme="majorBidi"/>
          <w:sz w:val="24"/>
          <w:szCs w:val="24"/>
        </w:rPr>
      </w:pPr>
      <w:r w:rsidRPr="00EA59C3">
        <w:rPr>
          <w:rFonts w:asciiTheme="majorBidi" w:hAnsiTheme="majorBidi" w:cstheme="majorBidi"/>
          <w:sz w:val="24"/>
          <w:szCs w:val="24"/>
        </w:rPr>
        <w:lastRenderedPageBreak/>
        <w:t xml:space="preserve">Table </w:t>
      </w:r>
      <w:r w:rsidR="00FB688C">
        <w:rPr>
          <w:rFonts w:asciiTheme="majorBidi" w:hAnsiTheme="majorBidi" w:cstheme="majorBidi"/>
          <w:sz w:val="24"/>
          <w:szCs w:val="24"/>
        </w:rPr>
        <w:t>o</w:t>
      </w:r>
      <w:r w:rsidR="00FB688C" w:rsidRPr="00EA59C3">
        <w:rPr>
          <w:rFonts w:asciiTheme="majorBidi" w:hAnsiTheme="majorBidi" w:cstheme="majorBidi"/>
          <w:sz w:val="24"/>
          <w:szCs w:val="24"/>
        </w:rPr>
        <w:t xml:space="preserve">f </w:t>
      </w:r>
      <w:r w:rsidRPr="00EA59C3">
        <w:rPr>
          <w:rFonts w:asciiTheme="majorBidi" w:hAnsiTheme="majorBidi" w:cstheme="majorBidi"/>
          <w:sz w:val="24"/>
          <w:szCs w:val="24"/>
        </w:rPr>
        <w:t>Contents</w:t>
      </w:r>
    </w:p>
    <w:p w14:paraId="07D86668" w14:textId="77777777" w:rsidR="00B77246" w:rsidRDefault="009A312C" w:rsidP="004D1D4C">
      <w:pPr>
        <w:pStyle w:val="TOC1"/>
        <w:rPr>
          <w:rFonts w:asciiTheme="minorHAnsi" w:eastAsiaTheme="minorEastAsia" w:hAnsiTheme="minorHAnsi" w:cstheme="minorBidi"/>
          <w:noProof/>
          <w:rtl/>
        </w:rPr>
      </w:pPr>
      <w:r w:rsidRPr="002B64E5">
        <w:rPr>
          <w:rFonts w:asciiTheme="majorBidi" w:hAnsiTheme="majorBidi" w:cstheme="majorBidi"/>
        </w:rPr>
        <w:fldChar w:fldCharType="begin"/>
      </w:r>
      <w:r w:rsidR="009B1370" w:rsidRPr="002B64E5">
        <w:rPr>
          <w:rFonts w:asciiTheme="majorBidi" w:hAnsiTheme="majorBidi" w:cstheme="majorBidi"/>
        </w:rPr>
        <w:instrText xml:space="preserve"> TOC \o "1-3" \h \z \u </w:instrText>
      </w:r>
      <w:r w:rsidRPr="002B64E5">
        <w:rPr>
          <w:rFonts w:asciiTheme="majorBidi" w:hAnsiTheme="majorBidi" w:cstheme="majorBidi"/>
        </w:rPr>
        <w:fldChar w:fldCharType="separate"/>
      </w:r>
      <w:hyperlink w:anchor="_Toc480192465" w:history="1">
        <w:r w:rsidR="00B77246" w:rsidRPr="00B10E54">
          <w:rPr>
            <w:rStyle w:val="Hyperlink"/>
            <w:noProof/>
            <w:lang w:bidi="ar-SA"/>
          </w:rPr>
          <w:t>Abstract</w:t>
        </w:r>
        <w:r w:rsidR="00B77246">
          <w:rPr>
            <w:noProof/>
            <w:webHidden/>
            <w:rtl/>
          </w:rPr>
          <w:tab/>
        </w:r>
        <w:r w:rsidR="00B77246">
          <w:rPr>
            <w:noProof/>
            <w:webHidden/>
            <w:rtl/>
          </w:rPr>
          <w:fldChar w:fldCharType="begin"/>
        </w:r>
        <w:r w:rsidR="00B77246">
          <w:rPr>
            <w:noProof/>
            <w:webHidden/>
            <w:rtl/>
          </w:rPr>
          <w:instrText xml:space="preserve"> </w:instrText>
        </w:r>
        <w:r w:rsidR="00B77246">
          <w:rPr>
            <w:noProof/>
            <w:webHidden/>
          </w:rPr>
          <w:instrText xml:space="preserve">PAGEREF </w:instrText>
        </w:r>
        <w:r w:rsidR="00B77246">
          <w:rPr>
            <w:noProof/>
            <w:webHidden/>
            <w:rtl/>
          </w:rPr>
          <w:instrText>_</w:instrText>
        </w:r>
        <w:r w:rsidR="00B77246">
          <w:rPr>
            <w:noProof/>
            <w:webHidden/>
          </w:rPr>
          <w:instrText>Toc480192465 \h</w:instrText>
        </w:r>
        <w:r w:rsidR="00B77246">
          <w:rPr>
            <w:noProof/>
            <w:webHidden/>
            <w:rtl/>
          </w:rPr>
          <w:instrText xml:space="preserve"> </w:instrText>
        </w:r>
        <w:r w:rsidR="00B77246">
          <w:rPr>
            <w:noProof/>
            <w:webHidden/>
            <w:rtl/>
          </w:rPr>
        </w:r>
        <w:r w:rsidR="00B77246">
          <w:rPr>
            <w:noProof/>
            <w:webHidden/>
            <w:rtl/>
          </w:rPr>
          <w:fldChar w:fldCharType="separate"/>
        </w:r>
        <w:r w:rsidR="00B77246">
          <w:rPr>
            <w:noProof/>
            <w:webHidden/>
            <w:rtl/>
          </w:rPr>
          <w:t>7</w:t>
        </w:r>
        <w:r w:rsidR="00B77246">
          <w:rPr>
            <w:noProof/>
            <w:webHidden/>
            <w:rtl/>
          </w:rPr>
          <w:fldChar w:fldCharType="end"/>
        </w:r>
      </w:hyperlink>
    </w:p>
    <w:p w14:paraId="13DD5FCD" w14:textId="77777777" w:rsidR="00B77246" w:rsidRDefault="00937424" w:rsidP="004D1D4C">
      <w:pPr>
        <w:pStyle w:val="TOC1"/>
        <w:rPr>
          <w:rFonts w:asciiTheme="minorHAnsi" w:eastAsiaTheme="minorEastAsia" w:hAnsiTheme="minorHAnsi" w:cstheme="minorBidi"/>
          <w:noProof/>
          <w:rtl/>
        </w:rPr>
      </w:pPr>
      <w:hyperlink w:anchor="_Toc480192466" w:history="1">
        <w:r w:rsidR="00B77246" w:rsidRPr="00B10E54">
          <w:rPr>
            <w:rStyle w:val="Hyperlink"/>
            <w:noProof/>
            <w:lang w:bidi="ar-SA"/>
          </w:rPr>
          <w:t>1. Introduction</w:t>
        </w:r>
        <w:r w:rsidR="00B77246">
          <w:rPr>
            <w:noProof/>
            <w:webHidden/>
            <w:rtl/>
          </w:rPr>
          <w:tab/>
        </w:r>
        <w:r w:rsidR="00B77246">
          <w:rPr>
            <w:noProof/>
            <w:webHidden/>
            <w:rtl/>
          </w:rPr>
          <w:fldChar w:fldCharType="begin"/>
        </w:r>
        <w:r w:rsidR="00B77246">
          <w:rPr>
            <w:noProof/>
            <w:webHidden/>
            <w:rtl/>
          </w:rPr>
          <w:instrText xml:space="preserve"> </w:instrText>
        </w:r>
        <w:r w:rsidR="00B77246">
          <w:rPr>
            <w:noProof/>
            <w:webHidden/>
          </w:rPr>
          <w:instrText xml:space="preserve">PAGEREF </w:instrText>
        </w:r>
        <w:r w:rsidR="00B77246">
          <w:rPr>
            <w:noProof/>
            <w:webHidden/>
            <w:rtl/>
          </w:rPr>
          <w:instrText>_</w:instrText>
        </w:r>
        <w:r w:rsidR="00B77246">
          <w:rPr>
            <w:noProof/>
            <w:webHidden/>
          </w:rPr>
          <w:instrText>Toc480192466 \h</w:instrText>
        </w:r>
        <w:r w:rsidR="00B77246">
          <w:rPr>
            <w:noProof/>
            <w:webHidden/>
            <w:rtl/>
          </w:rPr>
          <w:instrText xml:space="preserve"> </w:instrText>
        </w:r>
        <w:r w:rsidR="00B77246">
          <w:rPr>
            <w:noProof/>
            <w:webHidden/>
            <w:rtl/>
          </w:rPr>
        </w:r>
        <w:r w:rsidR="00B77246">
          <w:rPr>
            <w:noProof/>
            <w:webHidden/>
            <w:rtl/>
          </w:rPr>
          <w:fldChar w:fldCharType="separate"/>
        </w:r>
        <w:r w:rsidR="00B77246">
          <w:rPr>
            <w:noProof/>
            <w:webHidden/>
            <w:rtl/>
          </w:rPr>
          <w:t>8</w:t>
        </w:r>
        <w:r w:rsidR="00B77246">
          <w:rPr>
            <w:noProof/>
            <w:webHidden/>
            <w:rtl/>
          </w:rPr>
          <w:fldChar w:fldCharType="end"/>
        </w:r>
      </w:hyperlink>
    </w:p>
    <w:p w14:paraId="2EB101E8" w14:textId="77777777" w:rsidR="00B77246" w:rsidRDefault="00937424" w:rsidP="004D1D4C">
      <w:pPr>
        <w:pStyle w:val="TOC2"/>
        <w:tabs>
          <w:tab w:val="right" w:leader="dot" w:pos="8296"/>
        </w:tabs>
        <w:rPr>
          <w:rFonts w:asciiTheme="minorHAnsi" w:eastAsiaTheme="minorEastAsia" w:hAnsiTheme="minorHAnsi" w:cstheme="minorBidi"/>
          <w:b w:val="0"/>
          <w:bCs w:val="0"/>
          <w:noProof/>
          <w:sz w:val="24"/>
          <w:szCs w:val="24"/>
          <w:rtl/>
        </w:rPr>
      </w:pPr>
      <w:hyperlink w:anchor="_Toc480192467" w:history="1">
        <w:r w:rsidR="00B77246" w:rsidRPr="00B10E54">
          <w:rPr>
            <w:rStyle w:val="Hyperlink"/>
            <w:noProof/>
          </w:rPr>
          <w:t>1.1. The need for Decision Support System for Financial Stability</w:t>
        </w:r>
        <w:r w:rsidR="00B77246">
          <w:rPr>
            <w:noProof/>
            <w:webHidden/>
            <w:rtl/>
          </w:rPr>
          <w:tab/>
        </w:r>
        <w:r w:rsidR="00B77246">
          <w:rPr>
            <w:noProof/>
            <w:webHidden/>
            <w:rtl/>
          </w:rPr>
          <w:fldChar w:fldCharType="begin"/>
        </w:r>
        <w:r w:rsidR="00B77246">
          <w:rPr>
            <w:noProof/>
            <w:webHidden/>
            <w:rtl/>
          </w:rPr>
          <w:instrText xml:space="preserve"> </w:instrText>
        </w:r>
        <w:r w:rsidR="00B77246">
          <w:rPr>
            <w:noProof/>
            <w:webHidden/>
          </w:rPr>
          <w:instrText xml:space="preserve">PAGEREF </w:instrText>
        </w:r>
        <w:r w:rsidR="00B77246">
          <w:rPr>
            <w:noProof/>
            <w:webHidden/>
            <w:rtl/>
          </w:rPr>
          <w:instrText>_</w:instrText>
        </w:r>
        <w:r w:rsidR="00B77246">
          <w:rPr>
            <w:noProof/>
            <w:webHidden/>
          </w:rPr>
          <w:instrText>Toc480192467 \h</w:instrText>
        </w:r>
        <w:r w:rsidR="00B77246">
          <w:rPr>
            <w:noProof/>
            <w:webHidden/>
            <w:rtl/>
          </w:rPr>
          <w:instrText xml:space="preserve"> </w:instrText>
        </w:r>
        <w:r w:rsidR="00B77246">
          <w:rPr>
            <w:noProof/>
            <w:webHidden/>
            <w:rtl/>
          </w:rPr>
        </w:r>
        <w:r w:rsidR="00B77246">
          <w:rPr>
            <w:noProof/>
            <w:webHidden/>
            <w:rtl/>
          </w:rPr>
          <w:fldChar w:fldCharType="separate"/>
        </w:r>
        <w:r w:rsidR="00B77246">
          <w:rPr>
            <w:noProof/>
            <w:webHidden/>
            <w:rtl/>
          </w:rPr>
          <w:t>8</w:t>
        </w:r>
        <w:r w:rsidR="00B77246">
          <w:rPr>
            <w:noProof/>
            <w:webHidden/>
            <w:rtl/>
          </w:rPr>
          <w:fldChar w:fldCharType="end"/>
        </w:r>
      </w:hyperlink>
    </w:p>
    <w:p w14:paraId="57A2F13B" w14:textId="77777777" w:rsidR="00B77246" w:rsidRDefault="00937424" w:rsidP="004D1D4C">
      <w:pPr>
        <w:pStyle w:val="TOC1"/>
        <w:rPr>
          <w:rFonts w:asciiTheme="minorHAnsi" w:eastAsiaTheme="minorEastAsia" w:hAnsiTheme="minorHAnsi" w:cstheme="minorBidi"/>
          <w:noProof/>
          <w:rtl/>
        </w:rPr>
      </w:pPr>
      <w:hyperlink w:anchor="_Toc480192468" w:history="1">
        <w:r w:rsidR="00B77246" w:rsidRPr="00B10E54">
          <w:rPr>
            <w:rStyle w:val="Hyperlink"/>
            <w:noProof/>
            <w:lang w:bidi="ar-SA"/>
          </w:rPr>
          <w:t>2. Methods</w:t>
        </w:r>
        <w:r w:rsidR="00B77246">
          <w:rPr>
            <w:noProof/>
            <w:webHidden/>
            <w:rtl/>
          </w:rPr>
          <w:tab/>
        </w:r>
        <w:r w:rsidR="00B77246">
          <w:rPr>
            <w:noProof/>
            <w:webHidden/>
            <w:rtl/>
          </w:rPr>
          <w:fldChar w:fldCharType="begin"/>
        </w:r>
        <w:r w:rsidR="00B77246">
          <w:rPr>
            <w:noProof/>
            <w:webHidden/>
            <w:rtl/>
          </w:rPr>
          <w:instrText xml:space="preserve"> </w:instrText>
        </w:r>
        <w:r w:rsidR="00B77246">
          <w:rPr>
            <w:noProof/>
            <w:webHidden/>
          </w:rPr>
          <w:instrText xml:space="preserve">PAGEREF </w:instrText>
        </w:r>
        <w:r w:rsidR="00B77246">
          <w:rPr>
            <w:noProof/>
            <w:webHidden/>
            <w:rtl/>
          </w:rPr>
          <w:instrText>_</w:instrText>
        </w:r>
        <w:r w:rsidR="00B77246">
          <w:rPr>
            <w:noProof/>
            <w:webHidden/>
          </w:rPr>
          <w:instrText>Toc480192468 \h</w:instrText>
        </w:r>
        <w:r w:rsidR="00B77246">
          <w:rPr>
            <w:noProof/>
            <w:webHidden/>
            <w:rtl/>
          </w:rPr>
          <w:instrText xml:space="preserve"> </w:instrText>
        </w:r>
        <w:r w:rsidR="00B77246">
          <w:rPr>
            <w:noProof/>
            <w:webHidden/>
            <w:rtl/>
          </w:rPr>
        </w:r>
        <w:r w:rsidR="00B77246">
          <w:rPr>
            <w:noProof/>
            <w:webHidden/>
            <w:rtl/>
          </w:rPr>
          <w:fldChar w:fldCharType="separate"/>
        </w:r>
        <w:r w:rsidR="00B77246">
          <w:rPr>
            <w:noProof/>
            <w:webHidden/>
            <w:rtl/>
          </w:rPr>
          <w:t>11</w:t>
        </w:r>
        <w:r w:rsidR="00B77246">
          <w:rPr>
            <w:noProof/>
            <w:webHidden/>
            <w:rtl/>
          </w:rPr>
          <w:fldChar w:fldCharType="end"/>
        </w:r>
      </w:hyperlink>
    </w:p>
    <w:p w14:paraId="210D3702" w14:textId="77777777" w:rsidR="00B77246" w:rsidRDefault="00937424" w:rsidP="004D1D4C">
      <w:pPr>
        <w:pStyle w:val="TOC2"/>
        <w:tabs>
          <w:tab w:val="right" w:leader="dot" w:pos="8296"/>
        </w:tabs>
        <w:rPr>
          <w:rFonts w:asciiTheme="minorHAnsi" w:eastAsiaTheme="minorEastAsia" w:hAnsiTheme="minorHAnsi" w:cstheme="minorBidi"/>
          <w:b w:val="0"/>
          <w:bCs w:val="0"/>
          <w:noProof/>
          <w:sz w:val="24"/>
          <w:szCs w:val="24"/>
          <w:rtl/>
        </w:rPr>
      </w:pPr>
      <w:hyperlink w:anchor="_Toc480192469" w:history="1">
        <w:r w:rsidR="00B77246" w:rsidRPr="00B10E54">
          <w:rPr>
            <w:rStyle w:val="Hyperlink"/>
            <w:noProof/>
          </w:rPr>
          <w:t>2.1. System Overview</w:t>
        </w:r>
        <w:r w:rsidR="00B77246">
          <w:rPr>
            <w:noProof/>
            <w:webHidden/>
            <w:rtl/>
          </w:rPr>
          <w:tab/>
        </w:r>
        <w:r w:rsidR="00B77246">
          <w:rPr>
            <w:noProof/>
            <w:webHidden/>
            <w:rtl/>
          </w:rPr>
          <w:fldChar w:fldCharType="begin"/>
        </w:r>
        <w:r w:rsidR="00B77246">
          <w:rPr>
            <w:noProof/>
            <w:webHidden/>
            <w:rtl/>
          </w:rPr>
          <w:instrText xml:space="preserve"> </w:instrText>
        </w:r>
        <w:r w:rsidR="00B77246">
          <w:rPr>
            <w:noProof/>
            <w:webHidden/>
          </w:rPr>
          <w:instrText xml:space="preserve">PAGEREF </w:instrText>
        </w:r>
        <w:r w:rsidR="00B77246">
          <w:rPr>
            <w:noProof/>
            <w:webHidden/>
            <w:rtl/>
          </w:rPr>
          <w:instrText>_</w:instrText>
        </w:r>
        <w:r w:rsidR="00B77246">
          <w:rPr>
            <w:noProof/>
            <w:webHidden/>
          </w:rPr>
          <w:instrText>Toc480192469 \h</w:instrText>
        </w:r>
        <w:r w:rsidR="00B77246">
          <w:rPr>
            <w:noProof/>
            <w:webHidden/>
            <w:rtl/>
          </w:rPr>
          <w:instrText xml:space="preserve"> </w:instrText>
        </w:r>
        <w:r w:rsidR="00B77246">
          <w:rPr>
            <w:noProof/>
            <w:webHidden/>
            <w:rtl/>
          </w:rPr>
        </w:r>
        <w:r w:rsidR="00B77246">
          <w:rPr>
            <w:noProof/>
            <w:webHidden/>
            <w:rtl/>
          </w:rPr>
          <w:fldChar w:fldCharType="separate"/>
        </w:r>
        <w:r w:rsidR="00B77246">
          <w:rPr>
            <w:noProof/>
            <w:webHidden/>
            <w:rtl/>
          </w:rPr>
          <w:t>11</w:t>
        </w:r>
        <w:r w:rsidR="00B77246">
          <w:rPr>
            <w:noProof/>
            <w:webHidden/>
            <w:rtl/>
          </w:rPr>
          <w:fldChar w:fldCharType="end"/>
        </w:r>
      </w:hyperlink>
    </w:p>
    <w:p w14:paraId="130401A6" w14:textId="77777777" w:rsidR="00B77246" w:rsidRDefault="00937424" w:rsidP="004D1D4C">
      <w:pPr>
        <w:pStyle w:val="TOC2"/>
        <w:tabs>
          <w:tab w:val="right" w:leader="dot" w:pos="8296"/>
        </w:tabs>
        <w:rPr>
          <w:rFonts w:asciiTheme="minorHAnsi" w:eastAsiaTheme="minorEastAsia" w:hAnsiTheme="minorHAnsi" w:cstheme="minorBidi"/>
          <w:b w:val="0"/>
          <w:bCs w:val="0"/>
          <w:noProof/>
          <w:sz w:val="24"/>
          <w:szCs w:val="24"/>
          <w:rtl/>
        </w:rPr>
      </w:pPr>
      <w:hyperlink w:anchor="_Toc480192470" w:history="1">
        <w:r w:rsidR="00B77246" w:rsidRPr="00B10E54">
          <w:rPr>
            <w:rStyle w:val="Hyperlink"/>
            <w:noProof/>
          </w:rPr>
          <w:t>2.2. Input Data</w:t>
        </w:r>
        <w:r w:rsidR="00B77246">
          <w:rPr>
            <w:noProof/>
            <w:webHidden/>
            <w:rtl/>
          </w:rPr>
          <w:tab/>
        </w:r>
        <w:r w:rsidR="00B77246">
          <w:rPr>
            <w:noProof/>
            <w:webHidden/>
            <w:rtl/>
          </w:rPr>
          <w:fldChar w:fldCharType="begin"/>
        </w:r>
        <w:r w:rsidR="00B77246">
          <w:rPr>
            <w:noProof/>
            <w:webHidden/>
            <w:rtl/>
          </w:rPr>
          <w:instrText xml:space="preserve"> </w:instrText>
        </w:r>
        <w:r w:rsidR="00B77246">
          <w:rPr>
            <w:noProof/>
            <w:webHidden/>
          </w:rPr>
          <w:instrText xml:space="preserve">PAGEREF </w:instrText>
        </w:r>
        <w:r w:rsidR="00B77246">
          <w:rPr>
            <w:noProof/>
            <w:webHidden/>
            <w:rtl/>
          </w:rPr>
          <w:instrText>_</w:instrText>
        </w:r>
        <w:r w:rsidR="00B77246">
          <w:rPr>
            <w:noProof/>
            <w:webHidden/>
          </w:rPr>
          <w:instrText>Toc480192470 \h</w:instrText>
        </w:r>
        <w:r w:rsidR="00B77246">
          <w:rPr>
            <w:noProof/>
            <w:webHidden/>
            <w:rtl/>
          </w:rPr>
          <w:instrText xml:space="preserve"> </w:instrText>
        </w:r>
        <w:r w:rsidR="00B77246">
          <w:rPr>
            <w:noProof/>
            <w:webHidden/>
            <w:rtl/>
          </w:rPr>
        </w:r>
        <w:r w:rsidR="00B77246">
          <w:rPr>
            <w:noProof/>
            <w:webHidden/>
            <w:rtl/>
          </w:rPr>
          <w:fldChar w:fldCharType="separate"/>
        </w:r>
        <w:r w:rsidR="00B77246">
          <w:rPr>
            <w:noProof/>
            <w:webHidden/>
            <w:rtl/>
          </w:rPr>
          <w:t>13</w:t>
        </w:r>
        <w:r w:rsidR="00B77246">
          <w:rPr>
            <w:noProof/>
            <w:webHidden/>
            <w:rtl/>
          </w:rPr>
          <w:fldChar w:fldCharType="end"/>
        </w:r>
      </w:hyperlink>
    </w:p>
    <w:p w14:paraId="1BC00071" w14:textId="77777777" w:rsidR="00B77246" w:rsidRDefault="00937424" w:rsidP="004D1D4C">
      <w:pPr>
        <w:pStyle w:val="TOC2"/>
        <w:tabs>
          <w:tab w:val="right" w:leader="dot" w:pos="8296"/>
        </w:tabs>
        <w:rPr>
          <w:rFonts w:asciiTheme="minorHAnsi" w:eastAsiaTheme="minorEastAsia" w:hAnsiTheme="minorHAnsi" w:cstheme="minorBidi"/>
          <w:b w:val="0"/>
          <w:bCs w:val="0"/>
          <w:noProof/>
          <w:sz w:val="24"/>
          <w:szCs w:val="24"/>
          <w:rtl/>
        </w:rPr>
      </w:pPr>
      <w:hyperlink w:anchor="_Toc480192471" w:history="1">
        <w:r w:rsidR="00B77246" w:rsidRPr="00B10E54">
          <w:rPr>
            <w:rStyle w:val="Hyperlink"/>
            <w:noProof/>
          </w:rPr>
          <w:t>2.3. Feature Selection</w:t>
        </w:r>
        <w:r w:rsidR="00B77246">
          <w:rPr>
            <w:noProof/>
            <w:webHidden/>
            <w:rtl/>
          </w:rPr>
          <w:tab/>
        </w:r>
        <w:r w:rsidR="00B77246">
          <w:rPr>
            <w:noProof/>
            <w:webHidden/>
            <w:rtl/>
          </w:rPr>
          <w:fldChar w:fldCharType="begin"/>
        </w:r>
        <w:r w:rsidR="00B77246">
          <w:rPr>
            <w:noProof/>
            <w:webHidden/>
            <w:rtl/>
          </w:rPr>
          <w:instrText xml:space="preserve"> </w:instrText>
        </w:r>
        <w:r w:rsidR="00B77246">
          <w:rPr>
            <w:noProof/>
            <w:webHidden/>
          </w:rPr>
          <w:instrText xml:space="preserve">PAGEREF </w:instrText>
        </w:r>
        <w:r w:rsidR="00B77246">
          <w:rPr>
            <w:noProof/>
            <w:webHidden/>
            <w:rtl/>
          </w:rPr>
          <w:instrText>_</w:instrText>
        </w:r>
        <w:r w:rsidR="00B77246">
          <w:rPr>
            <w:noProof/>
            <w:webHidden/>
          </w:rPr>
          <w:instrText>Toc480192471 \h</w:instrText>
        </w:r>
        <w:r w:rsidR="00B77246">
          <w:rPr>
            <w:noProof/>
            <w:webHidden/>
            <w:rtl/>
          </w:rPr>
          <w:instrText xml:space="preserve"> </w:instrText>
        </w:r>
        <w:r w:rsidR="00B77246">
          <w:rPr>
            <w:noProof/>
            <w:webHidden/>
            <w:rtl/>
          </w:rPr>
        </w:r>
        <w:r w:rsidR="00B77246">
          <w:rPr>
            <w:noProof/>
            <w:webHidden/>
            <w:rtl/>
          </w:rPr>
          <w:fldChar w:fldCharType="separate"/>
        </w:r>
        <w:r w:rsidR="00B77246">
          <w:rPr>
            <w:noProof/>
            <w:webHidden/>
            <w:rtl/>
          </w:rPr>
          <w:t>13</w:t>
        </w:r>
        <w:r w:rsidR="00B77246">
          <w:rPr>
            <w:noProof/>
            <w:webHidden/>
            <w:rtl/>
          </w:rPr>
          <w:fldChar w:fldCharType="end"/>
        </w:r>
      </w:hyperlink>
    </w:p>
    <w:p w14:paraId="2FDDBF4D" w14:textId="77777777" w:rsidR="00B77246" w:rsidRDefault="00937424" w:rsidP="004D1D4C">
      <w:pPr>
        <w:pStyle w:val="TOC2"/>
        <w:tabs>
          <w:tab w:val="right" w:leader="dot" w:pos="8296"/>
        </w:tabs>
        <w:rPr>
          <w:rFonts w:asciiTheme="minorHAnsi" w:eastAsiaTheme="minorEastAsia" w:hAnsiTheme="minorHAnsi" w:cstheme="minorBidi"/>
          <w:b w:val="0"/>
          <w:bCs w:val="0"/>
          <w:noProof/>
          <w:sz w:val="24"/>
          <w:szCs w:val="24"/>
          <w:rtl/>
        </w:rPr>
      </w:pPr>
      <w:hyperlink w:anchor="_Toc480192472" w:history="1">
        <w:r w:rsidR="00B77246" w:rsidRPr="00B10E54">
          <w:rPr>
            <w:rStyle w:val="Hyperlink"/>
            <w:noProof/>
          </w:rPr>
          <w:t>2.4. Run t-SNE</w:t>
        </w:r>
        <w:r w:rsidR="00B77246">
          <w:rPr>
            <w:noProof/>
            <w:webHidden/>
            <w:rtl/>
          </w:rPr>
          <w:tab/>
        </w:r>
        <w:r w:rsidR="00B77246">
          <w:rPr>
            <w:noProof/>
            <w:webHidden/>
            <w:rtl/>
          </w:rPr>
          <w:fldChar w:fldCharType="begin"/>
        </w:r>
        <w:r w:rsidR="00B77246">
          <w:rPr>
            <w:noProof/>
            <w:webHidden/>
            <w:rtl/>
          </w:rPr>
          <w:instrText xml:space="preserve"> </w:instrText>
        </w:r>
        <w:r w:rsidR="00B77246">
          <w:rPr>
            <w:noProof/>
            <w:webHidden/>
          </w:rPr>
          <w:instrText xml:space="preserve">PAGEREF </w:instrText>
        </w:r>
        <w:r w:rsidR="00B77246">
          <w:rPr>
            <w:noProof/>
            <w:webHidden/>
            <w:rtl/>
          </w:rPr>
          <w:instrText>_</w:instrText>
        </w:r>
        <w:r w:rsidR="00B77246">
          <w:rPr>
            <w:noProof/>
            <w:webHidden/>
          </w:rPr>
          <w:instrText>Toc480192472 \h</w:instrText>
        </w:r>
        <w:r w:rsidR="00B77246">
          <w:rPr>
            <w:noProof/>
            <w:webHidden/>
            <w:rtl/>
          </w:rPr>
          <w:instrText xml:space="preserve"> </w:instrText>
        </w:r>
        <w:r w:rsidR="00B77246">
          <w:rPr>
            <w:noProof/>
            <w:webHidden/>
            <w:rtl/>
          </w:rPr>
        </w:r>
        <w:r w:rsidR="00B77246">
          <w:rPr>
            <w:noProof/>
            <w:webHidden/>
            <w:rtl/>
          </w:rPr>
          <w:fldChar w:fldCharType="separate"/>
        </w:r>
        <w:r w:rsidR="00B77246">
          <w:rPr>
            <w:noProof/>
            <w:webHidden/>
            <w:rtl/>
          </w:rPr>
          <w:t>14</w:t>
        </w:r>
        <w:r w:rsidR="00B77246">
          <w:rPr>
            <w:noProof/>
            <w:webHidden/>
            <w:rtl/>
          </w:rPr>
          <w:fldChar w:fldCharType="end"/>
        </w:r>
      </w:hyperlink>
    </w:p>
    <w:p w14:paraId="6900B50D" w14:textId="77777777" w:rsidR="00B77246" w:rsidRDefault="00937424" w:rsidP="004D1D4C">
      <w:pPr>
        <w:pStyle w:val="TOC2"/>
        <w:tabs>
          <w:tab w:val="right" w:leader="dot" w:pos="8296"/>
        </w:tabs>
        <w:rPr>
          <w:rFonts w:asciiTheme="minorHAnsi" w:eastAsiaTheme="minorEastAsia" w:hAnsiTheme="minorHAnsi" w:cstheme="minorBidi"/>
          <w:b w:val="0"/>
          <w:bCs w:val="0"/>
          <w:noProof/>
          <w:sz w:val="24"/>
          <w:szCs w:val="24"/>
          <w:rtl/>
        </w:rPr>
      </w:pPr>
      <w:hyperlink w:anchor="_Toc480192473" w:history="1">
        <w:r w:rsidR="00B77246" w:rsidRPr="00B10E54">
          <w:rPr>
            <w:rStyle w:val="Hyperlink"/>
            <w:noProof/>
          </w:rPr>
          <w:t>2.5. Fitness Calculation</w:t>
        </w:r>
        <w:r w:rsidR="00B77246">
          <w:rPr>
            <w:noProof/>
            <w:webHidden/>
            <w:rtl/>
          </w:rPr>
          <w:tab/>
        </w:r>
        <w:r w:rsidR="00B77246">
          <w:rPr>
            <w:noProof/>
            <w:webHidden/>
            <w:rtl/>
          </w:rPr>
          <w:fldChar w:fldCharType="begin"/>
        </w:r>
        <w:r w:rsidR="00B77246">
          <w:rPr>
            <w:noProof/>
            <w:webHidden/>
            <w:rtl/>
          </w:rPr>
          <w:instrText xml:space="preserve"> </w:instrText>
        </w:r>
        <w:r w:rsidR="00B77246">
          <w:rPr>
            <w:noProof/>
            <w:webHidden/>
          </w:rPr>
          <w:instrText xml:space="preserve">PAGEREF </w:instrText>
        </w:r>
        <w:r w:rsidR="00B77246">
          <w:rPr>
            <w:noProof/>
            <w:webHidden/>
            <w:rtl/>
          </w:rPr>
          <w:instrText>_</w:instrText>
        </w:r>
        <w:r w:rsidR="00B77246">
          <w:rPr>
            <w:noProof/>
            <w:webHidden/>
          </w:rPr>
          <w:instrText>Toc480192473 \h</w:instrText>
        </w:r>
        <w:r w:rsidR="00B77246">
          <w:rPr>
            <w:noProof/>
            <w:webHidden/>
            <w:rtl/>
          </w:rPr>
          <w:instrText xml:space="preserve"> </w:instrText>
        </w:r>
        <w:r w:rsidR="00B77246">
          <w:rPr>
            <w:noProof/>
            <w:webHidden/>
            <w:rtl/>
          </w:rPr>
        </w:r>
        <w:r w:rsidR="00B77246">
          <w:rPr>
            <w:noProof/>
            <w:webHidden/>
            <w:rtl/>
          </w:rPr>
          <w:fldChar w:fldCharType="separate"/>
        </w:r>
        <w:r w:rsidR="00B77246">
          <w:rPr>
            <w:noProof/>
            <w:webHidden/>
            <w:rtl/>
          </w:rPr>
          <w:t>15</w:t>
        </w:r>
        <w:r w:rsidR="00B77246">
          <w:rPr>
            <w:noProof/>
            <w:webHidden/>
            <w:rtl/>
          </w:rPr>
          <w:fldChar w:fldCharType="end"/>
        </w:r>
      </w:hyperlink>
    </w:p>
    <w:p w14:paraId="5B2EA9E2" w14:textId="77777777" w:rsidR="00B77246" w:rsidRDefault="00937424" w:rsidP="004D1D4C">
      <w:pPr>
        <w:pStyle w:val="TOC2"/>
        <w:tabs>
          <w:tab w:val="right" w:leader="dot" w:pos="8296"/>
        </w:tabs>
        <w:rPr>
          <w:rFonts w:asciiTheme="minorHAnsi" w:eastAsiaTheme="minorEastAsia" w:hAnsiTheme="minorHAnsi" w:cstheme="minorBidi"/>
          <w:b w:val="0"/>
          <w:bCs w:val="0"/>
          <w:noProof/>
          <w:sz w:val="24"/>
          <w:szCs w:val="24"/>
          <w:rtl/>
        </w:rPr>
      </w:pPr>
      <w:hyperlink w:anchor="_Toc480192474" w:history="1">
        <w:r w:rsidR="00B77246" w:rsidRPr="00B10E54">
          <w:rPr>
            <w:rStyle w:val="Hyperlink"/>
            <w:noProof/>
          </w:rPr>
          <w:t>2.6. Model Selection</w:t>
        </w:r>
        <w:r w:rsidR="00B77246">
          <w:rPr>
            <w:noProof/>
            <w:webHidden/>
            <w:rtl/>
          </w:rPr>
          <w:tab/>
        </w:r>
        <w:r w:rsidR="00B77246">
          <w:rPr>
            <w:noProof/>
            <w:webHidden/>
            <w:rtl/>
          </w:rPr>
          <w:fldChar w:fldCharType="begin"/>
        </w:r>
        <w:r w:rsidR="00B77246">
          <w:rPr>
            <w:noProof/>
            <w:webHidden/>
            <w:rtl/>
          </w:rPr>
          <w:instrText xml:space="preserve"> </w:instrText>
        </w:r>
        <w:r w:rsidR="00B77246">
          <w:rPr>
            <w:noProof/>
            <w:webHidden/>
          </w:rPr>
          <w:instrText xml:space="preserve">PAGEREF </w:instrText>
        </w:r>
        <w:r w:rsidR="00B77246">
          <w:rPr>
            <w:noProof/>
            <w:webHidden/>
            <w:rtl/>
          </w:rPr>
          <w:instrText>_</w:instrText>
        </w:r>
        <w:r w:rsidR="00B77246">
          <w:rPr>
            <w:noProof/>
            <w:webHidden/>
          </w:rPr>
          <w:instrText>Toc480192474 \h</w:instrText>
        </w:r>
        <w:r w:rsidR="00B77246">
          <w:rPr>
            <w:noProof/>
            <w:webHidden/>
            <w:rtl/>
          </w:rPr>
          <w:instrText xml:space="preserve"> </w:instrText>
        </w:r>
        <w:r w:rsidR="00B77246">
          <w:rPr>
            <w:noProof/>
            <w:webHidden/>
            <w:rtl/>
          </w:rPr>
        </w:r>
        <w:r w:rsidR="00B77246">
          <w:rPr>
            <w:noProof/>
            <w:webHidden/>
            <w:rtl/>
          </w:rPr>
          <w:fldChar w:fldCharType="separate"/>
        </w:r>
        <w:r w:rsidR="00B77246">
          <w:rPr>
            <w:noProof/>
            <w:webHidden/>
            <w:rtl/>
          </w:rPr>
          <w:t>15</w:t>
        </w:r>
        <w:r w:rsidR="00B77246">
          <w:rPr>
            <w:noProof/>
            <w:webHidden/>
            <w:rtl/>
          </w:rPr>
          <w:fldChar w:fldCharType="end"/>
        </w:r>
      </w:hyperlink>
    </w:p>
    <w:p w14:paraId="28382E1A" w14:textId="77777777" w:rsidR="00B77246" w:rsidRDefault="00937424" w:rsidP="004D1D4C">
      <w:pPr>
        <w:pStyle w:val="TOC1"/>
        <w:rPr>
          <w:rFonts w:asciiTheme="minorHAnsi" w:eastAsiaTheme="minorEastAsia" w:hAnsiTheme="minorHAnsi" w:cstheme="minorBidi"/>
          <w:noProof/>
          <w:rtl/>
        </w:rPr>
      </w:pPr>
      <w:hyperlink w:anchor="_Toc480192475" w:history="1">
        <w:r w:rsidR="00B77246" w:rsidRPr="00B10E54">
          <w:rPr>
            <w:rStyle w:val="Hyperlink"/>
            <w:noProof/>
            <w:lang w:bidi="ar-SA"/>
          </w:rPr>
          <w:t>3. Results and Discussion</w:t>
        </w:r>
        <w:r w:rsidR="00B77246">
          <w:rPr>
            <w:noProof/>
            <w:webHidden/>
            <w:rtl/>
          </w:rPr>
          <w:tab/>
        </w:r>
        <w:r w:rsidR="00B77246">
          <w:rPr>
            <w:noProof/>
            <w:webHidden/>
            <w:rtl/>
          </w:rPr>
          <w:fldChar w:fldCharType="begin"/>
        </w:r>
        <w:r w:rsidR="00B77246">
          <w:rPr>
            <w:noProof/>
            <w:webHidden/>
            <w:rtl/>
          </w:rPr>
          <w:instrText xml:space="preserve"> </w:instrText>
        </w:r>
        <w:r w:rsidR="00B77246">
          <w:rPr>
            <w:noProof/>
            <w:webHidden/>
          </w:rPr>
          <w:instrText xml:space="preserve">PAGEREF </w:instrText>
        </w:r>
        <w:r w:rsidR="00B77246">
          <w:rPr>
            <w:noProof/>
            <w:webHidden/>
            <w:rtl/>
          </w:rPr>
          <w:instrText>_</w:instrText>
        </w:r>
        <w:r w:rsidR="00B77246">
          <w:rPr>
            <w:noProof/>
            <w:webHidden/>
          </w:rPr>
          <w:instrText>Toc480192475 \h</w:instrText>
        </w:r>
        <w:r w:rsidR="00B77246">
          <w:rPr>
            <w:noProof/>
            <w:webHidden/>
            <w:rtl/>
          </w:rPr>
          <w:instrText xml:space="preserve"> </w:instrText>
        </w:r>
        <w:r w:rsidR="00B77246">
          <w:rPr>
            <w:noProof/>
            <w:webHidden/>
            <w:rtl/>
          </w:rPr>
        </w:r>
        <w:r w:rsidR="00B77246">
          <w:rPr>
            <w:noProof/>
            <w:webHidden/>
            <w:rtl/>
          </w:rPr>
          <w:fldChar w:fldCharType="separate"/>
        </w:r>
        <w:r w:rsidR="00B77246">
          <w:rPr>
            <w:noProof/>
            <w:webHidden/>
            <w:rtl/>
          </w:rPr>
          <w:t>16</w:t>
        </w:r>
        <w:r w:rsidR="00B77246">
          <w:rPr>
            <w:noProof/>
            <w:webHidden/>
            <w:rtl/>
          </w:rPr>
          <w:fldChar w:fldCharType="end"/>
        </w:r>
      </w:hyperlink>
    </w:p>
    <w:p w14:paraId="0E4D5D9C" w14:textId="77777777" w:rsidR="00B77246" w:rsidRDefault="00937424" w:rsidP="004D1D4C">
      <w:pPr>
        <w:pStyle w:val="TOC2"/>
        <w:tabs>
          <w:tab w:val="right" w:leader="dot" w:pos="8296"/>
        </w:tabs>
        <w:rPr>
          <w:rFonts w:asciiTheme="minorHAnsi" w:eastAsiaTheme="minorEastAsia" w:hAnsiTheme="minorHAnsi" w:cstheme="minorBidi"/>
          <w:b w:val="0"/>
          <w:bCs w:val="0"/>
          <w:noProof/>
          <w:sz w:val="24"/>
          <w:szCs w:val="24"/>
          <w:rtl/>
        </w:rPr>
      </w:pPr>
      <w:hyperlink w:anchor="_Toc480192476" w:history="1">
        <w:r w:rsidR="00B77246" w:rsidRPr="00B10E54">
          <w:rPr>
            <w:rStyle w:val="Hyperlink"/>
            <w:noProof/>
          </w:rPr>
          <w:t>3.1. Pre-Processing Implementation</w:t>
        </w:r>
        <w:r w:rsidR="00B77246">
          <w:rPr>
            <w:noProof/>
            <w:webHidden/>
            <w:rtl/>
          </w:rPr>
          <w:tab/>
        </w:r>
        <w:r w:rsidR="00B77246">
          <w:rPr>
            <w:noProof/>
            <w:webHidden/>
            <w:rtl/>
          </w:rPr>
          <w:fldChar w:fldCharType="begin"/>
        </w:r>
        <w:r w:rsidR="00B77246">
          <w:rPr>
            <w:noProof/>
            <w:webHidden/>
            <w:rtl/>
          </w:rPr>
          <w:instrText xml:space="preserve"> </w:instrText>
        </w:r>
        <w:r w:rsidR="00B77246">
          <w:rPr>
            <w:noProof/>
            <w:webHidden/>
          </w:rPr>
          <w:instrText xml:space="preserve">PAGEREF </w:instrText>
        </w:r>
        <w:r w:rsidR="00B77246">
          <w:rPr>
            <w:noProof/>
            <w:webHidden/>
            <w:rtl/>
          </w:rPr>
          <w:instrText>_</w:instrText>
        </w:r>
        <w:r w:rsidR="00B77246">
          <w:rPr>
            <w:noProof/>
            <w:webHidden/>
          </w:rPr>
          <w:instrText>Toc480192476 \h</w:instrText>
        </w:r>
        <w:r w:rsidR="00B77246">
          <w:rPr>
            <w:noProof/>
            <w:webHidden/>
            <w:rtl/>
          </w:rPr>
          <w:instrText xml:space="preserve"> </w:instrText>
        </w:r>
        <w:r w:rsidR="00B77246">
          <w:rPr>
            <w:noProof/>
            <w:webHidden/>
            <w:rtl/>
          </w:rPr>
        </w:r>
        <w:r w:rsidR="00B77246">
          <w:rPr>
            <w:noProof/>
            <w:webHidden/>
            <w:rtl/>
          </w:rPr>
          <w:fldChar w:fldCharType="separate"/>
        </w:r>
        <w:r w:rsidR="00B77246">
          <w:rPr>
            <w:noProof/>
            <w:webHidden/>
            <w:rtl/>
          </w:rPr>
          <w:t>16</w:t>
        </w:r>
        <w:r w:rsidR="00B77246">
          <w:rPr>
            <w:noProof/>
            <w:webHidden/>
            <w:rtl/>
          </w:rPr>
          <w:fldChar w:fldCharType="end"/>
        </w:r>
      </w:hyperlink>
    </w:p>
    <w:p w14:paraId="490CEC0F" w14:textId="77777777" w:rsidR="00B77246" w:rsidRDefault="00937424" w:rsidP="004D1D4C">
      <w:pPr>
        <w:pStyle w:val="TOC3"/>
        <w:tabs>
          <w:tab w:val="right" w:leader="dot" w:pos="8296"/>
        </w:tabs>
        <w:rPr>
          <w:rFonts w:asciiTheme="minorHAnsi" w:eastAsiaTheme="minorEastAsia" w:hAnsiTheme="minorHAnsi" w:cstheme="minorBidi"/>
          <w:noProof/>
          <w:sz w:val="24"/>
          <w:szCs w:val="24"/>
          <w:rtl/>
        </w:rPr>
      </w:pPr>
      <w:hyperlink w:anchor="_Toc480192477" w:history="1">
        <w:r w:rsidR="00B77246" w:rsidRPr="00B10E54">
          <w:rPr>
            <w:rStyle w:val="Hyperlink"/>
            <w:noProof/>
          </w:rPr>
          <w:t>3.1.1. Data bases</w:t>
        </w:r>
        <w:r w:rsidR="00B77246">
          <w:rPr>
            <w:noProof/>
            <w:webHidden/>
            <w:rtl/>
          </w:rPr>
          <w:tab/>
        </w:r>
        <w:r w:rsidR="00B77246">
          <w:rPr>
            <w:noProof/>
            <w:webHidden/>
            <w:rtl/>
          </w:rPr>
          <w:fldChar w:fldCharType="begin"/>
        </w:r>
        <w:r w:rsidR="00B77246">
          <w:rPr>
            <w:noProof/>
            <w:webHidden/>
            <w:rtl/>
          </w:rPr>
          <w:instrText xml:space="preserve"> </w:instrText>
        </w:r>
        <w:r w:rsidR="00B77246">
          <w:rPr>
            <w:noProof/>
            <w:webHidden/>
          </w:rPr>
          <w:instrText xml:space="preserve">PAGEREF </w:instrText>
        </w:r>
        <w:r w:rsidR="00B77246">
          <w:rPr>
            <w:noProof/>
            <w:webHidden/>
            <w:rtl/>
          </w:rPr>
          <w:instrText>_</w:instrText>
        </w:r>
        <w:r w:rsidR="00B77246">
          <w:rPr>
            <w:noProof/>
            <w:webHidden/>
          </w:rPr>
          <w:instrText>Toc480192477 \h</w:instrText>
        </w:r>
        <w:r w:rsidR="00B77246">
          <w:rPr>
            <w:noProof/>
            <w:webHidden/>
            <w:rtl/>
          </w:rPr>
          <w:instrText xml:space="preserve"> </w:instrText>
        </w:r>
        <w:r w:rsidR="00B77246">
          <w:rPr>
            <w:noProof/>
            <w:webHidden/>
            <w:rtl/>
          </w:rPr>
        </w:r>
        <w:r w:rsidR="00B77246">
          <w:rPr>
            <w:noProof/>
            <w:webHidden/>
            <w:rtl/>
          </w:rPr>
          <w:fldChar w:fldCharType="separate"/>
        </w:r>
        <w:r w:rsidR="00B77246">
          <w:rPr>
            <w:noProof/>
            <w:webHidden/>
            <w:rtl/>
          </w:rPr>
          <w:t>16</w:t>
        </w:r>
        <w:r w:rsidR="00B77246">
          <w:rPr>
            <w:noProof/>
            <w:webHidden/>
            <w:rtl/>
          </w:rPr>
          <w:fldChar w:fldCharType="end"/>
        </w:r>
      </w:hyperlink>
    </w:p>
    <w:p w14:paraId="0FC8D2BE" w14:textId="77777777" w:rsidR="00B77246" w:rsidRDefault="00937424" w:rsidP="004D1D4C">
      <w:pPr>
        <w:pStyle w:val="TOC3"/>
        <w:tabs>
          <w:tab w:val="right" w:leader="dot" w:pos="8296"/>
        </w:tabs>
        <w:rPr>
          <w:rFonts w:asciiTheme="minorHAnsi" w:eastAsiaTheme="minorEastAsia" w:hAnsiTheme="minorHAnsi" w:cstheme="minorBidi"/>
          <w:noProof/>
          <w:sz w:val="24"/>
          <w:szCs w:val="24"/>
          <w:rtl/>
        </w:rPr>
      </w:pPr>
      <w:hyperlink w:anchor="_Toc480192478" w:history="1">
        <w:r w:rsidR="00B77246" w:rsidRPr="00B10E54">
          <w:rPr>
            <w:rStyle w:val="Hyperlink"/>
            <w:noProof/>
          </w:rPr>
          <w:t>3.1.2. Library Characterization</w:t>
        </w:r>
        <w:r w:rsidR="00B77246">
          <w:rPr>
            <w:noProof/>
            <w:webHidden/>
            <w:rtl/>
          </w:rPr>
          <w:tab/>
        </w:r>
        <w:r w:rsidR="00B77246">
          <w:rPr>
            <w:noProof/>
            <w:webHidden/>
            <w:rtl/>
          </w:rPr>
          <w:fldChar w:fldCharType="begin"/>
        </w:r>
        <w:r w:rsidR="00B77246">
          <w:rPr>
            <w:noProof/>
            <w:webHidden/>
            <w:rtl/>
          </w:rPr>
          <w:instrText xml:space="preserve"> </w:instrText>
        </w:r>
        <w:r w:rsidR="00B77246">
          <w:rPr>
            <w:noProof/>
            <w:webHidden/>
          </w:rPr>
          <w:instrText xml:space="preserve">PAGEREF </w:instrText>
        </w:r>
        <w:r w:rsidR="00B77246">
          <w:rPr>
            <w:noProof/>
            <w:webHidden/>
            <w:rtl/>
          </w:rPr>
          <w:instrText>_</w:instrText>
        </w:r>
        <w:r w:rsidR="00B77246">
          <w:rPr>
            <w:noProof/>
            <w:webHidden/>
          </w:rPr>
          <w:instrText>Toc480192478 \h</w:instrText>
        </w:r>
        <w:r w:rsidR="00B77246">
          <w:rPr>
            <w:noProof/>
            <w:webHidden/>
            <w:rtl/>
          </w:rPr>
          <w:instrText xml:space="preserve"> </w:instrText>
        </w:r>
        <w:r w:rsidR="00B77246">
          <w:rPr>
            <w:noProof/>
            <w:webHidden/>
            <w:rtl/>
          </w:rPr>
        </w:r>
        <w:r w:rsidR="00B77246">
          <w:rPr>
            <w:noProof/>
            <w:webHidden/>
            <w:rtl/>
          </w:rPr>
          <w:fldChar w:fldCharType="separate"/>
        </w:r>
        <w:r w:rsidR="00B77246">
          <w:rPr>
            <w:noProof/>
            <w:webHidden/>
            <w:rtl/>
          </w:rPr>
          <w:t>17</w:t>
        </w:r>
        <w:r w:rsidR="00B77246">
          <w:rPr>
            <w:noProof/>
            <w:webHidden/>
            <w:rtl/>
          </w:rPr>
          <w:fldChar w:fldCharType="end"/>
        </w:r>
      </w:hyperlink>
    </w:p>
    <w:p w14:paraId="26498DF4" w14:textId="77777777" w:rsidR="00B77246" w:rsidRDefault="00937424" w:rsidP="004D1D4C">
      <w:pPr>
        <w:pStyle w:val="TOC3"/>
        <w:tabs>
          <w:tab w:val="right" w:leader="dot" w:pos="8296"/>
        </w:tabs>
        <w:rPr>
          <w:rFonts w:asciiTheme="minorHAnsi" w:eastAsiaTheme="minorEastAsia" w:hAnsiTheme="minorHAnsi" w:cstheme="minorBidi"/>
          <w:noProof/>
          <w:sz w:val="24"/>
          <w:szCs w:val="24"/>
          <w:rtl/>
        </w:rPr>
      </w:pPr>
      <w:hyperlink w:anchor="_Toc480192479" w:history="1">
        <w:r w:rsidR="00B77246" w:rsidRPr="00B10E54">
          <w:rPr>
            <w:rStyle w:val="Hyperlink"/>
            <w:noProof/>
          </w:rPr>
          <w:t>3.1.3. Basic statistical analysis</w:t>
        </w:r>
        <w:r w:rsidR="00B77246">
          <w:rPr>
            <w:noProof/>
            <w:webHidden/>
            <w:rtl/>
          </w:rPr>
          <w:tab/>
        </w:r>
        <w:r w:rsidR="00B77246">
          <w:rPr>
            <w:noProof/>
            <w:webHidden/>
            <w:rtl/>
          </w:rPr>
          <w:fldChar w:fldCharType="begin"/>
        </w:r>
        <w:r w:rsidR="00B77246">
          <w:rPr>
            <w:noProof/>
            <w:webHidden/>
            <w:rtl/>
          </w:rPr>
          <w:instrText xml:space="preserve"> </w:instrText>
        </w:r>
        <w:r w:rsidR="00B77246">
          <w:rPr>
            <w:noProof/>
            <w:webHidden/>
          </w:rPr>
          <w:instrText xml:space="preserve">PAGEREF </w:instrText>
        </w:r>
        <w:r w:rsidR="00B77246">
          <w:rPr>
            <w:noProof/>
            <w:webHidden/>
            <w:rtl/>
          </w:rPr>
          <w:instrText>_</w:instrText>
        </w:r>
        <w:r w:rsidR="00B77246">
          <w:rPr>
            <w:noProof/>
            <w:webHidden/>
          </w:rPr>
          <w:instrText>Toc480192479 \h</w:instrText>
        </w:r>
        <w:r w:rsidR="00B77246">
          <w:rPr>
            <w:noProof/>
            <w:webHidden/>
            <w:rtl/>
          </w:rPr>
          <w:instrText xml:space="preserve"> </w:instrText>
        </w:r>
        <w:r w:rsidR="00B77246">
          <w:rPr>
            <w:noProof/>
            <w:webHidden/>
            <w:rtl/>
          </w:rPr>
        </w:r>
        <w:r w:rsidR="00B77246">
          <w:rPr>
            <w:noProof/>
            <w:webHidden/>
            <w:rtl/>
          </w:rPr>
          <w:fldChar w:fldCharType="separate"/>
        </w:r>
        <w:r w:rsidR="00B77246">
          <w:rPr>
            <w:noProof/>
            <w:webHidden/>
            <w:rtl/>
          </w:rPr>
          <w:t>18</w:t>
        </w:r>
        <w:r w:rsidR="00B77246">
          <w:rPr>
            <w:noProof/>
            <w:webHidden/>
            <w:rtl/>
          </w:rPr>
          <w:fldChar w:fldCharType="end"/>
        </w:r>
      </w:hyperlink>
    </w:p>
    <w:p w14:paraId="6ED795B1" w14:textId="77777777" w:rsidR="00B77246" w:rsidRDefault="00937424" w:rsidP="004D1D4C">
      <w:pPr>
        <w:pStyle w:val="TOC3"/>
        <w:tabs>
          <w:tab w:val="right" w:leader="dot" w:pos="8296"/>
        </w:tabs>
        <w:rPr>
          <w:rFonts w:asciiTheme="minorHAnsi" w:eastAsiaTheme="minorEastAsia" w:hAnsiTheme="minorHAnsi" w:cstheme="minorBidi"/>
          <w:noProof/>
          <w:sz w:val="24"/>
          <w:szCs w:val="24"/>
          <w:rtl/>
        </w:rPr>
      </w:pPr>
      <w:hyperlink w:anchor="_Toc480192480" w:history="1">
        <w:r w:rsidR="00B77246" w:rsidRPr="00B10E54">
          <w:rPr>
            <w:rStyle w:val="Hyperlink"/>
            <w:noProof/>
          </w:rPr>
          <w:t>3.1.4. Principal Component Analysis</w:t>
        </w:r>
        <w:r w:rsidR="00B77246">
          <w:rPr>
            <w:noProof/>
            <w:webHidden/>
            <w:rtl/>
          </w:rPr>
          <w:tab/>
        </w:r>
        <w:r w:rsidR="00B77246">
          <w:rPr>
            <w:noProof/>
            <w:webHidden/>
            <w:rtl/>
          </w:rPr>
          <w:fldChar w:fldCharType="begin"/>
        </w:r>
        <w:r w:rsidR="00B77246">
          <w:rPr>
            <w:noProof/>
            <w:webHidden/>
            <w:rtl/>
          </w:rPr>
          <w:instrText xml:space="preserve"> </w:instrText>
        </w:r>
        <w:r w:rsidR="00B77246">
          <w:rPr>
            <w:noProof/>
            <w:webHidden/>
          </w:rPr>
          <w:instrText xml:space="preserve">PAGEREF </w:instrText>
        </w:r>
        <w:r w:rsidR="00B77246">
          <w:rPr>
            <w:noProof/>
            <w:webHidden/>
            <w:rtl/>
          </w:rPr>
          <w:instrText>_</w:instrText>
        </w:r>
        <w:r w:rsidR="00B77246">
          <w:rPr>
            <w:noProof/>
            <w:webHidden/>
          </w:rPr>
          <w:instrText>Toc480192480 \h</w:instrText>
        </w:r>
        <w:r w:rsidR="00B77246">
          <w:rPr>
            <w:noProof/>
            <w:webHidden/>
            <w:rtl/>
          </w:rPr>
          <w:instrText xml:space="preserve"> </w:instrText>
        </w:r>
        <w:r w:rsidR="00B77246">
          <w:rPr>
            <w:noProof/>
            <w:webHidden/>
            <w:rtl/>
          </w:rPr>
        </w:r>
        <w:r w:rsidR="00B77246">
          <w:rPr>
            <w:noProof/>
            <w:webHidden/>
            <w:rtl/>
          </w:rPr>
          <w:fldChar w:fldCharType="separate"/>
        </w:r>
        <w:r w:rsidR="00B77246">
          <w:rPr>
            <w:noProof/>
            <w:webHidden/>
            <w:rtl/>
          </w:rPr>
          <w:t>18</w:t>
        </w:r>
        <w:r w:rsidR="00B77246">
          <w:rPr>
            <w:noProof/>
            <w:webHidden/>
            <w:rtl/>
          </w:rPr>
          <w:fldChar w:fldCharType="end"/>
        </w:r>
      </w:hyperlink>
    </w:p>
    <w:p w14:paraId="5F968F26" w14:textId="77777777" w:rsidR="00B77246" w:rsidRDefault="00937424" w:rsidP="004D1D4C">
      <w:pPr>
        <w:pStyle w:val="TOC3"/>
        <w:tabs>
          <w:tab w:val="right" w:leader="dot" w:pos="8296"/>
        </w:tabs>
        <w:rPr>
          <w:rFonts w:asciiTheme="minorHAnsi" w:eastAsiaTheme="minorEastAsia" w:hAnsiTheme="minorHAnsi" w:cstheme="minorBidi"/>
          <w:noProof/>
          <w:sz w:val="24"/>
          <w:szCs w:val="24"/>
          <w:rtl/>
        </w:rPr>
      </w:pPr>
      <w:hyperlink w:anchor="_Toc480192481" w:history="1">
        <w:r w:rsidR="00B77246" w:rsidRPr="00B10E54">
          <w:rPr>
            <w:rStyle w:val="Hyperlink"/>
            <w:noProof/>
          </w:rPr>
          <w:t>3.1.5. Heat Map</w:t>
        </w:r>
        <w:r w:rsidR="00B77246">
          <w:rPr>
            <w:noProof/>
            <w:webHidden/>
            <w:rtl/>
          </w:rPr>
          <w:tab/>
        </w:r>
        <w:r w:rsidR="00B77246">
          <w:rPr>
            <w:noProof/>
            <w:webHidden/>
            <w:rtl/>
          </w:rPr>
          <w:fldChar w:fldCharType="begin"/>
        </w:r>
        <w:r w:rsidR="00B77246">
          <w:rPr>
            <w:noProof/>
            <w:webHidden/>
            <w:rtl/>
          </w:rPr>
          <w:instrText xml:space="preserve"> </w:instrText>
        </w:r>
        <w:r w:rsidR="00B77246">
          <w:rPr>
            <w:noProof/>
            <w:webHidden/>
          </w:rPr>
          <w:instrText xml:space="preserve">PAGEREF </w:instrText>
        </w:r>
        <w:r w:rsidR="00B77246">
          <w:rPr>
            <w:noProof/>
            <w:webHidden/>
            <w:rtl/>
          </w:rPr>
          <w:instrText>_</w:instrText>
        </w:r>
        <w:r w:rsidR="00B77246">
          <w:rPr>
            <w:noProof/>
            <w:webHidden/>
          </w:rPr>
          <w:instrText>Toc480192481 \h</w:instrText>
        </w:r>
        <w:r w:rsidR="00B77246">
          <w:rPr>
            <w:noProof/>
            <w:webHidden/>
            <w:rtl/>
          </w:rPr>
          <w:instrText xml:space="preserve"> </w:instrText>
        </w:r>
        <w:r w:rsidR="00B77246">
          <w:rPr>
            <w:noProof/>
            <w:webHidden/>
            <w:rtl/>
          </w:rPr>
        </w:r>
        <w:r w:rsidR="00B77246">
          <w:rPr>
            <w:noProof/>
            <w:webHidden/>
            <w:rtl/>
          </w:rPr>
          <w:fldChar w:fldCharType="separate"/>
        </w:r>
        <w:r w:rsidR="00B77246">
          <w:rPr>
            <w:noProof/>
            <w:webHidden/>
            <w:rtl/>
          </w:rPr>
          <w:t>21</w:t>
        </w:r>
        <w:r w:rsidR="00B77246">
          <w:rPr>
            <w:noProof/>
            <w:webHidden/>
            <w:rtl/>
          </w:rPr>
          <w:fldChar w:fldCharType="end"/>
        </w:r>
      </w:hyperlink>
    </w:p>
    <w:p w14:paraId="2DFE9BB8" w14:textId="77777777" w:rsidR="00B77246" w:rsidRDefault="00937424" w:rsidP="004D1D4C">
      <w:pPr>
        <w:pStyle w:val="TOC3"/>
        <w:tabs>
          <w:tab w:val="right" w:leader="dot" w:pos="8296"/>
        </w:tabs>
        <w:rPr>
          <w:rFonts w:asciiTheme="minorHAnsi" w:eastAsiaTheme="minorEastAsia" w:hAnsiTheme="minorHAnsi" w:cstheme="minorBidi"/>
          <w:noProof/>
          <w:sz w:val="24"/>
          <w:szCs w:val="24"/>
          <w:rtl/>
        </w:rPr>
      </w:pPr>
      <w:hyperlink w:anchor="_Toc480192482" w:history="1">
        <w:r w:rsidR="00B77246" w:rsidRPr="00B10E54">
          <w:rPr>
            <w:rStyle w:val="Hyperlink"/>
            <w:noProof/>
          </w:rPr>
          <w:t>3.1.6. Self-Organizing Map (SOM)</w:t>
        </w:r>
        <w:r w:rsidR="00B77246">
          <w:rPr>
            <w:noProof/>
            <w:webHidden/>
            <w:rtl/>
          </w:rPr>
          <w:tab/>
        </w:r>
        <w:r w:rsidR="00B77246">
          <w:rPr>
            <w:noProof/>
            <w:webHidden/>
            <w:rtl/>
          </w:rPr>
          <w:fldChar w:fldCharType="begin"/>
        </w:r>
        <w:r w:rsidR="00B77246">
          <w:rPr>
            <w:noProof/>
            <w:webHidden/>
            <w:rtl/>
          </w:rPr>
          <w:instrText xml:space="preserve"> </w:instrText>
        </w:r>
        <w:r w:rsidR="00B77246">
          <w:rPr>
            <w:noProof/>
            <w:webHidden/>
          </w:rPr>
          <w:instrText xml:space="preserve">PAGEREF </w:instrText>
        </w:r>
        <w:r w:rsidR="00B77246">
          <w:rPr>
            <w:noProof/>
            <w:webHidden/>
            <w:rtl/>
          </w:rPr>
          <w:instrText>_</w:instrText>
        </w:r>
        <w:r w:rsidR="00B77246">
          <w:rPr>
            <w:noProof/>
            <w:webHidden/>
          </w:rPr>
          <w:instrText>Toc480192482 \h</w:instrText>
        </w:r>
        <w:r w:rsidR="00B77246">
          <w:rPr>
            <w:noProof/>
            <w:webHidden/>
            <w:rtl/>
          </w:rPr>
          <w:instrText xml:space="preserve"> </w:instrText>
        </w:r>
        <w:r w:rsidR="00B77246">
          <w:rPr>
            <w:noProof/>
            <w:webHidden/>
            <w:rtl/>
          </w:rPr>
        </w:r>
        <w:r w:rsidR="00B77246">
          <w:rPr>
            <w:noProof/>
            <w:webHidden/>
            <w:rtl/>
          </w:rPr>
          <w:fldChar w:fldCharType="separate"/>
        </w:r>
        <w:r w:rsidR="00B77246">
          <w:rPr>
            <w:noProof/>
            <w:webHidden/>
            <w:rtl/>
          </w:rPr>
          <w:t>23</w:t>
        </w:r>
        <w:r w:rsidR="00B77246">
          <w:rPr>
            <w:noProof/>
            <w:webHidden/>
            <w:rtl/>
          </w:rPr>
          <w:fldChar w:fldCharType="end"/>
        </w:r>
      </w:hyperlink>
    </w:p>
    <w:p w14:paraId="1BA89F70" w14:textId="77777777" w:rsidR="00B77246" w:rsidRDefault="00937424" w:rsidP="004D1D4C">
      <w:pPr>
        <w:pStyle w:val="TOC2"/>
        <w:tabs>
          <w:tab w:val="right" w:leader="dot" w:pos="8296"/>
        </w:tabs>
        <w:rPr>
          <w:rFonts w:asciiTheme="minorHAnsi" w:eastAsiaTheme="minorEastAsia" w:hAnsiTheme="minorHAnsi" w:cstheme="minorBidi"/>
          <w:b w:val="0"/>
          <w:bCs w:val="0"/>
          <w:noProof/>
          <w:sz w:val="24"/>
          <w:szCs w:val="24"/>
          <w:rtl/>
        </w:rPr>
      </w:pPr>
      <w:hyperlink w:anchor="_Toc480192483" w:history="1">
        <w:r w:rsidR="00B77246" w:rsidRPr="00B10E54">
          <w:rPr>
            <w:rStyle w:val="Hyperlink"/>
            <w:noProof/>
          </w:rPr>
          <w:t xml:space="preserve">3.2. RANSAC </w:t>
        </w:r>
        <w:r w:rsidR="00B77246" w:rsidRPr="00B10E54">
          <w:rPr>
            <w:rStyle w:val="Hyperlink"/>
            <w:noProof/>
            <w:rtl/>
          </w:rPr>
          <w:t xml:space="preserve"> </w:t>
        </w:r>
        <w:r w:rsidR="00B77246" w:rsidRPr="00B10E54">
          <w:rPr>
            <w:rStyle w:val="Hyperlink"/>
            <w:noProof/>
          </w:rPr>
          <w:t>Implementation</w:t>
        </w:r>
        <w:r w:rsidR="00B77246">
          <w:rPr>
            <w:noProof/>
            <w:webHidden/>
            <w:rtl/>
          </w:rPr>
          <w:tab/>
        </w:r>
        <w:r w:rsidR="00B77246">
          <w:rPr>
            <w:noProof/>
            <w:webHidden/>
            <w:rtl/>
          </w:rPr>
          <w:fldChar w:fldCharType="begin"/>
        </w:r>
        <w:r w:rsidR="00B77246">
          <w:rPr>
            <w:noProof/>
            <w:webHidden/>
            <w:rtl/>
          </w:rPr>
          <w:instrText xml:space="preserve"> </w:instrText>
        </w:r>
        <w:r w:rsidR="00B77246">
          <w:rPr>
            <w:noProof/>
            <w:webHidden/>
          </w:rPr>
          <w:instrText xml:space="preserve">PAGEREF </w:instrText>
        </w:r>
        <w:r w:rsidR="00B77246">
          <w:rPr>
            <w:noProof/>
            <w:webHidden/>
            <w:rtl/>
          </w:rPr>
          <w:instrText>_</w:instrText>
        </w:r>
        <w:r w:rsidR="00B77246">
          <w:rPr>
            <w:noProof/>
            <w:webHidden/>
          </w:rPr>
          <w:instrText>Toc480192483 \h</w:instrText>
        </w:r>
        <w:r w:rsidR="00B77246">
          <w:rPr>
            <w:noProof/>
            <w:webHidden/>
            <w:rtl/>
          </w:rPr>
          <w:instrText xml:space="preserve"> </w:instrText>
        </w:r>
        <w:r w:rsidR="00B77246">
          <w:rPr>
            <w:noProof/>
            <w:webHidden/>
            <w:rtl/>
          </w:rPr>
        </w:r>
        <w:r w:rsidR="00B77246">
          <w:rPr>
            <w:noProof/>
            <w:webHidden/>
            <w:rtl/>
          </w:rPr>
          <w:fldChar w:fldCharType="separate"/>
        </w:r>
        <w:r w:rsidR="00B77246">
          <w:rPr>
            <w:noProof/>
            <w:webHidden/>
            <w:rtl/>
          </w:rPr>
          <w:t>24</w:t>
        </w:r>
        <w:r w:rsidR="00B77246">
          <w:rPr>
            <w:noProof/>
            <w:webHidden/>
            <w:rtl/>
          </w:rPr>
          <w:fldChar w:fldCharType="end"/>
        </w:r>
      </w:hyperlink>
    </w:p>
    <w:p w14:paraId="2EF94B01" w14:textId="77777777" w:rsidR="00B77246" w:rsidRDefault="00937424" w:rsidP="004D1D4C">
      <w:pPr>
        <w:pStyle w:val="TOC3"/>
        <w:tabs>
          <w:tab w:val="right" w:leader="dot" w:pos="8296"/>
        </w:tabs>
        <w:rPr>
          <w:rFonts w:asciiTheme="minorHAnsi" w:eastAsiaTheme="minorEastAsia" w:hAnsiTheme="minorHAnsi" w:cstheme="minorBidi"/>
          <w:noProof/>
          <w:sz w:val="24"/>
          <w:szCs w:val="24"/>
          <w:rtl/>
        </w:rPr>
      </w:pPr>
      <w:hyperlink w:anchor="_Toc480192484" w:history="1">
        <w:r w:rsidR="00B77246" w:rsidRPr="00B10E54">
          <w:rPr>
            <w:rStyle w:val="Hyperlink"/>
            <w:noProof/>
          </w:rPr>
          <w:t>3.2.1. Databases</w:t>
        </w:r>
        <w:r w:rsidR="00B77246">
          <w:rPr>
            <w:noProof/>
            <w:webHidden/>
            <w:rtl/>
          </w:rPr>
          <w:tab/>
        </w:r>
        <w:r w:rsidR="00B77246">
          <w:rPr>
            <w:noProof/>
            <w:webHidden/>
            <w:rtl/>
          </w:rPr>
          <w:fldChar w:fldCharType="begin"/>
        </w:r>
        <w:r w:rsidR="00B77246">
          <w:rPr>
            <w:noProof/>
            <w:webHidden/>
            <w:rtl/>
          </w:rPr>
          <w:instrText xml:space="preserve"> </w:instrText>
        </w:r>
        <w:r w:rsidR="00B77246">
          <w:rPr>
            <w:noProof/>
            <w:webHidden/>
          </w:rPr>
          <w:instrText xml:space="preserve">PAGEREF </w:instrText>
        </w:r>
        <w:r w:rsidR="00B77246">
          <w:rPr>
            <w:noProof/>
            <w:webHidden/>
            <w:rtl/>
          </w:rPr>
          <w:instrText>_</w:instrText>
        </w:r>
        <w:r w:rsidR="00B77246">
          <w:rPr>
            <w:noProof/>
            <w:webHidden/>
          </w:rPr>
          <w:instrText>Toc480192484 \h</w:instrText>
        </w:r>
        <w:r w:rsidR="00B77246">
          <w:rPr>
            <w:noProof/>
            <w:webHidden/>
            <w:rtl/>
          </w:rPr>
          <w:instrText xml:space="preserve"> </w:instrText>
        </w:r>
        <w:r w:rsidR="00B77246">
          <w:rPr>
            <w:noProof/>
            <w:webHidden/>
            <w:rtl/>
          </w:rPr>
        </w:r>
        <w:r w:rsidR="00B77246">
          <w:rPr>
            <w:noProof/>
            <w:webHidden/>
            <w:rtl/>
          </w:rPr>
          <w:fldChar w:fldCharType="separate"/>
        </w:r>
        <w:r w:rsidR="00B77246">
          <w:rPr>
            <w:noProof/>
            <w:webHidden/>
            <w:rtl/>
          </w:rPr>
          <w:t>24</w:t>
        </w:r>
        <w:r w:rsidR="00B77246">
          <w:rPr>
            <w:noProof/>
            <w:webHidden/>
            <w:rtl/>
          </w:rPr>
          <w:fldChar w:fldCharType="end"/>
        </w:r>
      </w:hyperlink>
    </w:p>
    <w:p w14:paraId="2CBF2B7F" w14:textId="77777777" w:rsidR="00B77246" w:rsidRDefault="00937424" w:rsidP="004D1D4C">
      <w:pPr>
        <w:pStyle w:val="TOC2"/>
        <w:tabs>
          <w:tab w:val="right" w:leader="dot" w:pos="8296"/>
        </w:tabs>
        <w:rPr>
          <w:rFonts w:asciiTheme="minorHAnsi" w:eastAsiaTheme="minorEastAsia" w:hAnsiTheme="minorHAnsi" w:cstheme="minorBidi"/>
          <w:b w:val="0"/>
          <w:bCs w:val="0"/>
          <w:noProof/>
          <w:sz w:val="24"/>
          <w:szCs w:val="24"/>
          <w:rtl/>
        </w:rPr>
      </w:pPr>
      <w:hyperlink w:anchor="_Toc480192485" w:history="1">
        <w:r w:rsidR="00B77246" w:rsidRPr="00B10E54">
          <w:rPr>
            <w:rStyle w:val="Hyperlink"/>
            <w:noProof/>
          </w:rPr>
          <w:t>3.3. kNN Implementation</w:t>
        </w:r>
        <w:r w:rsidR="00B77246">
          <w:rPr>
            <w:noProof/>
            <w:webHidden/>
            <w:rtl/>
          </w:rPr>
          <w:tab/>
        </w:r>
        <w:r w:rsidR="00B77246">
          <w:rPr>
            <w:noProof/>
            <w:webHidden/>
            <w:rtl/>
          </w:rPr>
          <w:fldChar w:fldCharType="begin"/>
        </w:r>
        <w:r w:rsidR="00B77246">
          <w:rPr>
            <w:noProof/>
            <w:webHidden/>
            <w:rtl/>
          </w:rPr>
          <w:instrText xml:space="preserve"> </w:instrText>
        </w:r>
        <w:r w:rsidR="00B77246">
          <w:rPr>
            <w:noProof/>
            <w:webHidden/>
          </w:rPr>
          <w:instrText xml:space="preserve">PAGEREF </w:instrText>
        </w:r>
        <w:r w:rsidR="00B77246">
          <w:rPr>
            <w:noProof/>
            <w:webHidden/>
            <w:rtl/>
          </w:rPr>
          <w:instrText>_</w:instrText>
        </w:r>
        <w:r w:rsidR="00B77246">
          <w:rPr>
            <w:noProof/>
            <w:webHidden/>
          </w:rPr>
          <w:instrText>Toc480192485 \h</w:instrText>
        </w:r>
        <w:r w:rsidR="00B77246">
          <w:rPr>
            <w:noProof/>
            <w:webHidden/>
            <w:rtl/>
          </w:rPr>
          <w:instrText xml:space="preserve"> </w:instrText>
        </w:r>
        <w:r w:rsidR="00B77246">
          <w:rPr>
            <w:noProof/>
            <w:webHidden/>
            <w:rtl/>
          </w:rPr>
        </w:r>
        <w:r w:rsidR="00B77246">
          <w:rPr>
            <w:noProof/>
            <w:webHidden/>
            <w:rtl/>
          </w:rPr>
          <w:fldChar w:fldCharType="separate"/>
        </w:r>
        <w:r w:rsidR="00B77246">
          <w:rPr>
            <w:noProof/>
            <w:webHidden/>
            <w:rtl/>
          </w:rPr>
          <w:t>30</w:t>
        </w:r>
        <w:r w:rsidR="00B77246">
          <w:rPr>
            <w:noProof/>
            <w:webHidden/>
            <w:rtl/>
          </w:rPr>
          <w:fldChar w:fldCharType="end"/>
        </w:r>
      </w:hyperlink>
    </w:p>
    <w:p w14:paraId="3CF48193" w14:textId="77777777" w:rsidR="00B77246" w:rsidRDefault="00937424" w:rsidP="004D1D4C">
      <w:pPr>
        <w:pStyle w:val="TOC2"/>
        <w:tabs>
          <w:tab w:val="right" w:leader="dot" w:pos="8296"/>
        </w:tabs>
        <w:rPr>
          <w:rFonts w:asciiTheme="minorHAnsi" w:eastAsiaTheme="minorEastAsia" w:hAnsiTheme="minorHAnsi" w:cstheme="minorBidi"/>
          <w:b w:val="0"/>
          <w:bCs w:val="0"/>
          <w:noProof/>
          <w:sz w:val="24"/>
          <w:szCs w:val="24"/>
          <w:rtl/>
        </w:rPr>
      </w:pPr>
      <w:hyperlink w:anchor="_Toc480192486" w:history="1">
        <w:r w:rsidR="00B77246" w:rsidRPr="00B10E54">
          <w:rPr>
            <w:rStyle w:val="Hyperlink"/>
            <w:noProof/>
          </w:rPr>
          <w:t>3.4. Virtual Cell Implementation</w:t>
        </w:r>
        <w:r w:rsidR="00B77246">
          <w:rPr>
            <w:noProof/>
            <w:webHidden/>
            <w:rtl/>
          </w:rPr>
          <w:tab/>
        </w:r>
        <w:r w:rsidR="00B77246">
          <w:rPr>
            <w:noProof/>
            <w:webHidden/>
            <w:rtl/>
          </w:rPr>
          <w:fldChar w:fldCharType="begin"/>
        </w:r>
        <w:r w:rsidR="00B77246">
          <w:rPr>
            <w:noProof/>
            <w:webHidden/>
            <w:rtl/>
          </w:rPr>
          <w:instrText xml:space="preserve"> </w:instrText>
        </w:r>
        <w:r w:rsidR="00B77246">
          <w:rPr>
            <w:noProof/>
            <w:webHidden/>
          </w:rPr>
          <w:instrText xml:space="preserve">PAGEREF </w:instrText>
        </w:r>
        <w:r w:rsidR="00B77246">
          <w:rPr>
            <w:noProof/>
            <w:webHidden/>
            <w:rtl/>
          </w:rPr>
          <w:instrText>_</w:instrText>
        </w:r>
        <w:r w:rsidR="00B77246">
          <w:rPr>
            <w:noProof/>
            <w:webHidden/>
          </w:rPr>
          <w:instrText>Toc480192486 \h</w:instrText>
        </w:r>
        <w:r w:rsidR="00B77246">
          <w:rPr>
            <w:noProof/>
            <w:webHidden/>
            <w:rtl/>
          </w:rPr>
          <w:instrText xml:space="preserve"> </w:instrText>
        </w:r>
        <w:r w:rsidR="00B77246">
          <w:rPr>
            <w:noProof/>
            <w:webHidden/>
            <w:rtl/>
          </w:rPr>
        </w:r>
        <w:r w:rsidR="00B77246">
          <w:rPr>
            <w:noProof/>
            <w:webHidden/>
            <w:rtl/>
          </w:rPr>
          <w:fldChar w:fldCharType="separate"/>
        </w:r>
        <w:r w:rsidR="00B77246">
          <w:rPr>
            <w:noProof/>
            <w:webHidden/>
            <w:rtl/>
          </w:rPr>
          <w:t>31</w:t>
        </w:r>
        <w:r w:rsidR="00B77246">
          <w:rPr>
            <w:noProof/>
            <w:webHidden/>
            <w:rtl/>
          </w:rPr>
          <w:fldChar w:fldCharType="end"/>
        </w:r>
      </w:hyperlink>
    </w:p>
    <w:p w14:paraId="0B1BC776" w14:textId="77777777" w:rsidR="00B77246" w:rsidRDefault="00937424" w:rsidP="004D1D4C">
      <w:pPr>
        <w:pStyle w:val="TOC3"/>
        <w:tabs>
          <w:tab w:val="right" w:leader="dot" w:pos="8296"/>
        </w:tabs>
        <w:rPr>
          <w:rFonts w:asciiTheme="minorHAnsi" w:eastAsiaTheme="minorEastAsia" w:hAnsiTheme="minorHAnsi" w:cstheme="minorBidi"/>
          <w:noProof/>
          <w:sz w:val="24"/>
          <w:szCs w:val="24"/>
          <w:rtl/>
        </w:rPr>
      </w:pPr>
      <w:hyperlink w:anchor="_Toc480192487" w:history="1">
        <w:r w:rsidR="00B77246" w:rsidRPr="00B10E54">
          <w:rPr>
            <w:rStyle w:val="Hyperlink"/>
            <w:noProof/>
          </w:rPr>
          <w:t xml:space="preserve">3.4.1. </w:t>
        </w:r>
        <m:oMath>
          <m:r>
            <w:rPr>
              <w:rStyle w:val="Hyperlink"/>
              <w:rFonts w:ascii="Cambria Math" w:hAnsi="Cambria Math"/>
              <w:noProof/>
            </w:rPr>
            <m:t>TiO</m:t>
          </m:r>
          <m:r>
            <m:rPr>
              <m:sty m:val="p"/>
            </m:rPr>
            <w:rPr>
              <w:rStyle w:val="Hyperlink"/>
              <w:rFonts w:ascii="Cambria Math" w:hAnsi="Cambria Math"/>
              <w:noProof/>
            </w:rPr>
            <m:t>2|</m:t>
          </m:r>
          <m:r>
            <w:rPr>
              <w:rStyle w:val="Hyperlink"/>
              <w:rFonts w:ascii="Cambria Math" w:hAnsi="Cambria Math"/>
              <w:noProof/>
            </w:rPr>
            <m:t>Cu</m:t>
          </m:r>
          <m:r>
            <m:rPr>
              <m:sty m:val="p"/>
            </m:rPr>
            <w:rPr>
              <w:rStyle w:val="Hyperlink"/>
              <w:rFonts w:ascii="Cambria Math" w:hAnsi="Cambria Math"/>
              <w:noProof/>
            </w:rPr>
            <m:t>2</m:t>
          </m:r>
          <m:r>
            <w:rPr>
              <w:rStyle w:val="Hyperlink"/>
              <w:rFonts w:ascii="Cambria Math" w:hAnsi="Cambria Math"/>
              <w:noProof/>
            </w:rPr>
            <m:t>O</m:t>
          </m:r>
        </m:oMath>
        <w:r w:rsidR="00B77246" w:rsidRPr="00B10E54">
          <w:rPr>
            <w:rStyle w:val="Hyperlink"/>
            <w:rFonts w:eastAsia="Times New Roman"/>
            <w:noProof/>
          </w:rPr>
          <w:t xml:space="preserve"> (Ag)</w:t>
        </w:r>
        <w:r w:rsidR="00B77246" w:rsidRPr="00B10E54">
          <w:rPr>
            <w:rStyle w:val="Hyperlink"/>
            <w:noProof/>
          </w:rPr>
          <w:t xml:space="preserve"> and </w:t>
        </w:r>
        <m:oMath>
          <m:r>
            <w:rPr>
              <w:rStyle w:val="Hyperlink"/>
              <w:rFonts w:ascii="Cambria Math" w:hAnsi="Cambria Math"/>
              <w:noProof/>
            </w:rPr>
            <m:t>TiO</m:t>
          </m:r>
          <m:r>
            <m:rPr>
              <m:sty m:val="p"/>
            </m:rPr>
            <w:rPr>
              <w:rStyle w:val="Hyperlink"/>
              <w:rFonts w:ascii="Cambria Math" w:hAnsi="Cambria Math"/>
              <w:noProof/>
            </w:rPr>
            <m:t>2|</m:t>
          </m:r>
          <m:r>
            <w:rPr>
              <w:rStyle w:val="Hyperlink"/>
              <w:rFonts w:ascii="Cambria Math" w:hAnsi="Cambria Math"/>
              <w:noProof/>
            </w:rPr>
            <m:t>Cu</m:t>
          </m:r>
          <m:r>
            <m:rPr>
              <m:sty m:val="p"/>
            </m:rPr>
            <w:rPr>
              <w:rStyle w:val="Hyperlink"/>
              <w:rFonts w:ascii="Cambria Math" w:hAnsi="Cambria Math"/>
              <w:noProof/>
            </w:rPr>
            <m:t>2</m:t>
          </m:r>
          <m:r>
            <w:rPr>
              <w:rStyle w:val="Hyperlink"/>
              <w:rFonts w:ascii="Cambria Math" w:hAnsi="Cambria Math"/>
              <w:noProof/>
            </w:rPr>
            <m:t>O</m:t>
          </m:r>
        </m:oMath>
        <w:r w:rsidR="00B77246" w:rsidRPr="00B10E54">
          <w:rPr>
            <w:rStyle w:val="Hyperlink"/>
            <w:rFonts w:eastAsia="Times New Roman"/>
            <w:noProof/>
          </w:rPr>
          <w:t xml:space="preserve"> (Ag|Cu)</w:t>
        </w:r>
        <w:r w:rsidR="00B77246" w:rsidRPr="00B10E54">
          <w:rPr>
            <w:rStyle w:val="Hyperlink"/>
            <w:noProof/>
          </w:rPr>
          <w:t xml:space="preserve"> virtual libraries</w:t>
        </w:r>
        <w:r w:rsidR="00B77246">
          <w:rPr>
            <w:noProof/>
            <w:webHidden/>
            <w:rtl/>
          </w:rPr>
          <w:tab/>
        </w:r>
        <w:r w:rsidR="00B77246">
          <w:rPr>
            <w:noProof/>
            <w:webHidden/>
            <w:rtl/>
          </w:rPr>
          <w:fldChar w:fldCharType="begin"/>
        </w:r>
        <w:r w:rsidR="00B77246">
          <w:rPr>
            <w:noProof/>
            <w:webHidden/>
            <w:rtl/>
          </w:rPr>
          <w:instrText xml:space="preserve"> </w:instrText>
        </w:r>
        <w:r w:rsidR="00B77246">
          <w:rPr>
            <w:noProof/>
            <w:webHidden/>
          </w:rPr>
          <w:instrText xml:space="preserve">PAGEREF </w:instrText>
        </w:r>
        <w:r w:rsidR="00B77246">
          <w:rPr>
            <w:noProof/>
            <w:webHidden/>
            <w:rtl/>
          </w:rPr>
          <w:instrText>_</w:instrText>
        </w:r>
        <w:r w:rsidR="00B77246">
          <w:rPr>
            <w:noProof/>
            <w:webHidden/>
          </w:rPr>
          <w:instrText>Toc480192487 \h</w:instrText>
        </w:r>
        <w:r w:rsidR="00B77246">
          <w:rPr>
            <w:noProof/>
            <w:webHidden/>
            <w:rtl/>
          </w:rPr>
          <w:instrText xml:space="preserve"> </w:instrText>
        </w:r>
        <w:r w:rsidR="00B77246">
          <w:rPr>
            <w:noProof/>
            <w:webHidden/>
            <w:rtl/>
          </w:rPr>
        </w:r>
        <w:r w:rsidR="00B77246">
          <w:rPr>
            <w:noProof/>
            <w:webHidden/>
            <w:rtl/>
          </w:rPr>
          <w:fldChar w:fldCharType="separate"/>
        </w:r>
        <w:r w:rsidR="00B77246">
          <w:rPr>
            <w:noProof/>
            <w:webHidden/>
            <w:rtl/>
          </w:rPr>
          <w:t>31</w:t>
        </w:r>
        <w:r w:rsidR="00B77246">
          <w:rPr>
            <w:noProof/>
            <w:webHidden/>
            <w:rtl/>
          </w:rPr>
          <w:fldChar w:fldCharType="end"/>
        </w:r>
      </w:hyperlink>
    </w:p>
    <w:p w14:paraId="43BFB24A" w14:textId="77777777" w:rsidR="00B77246" w:rsidRDefault="00937424" w:rsidP="004D1D4C">
      <w:pPr>
        <w:pStyle w:val="TOC3"/>
        <w:tabs>
          <w:tab w:val="right" w:leader="dot" w:pos="8296"/>
        </w:tabs>
        <w:rPr>
          <w:rFonts w:asciiTheme="minorHAnsi" w:eastAsiaTheme="minorEastAsia" w:hAnsiTheme="minorHAnsi" w:cstheme="minorBidi"/>
          <w:noProof/>
          <w:sz w:val="24"/>
          <w:szCs w:val="24"/>
          <w:rtl/>
        </w:rPr>
      </w:pPr>
      <w:hyperlink w:anchor="_Toc480192488" w:history="1">
        <w:r w:rsidR="00B77246" w:rsidRPr="00B10E54">
          <w:rPr>
            <w:rStyle w:val="Hyperlink"/>
            <w:noProof/>
          </w:rPr>
          <w:t xml:space="preserve">3.4.2. </w:t>
        </w:r>
        <m:oMath>
          <m:r>
            <w:rPr>
              <w:rStyle w:val="Hyperlink"/>
              <w:rFonts w:ascii="Cambria Math" w:hAnsi="Cambria Math"/>
              <w:noProof/>
            </w:rPr>
            <m:t>TiO</m:t>
          </m:r>
          <m:r>
            <m:rPr>
              <m:sty m:val="p"/>
            </m:rPr>
            <w:rPr>
              <w:rStyle w:val="Hyperlink"/>
              <w:rFonts w:ascii="Cambria Math" w:hAnsi="Cambria Math"/>
              <w:noProof/>
            </w:rPr>
            <m:t>2</m:t>
          </m:r>
          <m:r>
            <w:rPr>
              <w:rStyle w:val="Hyperlink"/>
              <w:rFonts w:ascii="Cambria Math" w:hAnsi="Cambria Math"/>
              <w:noProof/>
            </w:rPr>
            <m:t>Co</m:t>
          </m:r>
          <m:r>
            <m:rPr>
              <m:sty m:val="p"/>
            </m:rPr>
            <w:rPr>
              <w:rStyle w:val="Hyperlink"/>
              <w:rFonts w:ascii="Cambria Math" w:hAnsi="Cambria Math"/>
              <w:noProof/>
            </w:rPr>
            <m:t>3</m:t>
          </m:r>
          <m:r>
            <w:rPr>
              <w:rStyle w:val="Hyperlink"/>
              <w:rFonts w:ascii="Cambria Math" w:hAnsi="Cambria Math"/>
              <w:noProof/>
            </w:rPr>
            <m:t>O</m:t>
          </m:r>
          <m:r>
            <m:rPr>
              <m:sty m:val="p"/>
            </m:rPr>
            <w:rPr>
              <w:rStyle w:val="Hyperlink"/>
              <w:rFonts w:ascii="Cambria Math" w:hAnsi="Cambria Math"/>
              <w:noProof/>
            </w:rPr>
            <m:t>4</m:t>
          </m:r>
          <m:r>
            <w:rPr>
              <w:rStyle w:val="Hyperlink"/>
              <w:rFonts w:ascii="Cambria Math" w:hAnsi="Cambria Math"/>
              <w:noProof/>
            </w:rPr>
            <m:t>MoO</m:t>
          </m:r>
          <m:r>
            <m:rPr>
              <m:sty m:val="p"/>
            </m:rPr>
            <w:rPr>
              <w:rStyle w:val="Hyperlink"/>
              <w:rFonts w:ascii="Cambria Math" w:hAnsi="Cambria Math"/>
              <w:noProof/>
            </w:rPr>
            <m:t>3</m:t>
          </m:r>
        </m:oMath>
        <w:r w:rsidR="00B77246" w:rsidRPr="00B10E54">
          <w:rPr>
            <w:rStyle w:val="Hyperlink"/>
            <w:rFonts w:eastAsia="Times New Roman"/>
            <w:noProof/>
          </w:rPr>
          <w:t xml:space="preserve"> virtual </w:t>
        </w:r>
        <w:r w:rsidR="00B77246" w:rsidRPr="00B10E54">
          <w:rPr>
            <w:rStyle w:val="Hyperlink"/>
            <w:noProof/>
          </w:rPr>
          <w:t>library</w:t>
        </w:r>
        <w:r w:rsidR="00B77246">
          <w:rPr>
            <w:noProof/>
            <w:webHidden/>
            <w:rtl/>
          </w:rPr>
          <w:tab/>
        </w:r>
        <w:r w:rsidR="00B77246">
          <w:rPr>
            <w:noProof/>
            <w:webHidden/>
            <w:rtl/>
          </w:rPr>
          <w:fldChar w:fldCharType="begin"/>
        </w:r>
        <w:r w:rsidR="00B77246">
          <w:rPr>
            <w:noProof/>
            <w:webHidden/>
            <w:rtl/>
          </w:rPr>
          <w:instrText xml:space="preserve"> </w:instrText>
        </w:r>
        <w:r w:rsidR="00B77246">
          <w:rPr>
            <w:noProof/>
            <w:webHidden/>
          </w:rPr>
          <w:instrText xml:space="preserve">PAGEREF </w:instrText>
        </w:r>
        <w:r w:rsidR="00B77246">
          <w:rPr>
            <w:noProof/>
            <w:webHidden/>
            <w:rtl/>
          </w:rPr>
          <w:instrText>_</w:instrText>
        </w:r>
        <w:r w:rsidR="00B77246">
          <w:rPr>
            <w:noProof/>
            <w:webHidden/>
          </w:rPr>
          <w:instrText>Toc480192488 \h</w:instrText>
        </w:r>
        <w:r w:rsidR="00B77246">
          <w:rPr>
            <w:noProof/>
            <w:webHidden/>
            <w:rtl/>
          </w:rPr>
          <w:instrText xml:space="preserve"> </w:instrText>
        </w:r>
        <w:r w:rsidR="00B77246">
          <w:rPr>
            <w:noProof/>
            <w:webHidden/>
            <w:rtl/>
          </w:rPr>
        </w:r>
        <w:r w:rsidR="00B77246">
          <w:rPr>
            <w:noProof/>
            <w:webHidden/>
            <w:rtl/>
          </w:rPr>
          <w:fldChar w:fldCharType="separate"/>
        </w:r>
        <w:r w:rsidR="00B77246">
          <w:rPr>
            <w:noProof/>
            <w:webHidden/>
            <w:rtl/>
          </w:rPr>
          <w:t>33</w:t>
        </w:r>
        <w:r w:rsidR="00B77246">
          <w:rPr>
            <w:noProof/>
            <w:webHidden/>
            <w:rtl/>
          </w:rPr>
          <w:fldChar w:fldCharType="end"/>
        </w:r>
      </w:hyperlink>
    </w:p>
    <w:p w14:paraId="2C27921B" w14:textId="77777777" w:rsidR="00B77246" w:rsidRDefault="00937424" w:rsidP="004D1D4C">
      <w:pPr>
        <w:pStyle w:val="TOC1"/>
        <w:rPr>
          <w:rFonts w:asciiTheme="minorHAnsi" w:eastAsiaTheme="minorEastAsia" w:hAnsiTheme="minorHAnsi" w:cstheme="minorBidi"/>
          <w:noProof/>
          <w:rtl/>
        </w:rPr>
      </w:pPr>
      <w:hyperlink w:anchor="_Toc480192489" w:history="1">
        <w:r w:rsidR="00B77246" w:rsidRPr="00B10E54">
          <w:rPr>
            <w:rStyle w:val="Hyperlink"/>
            <w:noProof/>
            <w:lang w:bidi="ar-SA"/>
          </w:rPr>
          <w:t>4. Conclusion</w:t>
        </w:r>
        <w:r w:rsidR="00B77246">
          <w:rPr>
            <w:noProof/>
            <w:webHidden/>
            <w:rtl/>
          </w:rPr>
          <w:tab/>
        </w:r>
        <w:r w:rsidR="00B77246">
          <w:rPr>
            <w:noProof/>
            <w:webHidden/>
            <w:rtl/>
          </w:rPr>
          <w:fldChar w:fldCharType="begin"/>
        </w:r>
        <w:r w:rsidR="00B77246">
          <w:rPr>
            <w:noProof/>
            <w:webHidden/>
            <w:rtl/>
          </w:rPr>
          <w:instrText xml:space="preserve"> </w:instrText>
        </w:r>
        <w:r w:rsidR="00B77246">
          <w:rPr>
            <w:noProof/>
            <w:webHidden/>
          </w:rPr>
          <w:instrText xml:space="preserve">PAGEREF </w:instrText>
        </w:r>
        <w:r w:rsidR="00B77246">
          <w:rPr>
            <w:noProof/>
            <w:webHidden/>
            <w:rtl/>
          </w:rPr>
          <w:instrText>_</w:instrText>
        </w:r>
        <w:r w:rsidR="00B77246">
          <w:rPr>
            <w:noProof/>
            <w:webHidden/>
          </w:rPr>
          <w:instrText>Toc480192489 \h</w:instrText>
        </w:r>
        <w:r w:rsidR="00B77246">
          <w:rPr>
            <w:noProof/>
            <w:webHidden/>
            <w:rtl/>
          </w:rPr>
          <w:instrText xml:space="preserve"> </w:instrText>
        </w:r>
        <w:r w:rsidR="00B77246">
          <w:rPr>
            <w:noProof/>
            <w:webHidden/>
            <w:rtl/>
          </w:rPr>
        </w:r>
        <w:r w:rsidR="00B77246">
          <w:rPr>
            <w:noProof/>
            <w:webHidden/>
            <w:rtl/>
          </w:rPr>
          <w:fldChar w:fldCharType="separate"/>
        </w:r>
        <w:r w:rsidR="00B77246">
          <w:rPr>
            <w:noProof/>
            <w:webHidden/>
            <w:rtl/>
          </w:rPr>
          <w:t>35</w:t>
        </w:r>
        <w:r w:rsidR="00B77246">
          <w:rPr>
            <w:noProof/>
            <w:webHidden/>
            <w:rtl/>
          </w:rPr>
          <w:fldChar w:fldCharType="end"/>
        </w:r>
      </w:hyperlink>
    </w:p>
    <w:p w14:paraId="051CEBC1" w14:textId="77777777" w:rsidR="00B77246" w:rsidRDefault="00937424" w:rsidP="004D1D4C">
      <w:pPr>
        <w:pStyle w:val="TOC1"/>
        <w:rPr>
          <w:rFonts w:asciiTheme="minorHAnsi" w:eastAsiaTheme="minorEastAsia" w:hAnsiTheme="minorHAnsi" w:cstheme="minorBidi"/>
          <w:noProof/>
          <w:rtl/>
        </w:rPr>
      </w:pPr>
      <w:hyperlink w:anchor="_Toc480192490" w:history="1">
        <w:r w:rsidR="00B77246" w:rsidRPr="00B10E54">
          <w:rPr>
            <w:rStyle w:val="Hyperlink"/>
            <w:noProof/>
            <w:lang w:bidi="ar-SA"/>
          </w:rPr>
          <w:t>5. List of Publications</w:t>
        </w:r>
        <w:r w:rsidR="00B77246">
          <w:rPr>
            <w:noProof/>
            <w:webHidden/>
            <w:rtl/>
          </w:rPr>
          <w:tab/>
        </w:r>
        <w:r w:rsidR="00B77246">
          <w:rPr>
            <w:noProof/>
            <w:webHidden/>
            <w:rtl/>
          </w:rPr>
          <w:fldChar w:fldCharType="begin"/>
        </w:r>
        <w:r w:rsidR="00B77246">
          <w:rPr>
            <w:noProof/>
            <w:webHidden/>
            <w:rtl/>
          </w:rPr>
          <w:instrText xml:space="preserve"> </w:instrText>
        </w:r>
        <w:r w:rsidR="00B77246">
          <w:rPr>
            <w:noProof/>
            <w:webHidden/>
          </w:rPr>
          <w:instrText xml:space="preserve">PAGEREF </w:instrText>
        </w:r>
        <w:r w:rsidR="00B77246">
          <w:rPr>
            <w:noProof/>
            <w:webHidden/>
            <w:rtl/>
          </w:rPr>
          <w:instrText>_</w:instrText>
        </w:r>
        <w:r w:rsidR="00B77246">
          <w:rPr>
            <w:noProof/>
            <w:webHidden/>
          </w:rPr>
          <w:instrText>Toc480192490 \h</w:instrText>
        </w:r>
        <w:r w:rsidR="00B77246">
          <w:rPr>
            <w:noProof/>
            <w:webHidden/>
            <w:rtl/>
          </w:rPr>
          <w:instrText xml:space="preserve"> </w:instrText>
        </w:r>
        <w:r w:rsidR="00B77246">
          <w:rPr>
            <w:noProof/>
            <w:webHidden/>
            <w:rtl/>
          </w:rPr>
        </w:r>
        <w:r w:rsidR="00B77246">
          <w:rPr>
            <w:noProof/>
            <w:webHidden/>
            <w:rtl/>
          </w:rPr>
          <w:fldChar w:fldCharType="separate"/>
        </w:r>
        <w:r w:rsidR="00B77246">
          <w:rPr>
            <w:noProof/>
            <w:webHidden/>
            <w:rtl/>
          </w:rPr>
          <w:t>36</w:t>
        </w:r>
        <w:r w:rsidR="00B77246">
          <w:rPr>
            <w:noProof/>
            <w:webHidden/>
            <w:rtl/>
          </w:rPr>
          <w:fldChar w:fldCharType="end"/>
        </w:r>
      </w:hyperlink>
    </w:p>
    <w:p w14:paraId="418D0BB4" w14:textId="77777777" w:rsidR="00B77246" w:rsidRDefault="00937424" w:rsidP="004D1D4C">
      <w:pPr>
        <w:pStyle w:val="TOC1"/>
        <w:rPr>
          <w:rFonts w:asciiTheme="minorHAnsi" w:eastAsiaTheme="minorEastAsia" w:hAnsiTheme="minorHAnsi" w:cstheme="minorBidi"/>
          <w:noProof/>
          <w:rtl/>
        </w:rPr>
      </w:pPr>
      <w:hyperlink w:anchor="_Toc480192491" w:history="1">
        <w:r w:rsidR="00B77246" w:rsidRPr="00B10E54">
          <w:rPr>
            <w:rStyle w:val="Hyperlink"/>
            <w:rFonts w:asciiTheme="majorBidi" w:hAnsiTheme="majorBidi" w:cstheme="majorBidi"/>
            <w:noProof/>
            <w:lang w:bidi="ar-SA"/>
          </w:rPr>
          <w:t>6. References</w:t>
        </w:r>
        <w:r w:rsidR="00B77246">
          <w:rPr>
            <w:noProof/>
            <w:webHidden/>
            <w:rtl/>
          </w:rPr>
          <w:tab/>
        </w:r>
        <w:r w:rsidR="00B77246">
          <w:rPr>
            <w:noProof/>
            <w:webHidden/>
            <w:rtl/>
          </w:rPr>
          <w:fldChar w:fldCharType="begin"/>
        </w:r>
        <w:r w:rsidR="00B77246">
          <w:rPr>
            <w:noProof/>
            <w:webHidden/>
            <w:rtl/>
          </w:rPr>
          <w:instrText xml:space="preserve"> </w:instrText>
        </w:r>
        <w:r w:rsidR="00B77246">
          <w:rPr>
            <w:noProof/>
            <w:webHidden/>
          </w:rPr>
          <w:instrText xml:space="preserve">PAGEREF </w:instrText>
        </w:r>
        <w:r w:rsidR="00B77246">
          <w:rPr>
            <w:noProof/>
            <w:webHidden/>
            <w:rtl/>
          </w:rPr>
          <w:instrText>_</w:instrText>
        </w:r>
        <w:r w:rsidR="00B77246">
          <w:rPr>
            <w:noProof/>
            <w:webHidden/>
          </w:rPr>
          <w:instrText>Toc480192491 \h</w:instrText>
        </w:r>
        <w:r w:rsidR="00B77246">
          <w:rPr>
            <w:noProof/>
            <w:webHidden/>
            <w:rtl/>
          </w:rPr>
          <w:instrText xml:space="preserve"> </w:instrText>
        </w:r>
        <w:r w:rsidR="00B77246">
          <w:rPr>
            <w:noProof/>
            <w:webHidden/>
            <w:rtl/>
          </w:rPr>
        </w:r>
        <w:r w:rsidR="00B77246">
          <w:rPr>
            <w:noProof/>
            <w:webHidden/>
            <w:rtl/>
          </w:rPr>
          <w:fldChar w:fldCharType="separate"/>
        </w:r>
        <w:r w:rsidR="00B77246">
          <w:rPr>
            <w:noProof/>
            <w:webHidden/>
            <w:rtl/>
          </w:rPr>
          <w:t>37</w:t>
        </w:r>
        <w:r w:rsidR="00B77246">
          <w:rPr>
            <w:noProof/>
            <w:webHidden/>
            <w:rtl/>
          </w:rPr>
          <w:fldChar w:fldCharType="end"/>
        </w:r>
      </w:hyperlink>
    </w:p>
    <w:p w14:paraId="5B06C1E5" w14:textId="77777777" w:rsidR="00B77246" w:rsidRDefault="00937424" w:rsidP="004D1D4C">
      <w:pPr>
        <w:pStyle w:val="TOC1"/>
        <w:rPr>
          <w:rFonts w:asciiTheme="minorHAnsi" w:eastAsiaTheme="minorEastAsia" w:hAnsiTheme="minorHAnsi" w:cstheme="minorBidi"/>
          <w:noProof/>
          <w:rtl/>
        </w:rPr>
      </w:pPr>
      <w:hyperlink w:anchor="_Toc480192492" w:history="1">
        <w:r w:rsidR="00B77246" w:rsidRPr="00B10E54">
          <w:rPr>
            <w:rStyle w:val="Hyperlink"/>
            <w:noProof/>
            <w:lang w:bidi="ar-SA"/>
          </w:rPr>
          <w:t>Appendix A – GUI Screens</w:t>
        </w:r>
        <w:r w:rsidR="00B77246">
          <w:rPr>
            <w:noProof/>
            <w:webHidden/>
            <w:rtl/>
          </w:rPr>
          <w:tab/>
        </w:r>
        <w:r w:rsidR="00B77246">
          <w:rPr>
            <w:noProof/>
            <w:webHidden/>
            <w:rtl/>
          </w:rPr>
          <w:fldChar w:fldCharType="begin"/>
        </w:r>
        <w:r w:rsidR="00B77246">
          <w:rPr>
            <w:noProof/>
            <w:webHidden/>
            <w:rtl/>
          </w:rPr>
          <w:instrText xml:space="preserve"> </w:instrText>
        </w:r>
        <w:r w:rsidR="00B77246">
          <w:rPr>
            <w:noProof/>
            <w:webHidden/>
          </w:rPr>
          <w:instrText xml:space="preserve">PAGEREF </w:instrText>
        </w:r>
        <w:r w:rsidR="00B77246">
          <w:rPr>
            <w:noProof/>
            <w:webHidden/>
            <w:rtl/>
          </w:rPr>
          <w:instrText>_</w:instrText>
        </w:r>
        <w:r w:rsidR="00B77246">
          <w:rPr>
            <w:noProof/>
            <w:webHidden/>
          </w:rPr>
          <w:instrText>Toc480192492 \h</w:instrText>
        </w:r>
        <w:r w:rsidR="00B77246">
          <w:rPr>
            <w:noProof/>
            <w:webHidden/>
            <w:rtl/>
          </w:rPr>
          <w:instrText xml:space="preserve"> </w:instrText>
        </w:r>
        <w:r w:rsidR="00B77246">
          <w:rPr>
            <w:noProof/>
            <w:webHidden/>
            <w:rtl/>
          </w:rPr>
        </w:r>
        <w:r w:rsidR="00B77246">
          <w:rPr>
            <w:noProof/>
            <w:webHidden/>
            <w:rtl/>
          </w:rPr>
          <w:fldChar w:fldCharType="separate"/>
        </w:r>
        <w:r w:rsidR="00B77246">
          <w:rPr>
            <w:noProof/>
            <w:webHidden/>
            <w:rtl/>
          </w:rPr>
          <w:t>39</w:t>
        </w:r>
        <w:r w:rsidR="00B77246">
          <w:rPr>
            <w:noProof/>
            <w:webHidden/>
            <w:rtl/>
          </w:rPr>
          <w:fldChar w:fldCharType="end"/>
        </w:r>
      </w:hyperlink>
    </w:p>
    <w:p w14:paraId="6D3ADED4" w14:textId="77777777" w:rsidR="00DE7DB1" w:rsidRDefault="009A312C" w:rsidP="004D1D4C">
      <w:pPr>
        <w:pStyle w:val="H1"/>
      </w:pPr>
      <w:r w:rsidRPr="002B64E5">
        <w:rPr>
          <w:rFonts w:asciiTheme="majorBidi" w:hAnsiTheme="majorBidi" w:cstheme="majorBidi"/>
          <w:sz w:val="24"/>
          <w:szCs w:val="24"/>
          <w:lang w:val="en-US" w:bidi="he-IL"/>
        </w:rPr>
        <w:fldChar w:fldCharType="end"/>
      </w:r>
    </w:p>
    <w:p w14:paraId="06835E42" w14:textId="77777777" w:rsidR="00DE7DB1" w:rsidRDefault="00DE7DB1">
      <w:pPr>
        <w:spacing w:line="276" w:lineRule="auto"/>
        <w:jc w:val="left"/>
        <w:rPr>
          <w:rFonts w:ascii="Palatino Linotype" w:hAnsi="Palatino Linotype" w:cs="Times New Roman"/>
          <w:b/>
          <w:bCs/>
          <w:sz w:val="28"/>
          <w:szCs w:val="28"/>
          <w:lang w:val="en-GB" w:eastAsia="de-AT" w:bidi="ar-SA"/>
        </w:rPr>
      </w:pPr>
      <w:r>
        <w:br w:type="page"/>
      </w:r>
    </w:p>
    <w:p w14:paraId="15193235" w14:textId="77777777" w:rsidR="007910A5" w:rsidRDefault="001145ED" w:rsidP="004D1D4C">
      <w:pPr>
        <w:pStyle w:val="H1"/>
        <w:rPr>
          <w:noProof/>
        </w:rPr>
      </w:pPr>
      <w:r w:rsidRPr="001145ED">
        <w:lastRenderedPageBreak/>
        <w:t xml:space="preserve"> </w:t>
      </w:r>
      <w:r>
        <w:t xml:space="preserve">List of Figures </w:t>
      </w:r>
      <w:r w:rsidR="009A312C">
        <w:rPr>
          <w:lang w:val="en-US" w:bidi="he-IL"/>
        </w:rPr>
        <w:fldChar w:fldCharType="begin"/>
      </w:r>
      <w:r w:rsidR="009B1370">
        <w:rPr>
          <w:lang w:val="en-US" w:bidi="he-IL"/>
        </w:rPr>
        <w:instrText xml:space="preserve"> TOC \h \z \c "Figure" </w:instrText>
      </w:r>
      <w:r w:rsidR="009A312C">
        <w:rPr>
          <w:lang w:val="en-US" w:bidi="he-IL"/>
        </w:rPr>
        <w:fldChar w:fldCharType="separate"/>
      </w:r>
    </w:p>
    <w:p w14:paraId="02A7D6D3" w14:textId="77777777" w:rsidR="007910A5" w:rsidRDefault="00937424">
      <w:pPr>
        <w:pStyle w:val="TableofFigures"/>
        <w:tabs>
          <w:tab w:val="right" w:pos="8296"/>
        </w:tabs>
        <w:bidi/>
        <w:rPr>
          <w:rFonts w:asciiTheme="minorHAnsi" w:eastAsiaTheme="minorEastAsia" w:hAnsiTheme="minorHAnsi" w:cstheme="minorBidi"/>
          <w:noProof/>
          <w:rtl/>
        </w:rPr>
      </w:pPr>
      <w:hyperlink w:anchor="_Toc483041605" w:history="1">
        <w:r w:rsidR="007910A5" w:rsidRPr="00190434">
          <w:rPr>
            <w:rStyle w:val="Hyperlink"/>
            <w:noProof/>
          </w:rPr>
          <w:t>Figure 1 Commonly Used Financial Indicators</w:t>
        </w:r>
        <w:r w:rsidR="007910A5">
          <w:rPr>
            <w:noProof/>
            <w:webHidden/>
            <w:rtl/>
          </w:rPr>
          <w:tab/>
        </w:r>
        <w:r w:rsidR="007910A5">
          <w:rPr>
            <w:noProof/>
            <w:webHidden/>
            <w:rtl/>
          </w:rPr>
          <w:fldChar w:fldCharType="begin"/>
        </w:r>
        <w:r w:rsidR="007910A5">
          <w:rPr>
            <w:noProof/>
            <w:webHidden/>
            <w:rtl/>
          </w:rPr>
          <w:instrText xml:space="preserve"> </w:instrText>
        </w:r>
        <w:r w:rsidR="007910A5">
          <w:rPr>
            <w:noProof/>
            <w:webHidden/>
          </w:rPr>
          <w:instrText xml:space="preserve">PAGEREF </w:instrText>
        </w:r>
        <w:r w:rsidR="007910A5">
          <w:rPr>
            <w:noProof/>
            <w:webHidden/>
            <w:rtl/>
          </w:rPr>
          <w:instrText>_</w:instrText>
        </w:r>
        <w:r w:rsidR="007910A5">
          <w:rPr>
            <w:noProof/>
            <w:webHidden/>
          </w:rPr>
          <w:instrText>Toc483041605 \h</w:instrText>
        </w:r>
        <w:r w:rsidR="007910A5">
          <w:rPr>
            <w:noProof/>
            <w:webHidden/>
            <w:rtl/>
          </w:rPr>
          <w:instrText xml:space="preserve"> </w:instrText>
        </w:r>
        <w:r w:rsidR="007910A5">
          <w:rPr>
            <w:noProof/>
            <w:webHidden/>
            <w:rtl/>
          </w:rPr>
        </w:r>
        <w:r w:rsidR="007910A5">
          <w:rPr>
            <w:noProof/>
            <w:webHidden/>
            <w:rtl/>
          </w:rPr>
          <w:fldChar w:fldCharType="separate"/>
        </w:r>
        <w:r w:rsidR="007910A5">
          <w:rPr>
            <w:noProof/>
            <w:webHidden/>
            <w:rtl/>
          </w:rPr>
          <w:t>9</w:t>
        </w:r>
        <w:r w:rsidR="007910A5">
          <w:rPr>
            <w:noProof/>
            <w:webHidden/>
            <w:rtl/>
          </w:rPr>
          <w:fldChar w:fldCharType="end"/>
        </w:r>
      </w:hyperlink>
    </w:p>
    <w:p w14:paraId="7BE91FA3" w14:textId="77777777" w:rsidR="007910A5" w:rsidRDefault="00937424">
      <w:pPr>
        <w:pStyle w:val="TableofFigures"/>
        <w:tabs>
          <w:tab w:val="right" w:pos="8296"/>
        </w:tabs>
        <w:bidi/>
        <w:rPr>
          <w:rFonts w:asciiTheme="minorHAnsi" w:eastAsiaTheme="minorEastAsia" w:hAnsiTheme="minorHAnsi" w:cstheme="minorBidi"/>
          <w:noProof/>
          <w:rtl/>
        </w:rPr>
      </w:pPr>
      <w:hyperlink w:anchor="_Toc483041606" w:history="1">
        <w:r w:rsidR="007910A5" w:rsidRPr="00190434">
          <w:rPr>
            <w:rStyle w:val="Hyperlink"/>
            <w:noProof/>
          </w:rPr>
          <w:t>Figure 2 t-SNE Optimization Algorithm</w:t>
        </w:r>
        <w:r w:rsidR="007910A5">
          <w:rPr>
            <w:noProof/>
            <w:webHidden/>
            <w:rtl/>
          </w:rPr>
          <w:tab/>
        </w:r>
        <w:r w:rsidR="007910A5">
          <w:rPr>
            <w:noProof/>
            <w:webHidden/>
            <w:rtl/>
          </w:rPr>
          <w:fldChar w:fldCharType="begin"/>
        </w:r>
        <w:r w:rsidR="007910A5">
          <w:rPr>
            <w:noProof/>
            <w:webHidden/>
            <w:rtl/>
          </w:rPr>
          <w:instrText xml:space="preserve"> </w:instrText>
        </w:r>
        <w:r w:rsidR="007910A5">
          <w:rPr>
            <w:noProof/>
            <w:webHidden/>
          </w:rPr>
          <w:instrText xml:space="preserve">PAGEREF </w:instrText>
        </w:r>
        <w:r w:rsidR="007910A5">
          <w:rPr>
            <w:noProof/>
            <w:webHidden/>
            <w:rtl/>
          </w:rPr>
          <w:instrText>_</w:instrText>
        </w:r>
        <w:r w:rsidR="007910A5">
          <w:rPr>
            <w:noProof/>
            <w:webHidden/>
          </w:rPr>
          <w:instrText>Toc483041606 \h</w:instrText>
        </w:r>
        <w:r w:rsidR="007910A5">
          <w:rPr>
            <w:noProof/>
            <w:webHidden/>
            <w:rtl/>
          </w:rPr>
          <w:instrText xml:space="preserve"> </w:instrText>
        </w:r>
        <w:r w:rsidR="007910A5">
          <w:rPr>
            <w:noProof/>
            <w:webHidden/>
            <w:rtl/>
          </w:rPr>
        </w:r>
        <w:r w:rsidR="007910A5">
          <w:rPr>
            <w:noProof/>
            <w:webHidden/>
            <w:rtl/>
          </w:rPr>
          <w:fldChar w:fldCharType="separate"/>
        </w:r>
        <w:r w:rsidR="007910A5">
          <w:rPr>
            <w:noProof/>
            <w:webHidden/>
            <w:rtl/>
          </w:rPr>
          <w:t>12</w:t>
        </w:r>
        <w:r w:rsidR="007910A5">
          <w:rPr>
            <w:noProof/>
            <w:webHidden/>
            <w:rtl/>
          </w:rPr>
          <w:fldChar w:fldCharType="end"/>
        </w:r>
      </w:hyperlink>
    </w:p>
    <w:p w14:paraId="396F98E5" w14:textId="77777777" w:rsidR="007910A5" w:rsidRDefault="00937424">
      <w:pPr>
        <w:pStyle w:val="TableofFigures"/>
        <w:tabs>
          <w:tab w:val="right" w:pos="8296"/>
        </w:tabs>
        <w:bidi/>
        <w:rPr>
          <w:rFonts w:asciiTheme="minorHAnsi" w:eastAsiaTheme="minorEastAsia" w:hAnsiTheme="minorHAnsi" w:cstheme="minorBidi"/>
          <w:noProof/>
          <w:rtl/>
        </w:rPr>
      </w:pPr>
      <w:hyperlink w:anchor="_Toc483041607" w:history="1">
        <w:r w:rsidR="007910A5" w:rsidRPr="00190434">
          <w:rPr>
            <w:rStyle w:val="Hyperlink"/>
            <w:noProof/>
          </w:rPr>
          <w:t>Figure 3 Bankruptcy Map Based on Financial Indicators</w:t>
        </w:r>
        <w:r w:rsidR="007910A5">
          <w:rPr>
            <w:noProof/>
            <w:webHidden/>
            <w:rtl/>
          </w:rPr>
          <w:tab/>
        </w:r>
        <w:r w:rsidR="007910A5">
          <w:rPr>
            <w:noProof/>
            <w:webHidden/>
            <w:rtl/>
          </w:rPr>
          <w:fldChar w:fldCharType="begin"/>
        </w:r>
        <w:r w:rsidR="007910A5">
          <w:rPr>
            <w:noProof/>
            <w:webHidden/>
            <w:rtl/>
          </w:rPr>
          <w:instrText xml:space="preserve"> </w:instrText>
        </w:r>
        <w:r w:rsidR="007910A5">
          <w:rPr>
            <w:noProof/>
            <w:webHidden/>
          </w:rPr>
          <w:instrText xml:space="preserve">PAGEREF </w:instrText>
        </w:r>
        <w:r w:rsidR="007910A5">
          <w:rPr>
            <w:noProof/>
            <w:webHidden/>
            <w:rtl/>
          </w:rPr>
          <w:instrText>_</w:instrText>
        </w:r>
        <w:r w:rsidR="007910A5">
          <w:rPr>
            <w:noProof/>
            <w:webHidden/>
          </w:rPr>
          <w:instrText>Toc483041607 \h</w:instrText>
        </w:r>
        <w:r w:rsidR="007910A5">
          <w:rPr>
            <w:noProof/>
            <w:webHidden/>
            <w:rtl/>
          </w:rPr>
          <w:instrText xml:space="preserve"> </w:instrText>
        </w:r>
        <w:r w:rsidR="007910A5">
          <w:rPr>
            <w:noProof/>
            <w:webHidden/>
            <w:rtl/>
          </w:rPr>
        </w:r>
        <w:r w:rsidR="007910A5">
          <w:rPr>
            <w:noProof/>
            <w:webHidden/>
            <w:rtl/>
          </w:rPr>
          <w:fldChar w:fldCharType="separate"/>
        </w:r>
        <w:r w:rsidR="007910A5">
          <w:rPr>
            <w:noProof/>
            <w:webHidden/>
            <w:rtl/>
          </w:rPr>
          <w:t>14</w:t>
        </w:r>
        <w:r w:rsidR="007910A5">
          <w:rPr>
            <w:noProof/>
            <w:webHidden/>
            <w:rtl/>
          </w:rPr>
          <w:fldChar w:fldCharType="end"/>
        </w:r>
      </w:hyperlink>
    </w:p>
    <w:p w14:paraId="09494A28" w14:textId="77777777" w:rsidR="007910A5" w:rsidRDefault="00937424">
      <w:pPr>
        <w:pStyle w:val="TableofFigures"/>
        <w:tabs>
          <w:tab w:val="right" w:pos="8296"/>
        </w:tabs>
        <w:bidi/>
        <w:rPr>
          <w:rFonts w:asciiTheme="minorHAnsi" w:eastAsiaTheme="minorEastAsia" w:hAnsiTheme="minorHAnsi" w:cstheme="minorBidi"/>
          <w:noProof/>
          <w:rtl/>
        </w:rPr>
      </w:pPr>
      <w:hyperlink w:anchor="_Toc483041608" w:history="1">
        <w:r w:rsidR="007910A5" w:rsidRPr="00190434">
          <w:rPr>
            <w:rStyle w:val="Hyperlink"/>
            <w:noProof/>
          </w:rPr>
          <w:t>Figure 4 Local as Opposed to Global Distances</w:t>
        </w:r>
        <w:r w:rsidR="007910A5">
          <w:rPr>
            <w:noProof/>
            <w:webHidden/>
            <w:rtl/>
          </w:rPr>
          <w:tab/>
        </w:r>
        <w:r w:rsidR="007910A5">
          <w:rPr>
            <w:noProof/>
            <w:webHidden/>
            <w:rtl/>
          </w:rPr>
          <w:fldChar w:fldCharType="begin"/>
        </w:r>
        <w:r w:rsidR="007910A5">
          <w:rPr>
            <w:noProof/>
            <w:webHidden/>
            <w:rtl/>
          </w:rPr>
          <w:instrText xml:space="preserve"> </w:instrText>
        </w:r>
        <w:r w:rsidR="007910A5">
          <w:rPr>
            <w:noProof/>
            <w:webHidden/>
          </w:rPr>
          <w:instrText xml:space="preserve">PAGEREF </w:instrText>
        </w:r>
        <w:r w:rsidR="007910A5">
          <w:rPr>
            <w:noProof/>
            <w:webHidden/>
            <w:rtl/>
          </w:rPr>
          <w:instrText>_</w:instrText>
        </w:r>
        <w:r w:rsidR="007910A5">
          <w:rPr>
            <w:noProof/>
            <w:webHidden/>
          </w:rPr>
          <w:instrText>Toc483041608 \h</w:instrText>
        </w:r>
        <w:r w:rsidR="007910A5">
          <w:rPr>
            <w:noProof/>
            <w:webHidden/>
            <w:rtl/>
          </w:rPr>
          <w:instrText xml:space="preserve"> </w:instrText>
        </w:r>
        <w:r w:rsidR="007910A5">
          <w:rPr>
            <w:noProof/>
            <w:webHidden/>
            <w:rtl/>
          </w:rPr>
        </w:r>
        <w:r w:rsidR="007910A5">
          <w:rPr>
            <w:noProof/>
            <w:webHidden/>
            <w:rtl/>
          </w:rPr>
          <w:fldChar w:fldCharType="separate"/>
        </w:r>
        <w:r w:rsidR="007910A5">
          <w:rPr>
            <w:noProof/>
            <w:webHidden/>
            <w:rtl/>
          </w:rPr>
          <w:t>15</w:t>
        </w:r>
        <w:r w:rsidR="007910A5">
          <w:rPr>
            <w:noProof/>
            <w:webHidden/>
            <w:rtl/>
          </w:rPr>
          <w:fldChar w:fldCharType="end"/>
        </w:r>
      </w:hyperlink>
    </w:p>
    <w:p w14:paraId="5BAEA683" w14:textId="77777777" w:rsidR="007910A5" w:rsidRDefault="00937424">
      <w:pPr>
        <w:pStyle w:val="TableofFigures"/>
        <w:tabs>
          <w:tab w:val="right" w:pos="8296"/>
        </w:tabs>
        <w:bidi/>
        <w:rPr>
          <w:rFonts w:asciiTheme="minorHAnsi" w:eastAsiaTheme="minorEastAsia" w:hAnsiTheme="minorHAnsi" w:cstheme="minorBidi"/>
          <w:noProof/>
          <w:rtl/>
        </w:rPr>
      </w:pPr>
      <w:hyperlink w:anchor="_Toc483041609" w:history="1">
        <w:r w:rsidR="007910A5" w:rsidRPr="00190434">
          <w:rPr>
            <w:rStyle w:val="Hyperlink"/>
            <w:b/>
            <w:bCs/>
            <w:noProof/>
          </w:rPr>
          <w:t>Figure 5:</w:t>
        </w:r>
        <w:r w:rsidR="007910A5" w:rsidRPr="00190434">
          <w:rPr>
            <w:rStyle w:val="Hyperlink"/>
            <w:noProof/>
          </w:rPr>
          <w:t xml:space="preserve"> A schematic representation of the PV solar cells library. (a) TiO</w:t>
        </w:r>
        <w:r w:rsidR="007910A5" w:rsidRPr="00190434">
          <w:rPr>
            <w:rStyle w:val="Hyperlink"/>
            <w:noProof/>
            <w:vertAlign w:val="subscript"/>
          </w:rPr>
          <w:t>2</w:t>
        </w:r>
        <w:r w:rsidR="007910A5" w:rsidRPr="00190434">
          <w:rPr>
            <w:rStyle w:val="Hyperlink"/>
            <w:noProof/>
          </w:rPr>
          <w:t>|Co</w:t>
        </w:r>
        <w:r w:rsidR="007910A5" w:rsidRPr="00190434">
          <w:rPr>
            <w:rStyle w:val="Hyperlink"/>
            <w:noProof/>
            <w:vertAlign w:val="subscript"/>
          </w:rPr>
          <w:t>3</w:t>
        </w:r>
        <w:r w:rsidR="007910A5" w:rsidRPr="00190434">
          <w:rPr>
            <w:rStyle w:val="Hyperlink"/>
            <w:noProof/>
          </w:rPr>
          <w:t>O</w:t>
        </w:r>
        <w:r w:rsidR="007910A5" w:rsidRPr="00190434">
          <w:rPr>
            <w:rStyle w:val="Hyperlink"/>
            <w:noProof/>
            <w:vertAlign w:val="subscript"/>
          </w:rPr>
          <w:t>4</w:t>
        </w:r>
        <w:r w:rsidR="007910A5" w:rsidRPr="00190434">
          <w:rPr>
            <w:rStyle w:val="Hyperlink"/>
            <w:noProof/>
          </w:rPr>
          <w:t xml:space="preserve"> library (b) TiO</w:t>
        </w:r>
        <w:r w:rsidR="007910A5" w:rsidRPr="00190434">
          <w:rPr>
            <w:rStyle w:val="Hyperlink"/>
            <w:noProof/>
            <w:vertAlign w:val="subscript"/>
          </w:rPr>
          <w:t>2</w:t>
        </w:r>
        <w:r w:rsidR="007910A5" w:rsidRPr="00190434">
          <w:rPr>
            <w:rStyle w:val="Hyperlink"/>
            <w:noProof/>
          </w:rPr>
          <w:t>|Co</w:t>
        </w:r>
        <w:r w:rsidR="007910A5" w:rsidRPr="00190434">
          <w:rPr>
            <w:rStyle w:val="Hyperlink"/>
            <w:noProof/>
            <w:vertAlign w:val="subscript"/>
          </w:rPr>
          <w:t>3</w:t>
        </w:r>
        <w:r w:rsidR="007910A5" w:rsidRPr="00190434">
          <w:rPr>
            <w:rStyle w:val="Hyperlink"/>
            <w:noProof/>
          </w:rPr>
          <w:t>O</w:t>
        </w:r>
        <w:r w:rsidR="007910A5" w:rsidRPr="00190434">
          <w:rPr>
            <w:rStyle w:val="Hyperlink"/>
            <w:noProof/>
            <w:vertAlign w:val="subscript"/>
          </w:rPr>
          <w:t>4</w:t>
        </w:r>
        <w:r w:rsidR="007910A5" w:rsidRPr="00190434">
          <w:rPr>
            <w:rStyle w:val="Hyperlink"/>
            <w:noProof/>
          </w:rPr>
          <w:t>|MoO</w:t>
        </w:r>
        <w:r w:rsidR="007910A5" w:rsidRPr="00190434">
          <w:rPr>
            <w:rStyle w:val="Hyperlink"/>
            <w:noProof/>
            <w:vertAlign w:val="subscript"/>
          </w:rPr>
          <w:t>3</w:t>
        </w:r>
        <w:r w:rsidR="007910A5" w:rsidRPr="00190434">
          <w:rPr>
            <w:rStyle w:val="Hyperlink"/>
            <w:noProof/>
          </w:rPr>
          <w:t xml:space="preserve"> library.</w:t>
        </w:r>
        <w:r w:rsidR="007910A5">
          <w:rPr>
            <w:noProof/>
            <w:webHidden/>
            <w:rtl/>
          </w:rPr>
          <w:tab/>
        </w:r>
        <w:r w:rsidR="007910A5">
          <w:rPr>
            <w:noProof/>
            <w:webHidden/>
            <w:rtl/>
          </w:rPr>
          <w:fldChar w:fldCharType="begin"/>
        </w:r>
        <w:r w:rsidR="007910A5">
          <w:rPr>
            <w:noProof/>
            <w:webHidden/>
            <w:rtl/>
          </w:rPr>
          <w:instrText xml:space="preserve"> </w:instrText>
        </w:r>
        <w:r w:rsidR="007910A5">
          <w:rPr>
            <w:noProof/>
            <w:webHidden/>
          </w:rPr>
          <w:instrText xml:space="preserve">PAGEREF </w:instrText>
        </w:r>
        <w:r w:rsidR="007910A5">
          <w:rPr>
            <w:noProof/>
            <w:webHidden/>
            <w:rtl/>
          </w:rPr>
          <w:instrText>_</w:instrText>
        </w:r>
        <w:r w:rsidR="007910A5">
          <w:rPr>
            <w:noProof/>
            <w:webHidden/>
          </w:rPr>
          <w:instrText>Toc483041609 \h</w:instrText>
        </w:r>
        <w:r w:rsidR="007910A5">
          <w:rPr>
            <w:noProof/>
            <w:webHidden/>
            <w:rtl/>
          </w:rPr>
          <w:instrText xml:space="preserve"> </w:instrText>
        </w:r>
        <w:r w:rsidR="007910A5">
          <w:rPr>
            <w:noProof/>
            <w:webHidden/>
            <w:rtl/>
          </w:rPr>
        </w:r>
        <w:r w:rsidR="007910A5">
          <w:rPr>
            <w:noProof/>
            <w:webHidden/>
            <w:rtl/>
          </w:rPr>
          <w:fldChar w:fldCharType="separate"/>
        </w:r>
        <w:r w:rsidR="007910A5">
          <w:rPr>
            <w:noProof/>
            <w:webHidden/>
            <w:rtl/>
          </w:rPr>
          <w:t>18</w:t>
        </w:r>
        <w:r w:rsidR="007910A5">
          <w:rPr>
            <w:noProof/>
            <w:webHidden/>
            <w:rtl/>
          </w:rPr>
          <w:fldChar w:fldCharType="end"/>
        </w:r>
      </w:hyperlink>
    </w:p>
    <w:p w14:paraId="5636E274" w14:textId="77777777" w:rsidR="007910A5" w:rsidRDefault="00937424">
      <w:pPr>
        <w:pStyle w:val="TableofFigures"/>
        <w:tabs>
          <w:tab w:val="right" w:pos="8296"/>
        </w:tabs>
        <w:bidi/>
        <w:rPr>
          <w:rFonts w:asciiTheme="minorHAnsi" w:eastAsiaTheme="minorEastAsia" w:hAnsiTheme="minorHAnsi" w:cstheme="minorBidi"/>
          <w:noProof/>
          <w:rtl/>
        </w:rPr>
      </w:pPr>
      <w:hyperlink w:anchor="_Toc483041610" w:history="1">
        <w:r w:rsidR="007910A5" w:rsidRPr="00190434">
          <w:rPr>
            <w:rStyle w:val="Hyperlink"/>
            <w:noProof/>
          </w:rPr>
          <w:t>Figure 6: A PC plot for photovoltaic cells from the two solar cell libraries. Blue and red dots represent cells from the TiO</w:t>
        </w:r>
        <w:r w:rsidR="007910A5" w:rsidRPr="00190434">
          <w:rPr>
            <w:rStyle w:val="Hyperlink"/>
            <w:noProof/>
            <w:vertAlign w:val="subscript"/>
          </w:rPr>
          <w:t>2</w:t>
        </w:r>
        <w:r w:rsidR="007910A5" w:rsidRPr="00190434">
          <w:rPr>
            <w:rStyle w:val="Hyperlink"/>
            <w:noProof/>
          </w:rPr>
          <w:t>|Co</w:t>
        </w:r>
        <w:r w:rsidR="007910A5" w:rsidRPr="00190434">
          <w:rPr>
            <w:rStyle w:val="Hyperlink"/>
            <w:noProof/>
            <w:vertAlign w:val="subscript"/>
          </w:rPr>
          <w:t>3</w:t>
        </w:r>
        <w:r w:rsidR="007910A5" w:rsidRPr="00190434">
          <w:rPr>
            <w:rStyle w:val="Hyperlink"/>
            <w:noProof/>
          </w:rPr>
          <w:t>O</w:t>
        </w:r>
        <w:r w:rsidR="007910A5" w:rsidRPr="00190434">
          <w:rPr>
            <w:rStyle w:val="Hyperlink"/>
            <w:noProof/>
            <w:vertAlign w:val="subscript"/>
          </w:rPr>
          <w:t>4</w:t>
        </w:r>
        <w:r w:rsidR="007910A5" w:rsidRPr="00190434">
          <w:rPr>
            <w:rStyle w:val="Hyperlink"/>
            <w:noProof/>
          </w:rPr>
          <w:t xml:space="preserve"> and TiO</w:t>
        </w:r>
        <w:r w:rsidR="007910A5" w:rsidRPr="00190434">
          <w:rPr>
            <w:rStyle w:val="Hyperlink"/>
            <w:noProof/>
            <w:vertAlign w:val="subscript"/>
          </w:rPr>
          <w:t>2</w:t>
        </w:r>
        <w:r w:rsidR="007910A5" w:rsidRPr="00190434">
          <w:rPr>
            <w:rStyle w:val="Hyperlink"/>
            <w:noProof/>
          </w:rPr>
          <w:t>|Co</w:t>
        </w:r>
        <w:r w:rsidR="007910A5" w:rsidRPr="00190434">
          <w:rPr>
            <w:rStyle w:val="Hyperlink"/>
            <w:noProof/>
            <w:vertAlign w:val="subscript"/>
          </w:rPr>
          <w:t>3</w:t>
        </w:r>
        <w:r w:rsidR="007910A5" w:rsidRPr="00190434">
          <w:rPr>
            <w:rStyle w:val="Hyperlink"/>
            <w:noProof/>
          </w:rPr>
          <w:t>O</w:t>
        </w:r>
        <w:r w:rsidR="007910A5" w:rsidRPr="00190434">
          <w:rPr>
            <w:rStyle w:val="Hyperlink"/>
            <w:noProof/>
            <w:vertAlign w:val="subscript"/>
          </w:rPr>
          <w:t>4</w:t>
        </w:r>
        <w:r w:rsidR="007910A5" w:rsidRPr="00190434">
          <w:rPr>
            <w:rStyle w:val="Hyperlink"/>
            <w:noProof/>
          </w:rPr>
          <w:t>|MoO</w:t>
        </w:r>
        <w:r w:rsidR="007910A5" w:rsidRPr="00190434">
          <w:rPr>
            <w:rStyle w:val="Hyperlink"/>
            <w:noProof/>
            <w:vertAlign w:val="subscript"/>
          </w:rPr>
          <w:t>3</w:t>
        </w:r>
        <w:r w:rsidR="007910A5" w:rsidRPr="00190434">
          <w:rPr>
            <w:rStyle w:val="Hyperlink"/>
            <w:noProof/>
          </w:rPr>
          <w:t xml:space="preserve"> libraries, respectively.</w:t>
        </w:r>
        <w:r w:rsidR="007910A5">
          <w:rPr>
            <w:noProof/>
            <w:webHidden/>
            <w:rtl/>
          </w:rPr>
          <w:tab/>
        </w:r>
        <w:r w:rsidR="007910A5">
          <w:rPr>
            <w:noProof/>
            <w:webHidden/>
            <w:rtl/>
          </w:rPr>
          <w:fldChar w:fldCharType="begin"/>
        </w:r>
        <w:r w:rsidR="007910A5">
          <w:rPr>
            <w:noProof/>
            <w:webHidden/>
            <w:rtl/>
          </w:rPr>
          <w:instrText xml:space="preserve"> </w:instrText>
        </w:r>
        <w:r w:rsidR="007910A5">
          <w:rPr>
            <w:noProof/>
            <w:webHidden/>
          </w:rPr>
          <w:instrText xml:space="preserve">PAGEREF </w:instrText>
        </w:r>
        <w:r w:rsidR="007910A5">
          <w:rPr>
            <w:noProof/>
            <w:webHidden/>
            <w:rtl/>
          </w:rPr>
          <w:instrText>_</w:instrText>
        </w:r>
        <w:r w:rsidR="007910A5">
          <w:rPr>
            <w:noProof/>
            <w:webHidden/>
          </w:rPr>
          <w:instrText>Toc483041610 \h</w:instrText>
        </w:r>
        <w:r w:rsidR="007910A5">
          <w:rPr>
            <w:noProof/>
            <w:webHidden/>
            <w:rtl/>
          </w:rPr>
          <w:instrText xml:space="preserve"> </w:instrText>
        </w:r>
        <w:r w:rsidR="007910A5">
          <w:rPr>
            <w:noProof/>
            <w:webHidden/>
            <w:rtl/>
          </w:rPr>
        </w:r>
        <w:r w:rsidR="007910A5">
          <w:rPr>
            <w:noProof/>
            <w:webHidden/>
            <w:rtl/>
          </w:rPr>
          <w:fldChar w:fldCharType="separate"/>
        </w:r>
        <w:r w:rsidR="007910A5">
          <w:rPr>
            <w:noProof/>
            <w:webHidden/>
            <w:rtl/>
          </w:rPr>
          <w:t>20</w:t>
        </w:r>
        <w:r w:rsidR="007910A5">
          <w:rPr>
            <w:noProof/>
            <w:webHidden/>
            <w:rtl/>
          </w:rPr>
          <w:fldChar w:fldCharType="end"/>
        </w:r>
      </w:hyperlink>
    </w:p>
    <w:p w14:paraId="129A6771" w14:textId="77777777" w:rsidR="007910A5" w:rsidRDefault="00937424">
      <w:pPr>
        <w:pStyle w:val="TableofFigures"/>
        <w:tabs>
          <w:tab w:val="right" w:pos="8296"/>
        </w:tabs>
        <w:bidi/>
        <w:rPr>
          <w:rFonts w:asciiTheme="minorHAnsi" w:eastAsiaTheme="minorEastAsia" w:hAnsiTheme="minorHAnsi" w:cstheme="minorBidi"/>
          <w:noProof/>
          <w:rtl/>
        </w:rPr>
      </w:pPr>
      <w:hyperlink w:anchor="_Toc483041611" w:history="1">
        <w:r w:rsidR="007910A5" w:rsidRPr="00190434">
          <w:rPr>
            <w:rStyle w:val="Hyperlink"/>
            <w:noProof/>
          </w:rPr>
          <w:t>Figure 7: A PC plot of photovoltaic cells from the two solar cell libraries. Blue and red dots represent cells from the TiO</w:t>
        </w:r>
        <w:r w:rsidR="007910A5" w:rsidRPr="00190434">
          <w:rPr>
            <w:rStyle w:val="Hyperlink"/>
            <w:noProof/>
            <w:vertAlign w:val="subscript"/>
          </w:rPr>
          <w:t>2</w:t>
        </w:r>
        <w:r w:rsidR="007910A5" w:rsidRPr="00190434">
          <w:rPr>
            <w:rStyle w:val="Hyperlink"/>
            <w:noProof/>
          </w:rPr>
          <w:t>|Co</w:t>
        </w:r>
        <w:r w:rsidR="007910A5" w:rsidRPr="00190434">
          <w:rPr>
            <w:rStyle w:val="Hyperlink"/>
            <w:noProof/>
            <w:vertAlign w:val="subscript"/>
          </w:rPr>
          <w:t>3</w:t>
        </w:r>
        <w:r w:rsidR="007910A5" w:rsidRPr="00190434">
          <w:rPr>
            <w:rStyle w:val="Hyperlink"/>
            <w:noProof/>
          </w:rPr>
          <w:t>O</w:t>
        </w:r>
        <w:r w:rsidR="007910A5" w:rsidRPr="00190434">
          <w:rPr>
            <w:rStyle w:val="Hyperlink"/>
            <w:noProof/>
            <w:vertAlign w:val="subscript"/>
          </w:rPr>
          <w:t>4</w:t>
        </w:r>
        <w:r w:rsidR="007910A5" w:rsidRPr="00190434">
          <w:rPr>
            <w:rStyle w:val="Hyperlink"/>
            <w:noProof/>
          </w:rPr>
          <w:t xml:space="preserve"> and TiO</w:t>
        </w:r>
        <w:r w:rsidR="007910A5" w:rsidRPr="00190434">
          <w:rPr>
            <w:rStyle w:val="Hyperlink"/>
            <w:noProof/>
            <w:vertAlign w:val="subscript"/>
          </w:rPr>
          <w:t>2</w:t>
        </w:r>
        <w:r w:rsidR="007910A5" w:rsidRPr="00190434">
          <w:rPr>
            <w:rStyle w:val="Hyperlink"/>
            <w:noProof/>
          </w:rPr>
          <w:t>|Co</w:t>
        </w:r>
        <w:r w:rsidR="007910A5" w:rsidRPr="00190434">
          <w:rPr>
            <w:rStyle w:val="Hyperlink"/>
            <w:noProof/>
            <w:vertAlign w:val="subscript"/>
          </w:rPr>
          <w:t>3</w:t>
        </w:r>
        <w:r w:rsidR="007910A5" w:rsidRPr="00190434">
          <w:rPr>
            <w:rStyle w:val="Hyperlink"/>
            <w:noProof/>
          </w:rPr>
          <w:t>O</w:t>
        </w:r>
        <w:r w:rsidR="007910A5" w:rsidRPr="00190434">
          <w:rPr>
            <w:rStyle w:val="Hyperlink"/>
            <w:noProof/>
            <w:vertAlign w:val="subscript"/>
          </w:rPr>
          <w:t>4</w:t>
        </w:r>
        <w:r w:rsidR="007910A5" w:rsidRPr="00190434">
          <w:rPr>
            <w:rStyle w:val="Hyperlink"/>
            <w:noProof/>
          </w:rPr>
          <w:t>|MoO</w:t>
        </w:r>
        <w:r w:rsidR="007910A5" w:rsidRPr="00190434">
          <w:rPr>
            <w:rStyle w:val="Hyperlink"/>
            <w:noProof/>
            <w:vertAlign w:val="subscript"/>
          </w:rPr>
          <w:t>3</w:t>
        </w:r>
        <w:r w:rsidR="007910A5" w:rsidRPr="00190434">
          <w:rPr>
            <w:rStyle w:val="Hyperlink"/>
            <w:noProof/>
          </w:rPr>
          <w:t xml:space="preserve"> libraries, respectively. Green dots indicate 13 cell pairs from the two libraries with identical IDs and distances from one another in the lowest 10</w:t>
        </w:r>
        <w:r w:rsidR="007910A5" w:rsidRPr="00190434">
          <w:rPr>
            <w:rStyle w:val="Hyperlink"/>
            <w:noProof/>
            <w:vertAlign w:val="superscript"/>
          </w:rPr>
          <w:t>th</w:t>
        </w:r>
        <w:r w:rsidR="007910A5" w:rsidRPr="00190434">
          <w:rPr>
            <w:rStyle w:val="Hyperlink"/>
            <w:noProof/>
          </w:rPr>
          <w:t xml:space="preserve"> percentile.</w:t>
        </w:r>
        <w:r w:rsidR="007910A5">
          <w:rPr>
            <w:noProof/>
            <w:webHidden/>
            <w:rtl/>
          </w:rPr>
          <w:tab/>
        </w:r>
        <w:r w:rsidR="007910A5">
          <w:rPr>
            <w:noProof/>
            <w:webHidden/>
            <w:rtl/>
          </w:rPr>
          <w:fldChar w:fldCharType="begin"/>
        </w:r>
        <w:r w:rsidR="007910A5">
          <w:rPr>
            <w:noProof/>
            <w:webHidden/>
            <w:rtl/>
          </w:rPr>
          <w:instrText xml:space="preserve"> </w:instrText>
        </w:r>
        <w:r w:rsidR="007910A5">
          <w:rPr>
            <w:noProof/>
            <w:webHidden/>
          </w:rPr>
          <w:instrText xml:space="preserve">PAGEREF </w:instrText>
        </w:r>
        <w:r w:rsidR="007910A5">
          <w:rPr>
            <w:noProof/>
            <w:webHidden/>
            <w:rtl/>
          </w:rPr>
          <w:instrText>_</w:instrText>
        </w:r>
        <w:r w:rsidR="007910A5">
          <w:rPr>
            <w:noProof/>
            <w:webHidden/>
          </w:rPr>
          <w:instrText>Toc483041611 \h</w:instrText>
        </w:r>
        <w:r w:rsidR="007910A5">
          <w:rPr>
            <w:noProof/>
            <w:webHidden/>
            <w:rtl/>
          </w:rPr>
          <w:instrText xml:space="preserve"> </w:instrText>
        </w:r>
        <w:r w:rsidR="007910A5">
          <w:rPr>
            <w:noProof/>
            <w:webHidden/>
            <w:rtl/>
          </w:rPr>
        </w:r>
        <w:r w:rsidR="007910A5">
          <w:rPr>
            <w:noProof/>
            <w:webHidden/>
            <w:rtl/>
          </w:rPr>
          <w:fldChar w:fldCharType="separate"/>
        </w:r>
        <w:r w:rsidR="007910A5">
          <w:rPr>
            <w:noProof/>
            <w:webHidden/>
            <w:rtl/>
          </w:rPr>
          <w:t>22</w:t>
        </w:r>
        <w:r w:rsidR="007910A5">
          <w:rPr>
            <w:noProof/>
            <w:webHidden/>
            <w:rtl/>
          </w:rPr>
          <w:fldChar w:fldCharType="end"/>
        </w:r>
      </w:hyperlink>
    </w:p>
    <w:p w14:paraId="487F11B9" w14:textId="77777777" w:rsidR="007910A5" w:rsidRDefault="00937424">
      <w:pPr>
        <w:pStyle w:val="TableofFigures"/>
        <w:tabs>
          <w:tab w:val="right" w:pos="8296"/>
        </w:tabs>
        <w:bidi/>
        <w:rPr>
          <w:rFonts w:asciiTheme="minorHAnsi" w:eastAsiaTheme="minorEastAsia" w:hAnsiTheme="minorHAnsi" w:cstheme="minorBidi"/>
          <w:noProof/>
          <w:rtl/>
        </w:rPr>
      </w:pPr>
      <w:hyperlink w:anchor="_Toc483041612" w:history="1">
        <w:r w:rsidR="007910A5" w:rsidRPr="00190434">
          <w:rPr>
            <w:rStyle w:val="Hyperlink"/>
            <w:noProof/>
          </w:rPr>
          <w:t>zFigure 8: Heat map of the PV libraries, where each square represents a cell in the library. The heat map is colored according to the thickness of the Co</w:t>
        </w:r>
        <w:r w:rsidR="007910A5" w:rsidRPr="00190434">
          <w:rPr>
            <w:rStyle w:val="Hyperlink"/>
            <w:noProof/>
            <w:vertAlign w:val="subscript"/>
          </w:rPr>
          <w:t>3</w:t>
        </w:r>
        <w:r w:rsidR="007910A5" w:rsidRPr="00190434">
          <w:rPr>
            <w:rStyle w:val="Hyperlink"/>
            <w:noProof/>
          </w:rPr>
          <w:t>O</w:t>
        </w:r>
        <w:r w:rsidR="007910A5" w:rsidRPr="00190434">
          <w:rPr>
            <w:rStyle w:val="Hyperlink"/>
            <w:noProof/>
            <w:vertAlign w:val="subscript"/>
          </w:rPr>
          <w:t>4</w:t>
        </w:r>
        <w:r w:rsidR="007910A5" w:rsidRPr="00190434">
          <w:rPr>
            <w:rStyle w:val="Hyperlink"/>
            <w:noProof/>
          </w:rPr>
          <w:t xml:space="preserve"> layer. 'X' represents cells with similar PV behavior in both libraries according to the PCA. The X and Y axes represent the location of the cell on the 13 x 13 grid.</w:t>
        </w:r>
        <w:r w:rsidR="007910A5">
          <w:rPr>
            <w:noProof/>
            <w:webHidden/>
            <w:rtl/>
          </w:rPr>
          <w:tab/>
        </w:r>
        <w:r w:rsidR="007910A5">
          <w:rPr>
            <w:noProof/>
            <w:webHidden/>
            <w:rtl/>
          </w:rPr>
          <w:fldChar w:fldCharType="begin"/>
        </w:r>
        <w:r w:rsidR="007910A5">
          <w:rPr>
            <w:noProof/>
            <w:webHidden/>
            <w:rtl/>
          </w:rPr>
          <w:instrText xml:space="preserve"> </w:instrText>
        </w:r>
        <w:r w:rsidR="007910A5">
          <w:rPr>
            <w:noProof/>
            <w:webHidden/>
          </w:rPr>
          <w:instrText xml:space="preserve">PAGEREF </w:instrText>
        </w:r>
        <w:r w:rsidR="007910A5">
          <w:rPr>
            <w:noProof/>
            <w:webHidden/>
            <w:rtl/>
          </w:rPr>
          <w:instrText>_</w:instrText>
        </w:r>
        <w:r w:rsidR="007910A5">
          <w:rPr>
            <w:noProof/>
            <w:webHidden/>
          </w:rPr>
          <w:instrText>Toc483041612 \h</w:instrText>
        </w:r>
        <w:r w:rsidR="007910A5">
          <w:rPr>
            <w:noProof/>
            <w:webHidden/>
            <w:rtl/>
          </w:rPr>
          <w:instrText xml:space="preserve"> </w:instrText>
        </w:r>
        <w:r w:rsidR="007910A5">
          <w:rPr>
            <w:noProof/>
            <w:webHidden/>
            <w:rtl/>
          </w:rPr>
        </w:r>
        <w:r w:rsidR="007910A5">
          <w:rPr>
            <w:noProof/>
            <w:webHidden/>
            <w:rtl/>
          </w:rPr>
          <w:fldChar w:fldCharType="separate"/>
        </w:r>
        <w:r w:rsidR="007910A5">
          <w:rPr>
            <w:noProof/>
            <w:webHidden/>
            <w:rtl/>
          </w:rPr>
          <w:t>22</w:t>
        </w:r>
        <w:r w:rsidR="007910A5">
          <w:rPr>
            <w:noProof/>
            <w:webHidden/>
            <w:rtl/>
          </w:rPr>
          <w:fldChar w:fldCharType="end"/>
        </w:r>
      </w:hyperlink>
    </w:p>
    <w:p w14:paraId="4DD7BE79" w14:textId="77777777" w:rsidR="007910A5" w:rsidRDefault="00937424">
      <w:pPr>
        <w:pStyle w:val="TableofFigures"/>
        <w:tabs>
          <w:tab w:val="right" w:pos="8296"/>
        </w:tabs>
        <w:bidi/>
        <w:rPr>
          <w:rFonts w:asciiTheme="minorHAnsi" w:eastAsiaTheme="minorEastAsia" w:hAnsiTheme="minorHAnsi" w:cstheme="minorBidi"/>
          <w:noProof/>
          <w:rtl/>
        </w:rPr>
      </w:pPr>
      <w:hyperlink w:anchor="_Toc483041613" w:history="1">
        <w:r w:rsidR="007910A5" w:rsidRPr="00190434">
          <w:rPr>
            <w:rStyle w:val="Hyperlink"/>
            <w:noProof/>
          </w:rPr>
          <w:t>Figure 9: A SOM composed of 16 x 16 = 256 neurons (i.e nodes) of the two solar cell libraries, where each colored square represents a node color coded according to its library membership (see legend). White squares represent empty neurons.</w:t>
        </w:r>
        <w:r w:rsidR="007910A5">
          <w:rPr>
            <w:noProof/>
            <w:webHidden/>
            <w:rtl/>
          </w:rPr>
          <w:tab/>
        </w:r>
        <w:r w:rsidR="007910A5">
          <w:rPr>
            <w:noProof/>
            <w:webHidden/>
            <w:rtl/>
          </w:rPr>
          <w:fldChar w:fldCharType="begin"/>
        </w:r>
        <w:r w:rsidR="007910A5">
          <w:rPr>
            <w:noProof/>
            <w:webHidden/>
            <w:rtl/>
          </w:rPr>
          <w:instrText xml:space="preserve"> </w:instrText>
        </w:r>
        <w:r w:rsidR="007910A5">
          <w:rPr>
            <w:noProof/>
            <w:webHidden/>
          </w:rPr>
          <w:instrText xml:space="preserve">PAGEREF </w:instrText>
        </w:r>
        <w:r w:rsidR="007910A5">
          <w:rPr>
            <w:noProof/>
            <w:webHidden/>
            <w:rtl/>
          </w:rPr>
          <w:instrText>_</w:instrText>
        </w:r>
        <w:r w:rsidR="007910A5">
          <w:rPr>
            <w:noProof/>
            <w:webHidden/>
          </w:rPr>
          <w:instrText>Toc483041613 \h</w:instrText>
        </w:r>
        <w:r w:rsidR="007910A5">
          <w:rPr>
            <w:noProof/>
            <w:webHidden/>
            <w:rtl/>
          </w:rPr>
          <w:instrText xml:space="preserve"> </w:instrText>
        </w:r>
        <w:r w:rsidR="007910A5">
          <w:rPr>
            <w:noProof/>
            <w:webHidden/>
            <w:rtl/>
          </w:rPr>
        </w:r>
        <w:r w:rsidR="007910A5">
          <w:rPr>
            <w:noProof/>
            <w:webHidden/>
            <w:rtl/>
          </w:rPr>
          <w:fldChar w:fldCharType="separate"/>
        </w:r>
        <w:r w:rsidR="007910A5">
          <w:rPr>
            <w:noProof/>
            <w:webHidden/>
            <w:rtl/>
          </w:rPr>
          <w:t>24</w:t>
        </w:r>
        <w:r w:rsidR="007910A5">
          <w:rPr>
            <w:noProof/>
            <w:webHidden/>
            <w:rtl/>
          </w:rPr>
          <w:fldChar w:fldCharType="end"/>
        </w:r>
      </w:hyperlink>
    </w:p>
    <w:p w14:paraId="68B300BF" w14:textId="77777777" w:rsidR="007910A5" w:rsidRDefault="00937424">
      <w:pPr>
        <w:pStyle w:val="TableofFigures"/>
        <w:tabs>
          <w:tab w:val="right" w:pos="8296"/>
        </w:tabs>
        <w:bidi/>
        <w:rPr>
          <w:rFonts w:asciiTheme="minorHAnsi" w:eastAsiaTheme="minorEastAsia" w:hAnsiTheme="minorHAnsi" w:cstheme="minorBidi"/>
          <w:noProof/>
          <w:rtl/>
        </w:rPr>
      </w:pPr>
      <w:hyperlink w:anchor="_Toc483041614" w:history="1">
        <w:r w:rsidR="007910A5" w:rsidRPr="00190434">
          <w:rPr>
            <w:rStyle w:val="Hyperlink"/>
            <w:noProof/>
          </w:rPr>
          <w:t>Figure 10: A SOM composed of 10 x 10 = 100 neurons (i.e nodes) of the two solar cell libraries, where each colored square represents a node color coded according to its library membership (see legend). White squares represent empty neurons.</w:t>
        </w:r>
        <w:r w:rsidR="007910A5">
          <w:rPr>
            <w:noProof/>
            <w:webHidden/>
            <w:rtl/>
          </w:rPr>
          <w:tab/>
        </w:r>
        <w:r w:rsidR="007910A5">
          <w:rPr>
            <w:noProof/>
            <w:webHidden/>
            <w:rtl/>
          </w:rPr>
          <w:fldChar w:fldCharType="begin"/>
        </w:r>
        <w:r w:rsidR="007910A5">
          <w:rPr>
            <w:noProof/>
            <w:webHidden/>
            <w:rtl/>
          </w:rPr>
          <w:instrText xml:space="preserve"> </w:instrText>
        </w:r>
        <w:r w:rsidR="007910A5">
          <w:rPr>
            <w:noProof/>
            <w:webHidden/>
          </w:rPr>
          <w:instrText xml:space="preserve">PAGEREF </w:instrText>
        </w:r>
        <w:r w:rsidR="007910A5">
          <w:rPr>
            <w:noProof/>
            <w:webHidden/>
            <w:rtl/>
          </w:rPr>
          <w:instrText>_</w:instrText>
        </w:r>
        <w:r w:rsidR="007910A5">
          <w:rPr>
            <w:noProof/>
            <w:webHidden/>
          </w:rPr>
          <w:instrText>Toc483041614 \h</w:instrText>
        </w:r>
        <w:r w:rsidR="007910A5">
          <w:rPr>
            <w:noProof/>
            <w:webHidden/>
            <w:rtl/>
          </w:rPr>
          <w:instrText xml:space="preserve"> </w:instrText>
        </w:r>
        <w:r w:rsidR="007910A5">
          <w:rPr>
            <w:noProof/>
            <w:webHidden/>
            <w:rtl/>
          </w:rPr>
        </w:r>
        <w:r w:rsidR="007910A5">
          <w:rPr>
            <w:noProof/>
            <w:webHidden/>
            <w:rtl/>
          </w:rPr>
          <w:fldChar w:fldCharType="separate"/>
        </w:r>
        <w:r w:rsidR="007910A5">
          <w:rPr>
            <w:noProof/>
            <w:webHidden/>
            <w:rtl/>
          </w:rPr>
          <w:t>24</w:t>
        </w:r>
        <w:r w:rsidR="007910A5">
          <w:rPr>
            <w:noProof/>
            <w:webHidden/>
            <w:rtl/>
          </w:rPr>
          <w:fldChar w:fldCharType="end"/>
        </w:r>
      </w:hyperlink>
    </w:p>
    <w:p w14:paraId="36308298" w14:textId="77777777" w:rsidR="007910A5" w:rsidRDefault="00937424">
      <w:pPr>
        <w:pStyle w:val="TableofFigures"/>
        <w:tabs>
          <w:tab w:val="right" w:pos="8296"/>
        </w:tabs>
        <w:bidi/>
        <w:rPr>
          <w:rFonts w:asciiTheme="minorHAnsi" w:eastAsiaTheme="minorEastAsia" w:hAnsiTheme="minorHAnsi" w:cstheme="minorBidi"/>
          <w:noProof/>
          <w:rtl/>
        </w:rPr>
      </w:pPr>
      <w:hyperlink w:anchor="_Toc483041615" w:history="1">
        <w:r w:rsidR="007910A5" w:rsidRPr="00190434">
          <w:rPr>
            <w:rStyle w:val="Hyperlink"/>
            <w:b/>
            <w:bCs/>
            <w:noProof/>
          </w:rPr>
          <w:t>Figure 11:</w:t>
        </w:r>
        <w:r w:rsidR="007910A5" w:rsidRPr="00190434">
          <w:rPr>
            <w:rStyle w:val="Hyperlink"/>
            <w:noProof/>
          </w:rPr>
          <w:t xml:space="preserve"> A schematic representation of the PV solar cells TiO</w:t>
        </w:r>
        <w:r w:rsidR="007910A5" w:rsidRPr="00190434">
          <w:rPr>
            <w:rStyle w:val="Hyperlink"/>
            <w:noProof/>
            <w:vertAlign w:val="subscript"/>
          </w:rPr>
          <w:t>2</w:t>
        </w:r>
        <w:r w:rsidR="007910A5" w:rsidRPr="00190434">
          <w:rPr>
            <w:rStyle w:val="Hyperlink"/>
            <w:noProof/>
          </w:rPr>
          <w:t>|Co</w:t>
        </w:r>
        <w:r w:rsidR="007910A5" w:rsidRPr="00190434">
          <w:rPr>
            <w:rStyle w:val="Hyperlink"/>
            <w:noProof/>
            <w:vertAlign w:val="subscript"/>
          </w:rPr>
          <w:t>3</w:t>
        </w:r>
        <w:r w:rsidR="007910A5" w:rsidRPr="00190434">
          <w:rPr>
            <w:rStyle w:val="Hyperlink"/>
            <w:noProof/>
          </w:rPr>
          <w:t>O</w:t>
        </w:r>
        <w:r w:rsidR="007910A5" w:rsidRPr="00190434">
          <w:rPr>
            <w:rStyle w:val="Hyperlink"/>
            <w:noProof/>
            <w:vertAlign w:val="subscript"/>
          </w:rPr>
          <w:t>4</w:t>
        </w:r>
        <w:r w:rsidR="007910A5" w:rsidRPr="00190434">
          <w:rPr>
            <w:rStyle w:val="Hyperlink"/>
            <w:noProof/>
          </w:rPr>
          <w:t xml:space="preserve"> library</w:t>
        </w:r>
        <w:r w:rsidR="007910A5">
          <w:rPr>
            <w:noProof/>
            <w:webHidden/>
            <w:rtl/>
          </w:rPr>
          <w:tab/>
        </w:r>
        <w:r w:rsidR="007910A5">
          <w:rPr>
            <w:noProof/>
            <w:webHidden/>
            <w:rtl/>
          </w:rPr>
          <w:fldChar w:fldCharType="begin"/>
        </w:r>
        <w:r w:rsidR="007910A5">
          <w:rPr>
            <w:noProof/>
            <w:webHidden/>
            <w:rtl/>
          </w:rPr>
          <w:instrText xml:space="preserve"> </w:instrText>
        </w:r>
        <w:r w:rsidR="007910A5">
          <w:rPr>
            <w:noProof/>
            <w:webHidden/>
          </w:rPr>
          <w:instrText xml:space="preserve">PAGEREF </w:instrText>
        </w:r>
        <w:r w:rsidR="007910A5">
          <w:rPr>
            <w:noProof/>
            <w:webHidden/>
            <w:rtl/>
          </w:rPr>
          <w:instrText>_</w:instrText>
        </w:r>
        <w:r w:rsidR="007910A5">
          <w:rPr>
            <w:noProof/>
            <w:webHidden/>
          </w:rPr>
          <w:instrText>Toc483041615 \h</w:instrText>
        </w:r>
        <w:r w:rsidR="007910A5">
          <w:rPr>
            <w:noProof/>
            <w:webHidden/>
            <w:rtl/>
          </w:rPr>
          <w:instrText xml:space="preserve"> </w:instrText>
        </w:r>
        <w:r w:rsidR="007910A5">
          <w:rPr>
            <w:noProof/>
            <w:webHidden/>
            <w:rtl/>
          </w:rPr>
        </w:r>
        <w:r w:rsidR="007910A5">
          <w:rPr>
            <w:noProof/>
            <w:webHidden/>
            <w:rtl/>
          </w:rPr>
          <w:fldChar w:fldCharType="separate"/>
        </w:r>
        <w:r w:rsidR="007910A5">
          <w:rPr>
            <w:noProof/>
            <w:webHidden/>
            <w:rtl/>
          </w:rPr>
          <w:t>25</w:t>
        </w:r>
        <w:r w:rsidR="007910A5">
          <w:rPr>
            <w:noProof/>
            <w:webHidden/>
            <w:rtl/>
          </w:rPr>
          <w:fldChar w:fldCharType="end"/>
        </w:r>
      </w:hyperlink>
    </w:p>
    <w:p w14:paraId="7E0EC793" w14:textId="77777777" w:rsidR="007910A5" w:rsidRDefault="00937424">
      <w:pPr>
        <w:pStyle w:val="TableofFigures"/>
        <w:tabs>
          <w:tab w:val="right" w:pos="8296"/>
        </w:tabs>
        <w:bidi/>
        <w:rPr>
          <w:rFonts w:asciiTheme="minorHAnsi" w:eastAsiaTheme="minorEastAsia" w:hAnsiTheme="minorHAnsi" w:cstheme="minorBidi"/>
          <w:noProof/>
          <w:rtl/>
        </w:rPr>
      </w:pPr>
      <w:hyperlink w:anchor="_Toc483041616" w:history="1">
        <w:r w:rsidR="007910A5" w:rsidRPr="00190434">
          <w:rPr>
            <w:rStyle w:val="Hyperlink"/>
            <w:noProof/>
          </w:rPr>
          <w:t xml:space="preserve">Figure 12: Virtual cells based on the </w:t>
        </w:r>
        <m:oMath>
          <m:r>
            <m:rPr>
              <m:sty m:val="bi"/>
            </m:rPr>
            <w:rPr>
              <w:rStyle w:val="Hyperlink"/>
              <w:rFonts w:ascii="Cambria Math" w:hAnsi="Cambria Math"/>
              <w:noProof/>
            </w:rPr>
            <m:t>TiO</m:t>
          </m:r>
          <m:r>
            <m:rPr>
              <m:sty m:val="bi"/>
            </m:rPr>
            <w:rPr>
              <w:rStyle w:val="Hyperlink"/>
              <w:rFonts w:ascii="Cambria Math" w:hAnsi="Cambria Math"/>
              <w:noProof/>
            </w:rPr>
            <m:t>2</m:t>
          </m:r>
          <m:r>
            <w:rPr>
              <w:rStyle w:val="Hyperlink"/>
              <w:rFonts w:ascii="Cambria Math" w:hAnsi="Cambria Math"/>
              <w:noProof/>
            </w:rPr>
            <m:t>|</m:t>
          </m:r>
          <m:r>
            <m:rPr>
              <m:sty m:val="bi"/>
            </m:rPr>
            <w:rPr>
              <w:rStyle w:val="Hyperlink"/>
              <w:rFonts w:ascii="Cambria Math" w:hAnsi="Cambria Math"/>
              <w:noProof/>
            </w:rPr>
            <m:t>Cu</m:t>
          </m:r>
          <m:r>
            <m:rPr>
              <m:sty m:val="bi"/>
            </m:rPr>
            <w:rPr>
              <w:rStyle w:val="Hyperlink"/>
              <w:rFonts w:ascii="Cambria Math" w:hAnsi="Cambria Math"/>
              <w:noProof/>
            </w:rPr>
            <m:t>2</m:t>
          </m:r>
          <m:r>
            <m:rPr>
              <m:sty m:val="bi"/>
            </m:rPr>
            <w:rPr>
              <w:rStyle w:val="Hyperlink"/>
              <w:rFonts w:ascii="Cambria Math" w:hAnsi="Cambria Math"/>
              <w:noProof/>
            </w:rPr>
            <m:t>O</m:t>
          </m:r>
        </m:oMath>
        <w:r w:rsidR="007910A5" w:rsidRPr="00190434">
          <w:rPr>
            <w:rStyle w:val="Hyperlink"/>
            <w:rFonts w:eastAsia="Times New Roman"/>
            <w:i/>
            <w:noProof/>
          </w:rPr>
          <w:t xml:space="preserve"> </w:t>
        </w:r>
        <w:r w:rsidR="007910A5" w:rsidRPr="00190434">
          <w:rPr>
            <w:rStyle w:val="Hyperlink"/>
            <w:rFonts w:eastAsia="Times New Roman"/>
            <w:iCs/>
            <w:noProof/>
          </w:rPr>
          <w:t>with Ag back contacts (</w:t>
        </w:r>
        <w:r w:rsidR="007910A5" w:rsidRPr="00190434">
          <w:rPr>
            <w:rStyle w:val="Hyperlink"/>
            <w:noProof/>
          </w:rPr>
          <w:t xml:space="preserve">A: </w:t>
        </w:r>
        <w:r w:rsidR="007910A5" w:rsidRPr="00190434">
          <w:rPr>
            <w:rStyle w:val="Hyperlink"/>
            <w:i/>
            <w:iCs/>
            <w:noProof/>
          </w:rPr>
          <w:t>J</w:t>
        </w:r>
        <w:r w:rsidR="007910A5" w:rsidRPr="00190434">
          <w:rPr>
            <w:rStyle w:val="Hyperlink"/>
            <w:i/>
            <w:iCs/>
            <w:noProof/>
            <w:vertAlign w:val="subscript"/>
          </w:rPr>
          <w:t>SC</w:t>
        </w:r>
        <w:r w:rsidR="007910A5" w:rsidRPr="00190434">
          <w:rPr>
            <w:rStyle w:val="Hyperlink"/>
            <w:noProof/>
          </w:rPr>
          <w:t xml:space="preserve"> </w:t>
        </w:r>
        <w:r w:rsidR="007910A5" w:rsidRPr="00190434">
          <w:rPr>
            <w:rStyle w:val="Hyperlink"/>
            <w:i/>
            <w:iCs/>
            <w:noProof/>
          </w:rPr>
          <w:t>(μA/cm</w:t>
        </w:r>
        <w:r w:rsidR="007910A5" w:rsidRPr="00190434">
          <w:rPr>
            <w:rStyle w:val="Hyperlink"/>
            <w:i/>
            <w:iCs/>
            <w:noProof/>
            <w:vertAlign w:val="superscript"/>
          </w:rPr>
          <w:t>2</w:t>
        </w:r>
        <w:r w:rsidR="007910A5" w:rsidRPr="00190434">
          <w:rPr>
            <w:rStyle w:val="Hyperlink"/>
            <w:noProof/>
          </w:rPr>
          <w:t>); B:</w:t>
        </w:r>
        <w:r w:rsidR="007910A5" w:rsidRPr="00190434">
          <w:rPr>
            <w:rStyle w:val="Hyperlink"/>
            <w:i/>
            <w:iCs/>
            <w:noProof/>
          </w:rPr>
          <w:t xml:space="preserve"> V</w:t>
        </w:r>
        <w:r w:rsidR="007910A5" w:rsidRPr="00190434">
          <w:rPr>
            <w:rStyle w:val="Hyperlink"/>
            <w:i/>
            <w:iCs/>
            <w:noProof/>
            <w:vertAlign w:val="subscript"/>
          </w:rPr>
          <w:t>OC</w:t>
        </w:r>
        <w:r w:rsidR="007910A5" w:rsidRPr="00190434">
          <w:rPr>
            <w:rStyle w:val="Hyperlink"/>
            <w:noProof/>
          </w:rPr>
          <w:t xml:space="preserve"> </w:t>
        </w:r>
        <w:r w:rsidR="007910A5" w:rsidRPr="00190434">
          <w:rPr>
            <w:rStyle w:val="Hyperlink"/>
            <w:i/>
            <w:iCs/>
            <w:noProof/>
          </w:rPr>
          <w:t xml:space="preserve">(V); </w:t>
        </w:r>
        <w:r w:rsidR="007910A5" w:rsidRPr="00190434">
          <w:rPr>
            <w:rStyle w:val="Hyperlink"/>
            <w:noProof/>
          </w:rPr>
          <w:t>C: IQE (%)</w:t>
        </w:r>
        <w:r w:rsidR="007910A5" w:rsidRPr="00190434">
          <w:rPr>
            <w:rStyle w:val="Hyperlink"/>
            <w:rFonts w:eastAsia="Times New Roman"/>
            <w:iCs/>
            <w:noProof/>
          </w:rPr>
          <w:t xml:space="preserve">) </w:t>
        </w:r>
        <w:r w:rsidR="007910A5" w:rsidRPr="00190434">
          <w:rPr>
            <w:rStyle w:val="Hyperlink"/>
            <w:iCs/>
            <w:noProof/>
          </w:rPr>
          <w:t xml:space="preserve">and </w:t>
        </w:r>
        <m:oMath>
          <m:r>
            <m:rPr>
              <m:sty m:val="bi"/>
            </m:rPr>
            <w:rPr>
              <w:rStyle w:val="Hyperlink"/>
              <w:rFonts w:ascii="Cambria Math" w:hAnsi="Cambria Math"/>
              <w:noProof/>
            </w:rPr>
            <m:t>TiO</m:t>
          </m:r>
          <m:r>
            <m:rPr>
              <m:sty m:val="bi"/>
            </m:rPr>
            <w:rPr>
              <w:rStyle w:val="Hyperlink"/>
              <w:rFonts w:ascii="Cambria Math" w:hAnsi="Cambria Math"/>
              <w:noProof/>
            </w:rPr>
            <m:t>2</m:t>
          </m:r>
          <m:r>
            <w:rPr>
              <w:rStyle w:val="Hyperlink"/>
              <w:rFonts w:ascii="Cambria Math" w:hAnsi="Cambria Math"/>
              <w:noProof/>
            </w:rPr>
            <m:t>|</m:t>
          </m:r>
          <m:r>
            <m:rPr>
              <m:sty m:val="bi"/>
            </m:rPr>
            <w:rPr>
              <w:rStyle w:val="Hyperlink"/>
              <w:rFonts w:ascii="Cambria Math" w:hAnsi="Cambria Math"/>
              <w:noProof/>
            </w:rPr>
            <m:t>Cu</m:t>
          </m:r>
          <m:r>
            <m:rPr>
              <m:sty m:val="bi"/>
            </m:rPr>
            <w:rPr>
              <w:rStyle w:val="Hyperlink"/>
              <w:rFonts w:ascii="Cambria Math" w:hAnsi="Cambria Math"/>
              <w:noProof/>
            </w:rPr>
            <m:t>2</m:t>
          </m:r>
          <m:r>
            <m:rPr>
              <m:sty m:val="bi"/>
            </m:rPr>
            <w:rPr>
              <w:rStyle w:val="Hyperlink"/>
              <w:rFonts w:ascii="Cambria Math" w:hAnsi="Cambria Math"/>
              <w:noProof/>
            </w:rPr>
            <m:t>O</m:t>
          </m:r>
        </m:oMath>
        <w:r w:rsidR="007910A5" w:rsidRPr="00190434">
          <w:rPr>
            <w:rStyle w:val="Hyperlink"/>
            <w:rFonts w:eastAsia="Times New Roman"/>
            <w:i/>
            <w:noProof/>
          </w:rPr>
          <w:t xml:space="preserve"> </w:t>
        </w:r>
        <w:r w:rsidR="007910A5" w:rsidRPr="00190434">
          <w:rPr>
            <w:rStyle w:val="Hyperlink"/>
            <w:rFonts w:eastAsia="Times New Roman"/>
            <w:iCs/>
            <w:noProof/>
          </w:rPr>
          <w:t>With Ag|Cu Back Contacts (</w:t>
        </w:r>
        <w:r w:rsidR="007910A5" w:rsidRPr="00190434">
          <w:rPr>
            <w:rStyle w:val="Hyperlink"/>
            <w:noProof/>
          </w:rPr>
          <w:t>D:</w:t>
        </w:r>
        <w:r w:rsidR="007910A5" w:rsidRPr="00190434">
          <w:rPr>
            <w:rStyle w:val="Hyperlink"/>
            <w:i/>
            <w:iCs/>
            <w:noProof/>
          </w:rPr>
          <w:t xml:space="preserve"> J</w:t>
        </w:r>
        <w:r w:rsidR="007910A5" w:rsidRPr="00190434">
          <w:rPr>
            <w:rStyle w:val="Hyperlink"/>
            <w:i/>
            <w:iCs/>
            <w:noProof/>
            <w:vertAlign w:val="subscript"/>
          </w:rPr>
          <w:t>SC</w:t>
        </w:r>
        <w:r w:rsidR="007910A5" w:rsidRPr="00190434">
          <w:rPr>
            <w:rStyle w:val="Hyperlink"/>
            <w:noProof/>
          </w:rPr>
          <w:t xml:space="preserve"> </w:t>
        </w:r>
        <w:r w:rsidR="007910A5" w:rsidRPr="00190434">
          <w:rPr>
            <w:rStyle w:val="Hyperlink"/>
            <w:i/>
            <w:iCs/>
            <w:noProof/>
          </w:rPr>
          <w:t>(μA/cm</w:t>
        </w:r>
        <w:r w:rsidR="007910A5" w:rsidRPr="00190434">
          <w:rPr>
            <w:rStyle w:val="Hyperlink"/>
            <w:i/>
            <w:iCs/>
            <w:noProof/>
            <w:vertAlign w:val="superscript"/>
          </w:rPr>
          <w:t>2</w:t>
        </w:r>
        <w:r w:rsidR="007910A5" w:rsidRPr="00190434">
          <w:rPr>
            <w:rStyle w:val="Hyperlink"/>
            <w:noProof/>
          </w:rPr>
          <w:t>); E:</w:t>
        </w:r>
        <w:r w:rsidR="007910A5" w:rsidRPr="00190434">
          <w:rPr>
            <w:rStyle w:val="Hyperlink"/>
            <w:i/>
            <w:iCs/>
            <w:noProof/>
          </w:rPr>
          <w:t xml:space="preserve"> V</w:t>
        </w:r>
        <w:r w:rsidR="007910A5" w:rsidRPr="00190434">
          <w:rPr>
            <w:rStyle w:val="Hyperlink"/>
            <w:i/>
            <w:iCs/>
            <w:noProof/>
            <w:vertAlign w:val="subscript"/>
          </w:rPr>
          <w:t>OC</w:t>
        </w:r>
        <w:r w:rsidR="007910A5" w:rsidRPr="00190434">
          <w:rPr>
            <w:rStyle w:val="Hyperlink"/>
            <w:noProof/>
          </w:rPr>
          <w:t xml:space="preserve"> </w:t>
        </w:r>
        <w:r w:rsidR="007910A5" w:rsidRPr="00190434">
          <w:rPr>
            <w:rStyle w:val="Hyperlink"/>
            <w:i/>
            <w:iCs/>
            <w:noProof/>
          </w:rPr>
          <w:t xml:space="preserve">(V); </w:t>
        </w:r>
        <w:r w:rsidR="007910A5" w:rsidRPr="00190434">
          <w:rPr>
            <w:rStyle w:val="Hyperlink"/>
            <w:noProof/>
          </w:rPr>
          <w:t>F: IQE (%)</w:t>
        </w:r>
        <w:r w:rsidR="007910A5" w:rsidRPr="00190434">
          <w:rPr>
            <w:rStyle w:val="Hyperlink"/>
            <w:rFonts w:eastAsia="Times New Roman"/>
            <w:iCs/>
            <w:noProof/>
          </w:rPr>
          <w:t xml:space="preserve">) solar cells libraries. </w:t>
        </w:r>
        <w:r w:rsidR="007910A5" w:rsidRPr="00190434">
          <w:rPr>
            <w:rStyle w:val="Hyperlink"/>
            <w:noProof/>
          </w:rPr>
          <w:t>The white regions are outside of the model’s applicability domain.</w:t>
        </w:r>
        <w:r w:rsidR="007910A5">
          <w:rPr>
            <w:noProof/>
            <w:webHidden/>
            <w:rtl/>
          </w:rPr>
          <w:tab/>
        </w:r>
        <w:r w:rsidR="007910A5">
          <w:rPr>
            <w:noProof/>
            <w:webHidden/>
            <w:rtl/>
          </w:rPr>
          <w:fldChar w:fldCharType="begin"/>
        </w:r>
        <w:r w:rsidR="007910A5">
          <w:rPr>
            <w:noProof/>
            <w:webHidden/>
            <w:rtl/>
          </w:rPr>
          <w:instrText xml:space="preserve"> </w:instrText>
        </w:r>
        <w:r w:rsidR="007910A5">
          <w:rPr>
            <w:noProof/>
            <w:webHidden/>
          </w:rPr>
          <w:instrText xml:space="preserve">PAGEREF </w:instrText>
        </w:r>
        <w:r w:rsidR="007910A5">
          <w:rPr>
            <w:noProof/>
            <w:webHidden/>
            <w:rtl/>
          </w:rPr>
          <w:instrText>_</w:instrText>
        </w:r>
        <w:r w:rsidR="007910A5">
          <w:rPr>
            <w:noProof/>
            <w:webHidden/>
          </w:rPr>
          <w:instrText>Toc483041616 \h</w:instrText>
        </w:r>
        <w:r w:rsidR="007910A5">
          <w:rPr>
            <w:noProof/>
            <w:webHidden/>
            <w:rtl/>
          </w:rPr>
          <w:instrText xml:space="preserve"> </w:instrText>
        </w:r>
        <w:r w:rsidR="007910A5">
          <w:rPr>
            <w:noProof/>
            <w:webHidden/>
            <w:rtl/>
          </w:rPr>
        </w:r>
        <w:r w:rsidR="007910A5">
          <w:rPr>
            <w:noProof/>
            <w:webHidden/>
            <w:rtl/>
          </w:rPr>
          <w:fldChar w:fldCharType="separate"/>
        </w:r>
        <w:r w:rsidR="007910A5">
          <w:rPr>
            <w:noProof/>
            <w:webHidden/>
            <w:rtl/>
          </w:rPr>
          <w:t>33</w:t>
        </w:r>
        <w:r w:rsidR="007910A5">
          <w:rPr>
            <w:noProof/>
            <w:webHidden/>
            <w:rtl/>
          </w:rPr>
          <w:fldChar w:fldCharType="end"/>
        </w:r>
      </w:hyperlink>
    </w:p>
    <w:p w14:paraId="180B41C0" w14:textId="77777777" w:rsidR="007910A5" w:rsidRDefault="00937424">
      <w:pPr>
        <w:pStyle w:val="TableofFigures"/>
        <w:tabs>
          <w:tab w:val="right" w:pos="8296"/>
        </w:tabs>
        <w:bidi/>
        <w:rPr>
          <w:rFonts w:asciiTheme="minorHAnsi" w:eastAsiaTheme="minorEastAsia" w:hAnsiTheme="minorHAnsi" w:cstheme="minorBidi"/>
          <w:noProof/>
          <w:rtl/>
        </w:rPr>
      </w:pPr>
      <w:hyperlink w:anchor="_Toc483041617" w:history="1">
        <w:r w:rsidR="007910A5" w:rsidRPr="00190434">
          <w:rPr>
            <w:rStyle w:val="Hyperlink"/>
            <w:noProof/>
          </w:rPr>
          <w:t xml:space="preserve">Figure 13: Virtual cells based on the </w:t>
        </w:r>
        <m:oMath>
          <m:r>
            <m:rPr>
              <m:sty m:val="bi"/>
            </m:rPr>
            <w:rPr>
              <w:rStyle w:val="Hyperlink"/>
              <w:rFonts w:ascii="Cambria Math" w:hAnsi="Cambria Math"/>
              <w:noProof/>
            </w:rPr>
            <m:t>TiO</m:t>
          </m:r>
          <m:r>
            <m:rPr>
              <m:sty m:val="b"/>
            </m:rPr>
            <w:rPr>
              <w:rStyle w:val="Hyperlink"/>
              <w:rFonts w:ascii="Cambria Math" w:hAnsi="Cambria Math"/>
              <w:noProof/>
            </w:rPr>
            <m:t>2</m:t>
          </m:r>
          <m:r>
            <m:rPr>
              <m:sty m:val="bi"/>
            </m:rPr>
            <w:rPr>
              <w:rStyle w:val="Hyperlink"/>
              <w:rFonts w:ascii="Cambria Math" w:hAnsi="Cambria Math"/>
              <w:noProof/>
            </w:rPr>
            <m:t>Co</m:t>
          </m:r>
          <m:r>
            <m:rPr>
              <m:sty m:val="b"/>
            </m:rPr>
            <w:rPr>
              <w:rStyle w:val="Hyperlink"/>
              <w:rFonts w:ascii="Cambria Math" w:hAnsi="Cambria Math"/>
              <w:noProof/>
            </w:rPr>
            <m:t>3</m:t>
          </m:r>
          <m:r>
            <m:rPr>
              <m:sty m:val="bi"/>
            </m:rPr>
            <w:rPr>
              <w:rStyle w:val="Hyperlink"/>
              <w:rFonts w:ascii="Cambria Math" w:hAnsi="Cambria Math"/>
              <w:noProof/>
            </w:rPr>
            <m:t>O</m:t>
          </m:r>
          <m:r>
            <m:rPr>
              <m:sty m:val="b"/>
            </m:rPr>
            <w:rPr>
              <w:rStyle w:val="Hyperlink"/>
              <w:rFonts w:ascii="Cambria Math" w:hAnsi="Cambria Math"/>
              <w:noProof/>
            </w:rPr>
            <m:t>4</m:t>
          </m:r>
          <m:r>
            <m:rPr>
              <m:sty m:val="bi"/>
            </m:rPr>
            <w:rPr>
              <w:rStyle w:val="Hyperlink"/>
              <w:rFonts w:ascii="Cambria Math" w:hAnsi="Cambria Math"/>
              <w:noProof/>
            </w:rPr>
            <m:t>MoO</m:t>
          </m:r>
          <m:r>
            <m:rPr>
              <m:sty m:val="b"/>
            </m:rPr>
            <w:rPr>
              <w:rStyle w:val="Hyperlink"/>
              <w:rFonts w:ascii="Cambria Math" w:hAnsi="Cambria Math"/>
              <w:noProof/>
            </w:rPr>
            <m:t>3</m:t>
          </m:r>
        </m:oMath>
        <w:r w:rsidR="007910A5" w:rsidRPr="00190434">
          <w:rPr>
            <w:rStyle w:val="Hyperlink"/>
            <w:rFonts w:eastAsia="Times New Roman"/>
            <w:noProof/>
          </w:rPr>
          <w:t xml:space="preserve"> </w:t>
        </w:r>
        <w:r w:rsidR="007910A5" w:rsidRPr="00190434">
          <w:rPr>
            <w:rStyle w:val="Hyperlink"/>
            <w:rFonts w:eastAsia="Times New Roman"/>
            <w:iCs/>
            <w:noProof/>
          </w:rPr>
          <w:t>library (</w:t>
        </w:r>
        <w:r w:rsidR="007910A5" w:rsidRPr="00190434">
          <w:rPr>
            <w:rStyle w:val="Hyperlink"/>
            <w:noProof/>
          </w:rPr>
          <w:t xml:space="preserve">A: </w:t>
        </w:r>
        <w:r w:rsidR="007910A5" w:rsidRPr="00190434">
          <w:rPr>
            <w:rStyle w:val="Hyperlink"/>
            <w:i/>
            <w:iCs/>
            <w:noProof/>
          </w:rPr>
          <w:t>J</w:t>
        </w:r>
        <w:r w:rsidR="007910A5" w:rsidRPr="00190434">
          <w:rPr>
            <w:rStyle w:val="Hyperlink"/>
            <w:i/>
            <w:iCs/>
            <w:noProof/>
            <w:vertAlign w:val="subscript"/>
          </w:rPr>
          <w:t>SC</w:t>
        </w:r>
        <w:r w:rsidR="007910A5" w:rsidRPr="00190434">
          <w:rPr>
            <w:rStyle w:val="Hyperlink"/>
            <w:noProof/>
          </w:rPr>
          <w:t xml:space="preserve"> </w:t>
        </w:r>
        <w:r w:rsidR="007910A5" w:rsidRPr="00190434">
          <w:rPr>
            <w:rStyle w:val="Hyperlink"/>
            <w:i/>
            <w:iCs/>
            <w:noProof/>
          </w:rPr>
          <w:t>(μA/cm</w:t>
        </w:r>
        <w:r w:rsidR="007910A5" w:rsidRPr="00190434">
          <w:rPr>
            <w:rStyle w:val="Hyperlink"/>
            <w:i/>
            <w:iCs/>
            <w:noProof/>
            <w:vertAlign w:val="superscript"/>
          </w:rPr>
          <w:t>2</w:t>
        </w:r>
        <w:r w:rsidR="007910A5" w:rsidRPr="00190434">
          <w:rPr>
            <w:rStyle w:val="Hyperlink"/>
            <w:noProof/>
          </w:rPr>
          <w:t>); B:</w:t>
        </w:r>
        <w:r w:rsidR="007910A5" w:rsidRPr="00190434">
          <w:rPr>
            <w:rStyle w:val="Hyperlink"/>
            <w:i/>
            <w:iCs/>
            <w:noProof/>
          </w:rPr>
          <w:t xml:space="preserve"> V</w:t>
        </w:r>
        <w:r w:rsidR="007910A5" w:rsidRPr="00190434">
          <w:rPr>
            <w:rStyle w:val="Hyperlink"/>
            <w:i/>
            <w:iCs/>
            <w:noProof/>
            <w:vertAlign w:val="subscript"/>
          </w:rPr>
          <w:t>OC</w:t>
        </w:r>
        <w:r w:rsidR="007910A5" w:rsidRPr="00190434">
          <w:rPr>
            <w:rStyle w:val="Hyperlink"/>
            <w:noProof/>
          </w:rPr>
          <w:t xml:space="preserve"> </w:t>
        </w:r>
        <w:r w:rsidR="007910A5" w:rsidRPr="00190434">
          <w:rPr>
            <w:rStyle w:val="Hyperlink"/>
            <w:i/>
            <w:iCs/>
            <w:noProof/>
          </w:rPr>
          <w:t xml:space="preserve">(V); </w:t>
        </w:r>
        <w:r w:rsidR="007910A5" w:rsidRPr="00190434">
          <w:rPr>
            <w:rStyle w:val="Hyperlink"/>
            <w:noProof/>
          </w:rPr>
          <w:t>C: IQE (%)</w:t>
        </w:r>
        <w:r w:rsidR="007910A5" w:rsidRPr="00190434">
          <w:rPr>
            <w:rStyle w:val="Hyperlink"/>
            <w:rFonts w:eastAsia="Times New Roman"/>
            <w:iCs/>
            <w:noProof/>
          </w:rPr>
          <w:t>)</w:t>
        </w:r>
        <w:r w:rsidR="007910A5" w:rsidRPr="00190434">
          <w:rPr>
            <w:rStyle w:val="Hyperlink"/>
            <w:iCs/>
            <w:noProof/>
          </w:rPr>
          <w:t xml:space="preserve">. </w:t>
        </w:r>
        <w:r w:rsidR="007910A5" w:rsidRPr="00190434">
          <w:rPr>
            <w:rStyle w:val="Hyperlink"/>
            <w:noProof/>
          </w:rPr>
          <w:t>The white regions are outside of the model’s applicability domain.</w:t>
        </w:r>
        <w:r w:rsidR="007910A5">
          <w:rPr>
            <w:noProof/>
            <w:webHidden/>
            <w:rtl/>
          </w:rPr>
          <w:tab/>
        </w:r>
        <w:r w:rsidR="007910A5">
          <w:rPr>
            <w:noProof/>
            <w:webHidden/>
            <w:rtl/>
          </w:rPr>
          <w:fldChar w:fldCharType="begin"/>
        </w:r>
        <w:r w:rsidR="007910A5">
          <w:rPr>
            <w:noProof/>
            <w:webHidden/>
            <w:rtl/>
          </w:rPr>
          <w:instrText xml:space="preserve"> </w:instrText>
        </w:r>
        <w:r w:rsidR="007910A5">
          <w:rPr>
            <w:noProof/>
            <w:webHidden/>
          </w:rPr>
          <w:instrText xml:space="preserve">PAGEREF </w:instrText>
        </w:r>
        <w:r w:rsidR="007910A5">
          <w:rPr>
            <w:noProof/>
            <w:webHidden/>
            <w:rtl/>
          </w:rPr>
          <w:instrText>_</w:instrText>
        </w:r>
        <w:r w:rsidR="007910A5">
          <w:rPr>
            <w:noProof/>
            <w:webHidden/>
          </w:rPr>
          <w:instrText>Toc483041617 \h</w:instrText>
        </w:r>
        <w:r w:rsidR="007910A5">
          <w:rPr>
            <w:noProof/>
            <w:webHidden/>
            <w:rtl/>
          </w:rPr>
          <w:instrText xml:space="preserve"> </w:instrText>
        </w:r>
        <w:r w:rsidR="007910A5">
          <w:rPr>
            <w:noProof/>
            <w:webHidden/>
            <w:rtl/>
          </w:rPr>
        </w:r>
        <w:r w:rsidR="007910A5">
          <w:rPr>
            <w:noProof/>
            <w:webHidden/>
            <w:rtl/>
          </w:rPr>
          <w:fldChar w:fldCharType="separate"/>
        </w:r>
        <w:r w:rsidR="007910A5">
          <w:rPr>
            <w:noProof/>
            <w:webHidden/>
            <w:rtl/>
          </w:rPr>
          <w:t>34</w:t>
        </w:r>
        <w:r w:rsidR="007910A5">
          <w:rPr>
            <w:noProof/>
            <w:webHidden/>
            <w:rtl/>
          </w:rPr>
          <w:fldChar w:fldCharType="end"/>
        </w:r>
      </w:hyperlink>
    </w:p>
    <w:p w14:paraId="02E6133C" w14:textId="77777777" w:rsidR="007910A5" w:rsidRDefault="00937424">
      <w:pPr>
        <w:pStyle w:val="TableofFigures"/>
        <w:tabs>
          <w:tab w:val="right" w:pos="8296"/>
        </w:tabs>
        <w:bidi/>
        <w:rPr>
          <w:rFonts w:asciiTheme="minorHAnsi" w:eastAsiaTheme="minorEastAsia" w:hAnsiTheme="minorHAnsi" w:cstheme="minorBidi"/>
          <w:noProof/>
          <w:rtl/>
        </w:rPr>
      </w:pPr>
      <w:hyperlink w:anchor="_Toc483041618" w:history="1">
        <w:r w:rsidR="007910A5" w:rsidRPr="00190434">
          <w:rPr>
            <w:rStyle w:val="Hyperlink"/>
            <w:noProof/>
          </w:rPr>
          <w:t>Figure 14:  Verification Configuration screen: (A) The main screen for the Data Input stage composed from two main sections. Section (1) allows the user to separate the input data into properties and descriptors and further classify the descriptors as relevant / irrelevant for the current research. Section (2) allows the user to configure the type of data verification (seen in B) and then visually verify the data chosen.</w:t>
        </w:r>
        <w:r w:rsidR="007910A5">
          <w:rPr>
            <w:noProof/>
            <w:webHidden/>
            <w:rtl/>
          </w:rPr>
          <w:tab/>
        </w:r>
        <w:r w:rsidR="007910A5">
          <w:rPr>
            <w:noProof/>
            <w:webHidden/>
            <w:rtl/>
          </w:rPr>
          <w:fldChar w:fldCharType="begin"/>
        </w:r>
        <w:r w:rsidR="007910A5">
          <w:rPr>
            <w:noProof/>
            <w:webHidden/>
            <w:rtl/>
          </w:rPr>
          <w:instrText xml:space="preserve"> </w:instrText>
        </w:r>
        <w:r w:rsidR="007910A5">
          <w:rPr>
            <w:noProof/>
            <w:webHidden/>
          </w:rPr>
          <w:instrText xml:space="preserve">PAGEREF </w:instrText>
        </w:r>
        <w:r w:rsidR="007910A5">
          <w:rPr>
            <w:noProof/>
            <w:webHidden/>
            <w:rtl/>
          </w:rPr>
          <w:instrText>_</w:instrText>
        </w:r>
        <w:r w:rsidR="007910A5">
          <w:rPr>
            <w:noProof/>
            <w:webHidden/>
          </w:rPr>
          <w:instrText>Toc483041618 \h</w:instrText>
        </w:r>
        <w:r w:rsidR="007910A5">
          <w:rPr>
            <w:noProof/>
            <w:webHidden/>
            <w:rtl/>
          </w:rPr>
          <w:instrText xml:space="preserve"> </w:instrText>
        </w:r>
        <w:r w:rsidR="007910A5">
          <w:rPr>
            <w:noProof/>
            <w:webHidden/>
            <w:rtl/>
          </w:rPr>
        </w:r>
        <w:r w:rsidR="007910A5">
          <w:rPr>
            <w:noProof/>
            <w:webHidden/>
            <w:rtl/>
          </w:rPr>
          <w:fldChar w:fldCharType="separate"/>
        </w:r>
        <w:r w:rsidR="007910A5">
          <w:rPr>
            <w:noProof/>
            <w:webHidden/>
            <w:rtl/>
          </w:rPr>
          <w:t>38</w:t>
        </w:r>
        <w:r w:rsidR="007910A5">
          <w:rPr>
            <w:noProof/>
            <w:webHidden/>
            <w:rtl/>
          </w:rPr>
          <w:fldChar w:fldCharType="end"/>
        </w:r>
      </w:hyperlink>
    </w:p>
    <w:p w14:paraId="4F7C85EA" w14:textId="77777777" w:rsidR="007910A5" w:rsidRDefault="00937424">
      <w:pPr>
        <w:pStyle w:val="TableofFigures"/>
        <w:tabs>
          <w:tab w:val="right" w:pos="8296"/>
        </w:tabs>
        <w:bidi/>
        <w:rPr>
          <w:rFonts w:asciiTheme="minorHAnsi" w:eastAsiaTheme="minorEastAsia" w:hAnsiTheme="minorHAnsi" w:cstheme="minorBidi"/>
          <w:noProof/>
          <w:rtl/>
        </w:rPr>
      </w:pPr>
      <w:hyperlink w:anchor="_Toc483041619" w:history="1">
        <w:r w:rsidR="007910A5" w:rsidRPr="00190434">
          <w:rPr>
            <w:rStyle w:val="Hyperlink"/>
            <w:noProof/>
          </w:rPr>
          <w:t>Figure 15: SOM Screen divided into three components. Component (1) allows the user to configure the designated SOM, Component (2) presents the raw data, and Component (3) presents the SOM resulting maps. On the left hand map, neurons were colors based on the true library classification. On the right hand map, the neurons were colored based on the classification made by SOM.</w:t>
        </w:r>
        <w:r w:rsidR="007910A5">
          <w:rPr>
            <w:noProof/>
            <w:webHidden/>
            <w:rtl/>
          </w:rPr>
          <w:tab/>
        </w:r>
        <w:r w:rsidR="007910A5">
          <w:rPr>
            <w:noProof/>
            <w:webHidden/>
            <w:rtl/>
          </w:rPr>
          <w:fldChar w:fldCharType="begin"/>
        </w:r>
        <w:r w:rsidR="007910A5">
          <w:rPr>
            <w:noProof/>
            <w:webHidden/>
            <w:rtl/>
          </w:rPr>
          <w:instrText xml:space="preserve"> </w:instrText>
        </w:r>
        <w:r w:rsidR="007910A5">
          <w:rPr>
            <w:noProof/>
            <w:webHidden/>
          </w:rPr>
          <w:instrText xml:space="preserve">PAGEREF </w:instrText>
        </w:r>
        <w:r w:rsidR="007910A5">
          <w:rPr>
            <w:noProof/>
            <w:webHidden/>
            <w:rtl/>
          </w:rPr>
          <w:instrText>_</w:instrText>
        </w:r>
        <w:r w:rsidR="007910A5">
          <w:rPr>
            <w:noProof/>
            <w:webHidden/>
          </w:rPr>
          <w:instrText>Toc483041619 \h</w:instrText>
        </w:r>
        <w:r w:rsidR="007910A5">
          <w:rPr>
            <w:noProof/>
            <w:webHidden/>
            <w:rtl/>
          </w:rPr>
          <w:instrText xml:space="preserve"> </w:instrText>
        </w:r>
        <w:r w:rsidR="007910A5">
          <w:rPr>
            <w:noProof/>
            <w:webHidden/>
            <w:rtl/>
          </w:rPr>
        </w:r>
        <w:r w:rsidR="007910A5">
          <w:rPr>
            <w:noProof/>
            <w:webHidden/>
            <w:rtl/>
          </w:rPr>
          <w:fldChar w:fldCharType="separate"/>
        </w:r>
        <w:r w:rsidR="007910A5">
          <w:rPr>
            <w:noProof/>
            <w:webHidden/>
            <w:rtl/>
          </w:rPr>
          <w:t>39</w:t>
        </w:r>
        <w:r w:rsidR="007910A5">
          <w:rPr>
            <w:noProof/>
            <w:webHidden/>
            <w:rtl/>
          </w:rPr>
          <w:fldChar w:fldCharType="end"/>
        </w:r>
      </w:hyperlink>
    </w:p>
    <w:p w14:paraId="772A46C9" w14:textId="77777777" w:rsidR="007910A5" w:rsidRDefault="00937424">
      <w:pPr>
        <w:pStyle w:val="TableofFigures"/>
        <w:tabs>
          <w:tab w:val="right" w:pos="8296"/>
        </w:tabs>
        <w:bidi/>
        <w:rPr>
          <w:rFonts w:asciiTheme="minorHAnsi" w:eastAsiaTheme="minorEastAsia" w:hAnsiTheme="minorHAnsi" w:cstheme="minorBidi"/>
          <w:noProof/>
          <w:rtl/>
        </w:rPr>
      </w:pPr>
      <w:hyperlink w:anchor="_Toc483041620" w:history="1">
        <w:r w:rsidR="007910A5" w:rsidRPr="00190434">
          <w:rPr>
            <w:rStyle w:val="Hyperlink"/>
            <w:noProof/>
          </w:rPr>
          <w:t>Figure 16: Test – Train screen which allows the user to configure the manner in which the sample space is divided into test and train groups. In this screen the user can choose various parameters of the simulated annealing process and accept as an output the acceptance ratio and the groups themselves.</w:t>
        </w:r>
        <w:r w:rsidR="007910A5">
          <w:rPr>
            <w:noProof/>
            <w:webHidden/>
            <w:rtl/>
          </w:rPr>
          <w:tab/>
        </w:r>
        <w:r w:rsidR="007910A5">
          <w:rPr>
            <w:noProof/>
            <w:webHidden/>
            <w:rtl/>
          </w:rPr>
          <w:fldChar w:fldCharType="begin"/>
        </w:r>
        <w:r w:rsidR="007910A5">
          <w:rPr>
            <w:noProof/>
            <w:webHidden/>
            <w:rtl/>
          </w:rPr>
          <w:instrText xml:space="preserve"> </w:instrText>
        </w:r>
        <w:r w:rsidR="007910A5">
          <w:rPr>
            <w:noProof/>
            <w:webHidden/>
          </w:rPr>
          <w:instrText xml:space="preserve">PAGEREF </w:instrText>
        </w:r>
        <w:r w:rsidR="007910A5">
          <w:rPr>
            <w:noProof/>
            <w:webHidden/>
            <w:rtl/>
          </w:rPr>
          <w:instrText>_</w:instrText>
        </w:r>
        <w:r w:rsidR="007910A5">
          <w:rPr>
            <w:noProof/>
            <w:webHidden/>
          </w:rPr>
          <w:instrText>Toc483041620 \h</w:instrText>
        </w:r>
        <w:r w:rsidR="007910A5">
          <w:rPr>
            <w:noProof/>
            <w:webHidden/>
            <w:rtl/>
          </w:rPr>
          <w:instrText xml:space="preserve"> </w:instrText>
        </w:r>
        <w:r w:rsidR="007910A5">
          <w:rPr>
            <w:noProof/>
            <w:webHidden/>
            <w:rtl/>
          </w:rPr>
        </w:r>
        <w:r w:rsidR="007910A5">
          <w:rPr>
            <w:noProof/>
            <w:webHidden/>
            <w:rtl/>
          </w:rPr>
          <w:fldChar w:fldCharType="separate"/>
        </w:r>
        <w:r w:rsidR="007910A5">
          <w:rPr>
            <w:noProof/>
            <w:webHidden/>
            <w:rtl/>
          </w:rPr>
          <w:t>40</w:t>
        </w:r>
        <w:r w:rsidR="007910A5">
          <w:rPr>
            <w:noProof/>
            <w:webHidden/>
            <w:rtl/>
          </w:rPr>
          <w:fldChar w:fldCharType="end"/>
        </w:r>
      </w:hyperlink>
    </w:p>
    <w:p w14:paraId="2BEA89A0" w14:textId="77777777" w:rsidR="007910A5" w:rsidRDefault="00937424">
      <w:pPr>
        <w:pStyle w:val="TableofFigures"/>
        <w:tabs>
          <w:tab w:val="right" w:pos="8296"/>
        </w:tabs>
        <w:bidi/>
        <w:rPr>
          <w:rFonts w:asciiTheme="minorHAnsi" w:eastAsiaTheme="minorEastAsia" w:hAnsiTheme="minorHAnsi" w:cstheme="minorBidi"/>
          <w:noProof/>
          <w:rtl/>
        </w:rPr>
      </w:pPr>
      <w:hyperlink w:anchor="_Toc483041621" w:history="1">
        <w:r w:rsidR="007910A5" w:rsidRPr="00190434">
          <w:rPr>
            <w:rStyle w:val="Hyperlink"/>
            <w:noProof/>
          </w:rPr>
          <w:t>Figure 17: RANSAC Configuration screen</w:t>
        </w:r>
        <w:r w:rsidR="007910A5">
          <w:rPr>
            <w:noProof/>
            <w:webHidden/>
            <w:rtl/>
          </w:rPr>
          <w:tab/>
        </w:r>
        <w:r w:rsidR="007910A5">
          <w:rPr>
            <w:noProof/>
            <w:webHidden/>
            <w:rtl/>
          </w:rPr>
          <w:fldChar w:fldCharType="begin"/>
        </w:r>
        <w:r w:rsidR="007910A5">
          <w:rPr>
            <w:noProof/>
            <w:webHidden/>
            <w:rtl/>
          </w:rPr>
          <w:instrText xml:space="preserve"> </w:instrText>
        </w:r>
        <w:r w:rsidR="007910A5">
          <w:rPr>
            <w:noProof/>
            <w:webHidden/>
          </w:rPr>
          <w:instrText xml:space="preserve">PAGEREF </w:instrText>
        </w:r>
        <w:r w:rsidR="007910A5">
          <w:rPr>
            <w:noProof/>
            <w:webHidden/>
            <w:rtl/>
          </w:rPr>
          <w:instrText>_</w:instrText>
        </w:r>
        <w:r w:rsidR="007910A5">
          <w:rPr>
            <w:noProof/>
            <w:webHidden/>
          </w:rPr>
          <w:instrText>Toc483041621 \h</w:instrText>
        </w:r>
        <w:r w:rsidR="007910A5">
          <w:rPr>
            <w:noProof/>
            <w:webHidden/>
            <w:rtl/>
          </w:rPr>
          <w:instrText xml:space="preserve"> </w:instrText>
        </w:r>
        <w:r w:rsidR="007910A5">
          <w:rPr>
            <w:noProof/>
            <w:webHidden/>
            <w:rtl/>
          </w:rPr>
        </w:r>
        <w:r w:rsidR="007910A5">
          <w:rPr>
            <w:noProof/>
            <w:webHidden/>
            <w:rtl/>
          </w:rPr>
          <w:fldChar w:fldCharType="separate"/>
        </w:r>
        <w:r w:rsidR="007910A5">
          <w:rPr>
            <w:noProof/>
            <w:webHidden/>
            <w:rtl/>
          </w:rPr>
          <w:t>41</w:t>
        </w:r>
        <w:r w:rsidR="007910A5">
          <w:rPr>
            <w:noProof/>
            <w:webHidden/>
            <w:rtl/>
          </w:rPr>
          <w:fldChar w:fldCharType="end"/>
        </w:r>
      </w:hyperlink>
    </w:p>
    <w:p w14:paraId="5FAE9BA9" w14:textId="77777777" w:rsidR="007910A5" w:rsidRDefault="00937424">
      <w:pPr>
        <w:pStyle w:val="TableofFigures"/>
        <w:tabs>
          <w:tab w:val="right" w:pos="8296"/>
        </w:tabs>
        <w:bidi/>
        <w:rPr>
          <w:rFonts w:asciiTheme="minorHAnsi" w:eastAsiaTheme="minorEastAsia" w:hAnsiTheme="minorHAnsi" w:cstheme="minorBidi"/>
          <w:noProof/>
          <w:rtl/>
        </w:rPr>
      </w:pPr>
      <w:hyperlink w:anchor="_Toc483041622" w:history="1">
        <w:r w:rsidR="007910A5" w:rsidRPr="00190434">
          <w:rPr>
            <w:rStyle w:val="Hyperlink"/>
            <w:noProof/>
          </w:rPr>
          <w:t>Figure 18: Virtual Cell Configuration Screen</w:t>
        </w:r>
        <w:r w:rsidR="007910A5">
          <w:rPr>
            <w:noProof/>
            <w:webHidden/>
            <w:rtl/>
          </w:rPr>
          <w:tab/>
        </w:r>
        <w:r w:rsidR="007910A5">
          <w:rPr>
            <w:noProof/>
            <w:webHidden/>
            <w:rtl/>
          </w:rPr>
          <w:fldChar w:fldCharType="begin"/>
        </w:r>
        <w:r w:rsidR="007910A5">
          <w:rPr>
            <w:noProof/>
            <w:webHidden/>
            <w:rtl/>
          </w:rPr>
          <w:instrText xml:space="preserve"> </w:instrText>
        </w:r>
        <w:r w:rsidR="007910A5">
          <w:rPr>
            <w:noProof/>
            <w:webHidden/>
          </w:rPr>
          <w:instrText xml:space="preserve">PAGEREF </w:instrText>
        </w:r>
        <w:r w:rsidR="007910A5">
          <w:rPr>
            <w:noProof/>
            <w:webHidden/>
            <w:rtl/>
          </w:rPr>
          <w:instrText>_</w:instrText>
        </w:r>
        <w:r w:rsidR="007910A5">
          <w:rPr>
            <w:noProof/>
            <w:webHidden/>
          </w:rPr>
          <w:instrText>Toc483041622 \h</w:instrText>
        </w:r>
        <w:r w:rsidR="007910A5">
          <w:rPr>
            <w:noProof/>
            <w:webHidden/>
            <w:rtl/>
          </w:rPr>
          <w:instrText xml:space="preserve"> </w:instrText>
        </w:r>
        <w:r w:rsidR="007910A5">
          <w:rPr>
            <w:noProof/>
            <w:webHidden/>
            <w:rtl/>
          </w:rPr>
        </w:r>
        <w:r w:rsidR="007910A5">
          <w:rPr>
            <w:noProof/>
            <w:webHidden/>
            <w:rtl/>
          </w:rPr>
          <w:fldChar w:fldCharType="separate"/>
        </w:r>
        <w:r w:rsidR="007910A5">
          <w:rPr>
            <w:noProof/>
            <w:webHidden/>
            <w:rtl/>
          </w:rPr>
          <w:t>41</w:t>
        </w:r>
        <w:r w:rsidR="007910A5">
          <w:rPr>
            <w:noProof/>
            <w:webHidden/>
            <w:rtl/>
          </w:rPr>
          <w:fldChar w:fldCharType="end"/>
        </w:r>
      </w:hyperlink>
    </w:p>
    <w:p w14:paraId="581F9FE5" w14:textId="77777777" w:rsidR="00DE7DB1" w:rsidRDefault="009A312C" w:rsidP="00C9499A">
      <w:pPr>
        <w:pStyle w:val="H1"/>
        <w:rPr>
          <w:lang w:val="en-US" w:bidi="he-IL"/>
        </w:rPr>
      </w:pPr>
      <w:r>
        <w:rPr>
          <w:lang w:val="en-US" w:bidi="he-IL"/>
        </w:rPr>
        <w:fldChar w:fldCharType="end"/>
      </w:r>
    </w:p>
    <w:p w14:paraId="5046088E" w14:textId="77777777" w:rsidR="00DE7DB1" w:rsidRDefault="00DE7DB1" w:rsidP="002B64E5">
      <w:pPr>
        <w:spacing w:line="276" w:lineRule="auto"/>
        <w:jc w:val="left"/>
        <w:rPr>
          <w:rFonts w:ascii="Palatino Linotype" w:hAnsi="Palatino Linotype" w:cs="Times New Roman"/>
          <w:b/>
          <w:bCs/>
          <w:sz w:val="28"/>
          <w:szCs w:val="28"/>
          <w:lang w:eastAsia="de-AT"/>
        </w:rPr>
      </w:pPr>
      <w:r>
        <w:br w:type="page"/>
      </w:r>
    </w:p>
    <w:p w14:paraId="29C30CCC" w14:textId="77777777" w:rsidR="009B1370" w:rsidRDefault="001145ED" w:rsidP="00AF1BA7">
      <w:pPr>
        <w:pStyle w:val="H1"/>
        <w:rPr>
          <w:lang w:val="en-US" w:bidi="he-IL"/>
        </w:rPr>
      </w:pPr>
      <w:r>
        <w:rPr>
          <w:lang w:val="en-US" w:bidi="he-IL"/>
        </w:rPr>
        <w:lastRenderedPageBreak/>
        <w:t>List of Tables</w:t>
      </w:r>
    </w:p>
    <w:p w14:paraId="3ACEC673" w14:textId="77777777" w:rsidR="0026070C" w:rsidRDefault="009A312C" w:rsidP="00AF1BA7">
      <w:pPr>
        <w:pStyle w:val="TableofFigures"/>
        <w:tabs>
          <w:tab w:val="right" w:leader="dot" w:pos="8296"/>
        </w:tabs>
        <w:rPr>
          <w:rFonts w:asciiTheme="minorHAnsi" w:eastAsiaTheme="minorEastAsia" w:hAnsiTheme="minorHAnsi" w:cstheme="minorBidi"/>
          <w:noProof/>
          <w:sz w:val="22"/>
          <w:szCs w:val="22"/>
          <w:rtl/>
        </w:rPr>
      </w:pPr>
      <w:r>
        <w:fldChar w:fldCharType="begin"/>
      </w:r>
      <w:r w:rsidR="001145ED">
        <w:instrText xml:space="preserve"> TOC \h \z \c "Table" </w:instrText>
      </w:r>
      <w:r>
        <w:fldChar w:fldCharType="separate"/>
      </w:r>
      <w:hyperlink w:anchor="_Toc475380985" w:history="1">
        <w:r w:rsidR="0026070C" w:rsidRPr="00AF1BA7">
          <w:rPr>
            <w:rStyle w:val="Hyperlink"/>
            <w:noProof/>
          </w:rPr>
          <w:t>Table 1</w:t>
        </w:r>
        <w:r w:rsidR="0026070C" w:rsidRPr="00815397">
          <w:rPr>
            <w:rStyle w:val="Hyperlink"/>
            <w:b/>
            <w:bCs/>
            <w:noProof/>
          </w:rPr>
          <w:t>:</w:t>
        </w:r>
        <w:r w:rsidR="0026070C" w:rsidRPr="00815397">
          <w:rPr>
            <w:rStyle w:val="Hyperlink"/>
            <w:noProof/>
          </w:rPr>
          <w:t xml:space="preserve"> Results of the independent sample t-tests.</w:t>
        </w:r>
        <w:r w:rsidR="0026070C">
          <w:rPr>
            <w:noProof/>
            <w:webHidden/>
            <w:rtl/>
          </w:rPr>
          <w:tab/>
        </w:r>
        <w:r>
          <w:rPr>
            <w:noProof/>
            <w:webHidden/>
            <w:rtl/>
          </w:rPr>
          <w:fldChar w:fldCharType="begin"/>
        </w:r>
        <w:r w:rsidR="0026070C">
          <w:rPr>
            <w:noProof/>
            <w:webHidden/>
            <w:rtl/>
          </w:rPr>
          <w:instrText xml:space="preserve"> </w:instrText>
        </w:r>
        <w:r w:rsidR="0026070C">
          <w:rPr>
            <w:noProof/>
            <w:webHidden/>
          </w:rPr>
          <w:instrText>PAGEREF</w:instrText>
        </w:r>
        <w:r w:rsidR="0026070C">
          <w:rPr>
            <w:noProof/>
            <w:webHidden/>
            <w:rtl/>
          </w:rPr>
          <w:instrText xml:space="preserve"> _</w:instrText>
        </w:r>
        <w:r w:rsidR="0026070C">
          <w:rPr>
            <w:noProof/>
            <w:webHidden/>
          </w:rPr>
          <w:instrText>Toc475380985 \h</w:instrText>
        </w:r>
        <w:r w:rsidR="0026070C">
          <w:rPr>
            <w:noProof/>
            <w:webHidden/>
            <w:rtl/>
          </w:rPr>
          <w:instrText xml:space="preserve"> </w:instrText>
        </w:r>
        <w:r>
          <w:rPr>
            <w:noProof/>
            <w:webHidden/>
            <w:rtl/>
          </w:rPr>
        </w:r>
        <w:r>
          <w:rPr>
            <w:noProof/>
            <w:webHidden/>
            <w:rtl/>
          </w:rPr>
          <w:fldChar w:fldCharType="separate"/>
        </w:r>
        <w:r w:rsidR="00DC600D">
          <w:rPr>
            <w:noProof/>
            <w:webHidden/>
          </w:rPr>
          <w:t>19</w:t>
        </w:r>
        <w:r>
          <w:rPr>
            <w:noProof/>
            <w:webHidden/>
            <w:rtl/>
          </w:rPr>
          <w:fldChar w:fldCharType="end"/>
        </w:r>
      </w:hyperlink>
    </w:p>
    <w:p w14:paraId="29A0098A" w14:textId="3719913E" w:rsidR="0026070C" w:rsidRDefault="00937424" w:rsidP="00FB688C">
      <w:pPr>
        <w:pStyle w:val="TableofFigures"/>
        <w:tabs>
          <w:tab w:val="right" w:leader="dot" w:pos="8296"/>
        </w:tabs>
        <w:rPr>
          <w:rFonts w:asciiTheme="minorHAnsi" w:eastAsiaTheme="minorEastAsia" w:hAnsiTheme="minorHAnsi" w:cstheme="minorBidi"/>
          <w:noProof/>
          <w:sz w:val="22"/>
          <w:szCs w:val="22"/>
          <w:rtl/>
        </w:rPr>
      </w:pPr>
      <w:hyperlink w:anchor="_Toc475380986" w:history="1">
        <w:r w:rsidR="0026070C" w:rsidRPr="00815397">
          <w:rPr>
            <w:rStyle w:val="Hyperlink"/>
            <w:noProof/>
          </w:rPr>
          <w:t>Table 2: Correlation matrix between the five PV activities.</w:t>
        </w:r>
        <w:r w:rsidR="0026070C">
          <w:rPr>
            <w:noProof/>
            <w:webHidden/>
            <w:rtl/>
          </w:rPr>
          <w:tab/>
        </w:r>
        <w:r w:rsidR="009A312C">
          <w:rPr>
            <w:noProof/>
            <w:webHidden/>
            <w:rtl/>
          </w:rPr>
          <w:fldChar w:fldCharType="begin"/>
        </w:r>
        <w:r w:rsidR="0026070C">
          <w:rPr>
            <w:noProof/>
            <w:webHidden/>
            <w:rtl/>
          </w:rPr>
          <w:instrText xml:space="preserve"> </w:instrText>
        </w:r>
        <w:r w:rsidR="0026070C">
          <w:rPr>
            <w:noProof/>
            <w:webHidden/>
          </w:rPr>
          <w:instrText>PAGEREF</w:instrText>
        </w:r>
        <w:r w:rsidR="0026070C">
          <w:rPr>
            <w:noProof/>
            <w:webHidden/>
            <w:rtl/>
          </w:rPr>
          <w:instrText xml:space="preserve"> _</w:instrText>
        </w:r>
        <w:r w:rsidR="0026070C">
          <w:rPr>
            <w:noProof/>
            <w:webHidden/>
          </w:rPr>
          <w:instrText>Toc475380986 \h</w:instrText>
        </w:r>
        <w:r w:rsidR="0026070C">
          <w:rPr>
            <w:noProof/>
            <w:webHidden/>
            <w:rtl/>
          </w:rPr>
          <w:instrText xml:space="preserve"> </w:instrText>
        </w:r>
        <w:r w:rsidR="009A312C">
          <w:rPr>
            <w:noProof/>
            <w:webHidden/>
            <w:rtl/>
          </w:rPr>
        </w:r>
        <w:r w:rsidR="009A312C">
          <w:rPr>
            <w:noProof/>
            <w:webHidden/>
            <w:rtl/>
          </w:rPr>
          <w:fldChar w:fldCharType="separate"/>
        </w:r>
        <w:r w:rsidR="00DC600D">
          <w:rPr>
            <w:noProof/>
            <w:webHidden/>
          </w:rPr>
          <w:t>20</w:t>
        </w:r>
        <w:r w:rsidR="009A312C">
          <w:rPr>
            <w:noProof/>
            <w:webHidden/>
            <w:rtl/>
          </w:rPr>
          <w:fldChar w:fldCharType="end"/>
        </w:r>
      </w:hyperlink>
    </w:p>
    <w:p w14:paraId="7B9AABDA" w14:textId="77777777" w:rsidR="0026070C" w:rsidRDefault="00937424" w:rsidP="00AF1BA7">
      <w:pPr>
        <w:pStyle w:val="TableofFigures"/>
        <w:tabs>
          <w:tab w:val="right" w:leader="dot" w:pos="8296"/>
        </w:tabs>
        <w:rPr>
          <w:rFonts w:asciiTheme="minorHAnsi" w:eastAsiaTheme="minorEastAsia" w:hAnsiTheme="minorHAnsi" w:cstheme="minorBidi"/>
          <w:noProof/>
          <w:sz w:val="22"/>
          <w:szCs w:val="22"/>
          <w:rtl/>
        </w:rPr>
      </w:pPr>
      <w:hyperlink w:anchor="_Toc475380987" w:history="1">
        <w:r w:rsidR="0026070C" w:rsidRPr="00815397">
          <w:rPr>
            <w:rStyle w:val="Hyperlink"/>
            <w:noProof/>
          </w:rPr>
          <w:t xml:space="preserve">Table 3: Results of the paired sample </w:t>
        </w:r>
        <w:r w:rsidR="0026070C" w:rsidRPr="00815397">
          <w:rPr>
            <w:rStyle w:val="Hyperlink"/>
            <w:i/>
            <w:iCs/>
            <w:noProof/>
          </w:rPr>
          <w:t>t</w:t>
        </w:r>
        <w:r w:rsidR="0026070C" w:rsidRPr="00815397">
          <w:rPr>
            <w:rStyle w:val="Hyperlink"/>
            <w:noProof/>
          </w:rPr>
          <w:t>-test.</w:t>
        </w:r>
        <w:r w:rsidR="0026070C">
          <w:rPr>
            <w:noProof/>
            <w:webHidden/>
            <w:rtl/>
          </w:rPr>
          <w:tab/>
        </w:r>
        <w:r w:rsidR="009A312C">
          <w:rPr>
            <w:noProof/>
            <w:webHidden/>
            <w:rtl/>
          </w:rPr>
          <w:fldChar w:fldCharType="begin"/>
        </w:r>
        <w:r w:rsidR="0026070C">
          <w:rPr>
            <w:noProof/>
            <w:webHidden/>
            <w:rtl/>
          </w:rPr>
          <w:instrText xml:space="preserve"> </w:instrText>
        </w:r>
        <w:r w:rsidR="0026070C">
          <w:rPr>
            <w:noProof/>
            <w:webHidden/>
          </w:rPr>
          <w:instrText>PAGEREF</w:instrText>
        </w:r>
        <w:r w:rsidR="0026070C">
          <w:rPr>
            <w:noProof/>
            <w:webHidden/>
            <w:rtl/>
          </w:rPr>
          <w:instrText xml:space="preserve"> _</w:instrText>
        </w:r>
        <w:r w:rsidR="0026070C">
          <w:rPr>
            <w:noProof/>
            <w:webHidden/>
          </w:rPr>
          <w:instrText>Toc475380987 \h</w:instrText>
        </w:r>
        <w:r w:rsidR="0026070C">
          <w:rPr>
            <w:noProof/>
            <w:webHidden/>
            <w:rtl/>
          </w:rPr>
          <w:instrText xml:space="preserve"> </w:instrText>
        </w:r>
        <w:r w:rsidR="009A312C">
          <w:rPr>
            <w:noProof/>
            <w:webHidden/>
            <w:rtl/>
          </w:rPr>
        </w:r>
        <w:r w:rsidR="009A312C">
          <w:rPr>
            <w:noProof/>
            <w:webHidden/>
            <w:rtl/>
          </w:rPr>
          <w:fldChar w:fldCharType="separate"/>
        </w:r>
        <w:r w:rsidR="00DC600D">
          <w:rPr>
            <w:noProof/>
            <w:webHidden/>
          </w:rPr>
          <w:t>23</w:t>
        </w:r>
        <w:r w:rsidR="009A312C">
          <w:rPr>
            <w:noProof/>
            <w:webHidden/>
            <w:rtl/>
          </w:rPr>
          <w:fldChar w:fldCharType="end"/>
        </w:r>
      </w:hyperlink>
    </w:p>
    <w:p w14:paraId="77BFB74A" w14:textId="77777777" w:rsidR="0026070C" w:rsidRDefault="00937424" w:rsidP="00AF1BA7">
      <w:pPr>
        <w:pStyle w:val="TableofFigures"/>
        <w:tabs>
          <w:tab w:val="right" w:leader="dot" w:pos="8296"/>
        </w:tabs>
        <w:rPr>
          <w:rFonts w:asciiTheme="minorHAnsi" w:eastAsiaTheme="minorEastAsia" w:hAnsiTheme="minorHAnsi" w:cstheme="minorBidi"/>
          <w:noProof/>
          <w:sz w:val="22"/>
          <w:szCs w:val="22"/>
          <w:rtl/>
        </w:rPr>
      </w:pPr>
      <w:hyperlink w:anchor="_Toc475380988" w:history="1">
        <w:r w:rsidR="0026070C" w:rsidRPr="00815397">
          <w:rPr>
            <w:rStyle w:val="Hyperlink"/>
            <w:noProof/>
          </w:rPr>
          <w:t>Table 4: Number of model-compatible samples for the three datasets based on the RANSAC models.</w:t>
        </w:r>
        <w:r w:rsidR="0026070C">
          <w:rPr>
            <w:noProof/>
            <w:webHidden/>
            <w:rtl/>
          </w:rPr>
          <w:tab/>
        </w:r>
        <w:r w:rsidR="009A312C">
          <w:rPr>
            <w:noProof/>
            <w:webHidden/>
            <w:rtl/>
          </w:rPr>
          <w:fldChar w:fldCharType="begin"/>
        </w:r>
        <w:r w:rsidR="0026070C">
          <w:rPr>
            <w:noProof/>
            <w:webHidden/>
            <w:rtl/>
          </w:rPr>
          <w:instrText xml:space="preserve"> </w:instrText>
        </w:r>
        <w:r w:rsidR="0026070C">
          <w:rPr>
            <w:noProof/>
            <w:webHidden/>
          </w:rPr>
          <w:instrText>PAGEREF</w:instrText>
        </w:r>
        <w:r w:rsidR="0026070C">
          <w:rPr>
            <w:noProof/>
            <w:webHidden/>
            <w:rtl/>
          </w:rPr>
          <w:instrText xml:space="preserve"> _</w:instrText>
        </w:r>
        <w:r w:rsidR="0026070C">
          <w:rPr>
            <w:noProof/>
            <w:webHidden/>
          </w:rPr>
          <w:instrText>Toc475380988 \h</w:instrText>
        </w:r>
        <w:r w:rsidR="0026070C">
          <w:rPr>
            <w:noProof/>
            <w:webHidden/>
            <w:rtl/>
          </w:rPr>
          <w:instrText xml:space="preserve"> </w:instrText>
        </w:r>
        <w:r w:rsidR="009A312C">
          <w:rPr>
            <w:noProof/>
            <w:webHidden/>
            <w:rtl/>
          </w:rPr>
        </w:r>
        <w:r w:rsidR="009A312C">
          <w:rPr>
            <w:noProof/>
            <w:webHidden/>
            <w:rtl/>
          </w:rPr>
          <w:fldChar w:fldCharType="separate"/>
        </w:r>
        <w:r w:rsidR="00DC600D">
          <w:rPr>
            <w:noProof/>
            <w:webHidden/>
          </w:rPr>
          <w:t>28</w:t>
        </w:r>
        <w:r w:rsidR="009A312C">
          <w:rPr>
            <w:noProof/>
            <w:webHidden/>
            <w:rtl/>
          </w:rPr>
          <w:fldChar w:fldCharType="end"/>
        </w:r>
      </w:hyperlink>
    </w:p>
    <w:p w14:paraId="10E77DB5" w14:textId="77777777" w:rsidR="0026070C" w:rsidRDefault="00937424" w:rsidP="00AF1BA7">
      <w:pPr>
        <w:pStyle w:val="TableofFigures"/>
        <w:tabs>
          <w:tab w:val="right" w:leader="dot" w:pos="8296"/>
        </w:tabs>
        <w:rPr>
          <w:rFonts w:asciiTheme="minorHAnsi" w:eastAsiaTheme="minorEastAsia" w:hAnsiTheme="minorHAnsi" w:cstheme="minorBidi"/>
          <w:noProof/>
          <w:sz w:val="22"/>
          <w:szCs w:val="22"/>
          <w:rtl/>
        </w:rPr>
      </w:pPr>
      <w:hyperlink w:anchor="_Toc475380989" w:history="1">
        <w:r w:rsidR="0026070C" w:rsidRPr="00815397">
          <w:rPr>
            <w:rStyle w:val="Hyperlink"/>
            <w:noProof/>
          </w:rPr>
          <w:t>Table 5: RANSC model performance for the three datasets.</w:t>
        </w:r>
        <w:r w:rsidR="0026070C">
          <w:rPr>
            <w:noProof/>
            <w:webHidden/>
            <w:rtl/>
          </w:rPr>
          <w:tab/>
        </w:r>
        <w:r w:rsidR="009A312C">
          <w:rPr>
            <w:noProof/>
            <w:webHidden/>
            <w:rtl/>
          </w:rPr>
          <w:fldChar w:fldCharType="begin"/>
        </w:r>
        <w:r w:rsidR="0026070C">
          <w:rPr>
            <w:noProof/>
            <w:webHidden/>
            <w:rtl/>
          </w:rPr>
          <w:instrText xml:space="preserve"> </w:instrText>
        </w:r>
        <w:r w:rsidR="0026070C">
          <w:rPr>
            <w:noProof/>
            <w:webHidden/>
          </w:rPr>
          <w:instrText>PAGEREF</w:instrText>
        </w:r>
        <w:r w:rsidR="0026070C">
          <w:rPr>
            <w:noProof/>
            <w:webHidden/>
            <w:rtl/>
          </w:rPr>
          <w:instrText xml:space="preserve"> _</w:instrText>
        </w:r>
        <w:r w:rsidR="0026070C">
          <w:rPr>
            <w:noProof/>
            <w:webHidden/>
          </w:rPr>
          <w:instrText>Toc475380989 \h</w:instrText>
        </w:r>
        <w:r w:rsidR="0026070C">
          <w:rPr>
            <w:noProof/>
            <w:webHidden/>
            <w:rtl/>
          </w:rPr>
          <w:instrText xml:space="preserve"> </w:instrText>
        </w:r>
        <w:r w:rsidR="009A312C">
          <w:rPr>
            <w:noProof/>
            <w:webHidden/>
            <w:rtl/>
          </w:rPr>
        </w:r>
        <w:r w:rsidR="009A312C">
          <w:rPr>
            <w:noProof/>
            <w:webHidden/>
            <w:rtl/>
          </w:rPr>
          <w:fldChar w:fldCharType="separate"/>
        </w:r>
        <w:r w:rsidR="00DC600D">
          <w:rPr>
            <w:noProof/>
            <w:webHidden/>
          </w:rPr>
          <w:t>28</w:t>
        </w:r>
        <w:r w:rsidR="009A312C">
          <w:rPr>
            <w:noProof/>
            <w:webHidden/>
            <w:rtl/>
          </w:rPr>
          <w:fldChar w:fldCharType="end"/>
        </w:r>
      </w:hyperlink>
    </w:p>
    <w:p w14:paraId="1BCE4AEB" w14:textId="77777777" w:rsidR="0026070C" w:rsidRDefault="00937424" w:rsidP="00AF1BA7">
      <w:pPr>
        <w:pStyle w:val="TableofFigures"/>
        <w:tabs>
          <w:tab w:val="right" w:leader="dot" w:pos="8296"/>
        </w:tabs>
        <w:rPr>
          <w:rFonts w:asciiTheme="minorHAnsi" w:eastAsiaTheme="minorEastAsia" w:hAnsiTheme="minorHAnsi" w:cstheme="minorBidi"/>
          <w:noProof/>
          <w:sz w:val="22"/>
          <w:szCs w:val="22"/>
          <w:rtl/>
        </w:rPr>
      </w:pPr>
      <w:hyperlink w:anchor="_Toc475380990" w:history="1">
        <w:r w:rsidR="0026070C" w:rsidRPr="00815397">
          <w:rPr>
            <w:rStyle w:val="Hyperlink"/>
            <w:noProof/>
          </w:rPr>
          <w:t xml:space="preserve">Table 6: A comparison of model coverage between RANSAC and </w:t>
        </w:r>
        <w:r w:rsidR="0026070C" w:rsidRPr="00815397">
          <w:rPr>
            <w:rStyle w:val="Hyperlink"/>
            <w:i/>
            <w:iCs/>
            <w:noProof/>
          </w:rPr>
          <w:t>k</w:t>
        </w:r>
        <w:r w:rsidR="0026070C" w:rsidRPr="00815397">
          <w:rPr>
            <w:rStyle w:val="Hyperlink"/>
            <w:noProof/>
          </w:rPr>
          <w:t>NN models</w:t>
        </w:r>
        <w:r w:rsidR="0026070C">
          <w:rPr>
            <w:noProof/>
            <w:webHidden/>
            <w:rtl/>
          </w:rPr>
          <w:tab/>
        </w:r>
        <w:r w:rsidR="009A312C">
          <w:rPr>
            <w:noProof/>
            <w:webHidden/>
            <w:rtl/>
          </w:rPr>
          <w:fldChar w:fldCharType="begin"/>
        </w:r>
        <w:r w:rsidR="0026070C">
          <w:rPr>
            <w:noProof/>
            <w:webHidden/>
            <w:rtl/>
          </w:rPr>
          <w:instrText xml:space="preserve"> </w:instrText>
        </w:r>
        <w:r w:rsidR="0026070C">
          <w:rPr>
            <w:noProof/>
            <w:webHidden/>
          </w:rPr>
          <w:instrText>PAGEREF</w:instrText>
        </w:r>
        <w:r w:rsidR="0026070C">
          <w:rPr>
            <w:noProof/>
            <w:webHidden/>
            <w:rtl/>
          </w:rPr>
          <w:instrText xml:space="preserve"> _</w:instrText>
        </w:r>
        <w:r w:rsidR="0026070C">
          <w:rPr>
            <w:noProof/>
            <w:webHidden/>
          </w:rPr>
          <w:instrText>Toc475380990 \h</w:instrText>
        </w:r>
        <w:r w:rsidR="0026070C">
          <w:rPr>
            <w:noProof/>
            <w:webHidden/>
            <w:rtl/>
          </w:rPr>
          <w:instrText xml:space="preserve"> </w:instrText>
        </w:r>
        <w:r w:rsidR="009A312C">
          <w:rPr>
            <w:noProof/>
            <w:webHidden/>
            <w:rtl/>
          </w:rPr>
        </w:r>
        <w:r w:rsidR="009A312C">
          <w:rPr>
            <w:noProof/>
            <w:webHidden/>
            <w:rtl/>
          </w:rPr>
          <w:fldChar w:fldCharType="separate"/>
        </w:r>
        <w:r w:rsidR="00DC600D">
          <w:rPr>
            <w:noProof/>
            <w:webHidden/>
          </w:rPr>
          <w:t>29</w:t>
        </w:r>
        <w:r w:rsidR="009A312C">
          <w:rPr>
            <w:noProof/>
            <w:webHidden/>
            <w:rtl/>
          </w:rPr>
          <w:fldChar w:fldCharType="end"/>
        </w:r>
      </w:hyperlink>
    </w:p>
    <w:p w14:paraId="541CDBC2" w14:textId="77777777" w:rsidR="0026070C" w:rsidRDefault="00937424" w:rsidP="00AF1BA7">
      <w:pPr>
        <w:pStyle w:val="TableofFigures"/>
        <w:tabs>
          <w:tab w:val="right" w:leader="dot" w:pos="8296"/>
        </w:tabs>
        <w:rPr>
          <w:rFonts w:asciiTheme="minorHAnsi" w:eastAsiaTheme="minorEastAsia" w:hAnsiTheme="minorHAnsi" w:cstheme="minorBidi"/>
          <w:noProof/>
          <w:sz w:val="22"/>
          <w:szCs w:val="22"/>
          <w:rtl/>
        </w:rPr>
      </w:pPr>
      <w:hyperlink w:anchor="_Toc475380991" w:history="1">
        <w:r w:rsidR="0026070C" w:rsidRPr="00815397">
          <w:rPr>
            <w:rStyle w:val="Hyperlink"/>
            <w:noProof/>
          </w:rPr>
          <w:t>Table 7: RANSAC derived models for different PV properties.</w:t>
        </w:r>
        <w:r w:rsidR="0026070C">
          <w:rPr>
            <w:noProof/>
            <w:webHidden/>
            <w:rtl/>
          </w:rPr>
          <w:tab/>
        </w:r>
        <w:r w:rsidR="009A312C">
          <w:rPr>
            <w:noProof/>
            <w:webHidden/>
            <w:rtl/>
          </w:rPr>
          <w:fldChar w:fldCharType="begin"/>
        </w:r>
        <w:r w:rsidR="0026070C">
          <w:rPr>
            <w:noProof/>
            <w:webHidden/>
            <w:rtl/>
          </w:rPr>
          <w:instrText xml:space="preserve"> </w:instrText>
        </w:r>
        <w:r w:rsidR="0026070C">
          <w:rPr>
            <w:noProof/>
            <w:webHidden/>
          </w:rPr>
          <w:instrText>PAGEREF</w:instrText>
        </w:r>
        <w:r w:rsidR="0026070C">
          <w:rPr>
            <w:noProof/>
            <w:webHidden/>
            <w:rtl/>
          </w:rPr>
          <w:instrText xml:space="preserve"> _</w:instrText>
        </w:r>
        <w:r w:rsidR="0026070C">
          <w:rPr>
            <w:noProof/>
            <w:webHidden/>
          </w:rPr>
          <w:instrText>Toc475380991 \h</w:instrText>
        </w:r>
        <w:r w:rsidR="0026070C">
          <w:rPr>
            <w:noProof/>
            <w:webHidden/>
            <w:rtl/>
          </w:rPr>
          <w:instrText xml:space="preserve"> </w:instrText>
        </w:r>
        <w:r w:rsidR="009A312C">
          <w:rPr>
            <w:noProof/>
            <w:webHidden/>
            <w:rtl/>
          </w:rPr>
        </w:r>
        <w:r w:rsidR="009A312C">
          <w:rPr>
            <w:noProof/>
            <w:webHidden/>
            <w:rtl/>
          </w:rPr>
          <w:fldChar w:fldCharType="separate"/>
        </w:r>
        <w:r w:rsidR="00DC600D">
          <w:rPr>
            <w:noProof/>
            <w:webHidden/>
          </w:rPr>
          <w:t>29</w:t>
        </w:r>
        <w:r w:rsidR="009A312C">
          <w:rPr>
            <w:noProof/>
            <w:webHidden/>
            <w:rtl/>
          </w:rPr>
          <w:fldChar w:fldCharType="end"/>
        </w:r>
      </w:hyperlink>
    </w:p>
    <w:p w14:paraId="722778C4" w14:textId="77777777" w:rsidR="0026070C" w:rsidRDefault="00937424" w:rsidP="00AF1BA7">
      <w:pPr>
        <w:pStyle w:val="TableofFigures"/>
        <w:tabs>
          <w:tab w:val="right" w:leader="dot" w:pos="8296"/>
        </w:tabs>
        <w:rPr>
          <w:rFonts w:asciiTheme="minorHAnsi" w:eastAsiaTheme="minorEastAsia" w:hAnsiTheme="minorHAnsi" w:cstheme="minorBidi"/>
          <w:noProof/>
          <w:sz w:val="22"/>
          <w:szCs w:val="22"/>
          <w:rtl/>
        </w:rPr>
      </w:pPr>
      <w:hyperlink w:anchor="_Toc475380992" w:history="1">
        <w:r w:rsidR="0026070C" w:rsidRPr="00815397">
          <w:rPr>
            <w:rStyle w:val="Hyperlink"/>
            <w:noProof/>
          </w:rPr>
          <w:t xml:space="preserve">Table 8: Featured selected for the </w:t>
        </w:r>
        <m:oMath>
          <m:r>
            <w:rPr>
              <w:rStyle w:val="Hyperlink"/>
              <w:rFonts w:ascii="Cambria Math" w:hAnsi="Cambria Math"/>
              <w:noProof/>
            </w:rPr>
            <m:t>TiO</m:t>
          </m:r>
          <m:r>
            <w:rPr>
              <w:rStyle w:val="Hyperlink"/>
              <w:rFonts w:ascii="Cambria Math"/>
              <w:noProof/>
            </w:rPr>
            <m:t>2|</m:t>
          </m:r>
          <m:r>
            <w:rPr>
              <w:rStyle w:val="Hyperlink"/>
              <w:rFonts w:ascii="Cambria Math" w:hAnsi="Cambria Math"/>
              <w:noProof/>
            </w:rPr>
            <m:t>Cu</m:t>
          </m:r>
          <m:r>
            <w:rPr>
              <w:rStyle w:val="Hyperlink"/>
              <w:rFonts w:ascii="Cambria Math"/>
              <w:noProof/>
            </w:rPr>
            <m:t>2</m:t>
          </m:r>
          <m:r>
            <w:rPr>
              <w:rStyle w:val="Hyperlink"/>
              <w:rFonts w:ascii="Cambria Math" w:hAnsi="Cambria Math"/>
              <w:noProof/>
            </w:rPr>
            <m:t>O</m:t>
          </m:r>
        </m:oMath>
        <w:r w:rsidR="0026070C" w:rsidRPr="00815397">
          <w:rPr>
            <w:rStyle w:val="Hyperlink"/>
            <w:noProof/>
          </w:rPr>
          <w:t xml:space="preserve"> libraries by the various methods.</w:t>
        </w:r>
        <w:r w:rsidR="0026070C">
          <w:rPr>
            <w:noProof/>
            <w:webHidden/>
            <w:rtl/>
          </w:rPr>
          <w:tab/>
        </w:r>
        <w:r w:rsidR="009A312C">
          <w:rPr>
            <w:noProof/>
            <w:webHidden/>
            <w:rtl/>
          </w:rPr>
          <w:fldChar w:fldCharType="begin"/>
        </w:r>
        <w:r w:rsidR="0026070C">
          <w:rPr>
            <w:noProof/>
            <w:webHidden/>
            <w:rtl/>
          </w:rPr>
          <w:instrText xml:space="preserve"> </w:instrText>
        </w:r>
        <w:r w:rsidR="0026070C">
          <w:rPr>
            <w:noProof/>
            <w:webHidden/>
          </w:rPr>
          <w:instrText>PAGEREF</w:instrText>
        </w:r>
        <w:r w:rsidR="0026070C">
          <w:rPr>
            <w:noProof/>
            <w:webHidden/>
            <w:rtl/>
          </w:rPr>
          <w:instrText xml:space="preserve"> _</w:instrText>
        </w:r>
        <w:r w:rsidR="0026070C">
          <w:rPr>
            <w:noProof/>
            <w:webHidden/>
          </w:rPr>
          <w:instrText>Toc475380992 \h</w:instrText>
        </w:r>
        <w:r w:rsidR="0026070C">
          <w:rPr>
            <w:noProof/>
            <w:webHidden/>
            <w:rtl/>
          </w:rPr>
          <w:instrText xml:space="preserve"> </w:instrText>
        </w:r>
        <w:r w:rsidR="009A312C">
          <w:rPr>
            <w:noProof/>
            <w:webHidden/>
            <w:rtl/>
          </w:rPr>
        </w:r>
        <w:r w:rsidR="009A312C">
          <w:rPr>
            <w:noProof/>
            <w:webHidden/>
            <w:rtl/>
          </w:rPr>
          <w:fldChar w:fldCharType="separate"/>
        </w:r>
        <w:r w:rsidR="00DC600D">
          <w:rPr>
            <w:noProof/>
            <w:webHidden/>
          </w:rPr>
          <w:t>31</w:t>
        </w:r>
        <w:r w:rsidR="009A312C">
          <w:rPr>
            <w:noProof/>
            <w:webHidden/>
            <w:rtl/>
          </w:rPr>
          <w:fldChar w:fldCharType="end"/>
        </w:r>
      </w:hyperlink>
    </w:p>
    <w:p w14:paraId="6F50E87E" w14:textId="77777777" w:rsidR="001145ED" w:rsidRPr="001145ED" w:rsidRDefault="009A312C" w:rsidP="00AF1BA7">
      <w:pPr>
        <w:pStyle w:val="paragraph"/>
        <w:rPr>
          <w:lang w:val="en-US" w:bidi="he-IL"/>
        </w:rPr>
      </w:pPr>
      <w:r>
        <w:rPr>
          <w:lang w:val="en-US" w:bidi="he-IL"/>
        </w:rPr>
        <w:fldChar w:fldCharType="end"/>
      </w:r>
    </w:p>
    <w:p w14:paraId="0DF41C31" w14:textId="77777777" w:rsidR="00B01819" w:rsidRDefault="00B01819" w:rsidP="00AF1BA7">
      <w:pPr>
        <w:spacing w:line="276" w:lineRule="auto"/>
        <w:jc w:val="left"/>
        <w:rPr>
          <w:rFonts w:ascii="Palatino Linotype" w:hAnsi="Palatino Linotype" w:cs="Times New Roman"/>
          <w:b/>
          <w:bCs/>
          <w:sz w:val="28"/>
          <w:szCs w:val="28"/>
          <w:lang w:val="en-GB" w:eastAsia="de-AT" w:bidi="ar-SA"/>
        </w:rPr>
      </w:pPr>
      <w:r>
        <w:br w:type="page"/>
      </w:r>
    </w:p>
    <w:p w14:paraId="68EA455C" w14:textId="04E82184" w:rsidR="00F809DB" w:rsidRPr="009B1370" w:rsidRDefault="00F809DB" w:rsidP="009B1370">
      <w:pPr>
        <w:pStyle w:val="Heading1"/>
      </w:pPr>
      <w:bookmarkStart w:id="7" w:name="_Toc480192465"/>
      <w:r w:rsidRPr="009B1370">
        <w:lastRenderedPageBreak/>
        <w:t>Abstract</w:t>
      </w:r>
      <w:bookmarkEnd w:id="7"/>
      <w:r w:rsidRPr="009B1370">
        <w:t xml:space="preserve"> </w:t>
      </w:r>
    </w:p>
    <w:p w14:paraId="3D382211" w14:textId="2C0A05CE" w:rsidR="00254202" w:rsidRPr="00932E5B" w:rsidRDefault="00725E06" w:rsidP="00FB69D7">
      <w:r>
        <w:t xml:space="preserve">This paper presents the development of </w:t>
      </w:r>
      <w:r w:rsidR="00A55DF3">
        <w:t xml:space="preserve">a pharmaceutical research decision </w:t>
      </w:r>
      <w:r w:rsidR="00FB69D7">
        <w:t>support</w:t>
      </w:r>
      <w:r w:rsidR="00A55DF3">
        <w:t xml:space="preserve"> system for </w:t>
      </w:r>
      <w:r w:rsidR="00DF2D27">
        <w:t>winnowing</w:t>
      </w:r>
      <w:r w:rsidR="00A55DF3">
        <w:t xml:space="preserve"> </w:t>
      </w:r>
      <w:r w:rsidR="00DF2D27">
        <w:t xml:space="preserve">thousands of </w:t>
      </w:r>
      <w:r w:rsidR="00636A26">
        <w:t>candidate molecular compounds</w:t>
      </w:r>
      <w:r w:rsidR="00BB5C21">
        <w:t xml:space="preserve">. This work presents the problem analysis, the method definition and the </w:t>
      </w:r>
      <w:r w:rsidR="00932E5B">
        <w:t>development of an innovative clustering algor</w:t>
      </w:r>
      <w:r w:rsidR="00636A26">
        <w:t xml:space="preserve">ithm focused on grouping molecular compounds with similar underlying </w:t>
      </w:r>
      <w:r w:rsidR="00932E5B">
        <w:t xml:space="preserve">nature. The results are validated using multiple </w:t>
      </w:r>
      <w:r w:rsidR="00636A26">
        <w:t>drug analysis</w:t>
      </w:r>
      <w:r w:rsidR="00932E5B">
        <w:t xml:space="preserve"> datasets and other datasets with similar characteristics.</w:t>
      </w:r>
      <w:r w:rsidR="00254202">
        <w:br w:type="page"/>
      </w:r>
    </w:p>
    <w:p w14:paraId="2D7FAE2F" w14:textId="67785E77" w:rsidR="00165CF4" w:rsidRDefault="00A822B3" w:rsidP="009B1370">
      <w:pPr>
        <w:pStyle w:val="Heading1"/>
      </w:pPr>
      <w:bookmarkStart w:id="8" w:name="_Toc480192466"/>
      <w:r>
        <w:lastRenderedPageBreak/>
        <w:t>1</w:t>
      </w:r>
      <w:r w:rsidR="00E369F0">
        <w:t xml:space="preserve">. </w:t>
      </w:r>
      <w:del w:id="9" w:author="Shy Alon" w:date="2017-07-16T22:13:00Z">
        <w:r w:rsidR="003102B7" w:rsidRPr="008170D4" w:rsidDel="00937424">
          <w:delText>Introduction</w:delText>
        </w:r>
        <w:bookmarkEnd w:id="8"/>
        <w:r w:rsidR="003102B7" w:rsidRPr="008170D4" w:rsidDel="00937424">
          <w:delText xml:space="preserve"> </w:delText>
        </w:r>
      </w:del>
      <w:bookmarkEnd w:id="1"/>
      <w:ins w:id="10" w:author="Shy Alon" w:date="2017-07-16T22:13:00Z">
        <w:r w:rsidR="00937424">
          <w:t>Needs Analysis</w:t>
        </w:r>
        <w:r w:rsidR="00937424" w:rsidRPr="008170D4">
          <w:t xml:space="preserve"> </w:t>
        </w:r>
      </w:ins>
    </w:p>
    <w:p w14:paraId="164A09E8" w14:textId="3EE1344F" w:rsidR="00D57C27" w:rsidRPr="00946890" w:rsidRDefault="00A822B3" w:rsidP="00407913">
      <w:pPr>
        <w:pStyle w:val="Heading2"/>
        <w:ind w:left="0"/>
      </w:pPr>
      <w:bookmarkStart w:id="11" w:name="_Toc480192467"/>
      <w:r>
        <w:t>1</w:t>
      </w:r>
      <w:r w:rsidR="00912597">
        <w:t xml:space="preserve">.1. </w:t>
      </w:r>
      <w:del w:id="12" w:author="Shy Alon" w:date="2017-07-16T22:15:00Z">
        <w:r w:rsidR="004C3556" w:rsidDel="00BC2437">
          <w:delText>The</w:delText>
        </w:r>
        <w:r w:rsidR="004C3556" w:rsidRPr="001B6BD6" w:rsidDel="00BC2437">
          <w:delText xml:space="preserve"> need for </w:delText>
        </w:r>
        <w:r w:rsidR="001B6BD6" w:rsidDel="00BC2437">
          <w:delText>Decision Support System for</w:delText>
        </w:r>
        <w:r w:rsidR="001B6BD6" w:rsidRPr="001B6BD6" w:rsidDel="00BC2437">
          <w:delText xml:space="preserve"> </w:delText>
        </w:r>
        <w:bookmarkEnd w:id="11"/>
        <w:r w:rsidR="00FB69D7" w:rsidDel="00BC2437">
          <w:delText>Drug Development First Phase</w:delText>
        </w:r>
      </w:del>
      <w:ins w:id="13" w:author="Shy Alon" w:date="2017-07-16T22:15:00Z">
        <w:r w:rsidR="00BC2437">
          <w:t>Operations Analysis</w:t>
        </w:r>
      </w:ins>
    </w:p>
    <w:p w14:paraId="7A922F09" w14:textId="668B6E02" w:rsidR="00FB69D7" w:rsidRDefault="0069137B" w:rsidP="00257F4F">
      <w:r>
        <w:t xml:space="preserve">The process of bringing a new drug to market </w:t>
      </w:r>
      <w:r w:rsidR="00535843">
        <w:t xml:space="preserve">(as described in </w:t>
      </w:r>
      <w:r w:rsidR="00124DA0">
        <w:t>figure</w:t>
      </w:r>
      <w:r w:rsidR="00535843">
        <w:t xml:space="preserve"> </w:t>
      </w:r>
      <w:del w:id="14" w:author="Abraham Yosipof" w:date="2017-06-06T09:03:00Z">
        <w:r w:rsidR="00535843" w:rsidDel="00257F4F">
          <w:delText>one</w:delText>
        </w:r>
      </w:del>
      <w:ins w:id="15" w:author="Abraham Yosipof" w:date="2017-06-06T09:03:00Z">
        <w:r w:rsidR="00257F4F">
          <w:t>1</w:t>
        </w:r>
      </w:ins>
      <w:r w:rsidR="00535843">
        <w:t xml:space="preserve">) </w:t>
      </w:r>
      <w:r>
        <w:t>is long and expensive one by all accounts with costs estimated by non-pharma market members in hundreds of millions of US dollars and reported by pharma market members as high as one billion US dollars</w:t>
      </w:r>
      <w:r w:rsidR="00C84B90">
        <w:t xml:space="preserve"> </w:t>
      </w:r>
      <w:r w:rsidR="00D94076">
        <w:t>[</w:t>
      </w:r>
      <w:r w:rsidR="00422009">
        <w:fldChar w:fldCharType="begin"/>
      </w:r>
      <w:r w:rsidR="00422009">
        <w:instrText xml:space="preserve"> REF _Ref483040638 \r \h </w:instrText>
      </w:r>
      <w:r w:rsidR="00422009">
        <w:fldChar w:fldCharType="separate"/>
      </w:r>
      <w:r w:rsidR="00422009">
        <w:rPr>
          <w:cs/>
        </w:rPr>
        <w:t>‎</w:t>
      </w:r>
      <w:r w:rsidR="00422009">
        <w:t>1</w:t>
      </w:r>
      <w:r w:rsidR="00422009">
        <w:fldChar w:fldCharType="end"/>
      </w:r>
      <w:r w:rsidR="00D94076">
        <w:t>]</w:t>
      </w:r>
      <w:r w:rsidR="00535843">
        <w:t>.</w:t>
      </w:r>
    </w:p>
    <w:p w14:paraId="4EFA8D78" w14:textId="21BA84AD" w:rsidR="001D74BA" w:rsidRDefault="00197676" w:rsidP="00C7482A">
      <w:r w:rsidRPr="00197676">
        <w:rPr>
          <w:noProof/>
        </w:rPr>
        <w:drawing>
          <wp:inline distT="0" distB="0" distL="0" distR="0" wp14:anchorId="380102CC" wp14:editId="44E8C5DB">
            <wp:extent cx="4280535" cy="2495973"/>
            <wp:effectExtent l="0" t="0" r="329565" b="32385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75CA5DE8" w14:textId="42B70A68" w:rsidR="00F71172" w:rsidRDefault="001D74BA" w:rsidP="009038F0">
      <w:pPr>
        <w:pStyle w:val="Caption"/>
        <w:jc w:val="center"/>
        <w:rPr>
          <w:ins w:id="16" w:author="Shy Alon" w:date="2017-07-04T21:14:00Z"/>
        </w:rPr>
      </w:pPr>
      <w:commentRangeStart w:id="17"/>
      <w:r>
        <w:t xml:space="preserve">Figure </w:t>
      </w:r>
      <w:fldSimple w:instr=" SEQ Figure \* ARABIC ">
        <w:r w:rsidR="000F5381">
          <w:rPr>
            <w:noProof/>
          </w:rPr>
          <w:t>1</w:t>
        </w:r>
      </w:fldSimple>
      <w:r>
        <w:t xml:space="preserve"> Pharma </w:t>
      </w:r>
      <w:r w:rsidR="009038F0">
        <w:t>Compound</w:t>
      </w:r>
      <w:r>
        <w:t xml:space="preserve"> Funnel</w:t>
      </w:r>
      <w:commentRangeEnd w:id="17"/>
      <w:r w:rsidR="00916194">
        <w:rPr>
          <w:rStyle w:val="CommentReference"/>
          <w:rFonts w:asciiTheme="majorBidi" w:eastAsiaTheme="minorHAnsi" w:hAnsiTheme="majorBidi" w:cstheme="majorBidi"/>
          <w:b w:val="0"/>
          <w:bCs w:val="0"/>
        </w:rPr>
        <w:commentReference w:id="17"/>
      </w:r>
    </w:p>
    <w:p w14:paraId="3DF20EB5" w14:textId="09D26A16" w:rsidR="000B490F" w:rsidRDefault="00016383">
      <w:pPr>
        <w:rPr>
          <w:ins w:id="18" w:author="Shy Alon" w:date="2017-07-04T21:18:00Z"/>
        </w:rPr>
        <w:pPrChange w:id="19" w:author="Shy Alon" w:date="2017-07-04T21:17:00Z">
          <w:pPr>
            <w:pStyle w:val="Caption"/>
            <w:jc w:val="center"/>
          </w:pPr>
        </w:pPrChange>
      </w:pPr>
      <w:ins w:id="20" w:author="Shy Alon" w:date="2017-07-04T21:17:00Z">
        <w:r>
          <w:t xml:space="preserve">According to the U.S. food </w:t>
        </w:r>
      </w:ins>
      <w:ins w:id="21" w:author="Shy Alon" w:date="2017-07-04T21:18:00Z">
        <w:r>
          <w:t>and</w:t>
        </w:r>
      </w:ins>
      <w:ins w:id="22" w:author="Shy Alon" w:date="2017-07-04T21:17:00Z">
        <w:r>
          <w:t xml:space="preserve"> drug administration (FDA) before a new drug hits the market there are </w:t>
        </w:r>
      </w:ins>
      <w:ins w:id="23" w:author="Shy Alon" w:date="2017-07-04T21:18:00Z">
        <w:r>
          <w:t>4 required steps:</w:t>
        </w:r>
      </w:ins>
    </w:p>
    <w:p w14:paraId="6D509FBE" w14:textId="68F6B243" w:rsidR="00016383" w:rsidRDefault="00016383">
      <w:pPr>
        <w:pStyle w:val="ListParagraph"/>
        <w:numPr>
          <w:ilvl w:val="0"/>
          <w:numId w:val="44"/>
        </w:numPr>
        <w:ind w:left="426"/>
        <w:rPr>
          <w:ins w:id="24" w:author="Shy Alon" w:date="2017-07-04T21:19:00Z"/>
        </w:rPr>
        <w:pPrChange w:id="25" w:author="Shy Alon" w:date="2017-07-04T21:26:00Z">
          <w:pPr>
            <w:pStyle w:val="ListParagraph"/>
            <w:numPr>
              <w:numId w:val="44"/>
            </w:numPr>
            <w:ind w:hanging="360"/>
          </w:pPr>
        </w:pPrChange>
      </w:pPr>
      <w:ins w:id="26" w:author="Shy Alon" w:date="2017-07-04T21:18:00Z">
        <w:r>
          <w:t>Discovery and development:</w:t>
        </w:r>
      </w:ins>
      <w:ins w:id="27" w:author="Shy Alon" w:date="2017-07-04T21:19:00Z">
        <w:r>
          <w:t xml:space="preserve"> discover</w:t>
        </w:r>
      </w:ins>
      <w:ins w:id="28" w:author="Shy Alon" w:date="2017-07-04T21:24:00Z">
        <w:r>
          <w:t>y of</w:t>
        </w:r>
      </w:ins>
      <w:ins w:id="29" w:author="Shy Alon" w:date="2017-07-04T21:19:00Z">
        <w:r>
          <w:t xml:space="preserve"> new drugs through new insights into a disease process that allow researchers to design a product to stop or reverse the effects of the disease, </w:t>
        </w:r>
      </w:ins>
      <w:ins w:id="30" w:author="Shy Alon" w:date="2017-07-04T21:25:00Z">
        <w:r w:rsidR="0058509D">
          <w:t>broad range of</w:t>
        </w:r>
      </w:ins>
      <w:ins w:id="31" w:author="Shy Alon" w:date="2017-07-04T21:19:00Z">
        <w:r>
          <w:t xml:space="preserve"> tests of molecular compounds to find possible beneficial effects </w:t>
        </w:r>
      </w:ins>
      <w:ins w:id="32" w:author="Shy Alon" w:date="2017-07-04T21:25:00Z">
        <w:r w:rsidR="0058509D">
          <w:t>for multiple</w:t>
        </w:r>
      </w:ins>
      <w:ins w:id="33" w:author="Shy Alon" w:date="2017-07-04T21:19:00Z">
        <w:r>
          <w:t xml:space="preserve"> diseases</w:t>
        </w:r>
      </w:ins>
      <w:ins w:id="34" w:author="Shy Alon" w:date="2017-07-04T21:26:00Z">
        <w:r w:rsidR="0058509D">
          <w:t xml:space="preserve"> or </w:t>
        </w:r>
      </w:ins>
      <w:ins w:id="35" w:author="Shy Alon" w:date="2017-07-04T21:20:00Z">
        <w:r>
          <w:t>e</w:t>
        </w:r>
      </w:ins>
      <w:ins w:id="36" w:author="Shy Alon" w:date="2017-07-04T21:19:00Z">
        <w:r>
          <w:t>xisting treatments that have unanticipated effects</w:t>
        </w:r>
      </w:ins>
      <w:ins w:id="37" w:author="Shy Alon" w:date="2017-07-04T21:20:00Z">
        <w:r>
          <w:t xml:space="preserve"> or n</w:t>
        </w:r>
      </w:ins>
      <w:ins w:id="38" w:author="Shy Alon" w:date="2017-07-04T21:19:00Z">
        <w:r>
          <w:t>ew technologies.</w:t>
        </w:r>
      </w:ins>
    </w:p>
    <w:p w14:paraId="683C9612" w14:textId="218D2BB7" w:rsidR="00016383" w:rsidRDefault="00016383">
      <w:pPr>
        <w:pStyle w:val="ListParagraph"/>
        <w:ind w:left="426"/>
        <w:rPr>
          <w:ins w:id="39" w:author="Shy Alon" w:date="2017-07-04T21:31:00Z"/>
        </w:rPr>
        <w:pPrChange w:id="40" w:author="Shy Alon" w:date="2017-07-04T21:30:00Z">
          <w:pPr>
            <w:pStyle w:val="Caption"/>
            <w:jc w:val="center"/>
          </w:pPr>
        </w:pPrChange>
      </w:pPr>
      <w:ins w:id="41" w:author="Shy Alon" w:date="2017-07-04T21:19:00Z">
        <w:r>
          <w:t xml:space="preserve">At this stage in the process, </w:t>
        </w:r>
      </w:ins>
      <w:ins w:id="42" w:author="Shy Alon" w:date="2017-07-04T21:26:00Z">
        <w:r w:rsidR="0058509D">
          <w:t xml:space="preserve">many </w:t>
        </w:r>
      </w:ins>
      <w:ins w:id="43" w:author="Shy Alon" w:date="2017-07-04T21:19:00Z">
        <w:r>
          <w:t xml:space="preserve">thousands of compounds </w:t>
        </w:r>
      </w:ins>
      <w:ins w:id="44" w:author="Shy Alon" w:date="2017-07-04T21:27:00Z">
        <w:r w:rsidR="0058509D">
          <w:t>are</w:t>
        </w:r>
      </w:ins>
      <w:ins w:id="45" w:author="Shy Alon" w:date="2017-07-04T21:21:00Z">
        <w:r>
          <w:t xml:space="preserve"> </w:t>
        </w:r>
      </w:ins>
      <w:ins w:id="46" w:author="Shy Alon" w:date="2017-07-04T21:27:00Z">
        <w:r w:rsidR="0058509D">
          <w:t xml:space="preserve">potentially </w:t>
        </w:r>
      </w:ins>
      <w:ins w:id="47" w:author="Shy Alon" w:date="2017-07-04T21:19:00Z">
        <w:r>
          <w:t>candidates for development</w:t>
        </w:r>
        <w:r w:rsidR="0058509D">
          <w:t xml:space="preserve"> as a medical treatment. </w:t>
        </w:r>
      </w:ins>
      <w:ins w:id="48" w:author="Shy Alon" w:date="2017-07-04T21:27:00Z">
        <w:r w:rsidR="0058509D">
          <w:t>E</w:t>
        </w:r>
      </w:ins>
      <w:ins w:id="49" w:author="Shy Alon" w:date="2017-07-04T21:19:00Z">
        <w:r w:rsidR="0058509D">
          <w:t>arly testing</w:t>
        </w:r>
      </w:ins>
      <w:ins w:id="50" w:author="Shy Alon" w:date="2017-07-04T21:28:00Z">
        <w:r w:rsidR="0058509D">
          <w:t xml:space="preserve"> </w:t>
        </w:r>
      </w:ins>
      <w:ins w:id="51" w:author="Shy Alon" w:date="2017-07-04T21:27:00Z">
        <w:r w:rsidR="0058509D">
          <w:t>filters the candidates</w:t>
        </w:r>
      </w:ins>
      <w:ins w:id="52" w:author="Shy Alon" w:date="2017-07-04T21:28:00Z">
        <w:r w:rsidR="0058509D">
          <w:t xml:space="preserve"> to </w:t>
        </w:r>
      </w:ins>
      <w:ins w:id="53" w:author="Shy Alon" w:date="2017-07-04T21:19:00Z">
        <w:r>
          <w:t>a small number of compounds.</w:t>
        </w:r>
      </w:ins>
      <w:ins w:id="54" w:author="Shy Alon" w:date="2017-07-04T21:21:00Z">
        <w:r>
          <w:t xml:space="preserve"> </w:t>
        </w:r>
      </w:ins>
      <w:ins w:id="55" w:author="Shy Alon" w:date="2017-07-04T21:19:00Z">
        <w:r>
          <w:t xml:space="preserve">Once a promising compound </w:t>
        </w:r>
      </w:ins>
      <w:ins w:id="56" w:author="Shy Alon" w:date="2017-07-04T21:28:00Z">
        <w:r w:rsidR="0058509D">
          <w:t xml:space="preserve">is identified </w:t>
        </w:r>
      </w:ins>
      <w:ins w:id="57" w:author="Shy Alon" w:date="2017-07-04T21:19:00Z">
        <w:r>
          <w:t>experiments</w:t>
        </w:r>
      </w:ins>
      <w:ins w:id="58" w:author="Shy Alon" w:date="2017-07-04T21:29:00Z">
        <w:r w:rsidR="0058509D">
          <w:t xml:space="preserve"> are conducted</w:t>
        </w:r>
      </w:ins>
      <w:ins w:id="59" w:author="Shy Alon" w:date="2017-07-04T21:19:00Z">
        <w:r>
          <w:t xml:space="preserve"> to gather information on</w:t>
        </w:r>
      </w:ins>
      <w:ins w:id="60" w:author="Shy Alon" w:date="2017-07-04T21:22:00Z">
        <w:r>
          <w:t xml:space="preserve"> how</w:t>
        </w:r>
      </w:ins>
      <w:ins w:id="61" w:author="Shy Alon" w:date="2017-07-04T21:19:00Z">
        <w:r>
          <w:t xml:space="preserve"> it is absorbed, distributed, metabolized, and excreted</w:t>
        </w:r>
      </w:ins>
      <w:ins w:id="62" w:author="Shy Alon" w:date="2017-07-04T21:22:00Z">
        <w:r>
          <w:t xml:space="preserve">; </w:t>
        </w:r>
      </w:ins>
      <w:ins w:id="63" w:author="Shy Alon" w:date="2017-07-04T21:19:00Z">
        <w:r>
          <w:t>Its potential be</w:t>
        </w:r>
        <w:r w:rsidR="0058509D">
          <w:t>nefits</w:t>
        </w:r>
      </w:ins>
      <w:ins w:id="64" w:author="Shy Alon" w:date="2017-07-04T21:29:00Z">
        <w:r w:rsidR="0058509D">
          <w:t xml:space="preserve">; </w:t>
        </w:r>
      </w:ins>
      <w:ins w:id="65" w:author="Shy Alon" w:date="2017-07-04T21:22:00Z">
        <w:r>
          <w:t>t</w:t>
        </w:r>
      </w:ins>
      <w:ins w:id="66" w:author="Shy Alon" w:date="2017-07-04T21:19:00Z">
        <w:r>
          <w:t>he best dosage</w:t>
        </w:r>
      </w:ins>
      <w:ins w:id="67" w:author="Shy Alon" w:date="2017-07-04T21:22:00Z">
        <w:r>
          <w:t>; t</w:t>
        </w:r>
      </w:ins>
      <w:ins w:id="68" w:author="Shy Alon" w:date="2017-07-04T21:19:00Z">
        <w:r>
          <w:t>he best way to give the drug (such as by mouth or injection)</w:t>
        </w:r>
      </w:ins>
      <w:ins w:id="69" w:author="Shy Alon" w:date="2017-07-04T21:22:00Z">
        <w:r>
          <w:t>; s</w:t>
        </w:r>
      </w:ins>
      <w:ins w:id="70" w:author="Shy Alon" w:date="2017-07-04T21:19:00Z">
        <w:r>
          <w:t>ide effects</w:t>
        </w:r>
      </w:ins>
      <w:ins w:id="71" w:author="Shy Alon" w:date="2017-07-04T21:30:00Z">
        <w:r w:rsidR="0058509D">
          <w:t>;</w:t>
        </w:r>
      </w:ins>
      <w:ins w:id="72" w:author="Shy Alon" w:date="2017-07-04T21:19:00Z">
        <w:r>
          <w:t xml:space="preserve"> </w:t>
        </w:r>
      </w:ins>
      <w:ins w:id="73" w:author="Shy Alon" w:date="2017-07-04T21:30:00Z">
        <w:r w:rsidR="0058509D">
          <w:t xml:space="preserve">effects on </w:t>
        </w:r>
      </w:ins>
      <w:ins w:id="74" w:author="Shy Alon" w:date="2017-07-04T21:19:00Z">
        <w:r>
          <w:lastRenderedPageBreak/>
          <w:t>different groups of people (such as by gender, race, or ethnicity)</w:t>
        </w:r>
      </w:ins>
      <w:ins w:id="75" w:author="Shy Alon" w:date="2017-07-04T21:23:00Z">
        <w:r>
          <w:t xml:space="preserve">; </w:t>
        </w:r>
      </w:ins>
      <w:ins w:id="76" w:author="Shy Alon" w:date="2017-07-04T21:19:00Z">
        <w:r w:rsidR="0058509D">
          <w:t>interact</w:t>
        </w:r>
      </w:ins>
      <w:ins w:id="77" w:author="Shy Alon" w:date="2017-07-04T21:30:00Z">
        <w:r w:rsidR="0058509D">
          <w:t>ion</w:t>
        </w:r>
      </w:ins>
      <w:ins w:id="78" w:author="Shy Alon" w:date="2017-07-04T21:19:00Z">
        <w:r>
          <w:t xml:space="preserve"> with other drugs and treatments</w:t>
        </w:r>
      </w:ins>
      <w:ins w:id="79" w:author="Shy Alon" w:date="2017-07-04T21:23:00Z">
        <w:r>
          <w:t xml:space="preserve"> and i</w:t>
        </w:r>
      </w:ins>
      <w:ins w:id="80" w:author="Shy Alon" w:date="2017-07-04T21:19:00Z">
        <w:r>
          <w:t>ts effectiveness as compared with similar drugs.</w:t>
        </w:r>
      </w:ins>
    </w:p>
    <w:p w14:paraId="3FD2C9D2" w14:textId="3B37510D" w:rsidR="0058509D" w:rsidRDefault="0058509D">
      <w:pPr>
        <w:pStyle w:val="ListParagraph"/>
        <w:numPr>
          <w:ilvl w:val="0"/>
          <w:numId w:val="44"/>
        </w:numPr>
        <w:ind w:left="426"/>
        <w:rPr>
          <w:ins w:id="81" w:author="Shy Alon" w:date="2017-07-04T21:37:00Z"/>
        </w:rPr>
        <w:pPrChange w:id="82" w:author="Shy Alon" w:date="2017-07-04T21:37:00Z">
          <w:pPr>
            <w:pStyle w:val="Caption"/>
            <w:jc w:val="center"/>
          </w:pPr>
        </w:pPrChange>
      </w:pPr>
      <w:ins w:id="83" w:author="Shy Alon" w:date="2017-07-04T21:31:00Z">
        <w:r>
          <w:t>Preclinical Research: Before human trials</w:t>
        </w:r>
      </w:ins>
      <w:ins w:id="84" w:author="Shy Alon" w:date="2017-07-04T21:32:00Z">
        <w:r>
          <w:t xml:space="preserve"> </w:t>
        </w:r>
      </w:ins>
      <w:ins w:id="85" w:author="Shy Alon" w:date="2017-07-04T21:31:00Z">
        <w:r>
          <w:t xml:space="preserve">the </w:t>
        </w:r>
      </w:ins>
      <w:ins w:id="86" w:author="Shy Alon" w:date="2017-07-04T21:32:00Z">
        <w:r>
          <w:t xml:space="preserve">compound’s toxicity must be </w:t>
        </w:r>
      </w:ins>
      <w:ins w:id="87" w:author="Shy Alon" w:date="2017-07-04T21:33:00Z">
        <w:r>
          <w:t>ascertained using</w:t>
        </w:r>
      </w:ins>
      <w:ins w:id="88" w:author="Shy Alon" w:date="2017-07-04T21:31:00Z">
        <w:r>
          <w:t xml:space="preserve"> two types of preclinical research</w:t>
        </w:r>
      </w:ins>
      <w:ins w:id="89" w:author="Shy Alon" w:date="2017-07-04T21:34:00Z">
        <w:r>
          <w:t>:</w:t>
        </w:r>
      </w:ins>
      <w:ins w:id="90" w:author="Shy Alon" w:date="2017-07-04T21:33:00Z">
        <w:r>
          <w:t xml:space="preserve"> i</w:t>
        </w:r>
      </w:ins>
      <w:ins w:id="91" w:author="Shy Alon" w:date="2017-07-04T21:31:00Z">
        <w:r>
          <w:t xml:space="preserve">n </w:t>
        </w:r>
      </w:ins>
      <w:ins w:id="92" w:author="Shy Alon" w:date="2017-07-04T21:34:00Z">
        <w:r>
          <w:t>v</w:t>
        </w:r>
      </w:ins>
      <w:ins w:id="93" w:author="Shy Alon" w:date="2017-07-04T21:31:00Z">
        <w:r>
          <w:t>itro</w:t>
        </w:r>
      </w:ins>
      <w:ins w:id="94" w:author="Shy Alon" w:date="2017-07-04T21:34:00Z">
        <w:r>
          <w:t xml:space="preserve"> (using </w:t>
        </w:r>
        <w:r w:rsidR="00B536D4">
          <w:t>controlled environment outside of a living organism) and in vivo (</w:t>
        </w:r>
      </w:ins>
      <w:ins w:id="95" w:author="Shy Alon" w:date="2017-07-04T21:35:00Z">
        <w:r w:rsidR="00B536D4">
          <w:t>using living organisms such as cells and animals).</w:t>
        </w:r>
      </w:ins>
      <w:ins w:id="96" w:author="Shy Alon" w:date="2017-07-04T21:36:00Z">
        <w:r w:rsidR="00B536D4">
          <w:t xml:space="preserve"> P</w:t>
        </w:r>
      </w:ins>
      <w:ins w:id="97" w:author="Shy Alon" w:date="2017-07-04T21:31:00Z">
        <w:r>
          <w:t xml:space="preserve">reclinical studies </w:t>
        </w:r>
      </w:ins>
      <w:ins w:id="98" w:author="Shy Alon" w:date="2017-07-04T21:37:00Z">
        <w:r w:rsidR="00B536D4">
          <w:t>are limited in scope but</w:t>
        </w:r>
      </w:ins>
      <w:ins w:id="99" w:author="Shy Alon" w:date="2017-07-04T21:31:00Z">
        <w:r>
          <w:t xml:space="preserve"> must provide detailed informatio</w:t>
        </w:r>
        <w:r w:rsidR="00B536D4">
          <w:t>n on dosing and toxicity levels</w:t>
        </w:r>
      </w:ins>
      <w:ins w:id="100" w:author="Shy Alon" w:date="2017-07-04T21:37:00Z">
        <w:r w:rsidR="00B536D4">
          <w:t xml:space="preserve">, leading to the decision </w:t>
        </w:r>
      </w:ins>
      <w:ins w:id="101" w:author="Shy Alon" w:date="2017-07-04T21:31:00Z">
        <w:r>
          <w:t>whether the drug should be tested in people.</w:t>
        </w:r>
      </w:ins>
    </w:p>
    <w:p w14:paraId="542D2E52" w14:textId="4AAD9BC5" w:rsidR="00B536D4" w:rsidRDefault="00B536D4">
      <w:pPr>
        <w:pStyle w:val="ListParagraph"/>
        <w:numPr>
          <w:ilvl w:val="0"/>
          <w:numId w:val="44"/>
        </w:numPr>
        <w:ind w:left="426"/>
        <w:rPr>
          <w:ins w:id="102" w:author="Shy Alon" w:date="2017-07-04T21:44:00Z"/>
        </w:rPr>
        <w:pPrChange w:id="103" w:author="Shy Alon" w:date="2017-07-04T21:44:00Z">
          <w:pPr>
            <w:pStyle w:val="Caption"/>
            <w:jc w:val="center"/>
          </w:pPr>
        </w:pPrChange>
      </w:pPr>
      <w:ins w:id="104" w:author="Shy Alon" w:date="2017-07-04T21:38:00Z">
        <w:r>
          <w:t>Clinical Research:</w:t>
        </w:r>
        <w:r w:rsidRPr="00B536D4">
          <w:t xml:space="preserve"> </w:t>
        </w:r>
      </w:ins>
      <w:ins w:id="105" w:author="Shy Alon" w:date="2017-07-04T21:40:00Z">
        <w:r w:rsidR="00406795">
          <w:t>The</w:t>
        </w:r>
      </w:ins>
      <w:ins w:id="106" w:author="Shy Alon" w:date="2017-07-04T21:38:00Z">
        <w:r w:rsidRPr="00B536D4">
          <w:t xml:space="preserve"> studies, or trials, that are </w:t>
        </w:r>
      </w:ins>
      <w:ins w:id="107" w:author="Shy Alon" w:date="2017-07-04T21:42:00Z">
        <w:r w:rsidR="00406795">
          <w:t>conducted on</w:t>
        </w:r>
      </w:ins>
      <w:ins w:id="108" w:author="Shy Alon" w:date="2017-07-04T21:38:00Z">
        <w:r w:rsidRPr="00B536D4">
          <w:t xml:space="preserve"> people. </w:t>
        </w:r>
      </w:ins>
      <w:ins w:id="109" w:author="Shy Alon" w:date="2017-07-04T21:43:00Z">
        <w:r w:rsidR="00406795">
          <w:t>Clinical trials vary greatly on scales of risk and process</w:t>
        </w:r>
      </w:ins>
      <w:ins w:id="110" w:author="Shy Alon" w:date="2017-07-04T21:44:00Z">
        <w:r w:rsidR="00406795">
          <w:t xml:space="preserve"> and </w:t>
        </w:r>
        <w:r w:rsidR="00406795" w:rsidRPr="00406795">
          <w:t>follow a typical series from early, small-scale, Phase 1 studies to late-stage, large scale, Phase 3 studies.</w:t>
        </w:r>
      </w:ins>
    </w:p>
    <w:p w14:paraId="013DBAC6" w14:textId="68BDFAA7" w:rsidR="00406795" w:rsidRDefault="00406795">
      <w:pPr>
        <w:pStyle w:val="ListParagraph"/>
        <w:numPr>
          <w:ilvl w:val="0"/>
          <w:numId w:val="44"/>
        </w:numPr>
        <w:ind w:left="426"/>
        <w:rPr>
          <w:ins w:id="111" w:author="Shy Alon" w:date="2017-07-04T21:46:00Z"/>
        </w:rPr>
        <w:pPrChange w:id="112" w:author="Shy Alon" w:date="2017-07-04T21:46:00Z">
          <w:pPr>
            <w:pStyle w:val="Caption"/>
            <w:jc w:val="center"/>
          </w:pPr>
        </w:pPrChange>
      </w:pPr>
      <w:ins w:id="113" w:author="Shy Alon" w:date="2017-07-04T21:44:00Z">
        <w:r>
          <w:t xml:space="preserve">FDA Review: </w:t>
        </w:r>
      </w:ins>
      <w:ins w:id="114" w:author="Shy Alon" w:date="2017-07-04T21:45:00Z">
        <w:r>
          <w:t xml:space="preserve">when a </w:t>
        </w:r>
        <w:r w:rsidRPr="00406795">
          <w:t xml:space="preserve">drug </w:t>
        </w:r>
        <w:r>
          <w:t>has indicated from</w:t>
        </w:r>
        <w:r w:rsidRPr="00406795">
          <w:t xml:space="preserve"> its early tests and preclinic</w:t>
        </w:r>
        <w:r>
          <w:t xml:space="preserve">al and clinical research that it </w:t>
        </w:r>
        <w:r w:rsidRPr="00406795">
          <w:t xml:space="preserve">is safe and effective for its intended use, the </w:t>
        </w:r>
        <w:r>
          <w:t>developer</w:t>
        </w:r>
        <w:r w:rsidRPr="00406795">
          <w:t xml:space="preserve"> can f</w:t>
        </w:r>
        <w:r>
          <w:t xml:space="preserve">ile an application to market </w:t>
        </w:r>
      </w:ins>
      <w:ins w:id="115" w:author="Shy Alon" w:date="2017-07-04T21:46:00Z">
        <w:r>
          <w:t>it.</w:t>
        </w:r>
      </w:ins>
    </w:p>
    <w:p w14:paraId="5B45C337" w14:textId="04D8F225" w:rsidR="00406795" w:rsidDel="000E3F9F" w:rsidRDefault="00406795" w:rsidP="00B32590">
      <w:pPr>
        <w:rPr>
          <w:del w:id="116" w:author="Shy Alon" w:date="2017-07-04T21:55:00Z"/>
        </w:rPr>
      </w:pPr>
    </w:p>
    <w:p w14:paraId="314B6DE8" w14:textId="3F352579" w:rsidR="000E3F9F" w:rsidRDefault="004866F5">
      <w:pPr>
        <w:rPr>
          <w:ins w:id="117" w:author="Shy Alon" w:date="2017-07-04T22:00:00Z"/>
        </w:rPr>
        <w:pPrChange w:id="118" w:author="Shy Alon" w:date="2017-07-04T21:59:00Z">
          <w:pPr>
            <w:pStyle w:val="Caption"/>
            <w:jc w:val="center"/>
          </w:pPr>
        </w:pPrChange>
      </w:pPr>
      <w:ins w:id="119" w:author="Shy Alon" w:date="2017-07-04T21:57:00Z">
        <w:r>
          <w:t xml:space="preserve">According to PhRMA (a U.S. based biopharmaceutical research </w:t>
        </w:r>
      </w:ins>
      <w:ins w:id="120" w:author="Shy Alon" w:date="2017-07-04T21:59:00Z">
        <w:r>
          <w:t>company’s</w:t>
        </w:r>
      </w:ins>
      <w:ins w:id="121" w:author="Shy Alon" w:date="2017-07-04T21:57:00Z">
        <w:r>
          <w:t xml:space="preserve"> </w:t>
        </w:r>
      </w:ins>
      <w:ins w:id="122" w:author="Shy Alon" w:date="2017-07-04T21:58:00Z">
        <w:r>
          <w:t>consortium</w:t>
        </w:r>
      </w:ins>
      <w:ins w:id="123" w:author="Shy Alon" w:date="2017-07-04T21:57:00Z">
        <w:r>
          <w:t>)</w:t>
        </w:r>
      </w:ins>
      <w:ins w:id="124" w:author="Shy Alon" w:date="2017-07-04T21:58:00Z">
        <w:r>
          <w:t xml:space="preserve"> the process for researching and developing new medicines </w:t>
        </w:r>
      </w:ins>
      <w:ins w:id="125" w:author="Shy Alon" w:date="2017-07-04T21:59:00Z">
        <w:r>
          <w:t>keeps</w:t>
        </w:r>
      </w:ins>
      <w:ins w:id="126" w:author="Shy Alon" w:date="2017-07-04T21:58:00Z">
        <w:r>
          <w:t xml:space="preserve"> growing in difficulty and length. On average, it takes at least ten years for a new medicine to complete the journey from initial discovery to the marketplace, with clinical trials alone taking six to seven years on average. The average cost to research and develop each successful drug is estimated to be $2.6 billion. This number incorporates </w:t>
        </w:r>
        <w:r w:rsidR="008536D9">
          <w:t>the cost</w:t>
        </w:r>
      </w:ins>
      <w:ins w:id="127" w:author="Shy Alon" w:date="2017-07-04T22:00:00Z">
        <w:r w:rsidR="008536D9">
          <w:t xml:space="preserve"> (incurred by academic and governmental agencies)</w:t>
        </w:r>
      </w:ins>
      <w:ins w:id="128" w:author="Shy Alon" w:date="2017-07-04T21:58:00Z">
        <w:r w:rsidR="008536D9">
          <w:t xml:space="preserve"> of failures</w:t>
        </w:r>
        <w:r>
          <w:t xml:space="preserve"> of the thousands and sometimes millions of compounds that may be screened</w:t>
        </w:r>
      </w:ins>
      <w:ins w:id="129" w:author="Shy Alon" w:date="2017-07-04T21:59:00Z">
        <w:r>
          <w:t xml:space="preserve"> </w:t>
        </w:r>
      </w:ins>
      <w:ins w:id="130" w:author="Shy Alon" w:date="2017-07-04T21:58:00Z">
        <w:r>
          <w:t>and assessed early in the R&amp;D process, only a few of which will ultimately receive approval. The overall probability of clinical success (the likelihood that a drug entering clinical testing will eventually be approved) is estimated to be less than 12%.</w:t>
        </w:r>
      </w:ins>
    </w:p>
    <w:p w14:paraId="7160BAFA" w14:textId="568E6F29" w:rsidR="00B9189D" w:rsidDel="000E3F9F" w:rsidRDefault="00B9189D" w:rsidP="00B9189D">
      <w:pPr>
        <w:rPr>
          <w:del w:id="131" w:author="Shy Alon" w:date="2017-07-04T21:55:00Z"/>
        </w:rPr>
      </w:pPr>
      <w:commentRangeStart w:id="132"/>
      <w:del w:id="133" w:author="Shy Alon" w:date="2017-07-04T21:55:00Z">
        <w:r w:rsidDel="000E3F9F">
          <w:delText>In the area of Central Nervous Systems, which relies heavily on animal models (which have nervous systems significantly different from human), the problem is most acute with only 8% of the drugs that pass preclinical tests end up being approved [</w:delText>
        </w:r>
        <w:r w:rsidDel="000E3F9F">
          <w:fldChar w:fldCharType="begin"/>
        </w:r>
        <w:r w:rsidDel="000E3F9F">
          <w:delInstrText xml:space="preserve"> REF _Ref483669681 \r \h </w:delInstrText>
        </w:r>
        <w:r w:rsidDel="000E3F9F">
          <w:fldChar w:fldCharType="separate"/>
        </w:r>
        <w:r w:rsidDel="000E3F9F">
          <w:rPr>
            <w:cs/>
          </w:rPr>
          <w:delText>‎</w:delText>
        </w:r>
        <w:r w:rsidDel="000E3F9F">
          <w:delText>3</w:delText>
        </w:r>
        <w:r w:rsidDel="000E3F9F">
          <w:fldChar w:fldCharType="end"/>
        </w:r>
        <w:r w:rsidDel="000E3F9F">
          <w:delText>].</w:delText>
        </w:r>
        <w:r w:rsidR="00BB6662" w:rsidDel="000E3F9F">
          <w:delText xml:space="preserve"> For example a 15 years long research on </w:delText>
        </w:r>
        <w:r w:rsidR="00BB6662" w:rsidRPr="00BB6662" w:rsidDel="000E3F9F">
          <w:delText>aripiprazole and bifeprunox</w:delText>
        </w:r>
        <w:r w:rsidR="00BB6662" w:rsidDel="000E3F9F">
          <w:delText xml:space="preserve"> resulted only in realizing that a unique human metabolite called OPC1485 is accountable for the difference in the results in rodent and human clinical trials.</w:delText>
        </w:r>
        <w:commentRangeEnd w:id="132"/>
        <w:r w:rsidR="00916194" w:rsidDel="000E3F9F">
          <w:rPr>
            <w:rStyle w:val="CommentReference"/>
          </w:rPr>
          <w:commentReference w:id="132"/>
        </w:r>
      </w:del>
    </w:p>
    <w:p w14:paraId="55C5CB03" w14:textId="778FEED4" w:rsidR="00394893" w:rsidRDefault="00394893" w:rsidP="009671E1">
      <w:r>
        <w:t>A</w:t>
      </w:r>
      <w:ins w:id="134" w:author="Shy Alon" w:date="2017-07-04T22:30:00Z">
        <w:r w:rsidR="00CD2571">
          <w:t xml:space="preserve"> </w:t>
        </w:r>
      </w:ins>
      <w:del w:id="135" w:author="Shy Alon" w:date="2017-07-04T22:30:00Z">
        <w:r w:rsidDel="00CD2571">
          <w:delText xml:space="preserve">n additional </w:delText>
        </w:r>
      </w:del>
      <w:r>
        <w:t>worrying trend for pharmaceutical industry is the continued rise in costs of research and development</w:t>
      </w:r>
      <w:r w:rsidR="00124DA0">
        <w:t xml:space="preserve"> (as seen in figure 2</w:t>
      </w:r>
      <w:r w:rsidR="00B32590">
        <w:t>, based on [</w:t>
      </w:r>
      <w:r w:rsidR="00B32590">
        <w:fldChar w:fldCharType="begin"/>
      </w:r>
      <w:r w:rsidR="00B32590">
        <w:instrText xml:space="preserve"> REF _Ref483672806 \r \h </w:instrText>
      </w:r>
      <w:r w:rsidR="00B32590">
        <w:fldChar w:fldCharType="separate"/>
      </w:r>
      <w:r w:rsidR="00B32590">
        <w:rPr>
          <w:cs/>
        </w:rPr>
        <w:t>‎</w:t>
      </w:r>
      <w:r w:rsidR="00B32590">
        <w:t>2</w:t>
      </w:r>
      <w:r w:rsidR="00B32590">
        <w:fldChar w:fldCharType="end"/>
      </w:r>
      <w:r w:rsidR="00B32590">
        <w:t>]</w:t>
      </w:r>
      <w:r w:rsidR="00124DA0">
        <w:t>)</w:t>
      </w:r>
      <w:r>
        <w:t>.</w:t>
      </w:r>
      <w:r w:rsidR="00977720">
        <w:t xml:space="preserve"> </w:t>
      </w:r>
      <w:r w:rsidR="003102FC">
        <w:t>In addition to regulation</w:t>
      </w:r>
      <w:r w:rsidR="00F6368B">
        <w:t xml:space="preserve">, competition in the global market and reduced government funding </w:t>
      </w:r>
      <w:r w:rsidR="009701BE">
        <w:t xml:space="preserve">the </w:t>
      </w:r>
      <w:r w:rsidR="00930317">
        <w:t xml:space="preserve">size of the field of </w:t>
      </w:r>
      <w:r w:rsidR="0098070D">
        <w:t>potential</w:t>
      </w:r>
      <w:r w:rsidR="000C33D3">
        <w:t xml:space="preserve"> compounds</w:t>
      </w:r>
      <w:r w:rsidR="00E75799">
        <w:t>.</w:t>
      </w:r>
      <w:r w:rsidR="000C33D3">
        <w:t xml:space="preserve"> </w:t>
      </w:r>
      <w:r w:rsidR="0098070D">
        <w:t xml:space="preserve"> </w:t>
      </w:r>
    </w:p>
    <w:p w14:paraId="732E5311" w14:textId="388BEB4B" w:rsidR="000D45AB" w:rsidRDefault="00B32590" w:rsidP="00B32590">
      <w:pPr>
        <w:keepNext/>
      </w:pPr>
      <w:del w:id="136" w:author="Shy Alon" w:date="2017-07-04T23:20:00Z">
        <w:r w:rsidDel="00C86EF2">
          <w:rPr>
            <w:noProof/>
          </w:rPr>
          <w:lastRenderedPageBreak/>
          <w:drawing>
            <wp:inline distT="0" distB="0" distL="0" distR="0" wp14:anchorId="69245406" wp14:editId="597927ED">
              <wp:extent cx="5274310" cy="3660140"/>
              <wp:effectExtent l="0" t="0" r="8890" b="2286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del>
      <w:ins w:id="137" w:author="Shy Alon" w:date="2017-07-04T23:20:00Z">
        <w:r w:rsidR="00FB01EF" w:rsidRPr="00FB01EF">
          <w:rPr>
            <w:noProof/>
          </w:rPr>
          <w:t xml:space="preserve"> </w:t>
        </w:r>
        <w:r w:rsidR="00FB01EF">
          <w:rPr>
            <w:noProof/>
          </w:rPr>
          <w:drawing>
            <wp:inline distT="0" distB="0" distL="0" distR="0" wp14:anchorId="605AF201" wp14:editId="76ECC813">
              <wp:extent cx="5274310" cy="3470275"/>
              <wp:effectExtent l="0" t="0" r="8890" b="952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ins>
    </w:p>
    <w:p w14:paraId="1E654993" w14:textId="1A36E5F5" w:rsidR="00EF619D" w:rsidRDefault="006E449C" w:rsidP="00C91D56">
      <w:pPr>
        <w:pStyle w:val="Caption"/>
      </w:pPr>
      <w:commentRangeStart w:id="138"/>
      <w:r>
        <w:t xml:space="preserve">Figure </w:t>
      </w:r>
      <w:fldSimple w:instr=" SEQ Figure \* ARABIC ">
        <w:r w:rsidR="000F5381">
          <w:rPr>
            <w:noProof/>
          </w:rPr>
          <w:t>2</w:t>
        </w:r>
      </w:fldSimple>
      <w:r>
        <w:t xml:space="preserve"> </w:t>
      </w:r>
      <w:del w:id="139" w:author="Shy Alon" w:date="2017-07-04T23:21:00Z">
        <w:r w:rsidDel="00FB01EF">
          <w:delText>R&amp;D Expenditure per FDA Approved Drug ($ Million)</w:delText>
        </w:r>
        <w:commentRangeEnd w:id="138"/>
        <w:r w:rsidR="00916194" w:rsidDel="00FB01EF">
          <w:rPr>
            <w:rStyle w:val="CommentReference"/>
            <w:rFonts w:asciiTheme="majorBidi" w:eastAsiaTheme="minorHAnsi" w:hAnsiTheme="majorBidi" w:cstheme="majorBidi"/>
            <w:b w:val="0"/>
            <w:bCs w:val="0"/>
          </w:rPr>
          <w:commentReference w:id="138"/>
        </w:r>
      </w:del>
      <w:ins w:id="140" w:author="Shy Alon" w:date="2017-07-04T23:21:00Z">
        <w:r w:rsidR="00FB01EF">
          <w:t xml:space="preserve">Average </w:t>
        </w:r>
        <w:r w:rsidR="00FB01EF" w:rsidRPr="00FB01EF">
          <w:t>PhRMA Member Company R&amp;D Expenditures, 1995-2015</w:t>
        </w:r>
      </w:ins>
    </w:p>
    <w:p w14:paraId="55F844F4" w14:textId="48BE68D0" w:rsidR="00CD2571" w:rsidRDefault="006F3D4D" w:rsidP="009671E1">
      <w:r>
        <w:t>The optimal compound</w:t>
      </w:r>
      <w:r w:rsidR="00CF7F64">
        <w:t xml:space="preserve"> </w:t>
      </w:r>
      <w:r>
        <w:t>to proceed with to the pre-clinical testing phase</w:t>
      </w:r>
      <w:r w:rsidR="00CF7F64">
        <w:t xml:space="preserve">, given it </w:t>
      </w:r>
      <w:r w:rsidR="007E40C3">
        <w:t xml:space="preserve">even </w:t>
      </w:r>
      <w:r w:rsidR="00CF7F64">
        <w:t>actually exists for a specific effect,</w:t>
      </w:r>
      <w:r>
        <w:t xml:space="preserve"> is the proverbial needle in a haystack a</w:t>
      </w:r>
      <w:r w:rsidR="00CF7F64">
        <w:t>nd finding it incurs a significant cost.</w:t>
      </w:r>
      <w:r w:rsidR="00C2711A">
        <w:t xml:space="preserve"> It is so difficult (and there</w:t>
      </w:r>
      <w:r w:rsidR="00151403">
        <w:t>fore unviable economically</w:t>
      </w:r>
      <w:r w:rsidR="00C52EA8">
        <w:t>) that it is manly funded by</w:t>
      </w:r>
      <w:ins w:id="141" w:author="Shy Alon" w:date="2017-07-04T22:31:00Z">
        <w:r w:rsidR="00CD2571">
          <w:t xml:space="preserve"> academic institutions (universities and public research foundations),</w:t>
        </w:r>
      </w:ins>
      <w:r w:rsidR="00C52EA8">
        <w:t xml:space="preserve"> government</w:t>
      </w:r>
      <w:ins w:id="142" w:author="Shy Alon" w:date="2017-07-04T22:31:00Z">
        <w:r w:rsidR="00CD2571">
          <w:t>s</w:t>
        </w:r>
      </w:ins>
      <w:r w:rsidR="00C52EA8">
        <w:t xml:space="preserve"> and philanthropic organizations [</w:t>
      </w:r>
      <w:r w:rsidR="00C52EA8">
        <w:fldChar w:fldCharType="begin"/>
      </w:r>
      <w:r w:rsidR="00C52EA8">
        <w:instrText xml:space="preserve"> REF _Ref483670889 \r \h </w:instrText>
      </w:r>
      <w:r w:rsidR="00C52EA8">
        <w:fldChar w:fldCharType="separate"/>
      </w:r>
      <w:r w:rsidR="00C52EA8">
        <w:rPr>
          <w:cs/>
        </w:rPr>
        <w:t>‎</w:t>
      </w:r>
      <w:r w:rsidR="00C52EA8">
        <w:t>4</w:t>
      </w:r>
      <w:r w:rsidR="00C52EA8">
        <w:fldChar w:fldCharType="end"/>
      </w:r>
      <w:r w:rsidR="00C52EA8">
        <w:t>].</w:t>
      </w:r>
    </w:p>
    <w:p w14:paraId="5912EE0D" w14:textId="26A60A60" w:rsidR="004B6004" w:rsidRDefault="00422009" w:rsidP="00422009">
      <w:pPr>
        <w:rPr>
          <w:ins w:id="143" w:author="Shy Alon" w:date="2017-07-05T22:25:00Z"/>
        </w:rPr>
      </w:pPr>
      <w:commentRangeStart w:id="144"/>
      <w:r>
        <w:t>According to the Tufts Center for the Study of Drug Development [</w:t>
      </w:r>
      <w:r>
        <w:fldChar w:fldCharType="begin"/>
      </w:r>
      <w:r>
        <w:instrText xml:space="preserve"> REF _Ref483425540 \r \h </w:instrText>
      </w:r>
      <w:r>
        <w:fldChar w:fldCharType="separate"/>
      </w:r>
      <w:r>
        <w:rPr>
          <w:cs/>
        </w:rPr>
        <w:t>‎</w:t>
      </w:r>
      <w:r>
        <w:t>2</w:t>
      </w:r>
      <w:r>
        <w:fldChar w:fldCharType="end"/>
      </w:r>
      <w:r>
        <w:t>] roughly 30% of the total cost of an approved new compound is attributed to the pre-human phase of the research which includes the drug discovery and the pre-clinical phase. That is a huge potential for savings which can be materialized using the tools and processes described in this paper.</w:t>
      </w:r>
      <w:commentRangeEnd w:id="144"/>
      <w:r w:rsidR="00916194">
        <w:rPr>
          <w:rStyle w:val="CommentReference"/>
          <w:rtl/>
        </w:rPr>
        <w:commentReference w:id="144"/>
      </w:r>
    </w:p>
    <w:p w14:paraId="10F818D6" w14:textId="2B260F07" w:rsidR="00916080" w:rsidRDefault="00023D53" w:rsidP="00FE5FA4">
      <w:pPr>
        <w:rPr>
          <w:ins w:id="145" w:author="Shy Alon" w:date="2017-07-05T22:39:00Z"/>
        </w:rPr>
      </w:pPr>
      <w:ins w:id="146" w:author="Shy Alon" w:date="2017-07-05T22:33:00Z">
        <w:r>
          <w:t>A</w:t>
        </w:r>
      </w:ins>
      <w:ins w:id="147" w:author="Shy Alon" w:date="2017-07-05T22:29:00Z">
        <w:r w:rsidR="00DC3CEE">
          <w:t xml:space="preserve"> Nature</w:t>
        </w:r>
      </w:ins>
      <w:ins w:id="148" w:author="Shy Alon" w:date="2017-07-05T22:30:00Z">
        <w:r w:rsidR="00DC3CEE">
          <w:t xml:space="preserve">’s Review article [5] </w:t>
        </w:r>
      </w:ins>
      <w:ins w:id="149" w:author="Shy Alon" w:date="2017-07-05T22:34:00Z">
        <w:r>
          <w:t xml:space="preserve">presents a </w:t>
        </w:r>
        <w:r w:rsidRPr="00023D53">
          <w:t xml:space="preserve">model </w:t>
        </w:r>
        <w:r>
          <w:t xml:space="preserve">which </w:t>
        </w:r>
        <w:r w:rsidRPr="00023D53">
          <w:t xml:space="preserve">defines the distinct phases of drug discovery and development </w:t>
        </w:r>
        <w:r>
          <w:t>starting at</w:t>
        </w:r>
        <w:r w:rsidRPr="00023D53">
          <w:t xml:space="preserve"> the initial stage of </w:t>
        </w:r>
        <w:r>
          <w:t>“</w:t>
        </w:r>
        <w:r w:rsidRPr="00023D53">
          <w:t>target-to-hit</w:t>
        </w:r>
        <w:r>
          <w:t>” to the final stage</w:t>
        </w:r>
      </w:ins>
      <w:ins w:id="150" w:author="Shy Alon" w:date="2017-07-05T22:35:00Z">
        <w:r>
          <w:t xml:space="preserve"> of releasing the drug to the market</w:t>
        </w:r>
      </w:ins>
      <w:ins w:id="151" w:author="Shy Alon" w:date="2017-07-05T22:34:00Z">
        <w:r w:rsidRPr="00023D53">
          <w:t xml:space="preserve">. The model </w:t>
        </w:r>
      </w:ins>
      <w:ins w:id="152" w:author="Shy Alon" w:date="2017-07-05T22:35:00Z">
        <w:r>
          <w:t>describes (among other identifiers)</w:t>
        </w:r>
      </w:ins>
      <w:ins w:id="153" w:author="Shy Alon" w:date="2017-07-05T22:34:00Z">
        <w:r w:rsidRPr="00023D53">
          <w:t xml:space="preserve"> the probability of </w:t>
        </w:r>
      </w:ins>
      <w:ins w:id="154" w:author="Shy Alon" w:date="2017-07-05T22:36:00Z">
        <w:r>
          <w:t xml:space="preserve">a </w:t>
        </w:r>
      </w:ins>
      <w:ins w:id="155" w:author="Shy Alon" w:date="2017-07-05T22:34:00Z">
        <w:r w:rsidRPr="00023D53">
          <w:t xml:space="preserve">successful transition from one stage to the next </w:t>
        </w:r>
      </w:ins>
      <w:ins w:id="156" w:author="Shy Alon" w:date="2017-07-05T22:37:00Z">
        <w:r w:rsidR="00FE5FA4">
          <w:t>and</w:t>
        </w:r>
      </w:ins>
      <w:ins w:id="157" w:author="Shy Alon" w:date="2017-07-05T22:34:00Z">
        <w:r w:rsidRPr="00023D53">
          <w:t xml:space="preserve"> the phase cost for each project</w:t>
        </w:r>
      </w:ins>
      <w:ins w:id="158" w:author="Shy Alon" w:date="2017-07-05T22:37:00Z">
        <w:r w:rsidR="00FE5FA4">
          <w:t>.</w:t>
        </w:r>
      </w:ins>
      <w:ins w:id="159" w:author="Shy Alon" w:date="2017-07-05T22:34:00Z">
        <w:r w:rsidR="00FE5FA4">
          <w:t xml:space="preserve"> </w:t>
        </w:r>
      </w:ins>
      <w:ins w:id="160" w:author="Shy Alon" w:date="2017-07-05T22:37:00Z">
        <w:r w:rsidR="00FE5FA4">
          <w:t>T</w:t>
        </w:r>
      </w:ins>
      <w:ins w:id="161" w:author="Shy Alon" w:date="2017-07-05T22:34:00Z">
        <w:r w:rsidRPr="00023D53">
          <w:t xml:space="preserve">he model </w:t>
        </w:r>
      </w:ins>
      <w:ins w:id="162" w:author="Shy Alon" w:date="2017-07-05T22:38:00Z">
        <w:r w:rsidR="00FE5FA4">
          <w:t>estimates</w:t>
        </w:r>
      </w:ins>
      <w:ins w:id="163" w:author="Shy Alon" w:date="2017-07-05T22:34:00Z">
        <w:r w:rsidR="00FE5FA4">
          <w:t xml:space="preserve"> </w:t>
        </w:r>
        <w:r w:rsidRPr="00023D53">
          <w:t xml:space="preserve">the total cost to achieve one </w:t>
        </w:r>
      </w:ins>
      <w:ins w:id="164" w:author="Shy Alon" w:date="2017-07-05T22:38:00Z">
        <w:r w:rsidR="00FE5FA4">
          <w:t>drug</w:t>
        </w:r>
      </w:ins>
      <w:ins w:id="165" w:author="Shy Alon" w:date="2017-07-05T22:34:00Z">
        <w:r w:rsidR="00FE5FA4">
          <w:t xml:space="preserve"> launch per </w:t>
        </w:r>
      </w:ins>
      <w:ins w:id="166" w:author="Shy Alon" w:date="2017-07-05T22:39:00Z">
        <w:r w:rsidR="00FE5FA4">
          <w:t>year at</w:t>
        </w:r>
      </w:ins>
      <w:ins w:id="167" w:author="Shy Alon" w:date="2017-07-05T22:34:00Z">
        <w:r w:rsidRPr="00023D53">
          <w:t xml:space="preserve"> $1,778 million</w:t>
        </w:r>
      </w:ins>
      <w:ins w:id="168" w:author="Shy Alon" w:date="2017-07-05T22:39:00Z">
        <w:r w:rsidR="00FE5FA4">
          <w:t>.</w:t>
        </w:r>
      </w:ins>
      <w:ins w:id="169" w:author="Shy Alon" w:date="2017-07-05T22:34:00Z">
        <w:r w:rsidRPr="00023D53">
          <w:t xml:space="preserve"> per NME launch. It is important to note that this model does not </w:t>
        </w:r>
        <w:r w:rsidRPr="00023D53">
          <w:lastRenderedPageBreak/>
          <w:t>include investments for exploratory discovery research</w:t>
        </w:r>
      </w:ins>
      <w:ins w:id="170" w:author="Shy Alon" w:date="2017-07-05T22:40:00Z">
        <w:r w:rsidR="00FE5FA4">
          <w:t xml:space="preserve"> (which as mentioned before is rarely performed in the industry)</w:t>
        </w:r>
      </w:ins>
      <w:ins w:id="171" w:author="Shy Alon" w:date="2017-07-05T22:34:00Z">
        <w:r w:rsidRPr="00023D53">
          <w:t>, post-launch expenses or overheads (that is, salaries for employees not engaged in R&amp;D activities but necessary to support the organization).</w:t>
        </w:r>
      </w:ins>
      <w:ins w:id="172" w:author="Shy Alon" w:date="2017-07-05T22:32:00Z">
        <w:r>
          <w:t xml:space="preserve"> </w:t>
        </w:r>
      </w:ins>
    </w:p>
    <w:p w14:paraId="277E54B3" w14:textId="77777777" w:rsidR="00C91D56" w:rsidRDefault="00AF16E0">
      <w:pPr>
        <w:keepNext/>
        <w:rPr>
          <w:ins w:id="173" w:author="Shy Alon" w:date="2017-07-05T22:58:00Z"/>
        </w:rPr>
        <w:pPrChange w:id="174" w:author="Shy Alon" w:date="2017-07-05T22:58:00Z">
          <w:pPr/>
        </w:pPrChange>
      </w:pPr>
      <w:ins w:id="175" w:author="Shy Alon" w:date="2017-07-05T22:56:00Z">
        <w:r>
          <w:rPr>
            <w:noProof/>
          </w:rPr>
          <w:drawing>
            <wp:inline distT="0" distB="0" distL="0" distR="0" wp14:anchorId="14A6C8A2" wp14:editId="67D75272">
              <wp:extent cx="5274310" cy="2296795"/>
              <wp:effectExtent l="0" t="0" r="8890" b="1460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ins>
    </w:p>
    <w:p w14:paraId="5E4B21A9" w14:textId="26EE15B4" w:rsidR="00FE5FA4" w:rsidRDefault="00C91D56">
      <w:pPr>
        <w:pStyle w:val="Caption"/>
        <w:jc w:val="center"/>
        <w:pPrChange w:id="176" w:author="Shy Alon" w:date="2017-07-05T22:58:00Z">
          <w:pPr/>
        </w:pPrChange>
      </w:pPr>
      <w:ins w:id="177" w:author="Shy Alon" w:date="2017-07-05T22:58:00Z">
        <w:r>
          <w:t xml:space="preserve">Figure </w:t>
        </w:r>
        <w:r>
          <w:fldChar w:fldCharType="begin"/>
        </w:r>
        <w:r>
          <w:instrText xml:space="preserve"> SEQ Figure \* ARABIC </w:instrText>
        </w:r>
      </w:ins>
      <w:r>
        <w:fldChar w:fldCharType="separate"/>
      </w:r>
      <w:ins w:id="178" w:author="Shy Alon" w:date="2017-07-18T22:39:00Z">
        <w:r w:rsidR="000F5381">
          <w:rPr>
            <w:noProof/>
          </w:rPr>
          <w:t>3</w:t>
        </w:r>
      </w:ins>
      <w:ins w:id="179" w:author="Shy Alon" w:date="2017-07-05T22:58:00Z">
        <w:r>
          <w:fldChar w:fldCharType="end"/>
        </w:r>
        <w:r>
          <w:t xml:space="preserve"> Candidates Required for a Single Release</w:t>
        </w:r>
      </w:ins>
    </w:p>
    <w:p w14:paraId="0DDE65AD" w14:textId="16C1F31A" w:rsidR="00BC2437" w:rsidRDefault="00407913" w:rsidP="00BC2437">
      <w:pPr>
        <w:pStyle w:val="Heading2"/>
        <w:ind w:left="0"/>
        <w:rPr>
          <w:ins w:id="180" w:author="Shy Alon" w:date="2017-07-16T22:16:00Z"/>
        </w:rPr>
        <w:pPrChange w:id="181" w:author="Shy Alon" w:date="2017-07-16T22:14:00Z">
          <w:pPr>
            <w:pStyle w:val="Heading2"/>
            <w:ind w:left="0"/>
          </w:pPr>
        </w:pPrChange>
      </w:pPr>
      <w:r>
        <w:t xml:space="preserve">1.2. </w:t>
      </w:r>
      <w:del w:id="182" w:author="Shy Alon" w:date="2017-07-16T22:15:00Z">
        <w:r w:rsidDel="00BC2437">
          <w:delText>The</w:delText>
        </w:r>
        <w:r w:rsidRPr="001B6BD6" w:rsidDel="00BC2437">
          <w:delText xml:space="preserve"> </w:delText>
        </w:r>
        <w:r w:rsidDel="00BC2437">
          <w:delText>Applicability</w:delText>
        </w:r>
        <w:r w:rsidRPr="001B6BD6" w:rsidDel="00BC2437">
          <w:delText xml:space="preserve"> </w:delText>
        </w:r>
        <w:r w:rsidDel="00BC2437">
          <w:delText>of</w:delText>
        </w:r>
        <w:r w:rsidRPr="001B6BD6" w:rsidDel="00BC2437">
          <w:delText xml:space="preserve"> </w:delText>
        </w:r>
        <w:r w:rsidDel="00BC2437">
          <w:delText>Decision Support System for</w:delText>
        </w:r>
        <w:r w:rsidRPr="001B6BD6" w:rsidDel="00BC2437">
          <w:delText xml:space="preserve"> </w:delText>
        </w:r>
        <w:r w:rsidDel="00BC2437">
          <w:delText>Drug Development First Phase</w:delText>
        </w:r>
      </w:del>
      <w:ins w:id="183" w:author="Shy Alon" w:date="2017-07-16T22:15:00Z">
        <w:r w:rsidR="00BC2437">
          <w:t xml:space="preserve">Operational </w:t>
        </w:r>
      </w:ins>
      <w:ins w:id="184" w:author="Shy Alon" w:date="2017-07-16T22:16:00Z">
        <w:r w:rsidR="00BC2437">
          <w:t>Requirements</w:t>
        </w:r>
      </w:ins>
    </w:p>
    <w:p w14:paraId="2997DE0D" w14:textId="58F87E61" w:rsidR="00BC2437" w:rsidRDefault="00BC2437" w:rsidP="00BC2437">
      <w:pPr>
        <w:rPr>
          <w:ins w:id="185" w:author="Shy Alon" w:date="2017-07-16T22:18:00Z"/>
        </w:rPr>
        <w:pPrChange w:id="186" w:author="Shy Alon" w:date="2017-07-16T22:16:00Z">
          <w:pPr>
            <w:pStyle w:val="Heading2"/>
            <w:ind w:left="0"/>
          </w:pPr>
        </w:pPrChange>
      </w:pPr>
      <w:ins w:id="187" w:author="Shy Alon" w:date="2017-07-16T22:17:00Z">
        <w:r>
          <w:t>The system, however complex in its implementation, has a very simple operational requirement to fulfill</w:t>
        </w:r>
      </w:ins>
      <w:ins w:id="188" w:author="Shy Alon" w:date="2017-07-16T22:18:00Z">
        <w:r>
          <w:t xml:space="preserve"> which is:</w:t>
        </w:r>
      </w:ins>
    </w:p>
    <w:p w14:paraId="50152FAC" w14:textId="6C5E915A" w:rsidR="00BC2437" w:rsidRPr="00BC2437" w:rsidRDefault="00BC2437" w:rsidP="00BC2437">
      <w:pPr>
        <w:rPr>
          <w:ins w:id="189" w:author="Shy Alon" w:date="2017-07-16T22:14:00Z"/>
          <w:b/>
          <w:bCs/>
          <w:i/>
          <w:iCs/>
          <w:rPrChange w:id="190" w:author="Shy Alon" w:date="2017-07-16T22:20:00Z">
            <w:rPr>
              <w:ins w:id="191" w:author="Shy Alon" w:date="2017-07-16T22:14:00Z"/>
            </w:rPr>
          </w:rPrChange>
        </w:rPr>
        <w:pPrChange w:id="192" w:author="Shy Alon" w:date="2017-07-16T22:16:00Z">
          <w:pPr>
            <w:pStyle w:val="Heading2"/>
            <w:ind w:left="0"/>
          </w:pPr>
        </w:pPrChange>
      </w:pPr>
      <w:ins w:id="193" w:author="Shy Alon" w:date="2017-07-16T22:18:00Z">
        <w:r w:rsidRPr="00BC2437">
          <w:rPr>
            <w:b/>
            <w:bCs/>
            <w:i/>
            <w:iCs/>
            <w:rPrChange w:id="194" w:author="Shy Alon" w:date="2017-07-16T22:20:00Z">
              <w:rPr/>
            </w:rPrChange>
          </w:rPr>
          <w:t xml:space="preserve">The system shall analyze large corpus of compound data and generate </w:t>
        </w:r>
      </w:ins>
      <w:ins w:id="195" w:author="Shy Alon" w:date="2017-07-16T22:19:00Z">
        <w:r w:rsidRPr="00BC2437">
          <w:rPr>
            <w:b/>
            <w:bCs/>
            <w:i/>
            <w:iCs/>
            <w:rPrChange w:id="196" w:author="Shy Alon" w:date="2017-07-16T22:20:00Z">
              <w:rPr/>
            </w:rPrChange>
          </w:rPr>
          <w:t xml:space="preserve">recommendations </w:t>
        </w:r>
        <w:proofErr w:type="gramStart"/>
        <w:r w:rsidRPr="00BC2437">
          <w:rPr>
            <w:b/>
            <w:bCs/>
            <w:i/>
            <w:iCs/>
            <w:rPrChange w:id="197" w:author="Shy Alon" w:date="2017-07-16T22:20:00Z">
              <w:rPr/>
            </w:rPrChange>
          </w:rPr>
          <w:t>with regard to</w:t>
        </w:r>
        <w:proofErr w:type="gramEnd"/>
        <w:r w:rsidRPr="00BC2437">
          <w:rPr>
            <w:b/>
            <w:bCs/>
            <w:i/>
            <w:iCs/>
            <w:rPrChange w:id="198" w:author="Shy Alon" w:date="2017-07-16T22:20:00Z">
              <w:rPr/>
            </w:rPrChange>
          </w:rPr>
          <w:t xml:space="preserve"> the applicability of analyzed compoun</w:t>
        </w:r>
      </w:ins>
      <w:ins w:id="199" w:author="Shy Alon" w:date="2017-07-16T22:20:00Z">
        <w:r w:rsidRPr="00BC2437">
          <w:rPr>
            <w:b/>
            <w:bCs/>
            <w:i/>
            <w:iCs/>
            <w:rPrChange w:id="200" w:author="Shy Alon" w:date="2017-07-16T22:20:00Z">
              <w:rPr/>
            </w:rPrChange>
          </w:rPr>
          <w:t>ds as candidates for preclinical trials.</w:t>
        </w:r>
      </w:ins>
    </w:p>
    <w:p w14:paraId="4EB4E7A8" w14:textId="54E250C0" w:rsidR="00BC2437" w:rsidRPr="00E73FED" w:rsidRDefault="00BC2437" w:rsidP="00BC2437">
      <w:pPr>
        <w:pStyle w:val="Heading2"/>
        <w:ind w:left="0"/>
        <w:rPr>
          <w:ins w:id="201" w:author="Shy Alon" w:date="2017-07-16T22:14:00Z"/>
        </w:rPr>
        <w:pPrChange w:id="202" w:author="Shy Alon" w:date="2017-07-16T22:14:00Z">
          <w:pPr>
            <w:pStyle w:val="Heading2"/>
          </w:pPr>
        </w:pPrChange>
      </w:pPr>
      <w:ins w:id="203" w:author="Shy Alon" w:date="2017-07-16T22:14:00Z">
        <w:r>
          <w:t>1.</w:t>
        </w:r>
      </w:ins>
      <w:ins w:id="204" w:author="Shy Alon" w:date="2017-07-16T22:20:00Z">
        <w:r>
          <w:t>3</w:t>
        </w:r>
      </w:ins>
      <w:ins w:id="205" w:author="Shy Alon" w:date="2017-07-16T22:14:00Z">
        <w:r>
          <w:t xml:space="preserve">. </w:t>
        </w:r>
      </w:ins>
      <w:ins w:id="206" w:author="Shy Alon" w:date="2017-07-16T22:20:00Z">
        <w:r>
          <w:t xml:space="preserve">Concept </w:t>
        </w:r>
      </w:ins>
      <w:ins w:id="207" w:author="Shy Alon" w:date="2017-07-16T22:21:00Z">
        <w:r>
          <w:t>of Operations</w:t>
        </w:r>
      </w:ins>
    </w:p>
    <w:p w14:paraId="1DC154B2" w14:textId="41F15B85" w:rsidR="00BC2437" w:rsidRDefault="00BC2437" w:rsidP="00BC2437">
      <w:pPr>
        <w:rPr>
          <w:ins w:id="208" w:author="Shy Alon" w:date="2017-07-16T22:22:00Z"/>
        </w:rPr>
        <w:pPrChange w:id="209" w:author="Shy Alon" w:date="2017-07-16T22:14:00Z">
          <w:pPr>
            <w:pStyle w:val="Heading2"/>
            <w:ind w:left="0"/>
          </w:pPr>
        </w:pPrChange>
      </w:pPr>
      <w:ins w:id="210" w:author="Shy Alon" w:date="2017-07-16T22:21:00Z">
        <w:r>
          <w:t xml:space="preserve">The system operates within the context of a pharmaceutical company with a pre-existing corpus of analyzed </w:t>
        </w:r>
      </w:ins>
      <w:ins w:id="211" w:author="Shy Alon" w:date="2017-07-16T22:22:00Z">
        <w:r>
          <w:t>compounds and a pool of potential compounds from which to select candidates for preclinical trials.</w:t>
        </w:r>
      </w:ins>
    </w:p>
    <w:p w14:paraId="6350DA00" w14:textId="03B6BD48" w:rsidR="00BC2437" w:rsidRDefault="00BC2437" w:rsidP="00BC2437">
      <w:pPr>
        <w:rPr>
          <w:ins w:id="212" w:author="Shy Alon" w:date="2017-07-16T22:25:00Z"/>
        </w:rPr>
        <w:pPrChange w:id="213" w:author="Shy Alon" w:date="2017-07-16T22:14:00Z">
          <w:pPr>
            <w:pStyle w:val="Heading2"/>
            <w:ind w:left="0"/>
          </w:pPr>
        </w:pPrChange>
      </w:pPr>
      <w:ins w:id="214" w:author="Shy Alon" w:date="2017-07-16T22:23:00Z">
        <w:r>
          <w:t xml:space="preserve">The system is to be used as a non-real-time </w:t>
        </w:r>
      </w:ins>
      <w:ins w:id="215" w:author="Shy Alon" w:date="2017-07-16T22:24:00Z">
        <w:r w:rsidR="0080351A">
          <w:t xml:space="preserve">support </w:t>
        </w:r>
      </w:ins>
      <w:ins w:id="216" w:author="Shy Alon" w:date="2017-07-16T22:23:00Z">
        <w:r>
          <w:t>system. This mean</w:t>
        </w:r>
      </w:ins>
      <w:ins w:id="217" w:author="Shy Alon" w:date="2017-07-16T22:24:00Z">
        <w:r w:rsidR="0080351A">
          <w:t>s</w:t>
        </w:r>
      </w:ins>
      <w:ins w:id="218" w:author="Shy Alon" w:date="2017-07-16T22:23:00Z">
        <w:r>
          <w:t xml:space="preserve"> it will perform its function in parallel to the </w:t>
        </w:r>
        <w:r w:rsidR="0080351A">
          <w:t xml:space="preserve">function of an active research and development team and </w:t>
        </w:r>
      </w:ins>
      <w:ins w:id="219" w:author="Shy Alon" w:date="2017-07-16T22:24:00Z">
        <w:r w:rsidR="0080351A">
          <w:t>augment its capabilities with decision support capabilities.</w:t>
        </w:r>
      </w:ins>
    </w:p>
    <w:p w14:paraId="14882297" w14:textId="6D440526" w:rsidR="0080351A" w:rsidRDefault="0080351A" w:rsidP="00BC2437">
      <w:pPr>
        <w:rPr>
          <w:ins w:id="220" w:author="Shy Alon" w:date="2017-07-16T22:26:00Z"/>
        </w:rPr>
        <w:pPrChange w:id="221" w:author="Shy Alon" w:date="2017-07-16T22:14:00Z">
          <w:pPr>
            <w:pStyle w:val="Heading2"/>
            <w:ind w:left="0"/>
          </w:pPr>
        </w:pPrChange>
      </w:pPr>
      <w:ins w:id="222" w:author="Shy Alon" w:date="2017-07-16T22:25:00Z">
        <w:r>
          <w:t xml:space="preserve">The system is to be used by specifically trained personnel so it has no strict user experience limitations on the </w:t>
        </w:r>
      </w:ins>
      <w:ins w:id="223" w:author="Shy Alon" w:date="2017-07-16T22:26:00Z">
        <w:r>
          <w:t>learning curve it incurs.</w:t>
        </w:r>
      </w:ins>
    </w:p>
    <w:p w14:paraId="65867585" w14:textId="56824038" w:rsidR="0080351A" w:rsidRDefault="0080351A" w:rsidP="00BC2437">
      <w:pPr>
        <w:rPr>
          <w:ins w:id="224" w:author="Shy Alon" w:date="2017-07-16T22:29:00Z"/>
        </w:rPr>
        <w:pPrChange w:id="225" w:author="Shy Alon" w:date="2017-07-16T22:14:00Z">
          <w:pPr>
            <w:pStyle w:val="Heading2"/>
            <w:ind w:left="0"/>
          </w:pPr>
        </w:pPrChange>
      </w:pPr>
      <w:ins w:id="226" w:author="Shy Alon" w:date="2017-07-16T22:26:00Z">
        <w:r>
          <w:lastRenderedPageBreak/>
          <w:t>The system, being software based, is agnostic to the hardware it runs on and can be executed in various environmen</w:t>
        </w:r>
      </w:ins>
      <w:ins w:id="227" w:author="Shy Alon" w:date="2017-07-16T22:27:00Z">
        <w:r>
          <w:t xml:space="preserve">ts such as cloud environment or </w:t>
        </w:r>
      </w:ins>
      <w:ins w:id="228" w:author="Shy Alon" w:date="2017-07-16T22:29:00Z">
        <w:r>
          <w:t>on-premise</w:t>
        </w:r>
      </w:ins>
      <w:ins w:id="229" w:author="Shy Alon" w:date="2017-07-16T22:27:00Z">
        <w:r>
          <w:t xml:space="preserve"> environment.</w:t>
        </w:r>
      </w:ins>
    </w:p>
    <w:p w14:paraId="0A3628B6" w14:textId="7F16BD49" w:rsidR="0080351A" w:rsidDel="0080351A" w:rsidRDefault="0080351A" w:rsidP="0080351A">
      <w:pPr>
        <w:rPr>
          <w:del w:id="230" w:author="Shy Alon" w:date="2017-07-16T22:29:00Z"/>
          <w:moveTo w:id="231" w:author="Shy Alon" w:date="2017-07-16T22:29:00Z"/>
          <w:rFonts w:ascii="Times New Roman" w:eastAsia="Calibri" w:hAnsi="Times New Roman" w:cs="Arial"/>
        </w:rPr>
      </w:pPr>
      <w:moveToRangeStart w:id="232" w:author="Shy Alon" w:date="2017-07-16T22:29:00Z" w:name="move488007472"/>
      <w:moveTo w:id="233" w:author="Shy Alon" w:date="2017-07-16T22:29:00Z">
        <w:r>
          <w:t xml:space="preserve">The </w:t>
        </w:r>
      </w:moveTo>
      <w:ins w:id="234" w:author="Shy Alon" w:date="2017-07-16T22:29:00Z">
        <w:r>
          <w:t xml:space="preserve">system </w:t>
        </w:r>
      </w:ins>
      <w:moveTo w:id="235" w:author="Shy Alon" w:date="2017-07-16T22:29:00Z">
        <w:r>
          <w:t>assum</w:t>
        </w:r>
      </w:moveTo>
      <w:ins w:id="236" w:author="Shy Alon" w:date="2017-07-16T22:29:00Z">
        <w:r>
          <w:t>es</w:t>
        </w:r>
      </w:ins>
      <w:moveTo w:id="237" w:author="Shy Alon" w:date="2017-07-16T22:29:00Z">
        <w:del w:id="238" w:author="Shy Alon" w:date="2017-07-16T22:29:00Z">
          <w:r w:rsidDel="0080351A">
            <w:delText>ption</w:delText>
          </w:r>
        </w:del>
        <w:r>
          <w:t xml:space="preserve"> </w:t>
        </w:r>
        <w:del w:id="239" w:author="Shy Alon" w:date="2017-07-16T22:29:00Z">
          <w:r w:rsidDel="0080351A">
            <w:delText xml:space="preserve">this research proves is </w:delText>
          </w:r>
        </w:del>
        <w:r>
          <w:t>that there are underlying properties of different compounds with the same attributes. Those underlying properties can be used to identify similar compounds to compounds which are known to have desirable properties and therefore reduce the immense field of potential compounds to be tested to a much more cost effective smaller field.</w:t>
        </w:r>
      </w:moveTo>
    </w:p>
    <w:moveToRangeEnd w:id="232"/>
    <w:p w14:paraId="20A0CB35" w14:textId="77777777" w:rsidR="0080351A" w:rsidRDefault="0080351A" w:rsidP="0080351A">
      <w:pPr>
        <w:rPr>
          <w:ins w:id="240" w:author="Shy Alon" w:date="2017-07-16T22:27:00Z"/>
        </w:rPr>
        <w:pPrChange w:id="241" w:author="Shy Alon" w:date="2017-07-16T22:29:00Z">
          <w:pPr>
            <w:pStyle w:val="Heading2"/>
            <w:ind w:left="0"/>
          </w:pPr>
        </w:pPrChange>
      </w:pPr>
    </w:p>
    <w:p w14:paraId="238A2B45" w14:textId="668B35BB" w:rsidR="0080351A" w:rsidRPr="00E73FED" w:rsidRDefault="0080351A" w:rsidP="0080351A">
      <w:pPr>
        <w:pStyle w:val="Heading2"/>
        <w:ind w:left="0"/>
        <w:rPr>
          <w:ins w:id="242" w:author="Shy Alon" w:date="2017-07-16T22:27:00Z"/>
        </w:rPr>
      </w:pPr>
      <w:ins w:id="243" w:author="Shy Alon" w:date="2017-07-16T22:27:00Z">
        <w:r>
          <w:t>1.4. Functional Analysis</w:t>
        </w:r>
      </w:ins>
    </w:p>
    <w:p w14:paraId="110C5810" w14:textId="77777777" w:rsidR="0080351A" w:rsidRPr="00BC2437" w:rsidDel="0080351A" w:rsidRDefault="0080351A" w:rsidP="00BC2437">
      <w:pPr>
        <w:rPr>
          <w:del w:id="244" w:author="Shy Alon" w:date="2017-07-16T22:29:00Z"/>
          <w:rPrChange w:id="245" w:author="Shy Alon" w:date="2017-07-16T22:14:00Z">
            <w:rPr>
              <w:del w:id="246" w:author="Shy Alon" w:date="2017-07-16T22:29:00Z"/>
            </w:rPr>
          </w:rPrChange>
        </w:rPr>
        <w:pPrChange w:id="247" w:author="Shy Alon" w:date="2017-07-16T22:14:00Z">
          <w:pPr>
            <w:pStyle w:val="Heading2"/>
            <w:ind w:left="0"/>
          </w:pPr>
        </w:pPrChange>
      </w:pPr>
    </w:p>
    <w:p w14:paraId="46F176C3" w14:textId="18BD0846" w:rsidR="003861D9" w:rsidDel="0080351A" w:rsidRDefault="00407913" w:rsidP="00407913">
      <w:pPr>
        <w:rPr>
          <w:moveFrom w:id="248" w:author="Shy Alon" w:date="2017-07-16T22:29:00Z"/>
          <w:rFonts w:ascii="Times New Roman" w:eastAsia="Calibri" w:hAnsi="Times New Roman" w:cs="Arial"/>
        </w:rPr>
      </w:pPr>
      <w:moveFromRangeStart w:id="249" w:author="Shy Alon" w:date="2017-07-16T22:29:00Z" w:name="move488007472"/>
      <w:moveFrom w:id="250" w:author="Shy Alon" w:date="2017-07-16T22:29:00Z">
        <w:r w:rsidDel="0080351A">
          <w:t xml:space="preserve">The assumption this research proves is that there are underlying properties of different compounds with the same attributes. Those underlying properties can be used to identify similar compounds to compounds which are known to have desirable properties and </w:t>
        </w:r>
        <w:r w:rsidR="00CC590B" w:rsidDel="0080351A">
          <w:t>therefore reduce the immense field of potential compounds to be tested to a much more cost effective smaller field.</w:t>
        </w:r>
      </w:moveFrom>
    </w:p>
    <w:moveFromRangeEnd w:id="249"/>
    <w:p w14:paraId="3865E79D" w14:textId="784C32A1" w:rsidR="00D6770B" w:rsidDel="0080351A" w:rsidRDefault="00D6770B" w:rsidP="009B1370">
      <w:pPr>
        <w:suppressAutoHyphens/>
        <w:spacing w:after="0"/>
        <w:rPr>
          <w:del w:id="251" w:author="Shy Alon" w:date="2017-07-16T22:28:00Z"/>
          <w:rFonts w:ascii="Times New Roman" w:eastAsia="Times New Roman" w:hAnsi="Times New Roman" w:cs="Arial"/>
        </w:rPr>
      </w:pPr>
    </w:p>
    <w:p w14:paraId="6B72063F" w14:textId="7DE4B140" w:rsidR="00C77C04" w:rsidDel="0080351A" w:rsidRDefault="00C77C04">
      <w:pPr>
        <w:spacing w:line="276" w:lineRule="auto"/>
        <w:jc w:val="left"/>
        <w:rPr>
          <w:del w:id="252" w:author="Shy Alon" w:date="2017-07-16T22:28:00Z"/>
          <w:rFonts w:ascii="Palatino Linotype" w:hAnsi="Palatino Linotype" w:cs="Times New Roman"/>
          <w:b/>
          <w:bCs/>
          <w:sz w:val="28"/>
          <w:szCs w:val="28"/>
          <w:lang w:val="en-GB" w:eastAsia="de-AT" w:bidi="ar-SA"/>
        </w:rPr>
      </w:pPr>
      <w:del w:id="253" w:author="Shy Alon" w:date="2017-07-16T22:28:00Z">
        <w:r w:rsidDel="0080351A">
          <w:br w:type="page"/>
        </w:r>
      </w:del>
    </w:p>
    <w:p w14:paraId="38734488" w14:textId="3FA29B89" w:rsidR="00D6770B" w:rsidDel="0080351A" w:rsidRDefault="00A822B3" w:rsidP="00826B66">
      <w:pPr>
        <w:pStyle w:val="Heading1"/>
        <w:rPr>
          <w:del w:id="254" w:author="Shy Alon" w:date="2017-07-16T22:28:00Z"/>
        </w:rPr>
      </w:pPr>
      <w:bookmarkStart w:id="255" w:name="_Toc480192468"/>
      <w:del w:id="256" w:author="Shy Alon" w:date="2017-07-16T22:28:00Z">
        <w:r w:rsidDel="0080351A">
          <w:delText>2</w:delText>
        </w:r>
        <w:r w:rsidR="00E369F0" w:rsidDel="0080351A">
          <w:delText xml:space="preserve">. </w:delText>
        </w:r>
        <w:r w:rsidR="00D6770B" w:rsidRPr="00117CB5" w:rsidDel="0080351A">
          <w:delText>Methods</w:delText>
        </w:r>
        <w:bookmarkEnd w:id="255"/>
      </w:del>
    </w:p>
    <w:p w14:paraId="3918EEB9" w14:textId="16504727" w:rsidR="00270339" w:rsidRPr="0072562E" w:rsidDel="0080351A" w:rsidRDefault="00A822B3" w:rsidP="00946890">
      <w:pPr>
        <w:pStyle w:val="Heading2"/>
        <w:rPr>
          <w:del w:id="257" w:author="Shy Alon" w:date="2017-07-16T22:28:00Z"/>
        </w:rPr>
      </w:pPr>
      <w:bookmarkStart w:id="258" w:name="_Toc480192469"/>
      <w:del w:id="259" w:author="Shy Alon" w:date="2017-07-16T22:28:00Z">
        <w:r w:rsidDel="0080351A">
          <w:delText>2</w:delText>
        </w:r>
        <w:r w:rsidR="00912597" w:rsidDel="0080351A">
          <w:delText xml:space="preserve">.1. </w:delText>
        </w:r>
        <w:r w:rsidR="00270339" w:rsidRPr="0072562E" w:rsidDel="0080351A">
          <w:delText>System Overview</w:delText>
        </w:r>
        <w:bookmarkEnd w:id="258"/>
      </w:del>
    </w:p>
    <w:p w14:paraId="2BCC3538" w14:textId="2B14367A" w:rsidR="00A05084" w:rsidRDefault="008119E0" w:rsidP="0041186D">
      <w:pPr>
        <w:suppressAutoHyphens/>
        <w:spacing w:after="0"/>
        <w:rPr>
          <w:rFonts w:ascii="Times New Roman" w:eastAsia="Times New Roman" w:hAnsi="Times New Roman" w:cs="Arial"/>
        </w:rPr>
      </w:pPr>
      <w:r>
        <w:rPr>
          <w:rFonts w:ascii="Times New Roman" w:eastAsia="Times New Roman" w:hAnsi="Times New Roman" w:cs="Arial"/>
        </w:rPr>
        <w:t xml:space="preserve">The designed </w:t>
      </w:r>
      <w:del w:id="260" w:author="Shy Alon" w:date="2017-07-16T22:29:00Z">
        <w:r w:rsidDel="0080351A">
          <w:rPr>
            <w:rFonts w:ascii="Times New Roman" w:eastAsia="Times New Roman" w:hAnsi="Times New Roman" w:cs="Arial"/>
          </w:rPr>
          <w:delText xml:space="preserve">DSS </w:delText>
        </w:r>
      </w:del>
      <w:ins w:id="261" w:author="Shy Alon" w:date="2017-07-16T22:29:00Z">
        <w:r w:rsidR="0080351A">
          <w:rPr>
            <w:rFonts w:ascii="Times New Roman" w:eastAsia="Times New Roman" w:hAnsi="Times New Roman" w:cs="Arial"/>
          </w:rPr>
          <w:t xml:space="preserve">decision support </w:t>
        </w:r>
        <w:proofErr w:type="gramStart"/>
        <w:r w:rsidR="0080351A">
          <w:rPr>
            <w:rFonts w:ascii="Times New Roman" w:eastAsia="Times New Roman" w:hAnsi="Times New Roman" w:cs="Arial"/>
          </w:rPr>
          <w:t>system</w:t>
        </w:r>
      </w:ins>
      <w:ins w:id="262" w:author="Shy Alon" w:date="2017-07-18T21:49:00Z">
        <w:r w:rsidR="00CA77D0">
          <w:rPr>
            <w:rFonts w:ascii="Times New Roman" w:eastAsia="Times New Roman" w:hAnsi="Times New Roman" w:cs="Arial"/>
          </w:rPr>
          <w:t xml:space="preserve"> </w:t>
        </w:r>
      </w:ins>
      <w:ins w:id="263" w:author="Shy Alon" w:date="2017-07-16T22:29:00Z">
        <w:r w:rsidR="0080351A">
          <w:rPr>
            <w:rFonts w:ascii="Times New Roman" w:eastAsia="Times New Roman" w:hAnsi="Times New Roman" w:cs="Arial"/>
          </w:rPr>
          <w:t xml:space="preserve"> </w:t>
        </w:r>
      </w:ins>
      <w:r>
        <w:rPr>
          <w:rFonts w:ascii="Times New Roman" w:eastAsia="Times New Roman" w:hAnsi="Times New Roman" w:cs="Arial"/>
        </w:rPr>
        <w:t>is</w:t>
      </w:r>
      <w:proofErr w:type="gramEnd"/>
      <w:r>
        <w:rPr>
          <w:rFonts w:ascii="Times New Roman" w:eastAsia="Times New Roman" w:hAnsi="Times New Roman" w:cs="Arial"/>
        </w:rPr>
        <w:t xml:space="preserve"> </w:t>
      </w:r>
      <w:r w:rsidR="00A05084">
        <w:rPr>
          <w:rFonts w:ascii="Times New Roman" w:eastAsia="Times New Roman" w:hAnsi="Times New Roman" w:cs="Arial"/>
        </w:rPr>
        <w:t>currently demonstrated using a combination of MATLAB</w:t>
      </w:r>
      <w:r w:rsidR="00A45D6F">
        <w:rPr>
          <w:rFonts w:ascii="Times New Roman" w:eastAsia="Times New Roman" w:hAnsi="Times New Roman" w:cs="Arial"/>
        </w:rPr>
        <w:t xml:space="preserve"> (preforming pre-processing and the enveloping optimization process)</w:t>
      </w:r>
      <w:r w:rsidR="00A05084">
        <w:rPr>
          <w:rFonts w:ascii="Times New Roman" w:eastAsia="Times New Roman" w:hAnsi="Times New Roman" w:cs="Arial"/>
        </w:rPr>
        <w:t xml:space="preserve"> and </w:t>
      </w:r>
      <w:r w:rsidR="00A45D6F">
        <w:rPr>
          <w:rFonts w:ascii="Times New Roman" w:eastAsia="Times New Roman" w:hAnsi="Times New Roman" w:cs="Arial"/>
        </w:rPr>
        <w:t>C++ code performing the dimensionality reduction process.</w:t>
      </w:r>
    </w:p>
    <w:p w14:paraId="4D40D457" w14:textId="77777777" w:rsidR="00A45D6F" w:rsidRDefault="00A45D6F" w:rsidP="00A45D6F">
      <w:pPr>
        <w:keepNext/>
        <w:suppressAutoHyphens/>
        <w:spacing w:after="0"/>
      </w:pPr>
      <w:r w:rsidRPr="00A45D6F">
        <w:rPr>
          <w:rFonts w:ascii="Times New Roman" w:eastAsia="Times New Roman" w:hAnsi="Times New Roman" w:cs="Arial"/>
          <w:noProof/>
        </w:rPr>
        <mc:AlternateContent>
          <mc:Choice Requires="wpg">
            <w:drawing>
              <wp:inline distT="0" distB="0" distL="0" distR="0" wp14:anchorId="5266ECE0" wp14:editId="33608F12">
                <wp:extent cx="5208432" cy="4020019"/>
                <wp:effectExtent l="57150" t="0" r="0" b="133350"/>
                <wp:docPr id="17" name="Group 1"/>
                <wp:cNvGraphicFramePr/>
                <a:graphic xmlns:a="http://schemas.openxmlformats.org/drawingml/2006/main">
                  <a:graphicData uri="http://schemas.microsoft.com/office/word/2010/wordprocessingGroup">
                    <wpg:wgp>
                      <wpg:cNvGrpSpPr/>
                      <wpg:grpSpPr>
                        <a:xfrm>
                          <a:off x="0" y="0"/>
                          <a:ext cx="5208432" cy="4020019"/>
                          <a:chOff x="0" y="0"/>
                          <a:chExt cx="4279249" cy="3602251"/>
                        </a:xfrm>
                      </wpg:grpSpPr>
                      <wps:wsp>
                        <wps:cNvPr id="20" name="Flowchart: Process 53"/>
                        <wps:cNvSpPr/>
                        <wps:spPr>
                          <a:xfrm>
                            <a:off x="0" y="0"/>
                            <a:ext cx="3735227" cy="531628"/>
                          </a:xfrm>
                          <a:prstGeom prst="flowChartProcess">
                            <a:avLst/>
                          </a:prstGeom>
                          <a:solidFill>
                            <a:srgbClr val="5B9BD5">
                              <a:lumMod val="40000"/>
                              <a:lumOff val="60000"/>
                            </a:srgbClr>
                          </a:solidFill>
                          <a:ln w="12700" cap="flat" cmpd="sng" algn="ctr">
                            <a:solidFill>
                              <a:srgbClr val="5B9BD5">
                                <a:alpha val="93000"/>
                              </a:srgbClr>
                            </a:solidFill>
                            <a:prstDash val="solid"/>
                            <a:miter lim="800000"/>
                          </a:ln>
                          <a:effectLst>
                            <a:outerShdw blurRad="50800" dist="50800" dir="5400000" algn="ctr" rotWithShape="0">
                              <a:srgbClr val="4472C4">
                                <a:lumMod val="40000"/>
                                <a:lumOff val="60000"/>
                              </a:srgbClr>
                            </a:outerShdw>
                            <a:softEdge rad="50800"/>
                          </a:effectLst>
                        </wps:spPr>
                        <wps:txbx>
                          <w:txbxContent>
                            <w:p w14:paraId="33208BA2" w14:textId="77777777" w:rsidR="00EA1917" w:rsidRDefault="00EA1917" w:rsidP="00A45D6F">
                              <w:pPr>
                                <w:pStyle w:val="NormalWeb"/>
                                <w:bidi w:val="0"/>
                                <w:spacing w:after="0"/>
                                <w:jc w:val="center"/>
                              </w:pPr>
                              <w:r>
                                <w:rPr>
                                  <w:rFonts w:ascii="Calibri" w:hAnsi="Calibri" w:cstheme="minorBidi"/>
                                  <w:color w:val="000000"/>
                                  <w:sz w:val="48"/>
                                  <w:szCs w:val="48"/>
                                </w:rPr>
                                <w:t>Input Database</w:t>
                              </w:r>
                            </w:p>
                          </w:txbxContent>
                        </wps:txbx>
                        <wps:bodyPr rtlCol="0" anchor="ctr"/>
                      </wps:wsp>
                      <wps:wsp>
                        <wps:cNvPr id="22" name="Flowchart: Process 54"/>
                        <wps:cNvSpPr/>
                        <wps:spPr>
                          <a:xfrm>
                            <a:off x="0" y="767656"/>
                            <a:ext cx="3735228" cy="531628"/>
                          </a:xfrm>
                          <a:prstGeom prst="flowChartProcess">
                            <a:avLst/>
                          </a:prstGeom>
                          <a:solidFill>
                            <a:srgbClr val="5B9BD5">
                              <a:lumMod val="40000"/>
                              <a:lumOff val="60000"/>
                            </a:srgbClr>
                          </a:solidFill>
                          <a:ln w="12700" cap="flat" cmpd="sng" algn="ctr">
                            <a:solidFill>
                              <a:srgbClr val="5B9BD5">
                                <a:alpha val="93000"/>
                              </a:srgbClr>
                            </a:solidFill>
                            <a:prstDash val="solid"/>
                            <a:miter lim="800000"/>
                          </a:ln>
                          <a:effectLst>
                            <a:outerShdw blurRad="50800" dist="50800" dir="5400000" algn="ctr" rotWithShape="0">
                              <a:srgbClr val="4472C4">
                                <a:lumMod val="40000"/>
                                <a:lumOff val="60000"/>
                              </a:srgbClr>
                            </a:outerShdw>
                            <a:softEdge rad="50800"/>
                          </a:effectLst>
                        </wps:spPr>
                        <wps:txbx>
                          <w:txbxContent>
                            <w:p w14:paraId="56BEC6F1" w14:textId="77777777" w:rsidR="00EA1917" w:rsidRDefault="00EA1917" w:rsidP="00A45D6F">
                              <w:pPr>
                                <w:pStyle w:val="NormalWeb"/>
                                <w:bidi w:val="0"/>
                                <w:spacing w:after="0"/>
                                <w:jc w:val="center"/>
                              </w:pPr>
                              <w:r>
                                <w:rPr>
                                  <w:rFonts w:ascii="Calibri" w:hAnsi="Calibri" w:cstheme="minorBidi"/>
                                  <w:color w:val="000000"/>
                                  <w:sz w:val="48"/>
                                  <w:szCs w:val="48"/>
                                </w:rPr>
                                <w:t>Selection of Features</w:t>
                              </w:r>
                            </w:p>
                          </w:txbxContent>
                        </wps:txbx>
                        <wps:bodyPr rtlCol="0" anchor="ctr"/>
                      </wps:wsp>
                      <wps:wsp>
                        <wps:cNvPr id="26" name="Flowchart: Process 55"/>
                        <wps:cNvSpPr/>
                        <wps:spPr>
                          <a:xfrm>
                            <a:off x="0" y="1535312"/>
                            <a:ext cx="3735228" cy="531628"/>
                          </a:xfrm>
                          <a:prstGeom prst="flowChartProcess">
                            <a:avLst/>
                          </a:prstGeom>
                          <a:solidFill>
                            <a:srgbClr val="5B9BD5">
                              <a:lumMod val="40000"/>
                              <a:lumOff val="60000"/>
                            </a:srgbClr>
                          </a:solidFill>
                          <a:ln w="12700" cap="flat" cmpd="sng" algn="ctr">
                            <a:solidFill>
                              <a:srgbClr val="5B9BD5">
                                <a:alpha val="93000"/>
                              </a:srgbClr>
                            </a:solidFill>
                            <a:prstDash val="solid"/>
                            <a:miter lim="800000"/>
                          </a:ln>
                          <a:effectLst>
                            <a:outerShdw blurRad="50800" dist="50800" dir="5400000" algn="ctr" rotWithShape="0">
                              <a:srgbClr val="4472C4">
                                <a:lumMod val="40000"/>
                                <a:lumOff val="60000"/>
                              </a:srgbClr>
                            </a:outerShdw>
                            <a:softEdge rad="50800"/>
                          </a:effectLst>
                        </wps:spPr>
                        <wps:txbx>
                          <w:txbxContent>
                            <w:p w14:paraId="7178341E" w14:textId="77777777" w:rsidR="00EA1917" w:rsidRDefault="00EA1917" w:rsidP="00A45D6F">
                              <w:pPr>
                                <w:pStyle w:val="NormalWeb"/>
                                <w:bidi w:val="0"/>
                                <w:spacing w:after="0"/>
                                <w:jc w:val="center"/>
                              </w:pPr>
                              <w:r>
                                <w:rPr>
                                  <w:rFonts w:ascii="Calibri" w:hAnsi="Calibri" w:cstheme="minorBidi"/>
                                  <w:color w:val="000000"/>
                                  <w:sz w:val="48"/>
                                  <w:szCs w:val="48"/>
                                </w:rPr>
                                <w:t>Run t-SNE</w:t>
                              </w:r>
                            </w:p>
                          </w:txbxContent>
                        </wps:txbx>
                        <wps:bodyPr rtlCol="0" anchor="ctr"/>
                      </wps:wsp>
                      <wps:wsp>
                        <wps:cNvPr id="28" name="Connector: Elbow 35"/>
                        <wps:cNvCnPr/>
                        <wps:spPr>
                          <a:xfrm flipV="1">
                            <a:off x="3735228" y="1005716"/>
                            <a:ext cx="12700" cy="1563066"/>
                          </a:xfrm>
                          <a:prstGeom prst="bentConnector4">
                            <a:avLst>
                              <a:gd name="adj1" fmla="val 2400000"/>
                              <a:gd name="adj2" fmla="val 99128"/>
                            </a:avLst>
                          </a:prstGeom>
                          <a:noFill/>
                          <a:ln w="19050" cap="flat" cmpd="sng" algn="ctr">
                            <a:solidFill>
                              <a:sysClr val="windowText" lastClr="000000"/>
                            </a:solidFill>
                            <a:prstDash val="solid"/>
                            <a:miter lim="800000"/>
                            <a:tailEnd type="triangle"/>
                          </a:ln>
                          <a:effectLst/>
                        </wps:spPr>
                        <wps:bodyPr/>
                      </wps:wsp>
                      <wps:wsp>
                        <wps:cNvPr id="32" name="Text Box 32"/>
                        <wps:cNvSpPr txBox="1"/>
                        <wps:spPr>
                          <a:xfrm rot="16200000">
                            <a:off x="2537205" y="1662882"/>
                            <a:ext cx="3175238" cy="308851"/>
                          </a:xfrm>
                          <a:prstGeom prst="rect">
                            <a:avLst/>
                          </a:prstGeom>
                          <a:noFill/>
                        </wps:spPr>
                        <wps:txbx>
                          <w:txbxContent>
                            <w:p w14:paraId="28CBC80F" w14:textId="77777777" w:rsidR="00EA1917" w:rsidRDefault="00EA1917" w:rsidP="00A45D6F">
                              <w:pPr>
                                <w:pStyle w:val="NormalWeb"/>
                                <w:bidi w:val="0"/>
                                <w:spacing w:after="0"/>
                              </w:pPr>
                              <w:r>
                                <w:rPr>
                                  <w:rFonts w:ascii="Calibri" w:hAnsi="Calibri" w:cstheme="minorBidi"/>
                                  <w:color w:val="000000"/>
                                  <w:sz w:val="48"/>
                                  <w:szCs w:val="48"/>
                                </w:rPr>
                                <w:t>Optimization Engine (GA)</w:t>
                              </w:r>
                            </w:p>
                          </w:txbxContent>
                        </wps:txbx>
                        <wps:bodyPr wrap="square" rtlCol="0">
                          <a:noAutofit/>
                        </wps:bodyPr>
                      </wps:wsp>
                      <wps:wsp>
                        <wps:cNvPr id="33" name="Flowchart: Process 58"/>
                        <wps:cNvSpPr/>
                        <wps:spPr>
                          <a:xfrm>
                            <a:off x="0" y="2302968"/>
                            <a:ext cx="3735228" cy="531628"/>
                          </a:xfrm>
                          <a:prstGeom prst="flowChartProcess">
                            <a:avLst/>
                          </a:prstGeom>
                          <a:solidFill>
                            <a:srgbClr val="5B9BD5">
                              <a:lumMod val="40000"/>
                              <a:lumOff val="60000"/>
                            </a:srgbClr>
                          </a:solidFill>
                          <a:ln w="12700" cap="flat" cmpd="sng" algn="ctr">
                            <a:solidFill>
                              <a:srgbClr val="5B9BD5">
                                <a:alpha val="93000"/>
                              </a:srgbClr>
                            </a:solidFill>
                            <a:prstDash val="solid"/>
                            <a:miter lim="800000"/>
                          </a:ln>
                          <a:effectLst>
                            <a:outerShdw blurRad="50800" dist="50800" dir="5400000" algn="ctr" rotWithShape="0">
                              <a:srgbClr val="4472C4">
                                <a:lumMod val="40000"/>
                                <a:lumOff val="60000"/>
                              </a:srgbClr>
                            </a:outerShdw>
                            <a:softEdge rad="50800"/>
                          </a:effectLst>
                        </wps:spPr>
                        <wps:txbx>
                          <w:txbxContent>
                            <w:p w14:paraId="5DF53C72" w14:textId="77777777" w:rsidR="00EA1917" w:rsidRDefault="00EA1917" w:rsidP="00A45D6F">
                              <w:pPr>
                                <w:pStyle w:val="NormalWeb"/>
                                <w:bidi w:val="0"/>
                                <w:spacing w:after="0"/>
                                <w:jc w:val="center"/>
                              </w:pPr>
                              <w:r>
                                <w:rPr>
                                  <w:rFonts w:ascii="Calibri" w:hAnsi="Calibri" w:cstheme="minorBidi"/>
                                  <w:color w:val="000000"/>
                                  <w:sz w:val="48"/>
                                  <w:szCs w:val="48"/>
                                </w:rPr>
                                <w:t>Calculate Fitness Function</w:t>
                              </w:r>
                            </w:p>
                          </w:txbxContent>
                        </wps:txbx>
                        <wps:bodyPr rtlCol="0" anchor="ctr"/>
                      </wps:wsp>
                      <wps:wsp>
                        <wps:cNvPr id="34" name="Flowchart: Process 59"/>
                        <wps:cNvSpPr/>
                        <wps:spPr>
                          <a:xfrm>
                            <a:off x="50800" y="3070623"/>
                            <a:ext cx="3735228" cy="531628"/>
                          </a:xfrm>
                          <a:prstGeom prst="flowChartProcess">
                            <a:avLst/>
                          </a:prstGeom>
                          <a:solidFill>
                            <a:srgbClr val="5B9BD5">
                              <a:lumMod val="40000"/>
                              <a:lumOff val="60000"/>
                            </a:srgbClr>
                          </a:solidFill>
                          <a:ln w="12700" cap="flat" cmpd="sng" algn="ctr">
                            <a:solidFill>
                              <a:srgbClr val="5B9BD5">
                                <a:alpha val="93000"/>
                              </a:srgbClr>
                            </a:solidFill>
                            <a:prstDash val="solid"/>
                            <a:miter lim="800000"/>
                          </a:ln>
                          <a:effectLst>
                            <a:outerShdw blurRad="50800" dist="50800" dir="5400000" algn="ctr" rotWithShape="0">
                              <a:srgbClr val="4472C4">
                                <a:lumMod val="40000"/>
                                <a:lumOff val="60000"/>
                              </a:srgbClr>
                            </a:outerShdw>
                            <a:softEdge rad="50800"/>
                          </a:effectLst>
                        </wps:spPr>
                        <wps:txbx>
                          <w:txbxContent>
                            <w:p w14:paraId="7D4B5E27" w14:textId="77777777" w:rsidR="00EA1917" w:rsidRDefault="00EA1917" w:rsidP="00A45D6F">
                              <w:pPr>
                                <w:pStyle w:val="NormalWeb"/>
                                <w:bidi w:val="0"/>
                                <w:spacing w:after="0"/>
                                <w:jc w:val="center"/>
                              </w:pPr>
                              <w:r>
                                <w:rPr>
                                  <w:rFonts w:ascii="Calibri" w:hAnsi="Calibri" w:cstheme="minorBidi"/>
                                  <w:color w:val="000000"/>
                                  <w:sz w:val="48"/>
                                  <w:szCs w:val="48"/>
                                </w:rPr>
                                <w:t>Select Best Model</w:t>
                              </w:r>
                            </w:p>
                          </w:txbxContent>
                        </wps:txbx>
                        <wps:bodyPr rtlCol="0" anchor="ctr"/>
                      </wps:wsp>
                      <wps:wsp>
                        <wps:cNvPr id="35" name="Straight Arrow Connector 35"/>
                        <wps:cNvCnPr/>
                        <wps:spPr>
                          <a:xfrm>
                            <a:off x="1897245" y="531628"/>
                            <a:ext cx="0" cy="236028"/>
                          </a:xfrm>
                          <a:prstGeom prst="straightConnector1">
                            <a:avLst/>
                          </a:prstGeom>
                          <a:noFill/>
                          <a:ln w="19050" cap="flat" cmpd="sng" algn="ctr">
                            <a:solidFill>
                              <a:sysClr val="windowText" lastClr="000000"/>
                            </a:solidFill>
                            <a:prstDash val="solid"/>
                            <a:miter lim="800000"/>
                            <a:tailEnd type="triangle"/>
                          </a:ln>
                          <a:effectLst/>
                        </wps:spPr>
                        <wps:bodyPr/>
                      </wps:wsp>
                      <wps:wsp>
                        <wps:cNvPr id="36" name="Straight Arrow Connector 36"/>
                        <wps:cNvCnPr/>
                        <wps:spPr>
                          <a:xfrm>
                            <a:off x="1897245" y="1307738"/>
                            <a:ext cx="0" cy="236028"/>
                          </a:xfrm>
                          <a:prstGeom prst="straightConnector1">
                            <a:avLst/>
                          </a:prstGeom>
                          <a:noFill/>
                          <a:ln w="19050" cap="flat" cmpd="sng" algn="ctr">
                            <a:solidFill>
                              <a:sysClr val="windowText" lastClr="000000"/>
                            </a:solidFill>
                            <a:prstDash val="solid"/>
                            <a:miter lim="800000"/>
                            <a:tailEnd type="triangle"/>
                          </a:ln>
                          <a:effectLst/>
                        </wps:spPr>
                        <wps:bodyPr/>
                      </wps:wsp>
                      <wps:wsp>
                        <wps:cNvPr id="37" name="Straight Arrow Connector 37"/>
                        <wps:cNvCnPr/>
                        <wps:spPr>
                          <a:xfrm>
                            <a:off x="1897245" y="2083848"/>
                            <a:ext cx="0" cy="236028"/>
                          </a:xfrm>
                          <a:prstGeom prst="straightConnector1">
                            <a:avLst/>
                          </a:prstGeom>
                          <a:noFill/>
                          <a:ln w="19050" cap="flat" cmpd="sng" algn="ctr">
                            <a:solidFill>
                              <a:sysClr val="windowText" lastClr="000000"/>
                            </a:solidFill>
                            <a:prstDash val="solid"/>
                            <a:miter lim="800000"/>
                            <a:tailEnd type="triangle"/>
                          </a:ln>
                          <a:effectLst/>
                        </wps:spPr>
                        <wps:bodyPr/>
                      </wps:wsp>
                      <wps:wsp>
                        <wps:cNvPr id="38" name="Straight Arrow Connector 38"/>
                        <wps:cNvCnPr/>
                        <wps:spPr>
                          <a:xfrm>
                            <a:off x="1897245" y="2859958"/>
                            <a:ext cx="0" cy="236028"/>
                          </a:xfrm>
                          <a:prstGeom prst="straightConnector1">
                            <a:avLst/>
                          </a:prstGeom>
                          <a:noFill/>
                          <a:ln w="19050" cap="flat" cmpd="sng" algn="ctr">
                            <a:solidFill>
                              <a:sysClr val="windowText" lastClr="000000"/>
                            </a:solidFill>
                            <a:prstDash val="solid"/>
                            <a:miter lim="800000"/>
                            <a:tailEnd type="triangle"/>
                          </a:ln>
                          <a:effectLst/>
                        </wps:spPr>
                        <wps:bodyPr/>
                      </wps:wsp>
                    </wpg:wgp>
                  </a:graphicData>
                </a:graphic>
              </wp:inline>
            </w:drawing>
          </mc:Choice>
          <mc:Fallback>
            <w:pict>
              <v:group w14:anchorId="5266ECE0" id="Group 1" o:spid="_x0000_s1026" style="width:410.1pt;height:316.55pt;mso-position-horizontal-relative:char;mso-position-vertical-relative:line" coordsize="42792,36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">
                <v:shapetype id="_x0000_t109" coordsize="21600,21600" o:spt="109" path="m,l,21600r21600,l21600,xe">
                  <v:stroke joinstyle="miter"/>
                  <v:path gradientshapeok="t" o:connecttype="rect"/>
                </v:shapetype>
                <v:shape id="Flowchart: Process 53" o:spid="_x0000_s1027" type="#_x0000_t109" style="position:absolute;width:37352;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" fillcolor="#bdd7ee" strokecolor="#5b9bd5" strokeweight="1pt">
                  <v:stroke opacity="60909f"/>
                  <v:shadow on="t" color="#b4c7e7" offset="0,4pt"/>
                  <v:textbox>
                    <w:txbxContent>
                      <w:p w14:paraId="33208BA2" w14:textId="77777777" w:rsidR="00EA1917" w:rsidRDefault="00EA1917" w:rsidP="00A45D6F">
                        <w:pPr>
                          <w:pStyle w:val="NormalWeb"/>
                          <w:bidi w:val="0"/>
                          <w:spacing w:after="0"/>
                          <w:jc w:val="center"/>
                        </w:pPr>
                        <w:r>
                          <w:rPr>
                            <w:rFonts w:ascii="Calibri" w:hAnsi="Calibri" w:cstheme="minorBidi"/>
                            <w:color w:val="000000"/>
                            <w:sz w:val="48"/>
                            <w:szCs w:val="48"/>
                          </w:rPr>
                          <w:t>Input Database</w:t>
                        </w:r>
                      </w:p>
                    </w:txbxContent>
                  </v:textbox>
                </v:shape>
                <v:shape id="Flowchart: Process 54" o:spid="_x0000_s1028" type="#_x0000_t109" style="position:absolute;top:7676;width:37352;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" fillcolor="#bdd7ee" strokecolor="#5b9bd5" strokeweight="1pt">
                  <v:stroke opacity="60909f"/>
                  <v:shadow on="t" color="#b4c7e7" offset="0,4pt"/>
                  <v:textbox>
                    <w:txbxContent>
                      <w:p w14:paraId="56BEC6F1" w14:textId="77777777" w:rsidR="00EA1917" w:rsidRDefault="00EA1917" w:rsidP="00A45D6F">
                        <w:pPr>
                          <w:pStyle w:val="NormalWeb"/>
                          <w:bidi w:val="0"/>
                          <w:spacing w:after="0"/>
                          <w:jc w:val="center"/>
                        </w:pPr>
                        <w:r>
                          <w:rPr>
                            <w:rFonts w:ascii="Calibri" w:hAnsi="Calibri" w:cstheme="minorBidi"/>
                            <w:color w:val="000000"/>
                            <w:sz w:val="48"/>
                            <w:szCs w:val="48"/>
                          </w:rPr>
                          <w:t>Selection of Features</w:t>
                        </w:r>
                      </w:p>
                    </w:txbxContent>
                  </v:textbox>
                </v:shape>
                <v:shape id="Flowchart: Process 55" o:spid="_x0000_s1029" type="#_x0000_t109" style="position:absolute;top:15353;width:37352;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" fillcolor="#bdd7ee" strokecolor="#5b9bd5" strokeweight="1pt">
                  <v:stroke opacity="60909f"/>
                  <v:shadow on="t" color="#b4c7e7" offset="0,4pt"/>
                  <v:textbox>
                    <w:txbxContent>
                      <w:p w14:paraId="7178341E" w14:textId="77777777" w:rsidR="00EA1917" w:rsidRDefault="00EA1917" w:rsidP="00A45D6F">
                        <w:pPr>
                          <w:pStyle w:val="NormalWeb"/>
                          <w:bidi w:val="0"/>
                          <w:spacing w:after="0"/>
                          <w:jc w:val="center"/>
                        </w:pPr>
                        <w:r>
                          <w:rPr>
                            <w:rFonts w:ascii="Calibri" w:hAnsi="Calibri" w:cstheme="minorBidi"/>
                            <w:color w:val="000000"/>
                            <w:sz w:val="48"/>
                            <w:szCs w:val="48"/>
                          </w:rPr>
                          <w:t>Run t-SNE</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Connector: Elbow 35" o:spid="_x0000_s1030" type="#_x0000_t35" style="position:absolute;left:37352;top:10057;width:127;height:156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" adj="518400,21412" strokecolor="windowText" strokeweight="1.5pt">
                  <v:stroke endarrow="block"/>
                </v:shape>
                <v:shapetype id="_x0000_t202" coordsize="21600,21600" o:spt="202" path="m,l,21600r21600,l21600,xe">
                  <v:stroke joinstyle="miter"/>
                  <v:path gradientshapeok="t" o:connecttype="rect"/>
                </v:shapetype>
                <v:shape id="Text Box 32" o:spid="_x0000_s1031" type="#_x0000_t202" style="position:absolute;left:25371;top:16628;width:31753;height:308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" filled="f" stroked="f">
                  <v:textbox>
                    <w:txbxContent>
                      <w:p w14:paraId="28CBC80F" w14:textId="77777777" w:rsidR="00EA1917" w:rsidRDefault="00EA1917" w:rsidP="00A45D6F">
                        <w:pPr>
                          <w:pStyle w:val="NormalWeb"/>
                          <w:bidi w:val="0"/>
                          <w:spacing w:after="0"/>
                        </w:pPr>
                        <w:r>
                          <w:rPr>
                            <w:rFonts w:ascii="Calibri" w:hAnsi="Calibri" w:cstheme="minorBidi"/>
                            <w:color w:val="000000"/>
                            <w:sz w:val="48"/>
                            <w:szCs w:val="48"/>
                          </w:rPr>
                          <w:t>Optimization Engine (GA)</w:t>
                        </w:r>
                      </w:p>
                    </w:txbxContent>
                  </v:textbox>
                </v:shape>
                <v:shape id="Flowchart: Process 58" o:spid="_x0000_s1032" type="#_x0000_t109" style="position:absolute;top:23029;width:37352;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" fillcolor="#bdd7ee" strokecolor="#5b9bd5" strokeweight="1pt">
                  <v:stroke opacity="60909f"/>
                  <v:shadow on="t" color="#b4c7e7" offset="0,4pt"/>
                  <v:textbox>
                    <w:txbxContent>
                      <w:p w14:paraId="5DF53C72" w14:textId="77777777" w:rsidR="00EA1917" w:rsidRDefault="00EA1917" w:rsidP="00A45D6F">
                        <w:pPr>
                          <w:pStyle w:val="NormalWeb"/>
                          <w:bidi w:val="0"/>
                          <w:spacing w:after="0"/>
                          <w:jc w:val="center"/>
                        </w:pPr>
                        <w:r>
                          <w:rPr>
                            <w:rFonts w:ascii="Calibri" w:hAnsi="Calibri" w:cstheme="minorBidi"/>
                            <w:color w:val="000000"/>
                            <w:sz w:val="48"/>
                            <w:szCs w:val="48"/>
                          </w:rPr>
                          <w:t>Calculate Fitness Function</w:t>
                        </w:r>
                      </w:p>
                    </w:txbxContent>
                  </v:textbox>
                </v:shape>
                <v:shape id="Flowchart: Process 59" o:spid="_x0000_s1033" type="#_x0000_t109" style="position:absolute;left:508;top:30706;width:37352;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" fillcolor="#bdd7ee" strokecolor="#5b9bd5" strokeweight="1pt">
                  <v:stroke opacity="60909f"/>
                  <v:shadow on="t" color="#b4c7e7" offset="0,4pt"/>
                  <v:textbox>
                    <w:txbxContent>
                      <w:p w14:paraId="7D4B5E27" w14:textId="77777777" w:rsidR="00EA1917" w:rsidRDefault="00EA1917" w:rsidP="00A45D6F">
                        <w:pPr>
                          <w:pStyle w:val="NormalWeb"/>
                          <w:bidi w:val="0"/>
                          <w:spacing w:after="0"/>
                          <w:jc w:val="center"/>
                        </w:pPr>
                        <w:r>
                          <w:rPr>
                            <w:rFonts w:ascii="Calibri" w:hAnsi="Calibri" w:cstheme="minorBidi"/>
                            <w:color w:val="000000"/>
                            <w:sz w:val="48"/>
                            <w:szCs w:val="48"/>
                          </w:rPr>
                          <w:t>Select Best Model</w:t>
                        </w:r>
                      </w:p>
                    </w:txbxContent>
                  </v:textbox>
                </v:shape>
                <v:shapetype id="_x0000_t32" coordsize="21600,21600" o:spt="32" o:oned="t" path="m,l21600,21600e" filled="f">
                  <v:path arrowok="t" fillok="f" o:connecttype="none"/>
                  <o:lock v:ext="edit" shapetype="t"/>
                </v:shapetype>
                <v:shape id="Straight Arrow Connector 35" o:spid="_x0000_s1034" type="#_x0000_t32" style="position:absolute;left:18972;top:5316;width:0;height:2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" strokecolor="windowText" strokeweight="1.5pt">
                  <v:stroke endarrow="block" joinstyle="miter"/>
                </v:shape>
                <v:shape id="Straight Arrow Connector 36" o:spid="_x0000_s1035" type="#_x0000_t32" style="position:absolute;left:18972;top:13077;width:0;height:2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" strokecolor="windowText" strokeweight="1.5pt">
                  <v:stroke endarrow="block" joinstyle="miter"/>
                </v:shape>
                <v:shape id="Straight Arrow Connector 37" o:spid="_x0000_s1036" type="#_x0000_t32" style="position:absolute;left:18972;top:20838;width:0;height:2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" strokecolor="windowText" strokeweight="1.5pt">
                  <v:stroke endarrow="block" joinstyle="miter"/>
                </v:shape>
                <v:shape id="Straight Arrow Connector 38" o:spid="_x0000_s1037" type="#_x0000_t32" style="position:absolute;left:18972;top:28599;width:0;height:2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" strokecolor="windowText" strokeweight="1.5pt">
                  <v:stroke endarrow="block" joinstyle="miter"/>
                </v:shape>
                <w10:anchorlock/>
              </v:group>
            </w:pict>
          </mc:Fallback>
        </mc:AlternateContent>
      </w:r>
    </w:p>
    <w:p w14:paraId="4AE61AB4" w14:textId="21E39244" w:rsidR="00A05084" w:rsidRDefault="00A45D6F" w:rsidP="00C9499A">
      <w:pPr>
        <w:pStyle w:val="Caption"/>
        <w:rPr>
          <w:rFonts w:eastAsia="Times New Roman"/>
        </w:rPr>
      </w:pPr>
      <w:bookmarkStart w:id="264" w:name="_Toc483041606"/>
      <w:r>
        <w:t xml:space="preserve">Figure </w:t>
      </w:r>
      <w:fldSimple w:instr=" SEQ Figure \* ARABIC ">
        <w:ins w:id="265" w:author="Shy Alon" w:date="2017-07-18T22:39:00Z">
          <w:r w:rsidR="000F5381">
            <w:rPr>
              <w:noProof/>
            </w:rPr>
            <w:t>4</w:t>
          </w:r>
        </w:ins>
        <w:del w:id="266" w:author="Shy Alon" w:date="2017-07-05T22:58:00Z">
          <w:r w:rsidR="00A9699E" w:rsidDel="00C91D56">
            <w:rPr>
              <w:noProof/>
            </w:rPr>
            <w:delText>3</w:delText>
          </w:r>
        </w:del>
      </w:fldSimple>
      <w:r w:rsidR="00C9499A">
        <w:t xml:space="preserve"> t-SNE</w:t>
      </w:r>
      <w:r>
        <w:t xml:space="preserve"> Optimization Algorithm</w:t>
      </w:r>
      <w:bookmarkEnd w:id="264"/>
    </w:p>
    <w:p w14:paraId="1A47D6B7" w14:textId="5498C931" w:rsidR="004E36CB" w:rsidRDefault="004E36CB" w:rsidP="0041186D">
      <w:pPr>
        <w:suppressAutoHyphens/>
        <w:spacing w:after="0"/>
        <w:rPr>
          <w:rFonts w:ascii="Times New Roman" w:eastAsia="Times New Roman" w:hAnsi="Times New Roman" w:cs="Arial"/>
        </w:rPr>
      </w:pPr>
      <w:r>
        <w:rPr>
          <w:rFonts w:ascii="Times New Roman" w:eastAsia="Times New Roman" w:hAnsi="Times New Roman" w:cs="Arial"/>
        </w:rPr>
        <w:t>As depicted in figure 2 the system is comprised of 5 functional parts:</w:t>
      </w:r>
    </w:p>
    <w:p w14:paraId="41FAFBC0" w14:textId="60E5325D" w:rsidR="004E36CB" w:rsidRDefault="004E36CB" w:rsidP="004E36CB">
      <w:pPr>
        <w:pStyle w:val="ListParagraph"/>
        <w:numPr>
          <w:ilvl w:val="0"/>
          <w:numId w:val="40"/>
        </w:numPr>
        <w:suppressAutoHyphens/>
        <w:spacing w:after="0"/>
        <w:rPr>
          <w:rFonts w:ascii="Times New Roman" w:eastAsia="Times New Roman" w:hAnsi="Times New Roman" w:cs="Arial"/>
        </w:rPr>
      </w:pPr>
      <w:r>
        <w:rPr>
          <w:rFonts w:ascii="Times New Roman" w:eastAsia="Times New Roman" w:hAnsi="Times New Roman" w:cs="Arial"/>
        </w:rPr>
        <w:t>The input database which supplies the raw data to the system.</w:t>
      </w:r>
    </w:p>
    <w:p w14:paraId="3CDF62FC" w14:textId="74ADEDB6" w:rsidR="004E36CB" w:rsidRDefault="004E36CB" w:rsidP="004E36CB">
      <w:pPr>
        <w:pStyle w:val="ListParagraph"/>
        <w:numPr>
          <w:ilvl w:val="0"/>
          <w:numId w:val="40"/>
        </w:numPr>
        <w:suppressAutoHyphens/>
        <w:spacing w:after="0"/>
        <w:rPr>
          <w:rFonts w:ascii="Times New Roman" w:eastAsia="Times New Roman" w:hAnsi="Times New Roman" w:cs="Arial"/>
        </w:rPr>
      </w:pPr>
      <w:r>
        <w:rPr>
          <w:rFonts w:ascii="Times New Roman" w:eastAsia="Times New Roman" w:hAnsi="Times New Roman" w:cs="Arial"/>
        </w:rPr>
        <w:lastRenderedPageBreak/>
        <w:t>The feature selection mechanism which (at the beginning of the process) generates a rich enough population of feature selection combination and in subsequent steps uses Genetic Algorithm to create the next generation.</w:t>
      </w:r>
    </w:p>
    <w:p w14:paraId="271BE85D" w14:textId="459A3A4F" w:rsidR="004E36CB" w:rsidRDefault="004E36CB" w:rsidP="004E36CB">
      <w:pPr>
        <w:pStyle w:val="ListParagraph"/>
        <w:numPr>
          <w:ilvl w:val="0"/>
          <w:numId w:val="40"/>
        </w:numPr>
        <w:suppressAutoHyphens/>
        <w:spacing w:after="0"/>
        <w:rPr>
          <w:rFonts w:ascii="Times New Roman" w:eastAsia="Times New Roman" w:hAnsi="Times New Roman" w:cs="Arial"/>
        </w:rPr>
      </w:pPr>
      <w:r>
        <w:rPr>
          <w:rFonts w:ascii="Times New Roman" w:eastAsia="Times New Roman" w:hAnsi="Times New Roman" w:cs="Arial"/>
        </w:rPr>
        <w:t xml:space="preserve">The dimensionality reduction process which reduces the </w:t>
      </w:r>
      <w:r w:rsidR="0023195C">
        <w:rPr>
          <w:rFonts w:ascii="Times New Roman" w:eastAsia="Times New Roman" w:hAnsi="Times New Roman" w:cs="Arial"/>
        </w:rPr>
        <w:t>multi-dimensional</w:t>
      </w:r>
      <w:r>
        <w:rPr>
          <w:rFonts w:ascii="Times New Roman" w:eastAsia="Times New Roman" w:hAnsi="Times New Roman" w:cs="Arial"/>
        </w:rPr>
        <w:t xml:space="preserve"> feature space in</w:t>
      </w:r>
      <w:r w:rsidR="0023195C">
        <w:rPr>
          <w:rFonts w:ascii="Times New Roman" w:eastAsia="Times New Roman" w:hAnsi="Times New Roman" w:cs="Arial"/>
        </w:rPr>
        <w:t>to a two-dimensional space. The process is one which attributes more weight to close distances than to long distances and therefore prioritizes keeping neighbors together over preserving ratios of long distances.</w:t>
      </w:r>
    </w:p>
    <w:p w14:paraId="48BBB593" w14:textId="0293BA85" w:rsidR="0023195C" w:rsidRDefault="0023195C" w:rsidP="004E36CB">
      <w:pPr>
        <w:pStyle w:val="ListParagraph"/>
        <w:numPr>
          <w:ilvl w:val="0"/>
          <w:numId w:val="40"/>
        </w:numPr>
        <w:suppressAutoHyphens/>
        <w:spacing w:after="0"/>
        <w:rPr>
          <w:rFonts w:ascii="Times New Roman" w:eastAsia="Times New Roman" w:hAnsi="Times New Roman" w:cs="Arial"/>
        </w:rPr>
      </w:pPr>
      <w:r>
        <w:rPr>
          <w:rFonts w:ascii="Times New Roman" w:eastAsia="Times New Roman" w:hAnsi="Times New Roman" w:cs="Arial"/>
        </w:rPr>
        <w:t>A fitness function calculation using the tagged data as a measure of success. Even though a few metrics are being used for measurement the fitness function relies on the fraction of known data points with their closest known data point sharing the same tag.</w:t>
      </w:r>
    </w:p>
    <w:p w14:paraId="78672B19" w14:textId="7F8E0F72" w:rsidR="0023195C" w:rsidRPr="004E36CB" w:rsidRDefault="0023195C" w:rsidP="004E36CB">
      <w:pPr>
        <w:pStyle w:val="ListParagraph"/>
        <w:numPr>
          <w:ilvl w:val="0"/>
          <w:numId w:val="40"/>
        </w:numPr>
        <w:suppressAutoHyphens/>
        <w:spacing w:after="0"/>
        <w:rPr>
          <w:rFonts w:ascii="Times New Roman" w:eastAsia="Times New Roman" w:hAnsi="Times New Roman" w:cs="Arial"/>
        </w:rPr>
      </w:pPr>
      <w:r>
        <w:rPr>
          <w:rFonts w:ascii="Times New Roman" w:eastAsia="Times New Roman" w:hAnsi="Times New Roman" w:cs="Arial"/>
        </w:rPr>
        <w:t>Model selection and generation using genetic algorithms to create ever improving generations until a quality condition is satisfied or the maximal number of iterations is reached.</w:t>
      </w:r>
    </w:p>
    <w:p w14:paraId="789B3D82" w14:textId="0F5538AC" w:rsidR="00A05084" w:rsidRDefault="00A45D6F" w:rsidP="0011773D">
      <w:pPr>
        <w:suppressAutoHyphens/>
        <w:spacing w:after="0"/>
        <w:rPr>
          <w:rFonts w:ascii="Times New Roman" w:eastAsia="Times New Roman" w:hAnsi="Times New Roman" w:cs="Arial"/>
        </w:rPr>
      </w:pPr>
      <w:r>
        <w:rPr>
          <w:rFonts w:ascii="Times New Roman" w:eastAsia="Times New Roman" w:hAnsi="Times New Roman" w:cs="Arial"/>
        </w:rPr>
        <w:t xml:space="preserve">The system’s goal is to cluster </w:t>
      </w:r>
      <w:r w:rsidR="0011773D">
        <w:rPr>
          <w:rFonts w:ascii="Times New Roman" w:eastAsia="Times New Roman" w:hAnsi="Times New Roman" w:cs="Arial"/>
        </w:rPr>
        <w:t xml:space="preserve">all potential compounds </w:t>
      </w:r>
      <w:r w:rsidR="003A6DCC">
        <w:rPr>
          <w:rFonts w:ascii="Times New Roman" w:eastAsia="Times New Roman" w:hAnsi="Times New Roman" w:cs="Arial"/>
        </w:rPr>
        <w:t>with the selected features in the way which will allow us to assume in the highest probability that the</w:t>
      </w:r>
      <w:r w:rsidR="0011773D">
        <w:rPr>
          <w:rFonts w:ascii="Times New Roman" w:eastAsia="Times New Roman" w:hAnsi="Times New Roman" w:cs="Arial"/>
        </w:rPr>
        <w:t xml:space="preserve"> neighbor of a compound with desirable attributes is highly likely to share those attributes.</w:t>
      </w:r>
      <w:r w:rsidR="00AA2BE1">
        <w:rPr>
          <w:rFonts w:ascii="Times New Roman" w:eastAsia="Times New Roman" w:hAnsi="Times New Roman" w:cs="Arial"/>
        </w:rPr>
        <w:t xml:space="preserve"> As the critical factors for </w:t>
      </w:r>
      <w:r w:rsidR="0011773D">
        <w:rPr>
          <w:rFonts w:ascii="Times New Roman" w:eastAsia="Times New Roman" w:hAnsi="Times New Roman" w:cs="Arial"/>
        </w:rPr>
        <w:t>identifying an effective compound</w:t>
      </w:r>
      <w:r w:rsidR="00AA2BE1">
        <w:rPr>
          <w:rFonts w:ascii="Times New Roman" w:eastAsia="Times New Roman" w:hAnsi="Times New Roman" w:cs="Arial"/>
        </w:rPr>
        <w:t xml:space="preserve"> are </w:t>
      </w:r>
      <w:r w:rsidR="00827C24">
        <w:rPr>
          <w:rFonts w:ascii="Times New Roman" w:eastAsia="Times New Roman" w:hAnsi="Times New Roman" w:cs="Arial"/>
        </w:rPr>
        <w:t xml:space="preserve">numerous and alternate as the </w:t>
      </w:r>
      <w:r w:rsidR="0011773D">
        <w:rPr>
          <w:rFonts w:ascii="Times New Roman" w:eastAsia="Times New Roman" w:hAnsi="Times New Roman" w:cs="Arial"/>
        </w:rPr>
        <w:t>chemical and biological environments</w:t>
      </w:r>
      <w:r w:rsidR="00827C24">
        <w:rPr>
          <w:rFonts w:ascii="Times New Roman" w:eastAsia="Times New Roman" w:hAnsi="Times New Roman" w:cs="Arial"/>
        </w:rPr>
        <w:t xml:space="preserve"> shifts the algorithm identifies the critical factors in each dataset separately.</w:t>
      </w:r>
    </w:p>
    <w:p w14:paraId="659A322B" w14:textId="2BF9E85B" w:rsidR="009A7825" w:rsidRDefault="009A7825" w:rsidP="00972723">
      <w:pPr>
        <w:suppressAutoHyphens/>
        <w:spacing w:after="0"/>
        <w:rPr>
          <w:rFonts w:ascii="Times New Roman" w:eastAsia="Times New Roman" w:hAnsi="Times New Roman" w:cs="Arial"/>
        </w:rPr>
      </w:pPr>
      <w:r>
        <w:rPr>
          <w:rFonts w:ascii="Times New Roman" w:eastAsia="Times New Roman" w:hAnsi="Times New Roman" w:cs="Arial"/>
        </w:rPr>
        <w:t xml:space="preserve">The underlying assumption is that inside the data there are features which are pertinent to the classification of the </w:t>
      </w:r>
      <w:r w:rsidR="0011773D">
        <w:rPr>
          <w:rFonts w:ascii="Times New Roman" w:eastAsia="Times New Roman" w:hAnsi="Times New Roman" w:cs="Arial"/>
        </w:rPr>
        <w:t>compounds</w:t>
      </w:r>
      <w:r>
        <w:rPr>
          <w:rFonts w:ascii="Times New Roman" w:eastAsia="Times New Roman" w:hAnsi="Times New Roman" w:cs="Arial"/>
        </w:rPr>
        <w:t xml:space="preserve"> into classes of </w:t>
      </w:r>
      <w:r w:rsidR="0011773D">
        <w:rPr>
          <w:rFonts w:ascii="Times New Roman" w:eastAsia="Times New Roman" w:hAnsi="Times New Roman" w:cs="Arial"/>
        </w:rPr>
        <w:t xml:space="preserve">desired effect capability </w:t>
      </w:r>
      <w:r>
        <w:rPr>
          <w:rFonts w:ascii="Times New Roman" w:eastAsia="Times New Roman" w:hAnsi="Times New Roman" w:cs="Arial"/>
        </w:rPr>
        <w:t xml:space="preserve">and the algorithm attempts to isolate those features into a model which allows for clustering of </w:t>
      </w:r>
      <w:r w:rsidR="0011773D">
        <w:rPr>
          <w:rFonts w:ascii="Times New Roman" w:eastAsia="Times New Roman" w:hAnsi="Times New Roman" w:cs="Arial"/>
        </w:rPr>
        <w:t>compounds</w:t>
      </w:r>
      <w:r>
        <w:rPr>
          <w:rFonts w:ascii="Times New Roman" w:eastAsia="Times New Roman" w:hAnsi="Times New Roman" w:cs="Arial"/>
        </w:rPr>
        <w:t xml:space="preserve"> according to such classes. Such assumption relies on the fact that in different situations different features carry the most relevant data. </w:t>
      </w:r>
    </w:p>
    <w:p w14:paraId="538096A9" w14:textId="7F82F7F7" w:rsidR="008E38FB" w:rsidRDefault="008E38FB" w:rsidP="00A9699E">
      <w:pPr>
        <w:suppressAutoHyphens/>
        <w:spacing w:after="0"/>
        <w:rPr>
          <w:rFonts w:ascii="Times New Roman" w:eastAsia="Times New Roman" w:hAnsi="Times New Roman" w:cs="Arial"/>
        </w:rPr>
      </w:pPr>
      <w:r>
        <w:rPr>
          <w:rFonts w:ascii="Times New Roman" w:eastAsia="Times New Roman" w:hAnsi="Times New Roman" w:cs="Arial"/>
        </w:rPr>
        <w:t xml:space="preserve">The purpose behind the tool is to identify potentially </w:t>
      </w:r>
      <w:r w:rsidR="00972723">
        <w:rPr>
          <w:rFonts w:ascii="Times New Roman" w:eastAsia="Times New Roman" w:hAnsi="Times New Roman" w:cs="Arial"/>
        </w:rPr>
        <w:t xml:space="preserve">effective compounds </w:t>
      </w:r>
      <w:r>
        <w:rPr>
          <w:rFonts w:ascii="Times New Roman" w:eastAsia="Times New Roman" w:hAnsi="Times New Roman" w:cs="Arial"/>
        </w:rPr>
        <w:t>using</w:t>
      </w:r>
      <w:r w:rsidR="00972723">
        <w:rPr>
          <w:rFonts w:ascii="Times New Roman" w:eastAsia="Times New Roman" w:hAnsi="Times New Roman" w:cs="Arial"/>
        </w:rPr>
        <w:t xml:space="preserve"> previously known</w:t>
      </w:r>
      <w:r>
        <w:rPr>
          <w:rFonts w:ascii="Times New Roman" w:eastAsia="Times New Roman" w:hAnsi="Times New Roman" w:cs="Arial"/>
        </w:rPr>
        <w:t xml:space="preserve"> information </w:t>
      </w:r>
      <w:r w:rsidR="00972723">
        <w:rPr>
          <w:rFonts w:ascii="Times New Roman" w:eastAsia="Times New Roman" w:hAnsi="Times New Roman" w:cs="Arial"/>
        </w:rPr>
        <w:t>about</w:t>
      </w:r>
      <w:r>
        <w:rPr>
          <w:rFonts w:ascii="Times New Roman" w:eastAsia="Times New Roman" w:hAnsi="Times New Roman" w:cs="Arial"/>
        </w:rPr>
        <w:t xml:space="preserve"> a small number of </w:t>
      </w:r>
      <w:r w:rsidR="00972723">
        <w:rPr>
          <w:rFonts w:ascii="Times New Roman" w:eastAsia="Times New Roman" w:hAnsi="Times New Roman" w:cs="Arial"/>
        </w:rPr>
        <w:t>compounds</w:t>
      </w:r>
      <w:r>
        <w:rPr>
          <w:rFonts w:ascii="Times New Roman" w:eastAsia="Times New Roman" w:hAnsi="Times New Roman" w:cs="Arial"/>
        </w:rPr>
        <w:t xml:space="preserve">. For </w:t>
      </w:r>
      <w:r w:rsidR="004E36CB">
        <w:rPr>
          <w:rFonts w:ascii="Times New Roman" w:eastAsia="Times New Roman" w:hAnsi="Times New Roman" w:cs="Arial"/>
        </w:rPr>
        <w:t>example,</w:t>
      </w:r>
      <w:r>
        <w:rPr>
          <w:rFonts w:ascii="Times New Roman" w:eastAsia="Times New Roman" w:hAnsi="Times New Roman" w:cs="Arial"/>
        </w:rPr>
        <w:t xml:space="preserve"> if we </w:t>
      </w:r>
      <w:r w:rsidR="004E36CB">
        <w:rPr>
          <w:rFonts w:ascii="Times New Roman" w:eastAsia="Times New Roman" w:hAnsi="Times New Roman" w:cs="Arial"/>
        </w:rPr>
        <w:t xml:space="preserve">can tag a few of the </w:t>
      </w:r>
      <w:r w:rsidR="00972723">
        <w:rPr>
          <w:rFonts w:ascii="Times New Roman" w:eastAsia="Times New Roman" w:hAnsi="Times New Roman" w:cs="Arial"/>
        </w:rPr>
        <w:t>compounds</w:t>
      </w:r>
      <w:r w:rsidR="004E36CB">
        <w:rPr>
          <w:rFonts w:ascii="Times New Roman" w:eastAsia="Times New Roman" w:hAnsi="Times New Roman" w:cs="Arial"/>
        </w:rPr>
        <w:t xml:space="preserve"> we can – by association – estimate with a high probability of success whether the </w:t>
      </w:r>
      <w:r w:rsidR="00972723">
        <w:rPr>
          <w:rFonts w:ascii="Times New Roman" w:eastAsia="Times New Roman" w:hAnsi="Times New Roman" w:cs="Arial"/>
        </w:rPr>
        <w:t>compounds</w:t>
      </w:r>
      <w:r w:rsidR="004E36CB">
        <w:rPr>
          <w:rFonts w:ascii="Times New Roman" w:eastAsia="Times New Roman" w:hAnsi="Times New Roman" w:cs="Arial"/>
        </w:rPr>
        <w:t xml:space="preserve"> near them in the resulting map (such as in figure </w:t>
      </w:r>
      <w:r w:rsidR="00A9699E">
        <w:rPr>
          <w:rFonts w:ascii="Times New Roman" w:eastAsia="Times New Roman" w:hAnsi="Times New Roman" w:cs="Arial"/>
        </w:rPr>
        <w:t>4</w:t>
      </w:r>
      <w:r w:rsidR="004E36CB">
        <w:rPr>
          <w:rFonts w:ascii="Times New Roman" w:eastAsia="Times New Roman" w:hAnsi="Times New Roman" w:cs="Arial"/>
        </w:rPr>
        <w:t xml:space="preserve">) </w:t>
      </w:r>
      <w:r w:rsidR="00972723">
        <w:rPr>
          <w:rFonts w:ascii="Times New Roman" w:eastAsia="Times New Roman" w:hAnsi="Times New Roman" w:cs="Arial"/>
        </w:rPr>
        <w:t>have high effectiveness potential</w:t>
      </w:r>
      <w:r w:rsidR="004E36CB">
        <w:rPr>
          <w:rFonts w:ascii="Times New Roman" w:eastAsia="Times New Roman" w:hAnsi="Times New Roman" w:cs="Arial"/>
        </w:rPr>
        <w:t>.</w:t>
      </w:r>
    </w:p>
    <w:p w14:paraId="05B6010A" w14:textId="77777777" w:rsidR="00A9699E" w:rsidRDefault="00A9699E" w:rsidP="00A9699E">
      <w:pPr>
        <w:keepNext/>
        <w:suppressAutoHyphens/>
        <w:spacing w:after="0"/>
      </w:pPr>
      <w:r>
        <w:rPr>
          <w:rFonts w:ascii="Times New Roman" w:eastAsia="Calibri" w:hAnsi="Times New Roman" w:cs="Arial"/>
          <w:noProof/>
        </w:rPr>
        <w:lastRenderedPageBreak/>
        <w:drawing>
          <wp:inline distT="0" distB="0" distL="0" distR="0" wp14:anchorId="60F59954" wp14:editId="0A4EEA6B">
            <wp:extent cx="5274310" cy="3953510"/>
            <wp:effectExtent l="0" t="0" r="8890" b="8890"/>
            <wp:docPr id="2" name="Picture 2" descr="t-SNE/Doc/Hill%20Climbing/Bitter/Bitter_quality_0.980_3n_0.325_6n_0.162_trustworthiness_0.727_number_1212608_features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SNE/Doc/Hill%20Climbing/Bitter/Bitter_quality_0.980_3n_0.325_6n_0.162_trustworthiness_0.727_number_1212608_features_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p>
    <w:p w14:paraId="3467C3F8" w14:textId="37614DB5" w:rsidR="004E36CB" w:rsidRDefault="00A9699E" w:rsidP="00A9699E">
      <w:pPr>
        <w:pStyle w:val="Caption"/>
        <w:jc w:val="center"/>
      </w:pPr>
      <w:r>
        <w:t xml:space="preserve">Figure </w:t>
      </w:r>
      <w:fldSimple w:instr=" SEQ Figure \* ARABIC ">
        <w:ins w:id="267" w:author="Shy Alon" w:date="2017-07-18T22:39:00Z">
          <w:r w:rsidR="000F5381">
            <w:rPr>
              <w:noProof/>
            </w:rPr>
            <w:t>5</w:t>
          </w:r>
        </w:ins>
        <w:del w:id="268" w:author="Shy Alon" w:date="2017-07-05T22:58:00Z">
          <w:r w:rsidDel="00C91D56">
            <w:rPr>
              <w:noProof/>
            </w:rPr>
            <w:delText>4</w:delText>
          </w:r>
        </w:del>
      </w:fldSimple>
      <w:r>
        <w:rPr>
          <w:noProof/>
        </w:rPr>
        <w:t xml:space="preserve"> Compounds Grouped by Bitterness</w:t>
      </w:r>
    </w:p>
    <w:p w14:paraId="54563720" w14:textId="56F93B15" w:rsidR="000F5381" w:rsidRDefault="000F5381" w:rsidP="000F5381">
      <w:pPr>
        <w:pStyle w:val="Heading2"/>
        <w:rPr>
          <w:ins w:id="269" w:author="Shy Alon" w:date="2017-07-18T22:39:00Z"/>
        </w:rPr>
        <w:pPrChange w:id="270" w:author="Shy Alon" w:date="2017-07-18T22:30:00Z">
          <w:pPr>
            <w:pStyle w:val="Heading2"/>
          </w:pPr>
        </w:pPrChange>
      </w:pPr>
      <w:bookmarkStart w:id="271" w:name="_Toc480192470"/>
      <w:ins w:id="272" w:author="Shy Alon" w:date="2017-07-18T22:30:00Z">
        <w:r>
          <w:t>1.6 Capabilities and Operational Effectiveness</w:t>
        </w:r>
      </w:ins>
    </w:p>
    <w:p w14:paraId="325C66C0" w14:textId="39EE1BC6" w:rsidR="000F5381" w:rsidRPr="000F5381" w:rsidRDefault="000F5381" w:rsidP="000F5381">
      <w:pPr>
        <w:rPr>
          <w:ins w:id="273" w:author="Shy Alon" w:date="2017-07-18T22:30:00Z"/>
          <w:rPrChange w:id="274" w:author="Shy Alon" w:date="2017-07-18T22:39:00Z">
            <w:rPr>
              <w:ins w:id="275" w:author="Shy Alon" w:date="2017-07-18T22:30:00Z"/>
            </w:rPr>
          </w:rPrChange>
        </w:rPr>
        <w:pPrChange w:id="276" w:author="Shy Alon" w:date="2017-07-18T22:39:00Z">
          <w:pPr>
            <w:pStyle w:val="Heading2"/>
          </w:pPr>
        </w:pPrChange>
      </w:pPr>
      <w:ins w:id="277" w:author="Shy Alon" w:date="2017-07-18T22:40:00Z">
        <w:r>
          <w:t>Figure 6 describes the top level operational needs:</w:t>
        </w:r>
      </w:ins>
    </w:p>
    <w:p w14:paraId="25352C92" w14:textId="77777777" w:rsidR="000F5381" w:rsidRDefault="000F5381" w:rsidP="000F5381">
      <w:pPr>
        <w:keepNext/>
        <w:rPr>
          <w:ins w:id="278" w:author="Shy Alon" w:date="2017-07-18T22:39:00Z"/>
        </w:rPr>
        <w:pPrChange w:id="279" w:author="Shy Alon" w:date="2017-07-18T22:39:00Z">
          <w:pPr/>
        </w:pPrChange>
      </w:pPr>
      <w:ins w:id="280" w:author="Shy Alon" w:date="2017-07-18T22:33:00Z">
        <w:r>
          <w:rPr>
            <w:noProof/>
          </w:rPr>
          <w:drawing>
            <wp:inline distT="0" distB="0" distL="0" distR="0" wp14:anchorId="363E7ADF" wp14:editId="5625F0CD">
              <wp:extent cx="5274310" cy="3076575"/>
              <wp:effectExtent l="0" t="0" r="0" b="9525"/>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ins>
    </w:p>
    <w:p w14:paraId="0AB7BB60" w14:textId="4B6B26BA" w:rsidR="000F5381" w:rsidRDefault="000F5381" w:rsidP="000F5381">
      <w:pPr>
        <w:pStyle w:val="Caption"/>
        <w:jc w:val="center"/>
        <w:rPr>
          <w:ins w:id="281" w:author="Shy Alon" w:date="2017-07-18T22:39:00Z"/>
        </w:rPr>
        <w:pPrChange w:id="282" w:author="Shy Alon" w:date="2017-07-18T22:40:00Z">
          <w:pPr>
            <w:pStyle w:val="Heading2"/>
          </w:pPr>
        </w:pPrChange>
      </w:pPr>
      <w:ins w:id="283" w:author="Shy Alon" w:date="2017-07-18T22:39:00Z">
        <w:r>
          <w:t xml:space="preserve">Figure </w:t>
        </w:r>
        <w:r>
          <w:fldChar w:fldCharType="begin"/>
        </w:r>
        <w:r>
          <w:instrText xml:space="preserve"> SEQ Figure \* ARABIC </w:instrText>
        </w:r>
      </w:ins>
      <w:r>
        <w:fldChar w:fldCharType="separate"/>
      </w:r>
      <w:ins w:id="284" w:author="Shy Alon" w:date="2017-07-18T22:39:00Z">
        <w:r>
          <w:rPr>
            <w:noProof/>
          </w:rPr>
          <w:t>6</w:t>
        </w:r>
        <w:r>
          <w:fldChar w:fldCharType="end"/>
        </w:r>
        <w:r>
          <w:t xml:space="preserve"> Capabilities</w:t>
        </w:r>
      </w:ins>
    </w:p>
    <w:p w14:paraId="368C889A" w14:textId="7CF7494D" w:rsidR="000F5381" w:rsidRDefault="00F52F66" w:rsidP="000F5381">
      <w:pPr>
        <w:rPr>
          <w:ins w:id="285" w:author="Shy Alon" w:date="2017-07-18T22:43:00Z"/>
        </w:rPr>
        <w:pPrChange w:id="286" w:author="Shy Alon" w:date="2017-07-18T22:30:00Z">
          <w:pPr>
            <w:pStyle w:val="Heading2"/>
          </w:pPr>
        </w:pPrChange>
      </w:pPr>
      <w:ins w:id="287" w:author="Shy Alon" w:date="2017-07-18T22:40:00Z">
        <w:r>
          <w:lastRenderedPageBreak/>
          <w:t xml:space="preserve">The system needs to be able to </w:t>
        </w:r>
      </w:ins>
      <w:ins w:id="288" w:author="Shy Alon" w:date="2017-07-18T22:41:00Z">
        <w:r>
          <w:t xml:space="preserve">measure the distance effectively and for that purpose needs to intelligently reduce the dimensions of the data space (as opposed to simply assuming equal weight on each </w:t>
        </w:r>
      </w:ins>
      <w:ins w:id="289" w:author="Shy Alon" w:date="2017-07-18T22:42:00Z">
        <w:r>
          <w:t xml:space="preserve">dimension) and measure the quality of the dimensionality reduction by using clustering algorithm on </w:t>
        </w:r>
      </w:ins>
      <w:ins w:id="290" w:author="Shy Alon" w:date="2017-07-18T22:43:00Z">
        <w:r>
          <w:t>a-priori tagged data.</w:t>
        </w:r>
      </w:ins>
    </w:p>
    <w:p w14:paraId="35C41AF1" w14:textId="1228BE53" w:rsidR="00F52F66" w:rsidRDefault="00F52F66" w:rsidP="000F5381">
      <w:pPr>
        <w:rPr>
          <w:ins w:id="291" w:author="Shy Alon" w:date="2017-07-18T22:45:00Z"/>
        </w:rPr>
        <w:pPrChange w:id="292" w:author="Shy Alon" w:date="2017-07-18T22:30:00Z">
          <w:pPr>
            <w:pStyle w:val="Heading2"/>
          </w:pPr>
        </w:pPrChange>
      </w:pPr>
      <w:ins w:id="293" w:author="Shy Alon" w:date="2017-07-18T22:43:00Z">
        <w:r>
          <w:t xml:space="preserve">The system needs to select the tested features of the data out of a large field </w:t>
        </w:r>
      </w:ins>
      <w:ins w:id="294" w:author="Shy Alon" w:date="2017-07-18T22:44:00Z">
        <w:r>
          <w:t xml:space="preserve">of diverse features. </w:t>
        </w:r>
      </w:ins>
      <w:ins w:id="295" w:author="Shy Alon" w:date="2017-07-18T22:45:00Z">
        <w:r w:rsidR="00EF70BB">
          <w:t>F</w:t>
        </w:r>
      </w:ins>
      <w:ins w:id="296" w:author="Shy Alon" w:date="2017-07-18T22:44:00Z">
        <w:r>
          <w:t xml:space="preserve">or that </w:t>
        </w:r>
      </w:ins>
      <w:ins w:id="297" w:author="Shy Alon" w:date="2017-07-18T22:52:00Z">
        <w:r w:rsidR="005C2C0A">
          <w:t>purpose,</w:t>
        </w:r>
      </w:ins>
      <w:ins w:id="298" w:author="Shy Alon" w:date="2017-07-18T22:44:00Z">
        <w:r>
          <w:t xml:space="preserve"> the feature selection mechanism needs to be adaptive and to be able to progressively improve while allowing for and fixing mistak</w:t>
        </w:r>
      </w:ins>
      <w:ins w:id="299" w:author="Shy Alon" w:date="2017-07-18T22:45:00Z">
        <w:r>
          <w:t>es.</w:t>
        </w:r>
      </w:ins>
    </w:p>
    <w:p w14:paraId="670B6C1D" w14:textId="637E0CA7" w:rsidR="00EF70BB" w:rsidRDefault="00EF70BB" w:rsidP="00EF70BB">
      <w:pPr>
        <w:pStyle w:val="Heading1"/>
        <w:rPr>
          <w:ins w:id="300" w:author="Shy Alon" w:date="2017-07-18T22:47:00Z"/>
        </w:rPr>
      </w:pPr>
      <w:ins w:id="301" w:author="Shy Alon" w:date="2017-07-18T22:47:00Z">
        <w:r>
          <w:t>2. Concept Exploration</w:t>
        </w:r>
        <w:r w:rsidRPr="008170D4">
          <w:t xml:space="preserve"> </w:t>
        </w:r>
      </w:ins>
    </w:p>
    <w:p w14:paraId="3C3F8D78" w14:textId="1D1D5307" w:rsidR="00EF70BB" w:rsidRPr="00946890" w:rsidRDefault="005C2C0A" w:rsidP="00EF70BB">
      <w:pPr>
        <w:pStyle w:val="Heading2"/>
        <w:ind w:left="0"/>
        <w:rPr>
          <w:ins w:id="302" w:author="Shy Alon" w:date="2017-07-18T22:47:00Z"/>
        </w:rPr>
      </w:pPr>
      <w:ins w:id="303" w:author="Shy Alon" w:date="2017-07-18T22:52:00Z">
        <w:r>
          <w:t>2</w:t>
        </w:r>
      </w:ins>
      <w:ins w:id="304" w:author="Shy Alon" w:date="2017-07-18T22:47:00Z">
        <w:r w:rsidR="00EF70BB">
          <w:t>.1. Operations Analysis</w:t>
        </w:r>
      </w:ins>
    </w:p>
    <w:p w14:paraId="03D647D3" w14:textId="1A0C0B03" w:rsidR="00EF70BB" w:rsidRDefault="005C2C0A" w:rsidP="005C2C0A">
      <w:pPr>
        <w:pStyle w:val="Heading3"/>
        <w:rPr>
          <w:ins w:id="305" w:author="Shy Alon" w:date="2017-07-18T22:54:00Z"/>
        </w:rPr>
        <w:pPrChange w:id="306" w:author="Shy Alon" w:date="2017-07-18T22:54:00Z">
          <w:pPr>
            <w:pStyle w:val="Heading2"/>
          </w:pPr>
        </w:pPrChange>
      </w:pPr>
      <w:ins w:id="307" w:author="Shy Alon" w:date="2017-07-18T22:53:00Z">
        <w:r>
          <w:t>Dimensionality</w:t>
        </w:r>
      </w:ins>
      <w:ins w:id="308" w:author="Shy Alon" w:date="2017-07-18T22:52:00Z">
        <w:r>
          <w:t xml:space="preserve"> R</w:t>
        </w:r>
      </w:ins>
      <w:ins w:id="309" w:author="Shy Alon" w:date="2017-07-18T22:53:00Z">
        <w:r>
          <w:t>eduction</w:t>
        </w:r>
      </w:ins>
    </w:p>
    <w:p w14:paraId="5B0F35E6" w14:textId="78F42E6B" w:rsidR="005C2C0A" w:rsidRPr="005C2C0A" w:rsidRDefault="005C2C0A" w:rsidP="005C2C0A">
      <w:pPr>
        <w:rPr>
          <w:ins w:id="310" w:author="Shy Alon" w:date="2017-07-18T22:54:00Z"/>
          <w:rPrChange w:id="311" w:author="Shy Alon" w:date="2017-07-18T22:54:00Z">
            <w:rPr>
              <w:ins w:id="312" w:author="Shy Alon" w:date="2017-07-18T22:54:00Z"/>
            </w:rPr>
          </w:rPrChange>
        </w:rPr>
        <w:pPrChange w:id="313" w:author="Shy Alon" w:date="2017-07-18T22:55:00Z">
          <w:pPr>
            <w:pStyle w:val="Heading2"/>
          </w:pPr>
        </w:pPrChange>
      </w:pPr>
      <w:ins w:id="314" w:author="Shy Alon" w:date="2017-07-18T22:54:00Z">
        <w:r>
          <w:t>High-dimensional data often lies on or near a</w:t>
        </w:r>
      </w:ins>
      <w:ins w:id="315" w:author="Shy Alon" w:date="2017-07-18T22:55:00Z">
        <w:r>
          <w:t xml:space="preserve"> </w:t>
        </w:r>
      </w:ins>
      <w:ins w:id="316" w:author="Shy Alon" w:date="2017-07-18T22:54:00Z">
        <w:r>
          <w:t xml:space="preserve">much lower </w:t>
        </w:r>
      </w:ins>
      <w:ins w:id="317" w:author="Shy Alon" w:date="2017-07-18T23:00:00Z">
        <w:r w:rsidR="00BF6BAD">
          <w:t xml:space="preserve">dimensional space. </w:t>
        </w:r>
      </w:ins>
      <w:ins w:id="318" w:author="Shy Alon" w:date="2017-07-18T22:55:00Z">
        <w:r>
          <w:t xml:space="preserve"> </w:t>
        </w:r>
      </w:ins>
      <w:ins w:id="319" w:author="Shy Alon" w:date="2017-07-18T22:54:00Z">
        <w:r>
          <w:t>A good way to represent data points is by their</w:t>
        </w:r>
      </w:ins>
      <w:ins w:id="320" w:author="Shy Alon" w:date="2017-07-18T22:55:00Z">
        <w:r>
          <w:t xml:space="preserve"> </w:t>
        </w:r>
      </w:ins>
      <w:ins w:id="321" w:author="Shy Alon" w:date="2017-07-18T22:54:00Z">
        <w:r>
          <w:t>low-dimensional coordinates. The low-dimensional representation of the data</w:t>
        </w:r>
      </w:ins>
      <w:ins w:id="322" w:author="Shy Alon" w:date="2017-07-18T22:55:00Z">
        <w:r>
          <w:t xml:space="preserve"> </w:t>
        </w:r>
      </w:ins>
      <w:ins w:id="323" w:author="Shy Alon" w:date="2017-07-18T22:54:00Z">
        <w:r>
          <w:t>should capture information about high</w:t>
        </w:r>
      </w:ins>
      <w:ins w:id="324" w:author="Shy Alon" w:date="2017-07-18T22:55:00Z">
        <w:r>
          <w:t xml:space="preserve"> </w:t>
        </w:r>
      </w:ins>
      <w:ins w:id="325" w:author="Shy Alon" w:date="2017-07-18T22:54:00Z">
        <w:r>
          <w:t>dimensional</w:t>
        </w:r>
      </w:ins>
      <w:ins w:id="326" w:author="Shy Alon" w:date="2017-07-18T22:55:00Z">
        <w:r>
          <w:t xml:space="preserve"> </w:t>
        </w:r>
      </w:ins>
      <w:ins w:id="327" w:author="Shy Alon" w:date="2017-07-18T22:54:00Z">
        <w:r>
          <w:t>pairwise distances.</w:t>
        </w:r>
      </w:ins>
    </w:p>
    <w:p w14:paraId="237372B0" w14:textId="192B1EFB" w:rsidR="005C2C0A" w:rsidRDefault="00BF6BAD" w:rsidP="00EF70BB">
      <w:pPr>
        <w:rPr>
          <w:ins w:id="328" w:author="Shy Alon" w:date="2017-07-18T23:05:00Z"/>
        </w:rPr>
        <w:pPrChange w:id="329" w:author="Shy Alon" w:date="2017-07-18T22:30:00Z">
          <w:pPr>
            <w:pStyle w:val="Heading2"/>
          </w:pPr>
        </w:pPrChange>
      </w:pPr>
      <w:ins w:id="330" w:author="Shy Alon" w:date="2017-07-18T23:01:00Z">
        <w:r>
          <w:t xml:space="preserve">The system assumes that using a non-linear dimensionality </w:t>
        </w:r>
      </w:ins>
      <w:ins w:id="331" w:author="Shy Alon" w:date="2017-07-18T23:02:00Z">
        <w:r>
          <w:t>reduction algorithm can provide a powerful classification tool.</w:t>
        </w:r>
      </w:ins>
    </w:p>
    <w:p w14:paraId="4E040211" w14:textId="23025623" w:rsidR="00BF6BAD" w:rsidRDefault="00BF6BAD" w:rsidP="00BF6BAD">
      <w:pPr>
        <w:pStyle w:val="Heading3"/>
        <w:rPr>
          <w:ins w:id="332" w:author="Shy Alon" w:date="2017-07-18T23:05:00Z"/>
        </w:rPr>
      </w:pPr>
      <w:ins w:id="333" w:author="Shy Alon" w:date="2017-07-18T23:06:00Z">
        <w:r>
          <w:t>Quality Factor</w:t>
        </w:r>
      </w:ins>
    </w:p>
    <w:p w14:paraId="26504379" w14:textId="2556A6B0" w:rsidR="00BF6BAD" w:rsidRDefault="00BF6BAD" w:rsidP="00BF6BAD">
      <w:pPr>
        <w:rPr>
          <w:ins w:id="334" w:author="Shy Alon" w:date="2017-07-18T23:02:00Z"/>
        </w:rPr>
        <w:pPrChange w:id="335" w:author="Shy Alon" w:date="2017-07-18T23:06:00Z">
          <w:pPr>
            <w:pStyle w:val="Heading2"/>
          </w:pPr>
        </w:pPrChange>
      </w:pPr>
      <w:ins w:id="336" w:author="Shy Alon" w:date="2017-07-18T23:06:00Z">
        <w:r>
          <w:t>Utilizing a dimensionality reduction derived clustering algorithm for the sake of classif</w:t>
        </w:r>
      </w:ins>
      <w:ins w:id="337" w:author="Shy Alon" w:date="2017-07-18T23:07:00Z">
        <w:r>
          <w:t>ication requires a quality factor which improves with the quality of the resulting classification algorithm.</w:t>
        </w:r>
      </w:ins>
      <w:ins w:id="338" w:author="Shy Alon" w:date="2017-07-18T23:08:00Z">
        <w:r>
          <w:t xml:space="preserve"> </w:t>
        </w:r>
      </w:ins>
      <w:ins w:id="339" w:author="Shy Alon" w:date="2017-07-18T23:07:00Z">
        <w:r>
          <w:t>The quality factor</w:t>
        </w:r>
      </w:ins>
      <w:ins w:id="340" w:author="Shy Alon" w:date="2017-07-18T23:08:00Z">
        <w:r>
          <w:t xml:space="preserve"> </w:t>
        </w:r>
        <w:proofErr w:type="gramStart"/>
        <w:r>
          <w:t>has to</w:t>
        </w:r>
        <w:proofErr w:type="gramEnd"/>
        <w:r>
          <w:t xml:space="preserve"> be simple enough to be used for all resulting data sets and positively defined.</w:t>
        </w:r>
      </w:ins>
    </w:p>
    <w:p w14:paraId="24C1B561" w14:textId="02195E14" w:rsidR="00BF6BAD" w:rsidRDefault="00BF6BAD" w:rsidP="00BF6BAD">
      <w:pPr>
        <w:pStyle w:val="Heading3"/>
        <w:rPr>
          <w:ins w:id="341" w:author="Shy Alon" w:date="2017-07-18T23:02:00Z"/>
        </w:rPr>
      </w:pPr>
      <w:ins w:id="342" w:author="Shy Alon" w:date="2017-07-18T23:03:00Z">
        <w:r>
          <w:t>Adaptive Filtering</w:t>
        </w:r>
      </w:ins>
    </w:p>
    <w:p w14:paraId="7FB6EB49" w14:textId="68F12117" w:rsidR="00BF6BAD" w:rsidRDefault="00BF6BAD" w:rsidP="00EF70BB">
      <w:pPr>
        <w:rPr>
          <w:ins w:id="343" w:author="Shy Alon" w:date="2017-07-18T23:09:00Z"/>
        </w:rPr>
        <w:pPrChange w:id="344" w:author="Shy Alon" w:date="2017-07-18T22:30:00Z">
          <w:pPr>
            <w:pStyle w:val="Heading2"/>
          </w:pPr>
        </w:pPrChange>
      </w:pPr>
      <w:ins w:id="345" w:author="Shy Alon" w:date="2017-07-18T23:04:00Z">
        <w:r>
          <w:t xml:space="preserve">Since the system relies on the constant improvement of the feature set </w:t>
        </w:r>
        <w:proofErr w:type="gramStart"/>
        <w:r>
          <w:t>for the purpose of</w:t>
        </w:r>
        <w:proofErr w:type="gramEnd"/>
        <w:r>
          <w:t xml:space="preserve"> classification the adaptive filtering part calls for an evolutio</w:t>
        </w:r>
      </w:ins>
      <w:ins w:id="346" w:author="Shy Alon" w:date="2017-07-18T23:05:00Z">
        <w:r>
          <w:t>nary algorithm which will guide the progress of resulting clusters to constantly improving quality scores.</w:t>
        </w:r>
      </w:ins>
    </w:p>
    <w:p w14:paraId="6F505828" w14:textId="3FF24FBF" w:rsidR="00EA1917" w:rsidRPr="00946890" w:rsidRDefault="00EA1917" w:rsidP="00EA1917">
      <w:pPr>
        <w:pStyle w:val="Heading2"/>
        <w:ind w:left="0"/>
        <w:rPr>
          <w:ins w:id="347" w:author="Shy Alon" w:date="2017-07-18T23:09:00Z"/>
        </w:rPr>
      </w:pPr>
      <w:ins w:id="348" w:author="Shy Alon" w:date="2017-07-18T23:09:00Z">
        <w:r>
          <w:t xml:space="preserve">2.2. </w:t>
        </w:r>
      </w:ins>
      <w:ins w:id="349" w:author="Shy Alon" w:date="2017-07-18T23:10:00Z">
        <w:r>
          <w:t>Concept Exploration</w:t>
        </w:r>
      </w:ins>
    </w:p>
    <w:p w14:paraId="058F6286" w14:textId="4B48EC61" w:rsidR="00EA1917" w:rsidRDefault="00EA1917" w:rsidP="00EA1917">
      <w:pPr>
        <w:rPr>
          <w:ins w:id="350" w:author="Shy Alon" w:date="2017-07-18T23:12:00Z"/>
        </w:rPr>
        <w:pPrChange w:id="351" w:author="Shy Alon" w:date="2017-07-18T22:30:00Z">
          <w:pPr>
            <w:pStyle w:val="Heading2"/>
          </w:pPr>
        </w:pPrChange>
      </w:pPr>
      <w:ins w:id="352" w:author="Shy Alon" w:date="2017-07-18T23:10:00Z">
        <w:r>
          <w:lastRenderedPageBreak/>
          <w:t xml:space="preserve">For the sake of this research paper where only a single </w:t>
        </w:r>
        <w:r w:rsidR="00946C18">
          <w:t xml:space="preserve">concept could be explored and implemented no </w:t>
        </w:r>
      </w:ins>
      <w:ins w:id="353" w:author="Shy Alon" w:date="2017-07-18T23:11:00Z">
        <w:r w:rsidR="00946C18">
          <w:t>comparative</w:t>
        </w:r>
      </w:ins>
      <w:ins w:id="354" w:author="Shy Alon" w:date="2017-07-18T23:10:00Z">
        <w:r w:rsidR="00946C18">
          <w:t xml:space="preserve"> concept </w:t>
        </w:r>
      </w:ins>
      <w:ins w:id="355" w:author="Shy Alon" w:date="2017-07-18T23:11:00Z">
        <w:r w:rsidR="00946C18">
          <w:t>exploration was performed – the only concept with realistic implementation chance was a MATLAB driven</w:t>
        </w:r>
      </w:ins>
      <w:ins w:id="356" w:author="Shy Alon" w:date="2017-07-18T23:12:00Z">
        <w:r w:rsidR="00946C18">
          <w:t>, PC platformed application.</w:t>
        </w:r>
      </w:ins>
    </w:p>
    <w:p w14:paraId="7FF6A540" w14:textId="1B4CDB58" w:rsidR="00FB69F7" w:rsidRDefault="00FB69F7" w:rsidP="00FB69F7">
      <w:pPr>
        <w:pStyle w:val="Heading1"/>
        <w:rPr>
          <w:ins w:id="357" w:author="Shy Alon" w:date="2017-07-18T23:13:00Z"/>
        </w:rPr>
      </w:pPr>
      <w:ins w:id="358" w:author="Shy Alon" w:date="2017-07-18T23:13:00Z">
        <w:r>
          <w:t>3</w:t>
        </w:r>
        <w:r>
          <w:t xml:space="preserve">. Concept </w:t>
        </w:r>
        <w:r>
          <w:t>Definition</w:t>
        </w:r>
        <w:bookmarkStart w:id="359" w:name="_GoBack"/>
        <w:bookmarkEnd w:id="359"/>
        <w:r w:rsidRPr="008170D4">
          <w:t xml:space="preserve"> </w:t>
        </w:r>
      </w:ins>
    </w:p>
    <w:p w14:paraId="342E8FA5" w14:textId="77777777" w:rsidR="00FB69F7" w:rsidRPr="00946890" w:rsidRDefault="00FB69F7" w:rsidP="00FB69F7">
      <w:pPr>
        <w:pStyle w:val="Heading2"/>
        <w:ind w:left="0"/>
        <w:rPr>
          <w:ins w:id="360" w:author="Shy Alon" w:date="2017-07-18T23:13:00Z"/>
        </w:rPr>
      </w:pPr>
      <w:ins w:id="361" w:author="Shy Alon" w:date="2017-07-18T23:13:00Z">
        <w:r>
          <w:t>2.1. Operations Analysis</w:t>
        </w:r>
      </w:ins>
    </w:p>
    <w:p w14:paraId="79498F78" w14:textId="77777777" w:rsidR="00FB69F7" w:rsidRDefault="00FB69F7" w:rsidP="00FB69F7">
      <w:pPr>
        <w:pStyle w:val="Heading3"/>
        <w:rPr>
          <w:ins w:id="362" w:author="Shy Alon" w:date="2017-07-18T23:13:00Z"/>
        </w:rPr>
      </w:pPr>
      <w:ins w:id="363" w:author="Shy Alon" w:date="2017-07-18T23:13:00Z">
        <w:r>
          <w:t>Dimensionality Reduction</w:t>
        </w:r>
      </w:ins>
    </w:p>
    <w:p w14:paraId="47A12765" w14:textId="1611E954" w:rsidR="00946C18" w:rsidRDefault="00FB69F7" w:rsidP="00FB69F7">
      <w:pPr>
        <w:rPr>
          <w:ins w:id="364" w:author="Shy Alon" w:date="2017-07-18T23:12:00Z"/>
        </w:rPr>
        <w:pPrChange w:id="365" w:author="Shy Alon" w:date="2017-07-18T22:30:00Z">
          <w:pPr>
            <w:pStyle w:val="Heading2"/>
          </w:pPr>
        </w:pPrChange>
      </w:pPr>
      <w:ins w:id="366" w:author="Shy Alon" w:date="2017-07-18T23:13:00Z">
        <w:r>
          <w:t>High-dimensional data often lies on or</w:t>
        </w:r>
      </w:ins>
    </w:p>
    <w:p w14:paraId="50CE2FC9" w14:textId="0AF6A8E6" w:rsidR="00946C18" w:rsidRDefault="00946C18" w:rsidP="00EA1917">
      <w:pPr>
        <w:rPr>
          <w:ins w:id="367" w:author="Shy Alon" w:date="2017-07-18T23:12:00Z"/>
        </w:rPr>
        <w:pPrChange w:id="368" w:author="Shy Alon" w:date="2017-07-18T22:30:00Z">
          <w:pPr>
            <w:pStyle w:val="Heading2"/>
          </w:pPr>
        </w:pPrChange>
      </w:pPr>
    </w:p>
    <w:p w14:paraId="33BA3C2C" w14:textId="7F824B5B" w:rsidR="00946C18" w:rsidRDefault="00946C18" w:rsidP="00EA1917">
      <w:pPr>
        <w:rPr>
          <w:ins w:id="369" w:author="Shy Alon" w:date="2017-07-18T23:12:00Z"/>
        </w:rPr>
        <w:pPrChange w:id="370" w:author="Shy Alon" w:date="2017-07-18T22:30:00Z">
          <w:pPr>
            <w:pStyle w:val="Heading2"/>
          </w:pPr>
        </w:pPrChange>
      </w:pPr>
    </w:p>
    <w:p w14:paraId="4491D706" w14:textId="3C22A1B0" w:rsidR="00946C18" w:rsidRDefault="00946C18" w:rsidP="00EA1917">
      <w:pPr>
        <w:rPr>
          <w:ins w:id="371" w:author="Shy Alon" w:date="2017-07-18T23:12:00Z"/>
        </w:rPr>
        <w:pPrChange w:id="372" w:author="Shy Alon" w:date="2017-07-18T22:30:00Z">
          <w:pPr>
            <w:pStyle w:val="Heading2"/>
          </w:pPr>
        </w:pPrChange>
      </w:pPr>
    </w:p>
    <w:p w14:paraId="17A1AE03" w14:textId="54BA77D2" w:rsidR="00946C18" w:rsidRDefault="00946C18" w:rsidP="00EA1917">
      <w:pPr>
        <w:rPr>
          <w:ins w:id="373" w:author="Shy Alon" w:date="2017-07-18T23:12:00Z"/>
        </w:rPr>
        <w:pPrChange w:id="374" w:author="Shy Alon" w:date="2017-07-18T22:30:00Z">
          <w:pPr>
            <w:pStyle w:val="Heading2"/>
          </w:pPr>
        </w:pPrChange>
      </w:pPr>
    </w:p>
    <w:p w14:paraId="10938AF5" w14:textId="77777777" w:rsidR="00946C18" w:rsidRPr="000F5381" w:rsidRDefault="00946C18" w:rsidP="00EA1917">
      <w:pPr>
        <w:rPr>
          <w:ins w:id="375" w:author="Shy Alon" w:date="2017-07-18T22:30:00Z"/>
          <w:rPrChange w:id="376" w:author="Shy Alon" w:date="2017-07-18T22:30:00Z">
            <w:rPr>
              <w:ins w:id="377" w:author="Shy Alon" w:date="2017-07-18T22:30:00Z"/>
            </w:rPr>
          </w:rPrChange>
        </w:rPr>
        <w:pPrChange w:id="378" w:author="Shy Alon" w:date="2017-07-18T22:30:00Z">
          <w:pPr>
            <w:pStyle w:val="Heading2"/>
          </w:pPr>
        </w:pPrChange>
      </w:pPr>
    </w:p>
    <w:p w14:paraId="06EC168D" w14:textId="12FB78CE" w:rsidR="0093249C" w:rsidRPr="0093249C" w:rsidRDefault="00A822B3" w:rsidP="000F5381">
      <w:pPr>
        <w:pStyle w:val="Heading2"/>
        <w:pPrChange w:id="379" w:author="Shy Alon" w:date="2017-07-18T22:30:00Z">
          <w:pPr>
            <w:pStyle w:val="Heading2"/>
          </w:pPr>
        </w:pPrChange>
      </w:pPr>
      <w:r>
        <w:t>2</w:t>
      </w:r>
      <w:r w:rsidR="00912597">
        <w:t xml:space="preserve">.2. </w:t>
      </w:r>
      <w:r w:rsidR="0093249C" w:rsidRPr="0093249C">
        <w:t>Input Data</w:t>
      </w:r>
      <w:bookmarkEnd w:id="271"/>
    </w:p>
    <w:p w14:paraId="2A29E1FC" w14:textId="2082CDCF" w:rsidR="00F028D8" w:rsidRDefault="007D3EC5" w:rsidP="00976468">
      <w:pPr>
        <w:suppressAutoHyphens/>
        <w:spacing w:after="0"/>
        <w:rPr>
          <w:rFonts w:ascii="Times New Roman" w:eastAsia="Calibri" w:hAnsi="Times New Roman" w:cs="Arial"/>
        </w:rPr>
      </w:pPr>
      <w:r>
        <w:rPr>
          <w:rFonts w:ascii="Times New Roman" w:eastAsia="Calibri" w:hAnsi="Times New Roman" w:cs="Arial"/>
        </w:rPr>
        <w:t>The first stage consists of data input</w:t>
      </w:r>
      <w:r w:rsidR="000C27A5" w:rsidRPr="00595781">
        <w:rPr>
          <w:rFonts w:ascii="Times New Roman" w:eastAsia="Calibri" w:hAnsi="Times New Roman" w:cs="Arial"/>
        </w:rPr>
        <w:t>.</w:t>
      </w:r>
      <w:r w:rsidR="00732CDE" w:rsidRPr="00595781">
        <w:rPr>
          <w:rFonts w:ascii="Times New Roman" w:eastAsia="Calibri" w:hAnsi="Times New Roman" w:cs="Arial"/>
        </w:rPr>
        <w:t xml:space="preserve"> The system accepts digital </w:t>
      </w:r>
      <w:r w:rsidR="00CA68AD">
        <w:rPr>
          <w:rFonts w:ascii="Times New Roman" w:eastAsia="Calibri" w:hAnsi="Times New Roman" w:cs="Arial"/>
        </w:rPr>
        <w:t>comma separated value files</w:t>
      </w:r>
      <w:r w:rsidR="00732CDE" w:rsidRPr="00595781">
        <w:rPr>
          <w:rFonts w:ascii="Times New Roman" w:eastAsia="Calibri" w:hAnsi="Times New Roman" w:cs="Arial"/>
        </w:rPr>
        <w:t xml:space="preserve"> created </w:t>
      </w:r>
      <w:r w:rsidR="00C9499A">
        <w:rPr>
          <w:rFonts w:ascii="Times New Roman" w:eastAsia="Calibri" w:hAnsi="Times New Roman" w:cs="Arial"/>
        </w:rPr>
        <w:t>using publicly available financial indicators</w:t>
      </w:r>
      <w:r w:rsidR="00792538">
        <w:rPr>
          <w:rFonts w:ascii="Times New Roman" w:eastAsia="Calibri" w:hAnsi="Times New Roman" w:cs="Arial"/>
        </w:rPr>
        <w:t xml:space="preserve"> and</w:t>
      </w:r>
      <w:r w:rsidR="00CA68AD">
        <w:rPr>
          <w:rFonts w:ascii="Times New Roman" w:eastAsia="Calibri" w:hAnsi="Times New Roman" w:cs="Arial"/>
        </w:rPr>
        <w:t>, for some,</w:t>
      </w:r>
      <w:r w:rsidR="00792538">
        <w:rPr>
          <w:rFonts w:ascii="Times New Roman" w:eastAsia="Calibri" w:hAnsi="Times New Roman" w:cs="Arial"/>
        </w:rPr>
        <w:t xml:space="preserve"> classifications into </w:t>
      </w:r>
      <w:r w:rsidR="00CA68AD">
        <w:rPr>
          <w:rFonts w:ascii="Times New Roman" w:eastAsia="Calibri" w:hAnsi="Times New Roman" w:cs="Arial"/>
        </w:rPr>
        <w:t xml:space="preserve">their </w:t>
      </w:r>
      <w:r w:rsidR="00792538">
        <w:rPr>
          <w:rFonts w:ascii="Times New Roman" w:eastAsia="Calibri" w:hAnsi="Times New Roman" w:cs="Arial"/>
        </w:rPr>
        <w:t>bankruptcy status</w:t>
      </w:r>
      <w:r w:rsidR="00732CDE" w:rsidRPr="00595781">
        <w:rPr>
          <w:rFonts w:ascii="Times New Roman" w:eastAsia="Calibri" w:hAnsi="Times New Roman" w:cs="Arial"/>
        </w:rPr>
        <w:t>.</w:t>
      </w:r>
      <w:r w:rsidR="000C27A5" w:rsidRPr="00595781">
        <w:rPr>
          <w:rFonts w:ascii="Times New Roman" w:eastAsia="Calibri" w:hAnsi="Times New Roman" w:cs="Arial"/>
        </w:rPr>
        <w:t xml:space="preserve"> </w:t>
      </w:r>
      <w:r w:rsidR="00732CDE" w:rsidRPr="00595781">
        <w:rPr>
          <w:rFonts w:ascii="Times New Roman" w:eastAsia="Calibri" w:hAnsi="Times New Roman" w:cs="Arial"/>
        </w:rPr>
        <w:t>Then,</w:t>
      </w:r>
      <w:r w:rsidR="000C27A5" w:rsidRPr="00595781">
        <w:rPr>
          <w:rFonts w:ascii="Times New Roman" w:eastAsia="Calibri" w:hAnsi="Times New Roman" w:cs="Arial"/>
        </w:rPr>
        <w:t xml:space="preserve"> </w:t>
      </w:r>
      <w:r w:rsidR="00650532">
        <w:rPr>
          <w:rFonts w:ascii="Times New Roman" w:eastAsia="Calibri" w:hAnsi="Times New Roman" w:cs="Arial"/>
        </w:rPr>
        <w:t>the user</w:t>
      </w:r>
      <w:r w:rsidR="000C27A5" w:rsidRPr="00595781">
        <w:rPr>
          <w:rFonts w:ascii="Times New Roman" w:eastAsia="Calibri" w:hAnsi="Times New Roman" w:cs="Arial"/>
        </w:rPr>
        <w:t xml:space="preserve"> separate</w:t>
      </w:r>
      <w:r w:rsidR="00650532">
        <w:rPr>
          <w:rFonts w:ascii="Times New Roman" w:eastAsia="Calibri" w:hAnsi="Times New Roman" w:cs="Arial"/>
        </w:rPr>
        <w:t>s</w:t>
      </w:r>
      <w:r w:rsidR="000C27A5" w:rsidRPr="00595781">
        <w:rPr>
          <w:rFonts w:ascii="Times New Roman" w:eastAsia="Calibri" w:hAnsi="Times New Roman" w:cs="Arial"/>
        </w:rPr>
        <w:t xml:space="preserve"> the data into </w:t>
      </w:r>
      <w:r w:rsidR="00E168FD" w:rsidRPr="00595781">
        <w:rPr>
          <w:rFonts w:ascii="Times New Roman" w:eastAsia="Calibri" w:hAnsi="Times New Roman" w:cs="Arial"/>
        </w:rPr>
        <w:t>two groups, namely,</w:t>
      </w:r>
      <w:r w:rsidR="00976468">
        <w:rPr>
          <w:rFonts w:ascii="Times New Roman" w:eastAsia="Calibri" w:hAnsi="Times New Roman" w:cs="Arial"/>
        </w:rPr>
        <w:t xml:space="preserve"> Descriptors and Activities</w:t>
      </w:r>
      <w:r w:rsidR="009D4315" w:rsidRPr="00595781">
        <w:rPr>
          <w:rFonts w:ascii="Times New Roman" w:eastAsia="Calibri" w:hAnsi="Times New Roman" w:cs="Arial"/>
        </w:rPr>
        <w:t>.</w:t>
      </w:r>
      <w:r w:rsidR="00357A7B" w:rsidRPr="00595781">
        <w:rPr>
          <w:rFonts w:ascii="Times New Roman" w:eastAsia="Calibri" w:hAnsi="Times New Roman" w:cs="Arial"/>
        </w:rPr>
        <w:t xml:space="preserve"> </w:t>
      </w:r>
    </w:p>
    <w:p w14:paraId="29E14762" w14:textId="77777777" w:rsidR="009A7825" w:rsidRDefault="009A7825" w:rsidP="00976468">
      <w:pPr>
        <w:suppressAutoHyphens/>
        <w:spacing w:after="0"/>
        <w:rPr>
          <w:rFonts w:ascii="Times New Roman" w:eastAsia="Calibri" w:hAnsi="Times New Roman" w:cs="Arial"/>
        </w:rPr>
      </w:pPr>
    </w:p>
    <w:p w14:paraId="5660FFE5" w14:textId="77777777" w:rsidR="009A7825" w:rsidRPr="0093249C" w:rsidRDefault="009A7825" w:rsidP="009A7825">
      <w:pPr>
        <w:pStyle w:val="Heading2"/>
      </w:pPr>
      <w:bookmarkStart w:id="380" w:name="_Toc480192471"/>
      <w:r>
        <w:t>2.3. Feature Selection</w:t>
      </w:r>
      <w:bookmarkEnd w:id="380"/>
    </w:p>
    <w:p w14:paraId="23CF5452" w14:textId="49CE73EE" w:rsidR="00395C1D" w:rsidRDefault="009A7825" w:rsidP="00FB4FF5">
      <w:pPr>
        <w:suppressAutoHyphens/>
        <w:spacing w:after="0"/>
        <w:rPr>
          <w:rFonts w:ascii="Times New Roman" w:eastAsia="Calibri" w:hAnsi="Times New Roman" w:cs="Arial"/>
        </w:rPr>
      </w:pPr>
      <w:r>
        <w:rPr>
          <w:rFonts w:ascii="Times New Roman" w:eastAsia="Calibri" w:hAnsi="Times New Roman" w:cs="Arial"/>
        </w:rPr>
        <w:t xml:space="preserve">Under the assumption that some of the features carry more information than others </w:t>
      </w:r>
      <w:r w:rsidR="00AB2501">
        <w:rPr>
          <w:rFonts w:ascii="Times New Roman" w:eastAsia="Calibri" w:hAnsi="Times New Roman" w:cs="Arial"/>
        </w:rPr>
        <w:t xml:space="preserve">for the snapshot of the world the data represents </w:t>
      </w:r>
      <w:r>
        <w:rPr>
          <w:rFonts w:ascii="Times New Roman" w:eastAsia="Calibri" w:hAnsi="Times New Roman" w:cs="Arial"/>
        </w:rPr>
        <w:t xml:space="preserve">the goal of the </w:t>
      </w:r>
      <w:r w:rsidR="00AB2501">
        <w:rPr>
          <w:rFonts w:ascii="Times New Roman" w:eastAsia="Calibri" w:hAnsi="Times New Roman" w:cs="Arial"/>
        </w:rPr>
        <w:t xml:space="preserve">algorithm is to select the optimal feature set. As the basis for a genetic algorithm the initial population is 20 sets of randomly selected features. From each </w:t>
      </w:r>
      <w:r w:rsidR="00FB4FF5">
        <w:rPr>
          <w:rFonts w:ascii="Times New Roman" w:eastAsia="Calibri" w:hAnsi="Times New Roman" w:cs="Arial"/>
        </w:rPr>
        <w:t>generation,</w:t>
      </w:r>
      <w:r w:rsidR="00AB2501">
        <w:rPr>
          <w:rFonts w:ascii="Times New Roman" w:eastAsia="Calibri" w:hAnsi="Times New Roman" w:cs="Arial"/>
        </w:rPr>
        <w:t xml:space="preserve"> the </w:t>
      </w:r>
      <w:r w:rsidR="00FB4FF5">
        <w:rPr>
          <w:rFonts w:ascii="Times New Roman" w:eastAsia="Calibri" w:hAnsi="Times New Roman" w:cs="Arial"/>
        </w:rPr>
        <w:t>next</w:t>
      </w:r>
      <w:r w:rsidR="00AB2501">
        <w:rPr>
          <w:rFonts w:ascii="Times New Roman" w:eastAsia="Calibri" w:hAnsi="Times New Roman" w:cs="Arial"/>
        </w:rPr>
        <w:t xml:space="preserve"> generation is created as follows:</w:t>
      </w:r>
    </w:p>
    <w:p w14:paraId="7C747552" w14:textId="0C7747FD" w:rsidR="006B32C4" w:rsidRDefault="006B32C4" w:rsidP="00AB2501">
      <w:pPr>
        <w:pStyle w:val="ListParagraph"/>
        <w:numPr>
          <w:ilvl w:val="0"/>
          <w:numId w:val="42"/>
        </w:numPr>
        <w:suppressAutoHyphens/>
        <w:spacing w:after="0"/>
        <w:rPr>
          <w:rFonts w:ascii="Times New Roman" w:eastAsia="Calibri" w:hAnsi="Times New Roman" w:cs="Arial"/>
        </w:rPr>
      </w:pPr>
      <w:r>
        <w:rPr>
          <w:rFonts w:ascii="Times New Roman" w:eastAsia="Calibri" w:hAnsi="Times New Roman" w:cs="Arial"/>
        </w:rPr>
        <w:t xml:space="preserve">The fittest 30% are carried as they are to the next generation </w:t>
      </w:r>
    </w:p>
    <w:p w14:paraId="5725ABA9" w14:textId="365B72C2" w:rsidR="00AB2501" w:rsidRDefault="006B32C4" w:rsidP="00AB2501">
      <w:pPr>
        <w:pStyle w:val="ListParagraph"/>
        <w:numPr>
          <w:ilvl w:val="0"/>
          <w:numId w:val="42"/>
        </w:numPr>
        <w:suppressAutoHyphens/>
        <w:spacing w:after="0"/>
        <w:rPr>
          <w:rFonts w:ascii="Times New Roman" w:eastAsia="Calibri" w:hAnsi="Times New Roman" w:cs="Arial"/>
        </w:rPr>
      </w:pPr>
      <w:r>
        <w:rPr>
          <w:rFonts w:ascii="Times New Roman" w:eastAsia="Calibri" w:hAnsi="Times New Roman" w:cs="Arial"/>
        </w:rPr>
        <w:t>Mutations of the fittest 20% are generated into the next generation</w:t>
      </w:r>
    </w:p>
    <w:p w14:paraId="10424575" w14:textId="34DF5EFD" w:rsidR="00FB4FF5" w:rsidRDefault="00DD5B2E" w:rsidP="00AB2501">
      <w:pPr>
        <w:pStyle w:val="ListParagraph"/>
        <w:numPr>
          <w:ilvl w:val="0"/>
          <w:numId w:val="42"/>
        </w:numPr>
        <w:suppressAutoHyphens/>
        <w:spacing w:after="0"/>
        <w:rPr>
          <w:rFonts w:ascii="Times New Roman" w:eastAsia="Calibri" w:hAnsi="Times New Roman" w:cs="Arial"/>
        </w:rPr>
      </w:pPr>
      <w:r>
        <w:rPr>
          <w:rFonts w:ascii="Times New Roman" w:eastAsia="Calibri" w:hAnsi="Times New Roman" w:cs="Arial"/>
        </w:rPr>
        <w:lastRenderedPageBreak/>
        <w:t>Crosses of the fittest 50% are generated into the next generation.</w:t>
      </w:r>
    </w:p>
    <w:p w14:paraId="323BC7F8" w14:textId="2ED2BF6D" w:rsidR="00897675" w:rsidRPr="00897675" w:rsidRDefault="00897675" w:rsidP="00897675">
      <w:pPr>
        <w:suppressAutoHyphens/>
        <w:spacing w:after="0"/>
        <w:rPr>
          <w:rFonts w:ascii="Times New Roman" w:eastAsia="Calibri" w:hAnsi="Times New Roman" w:cs="Arial"/>
        </w:rPr>
      </w:pPr>
      <w:r>
        <w:rPr>
          <w:rFonts w:ascii="Times New Roman" w:eastAsia="Calibri" w:hAnsi="Times New Roman" w:cs="Arial"/>
        </w:rPr>
        <w:t xml:space="preserve">After the process </w:t>
      </w:r>
      <w:r w:rsidR="007A500F">
        <w:rPr>
          <w:rFonts w:ascii="Times New Roman" w:eastAsia="Calibri" w:hAnsi="Times New Roman" w:cs="Arial"/>
        </w:rPr>
        <w:t>stops improving</w:t>
      </w:r>
      <w:r w:rsidR="001C66D8">
        <w:rPr>
          <w:rFonts w:ascii="Times New Roman" w:eastAsia="Calibri" w:hAnsi="Times New Roman" w:cs="Arial"/>
        </w:rPr>
        <w:t xml:space="preserve"> (given at least 3 iterations without improvement)</w:t>
      </w:r>
      <w:r w:rsidR="007A500F">
        <w:rPr>
          <w:rFonts w:ascii="Times New Roman" w:eastAsia="Calibri" w:hAnsi="Times New Roman" w:cs="Arial"/>
        </w:rPr>
        <w:t xml:space="preserve"> it’s assumed that the </w:t>
      </w:r>
      <w:r w:rsidR="001C66D8">
        <w:rPr>
          <w:rFonts w:ascii="Times New Roman" w:eastAsia="Calibri" w:hAnsi="Times New Roman" w:cs="Arial"/>
        </w:rPr>
        <w:t>optimal feature set has been found.</w:t>
      </w:r>
    </w:p>
    <w:p w14:paraId="2660F74E" w14:textId="77777777" w:rsidR="009A7825" w:rsidRPr="009A7825" w:rsidRDefault="009A7825" w:rsidP="009A7825">
      <w:pPr>
        <w:suppressAutoHyphens/>
        <w:spacing w:after="0"/>
        <w:rPr>
          <w:rFonts w:ascii="Times New Roman" w:eastAsia="Calibri" w:hAnsi="Times New Roman" w:cs="Arial"/>
        </w:rPr>
      </w:pPr>
    </w:p>
    <w:p w14:paraId="63E2841C" w14:textId="0CDC801A" w:rsidR="0093249C" w:rsidRPr="0093249C" w:rsidRDefault="00A822B3" w:rsidP="009A7825">
      <w:pPr>
        <w:pStyle w:val="Heading2"/>
      </w:pPr>
      <w:bookmarkStart w:id="381" w:name="_Toc480192472"/>
      <w:r>
        <w:t>2</w:t>
      </w:r>
      <w:r w:rsidR="00912597">
        <w:t>.</w:t>
      </w:r>
      <w:r w:rsidR="009A7825">
        <w:t>4</w:t>
      </w:r>
      <w:r w:rsidR="00912597">
        <w:t xml:space="preserve">. </w:t>
      </w:r>
      <w:r w:rsidR="009A7825">
        <w:t>Run t-SNE</w:t>
      </w:r>
      <w:bookmarkEnd w:id="381"/>
    </w:p>
    <w:p w14:paraId="5F409ECA" w14:textId="3D627E39" w:rsidR="009A7825" w:rsidRDefault="00DE32F3" w:rsidP="00F36377">
      <w:pPr>
        <w:suppressAutoHyphens/>
        <w:spacing w:after="0"/>
        <w:rPr>
          <w:rFonts w:ascii="Times New Roman" w:eastAsia="Calibri" w:hAnsi="Times New Roman" w:cs="Arial"/>
        </w:rPr>
      </w:pPr>
      <w:r w:rsidRPr="00DE32F3">
        <w:rPr>
          <w:rFonts w:ascii="Times New Roman" w:eastAsia="Calibri" w:hAnsi="Times New Roman" w:cs="Arial"/>
        </w:rPr>
        <w:t>t-distributed stochastic neighbor embedding (t-SNE)</w:t>
      </w:r>
      <w:r>
        <w:rPr>
          <w:rFonts w:ascii="Times New Roman" w:eastAsia="Calibri" w:hAnsi="Times New Roman" w:cs="Arial"/>
        </w:rPr>
        <w:t xml:space="preserve"> is a </w:t>
      </w:r>
      <w:r w:rsidRPr="00DE32F3">
        <w:rPr>
          <w:rFonts w:ascii="Times New Roman" w:eastAsia="Calibri" w:hAnsi="Times New Roman" w:cs="Arial"/>
        </w:rPr>
        <w:t>nonlinear dimensionality reduction</w:t>
      </w:r>
      <w:r>
        <w:rPr>
          <w:rFonts w:ascii="Times New Roman" w:eastAsia="Calibri" w:hAnsi="Times New Roman" w:cs="Arial"/>
        </w:rPr>
        <w:t xml:space="preserve"> algorithm</w:t>
      </w:r>
      <w:r w:rsidR="006A7157">
        <w:rPr>
          <w:rFonts w:ascii="Times New Roman" w:eastAsia="Calibri" w:hAnsi="Times New Roman" w:cs="Arial"/>
        </w:rPr>
        <w:t xml:space="preserve"> which</w:t>
      </w:r>
      <w:r>
        <w:rPr>
          <w:rFonts w:ascii="Times New Roman" w:eastAsia="Calibri" w:hAnsi="Times New Roman" w:cs="Arial"/>
        </w:rPr>
        <w:t xml:space="preserve"> has been chosen </w:t>
      </w:r>
      <w:r w:rsidR="00F36377">
        <w:rPr>
          <w:rFonts w:ascii="Times New Roman" w:eastAsia="Calibri" w:hAnsi="Times New Roman" w:cs="Arial"/>
        </w:rPr>
        <w:t>because as opposed to more commonly used dimensionality reduction algorithms (such as PCA)</w:t>
      </w:r>
      <w:r w:rsidR="00236EBA">
        <w:rPr>
          <w:rFonts w:ascii="Times New Roman" w:eastAsia="Calibri" w:hAnsi="Times New Roman" w:cs="Arial"/>
        </w:rPr>
        <w:t xml:space="preserve"> which are mainly concerned with preserving large pairwise distances</w:t>
      </w:r>
      <w:r w:rsidR="00F36377">
        <w:rPr>
          <w:rFonts w:ascii="Times New Roman" w:eastAsia="Calibri" w:hAnsi="Times New Roman" w:cs="Arial"/>
        </w:rPr>
        <w:t xml:space="preserve"> t-SNE maintains structure by putting more weight on local distances. </w:t>
      </w:r>
    </w:p>
    <w:p w14:paraId="364BD9C2" w14:textId="77777777" w:rsidR="00AE1267" w:rsidRDefault="00AE1267" w:rsidP="00AE1267">
      <w:pPr>
        <w:keepNext/>
        <w:suppressAutoHyphens/>
        <w:spacing w:after="0"/>
      </w:pPr>
      <w:r>
        <w:rPr>
          <w:rFonts w:ascii="Times New Roman" w:eastAsia="Calibri" w:hAnsi="Times New Roman" w:cs="Arial"/>
          <w:noProof/>
        </w:rPr>
        <w:drawing>
          <wp:inline distT="0" distB="0" distL="0" distR="0" wp14:anchorId="2AA0A0A9" wp14:editId="71B302AC">
            <wp:extent cx="5274310" cy="404368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7-04-16 17.05.08.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4043680"/>
                    </a:xfrm>
                    <a:prstGeom prst="rect">
                      <a:avLst/>
                    </a:prstGeom>
                  </pic:spPr>
                </pic:pic>
              </a:graphicData>
            </a:graphic>
          </wp:inline>
        </w:drawing>
      </w:r>
    </w:p>
    <w:p w14:paraId="0360F67E" w14:textId="73038AA4" w:rsidR="00F36377" w:rsidRDefault="00AE1267" w:rsidP="00AE1267">
      <w:pPr>
        <w:pStyle w:val="Caption"/>
      </w:pPr>
      <w:bookmarkStart w:id="382" w:name="_Toc483041608"/>
      <w:r>
        <w:t xml:space="preserve">Figure </w:t>
      </w:r>
      <w:fldSimple w:instr=" SEQ Figure \* ARABIC ">
        <w:ins w:id="383" w:author="Shy Alon" w:date="2017-07-18T22:39:00Z">
          <w:r w:rsidR="000F5381">
            <w:rPr>
              <w:noProof/>
            </w:rPr>
            <w:t>7</w:t>
          </w:r>
        </w:ins>
        <w:del w:id="384" w:author="Shy Alon" w:date="2017-07-05T22:58:00Z">
          <w:r w:rsidR="00A9699E" w:rsidDel="00C91D56">
            <w:rPr>
              <w:noProof/>
            </w:rPr>
            <w:delText>5</w:delText>
          </w:r>
        </w:del>
      </w:fldSimple>
      <w:r>
        <w:t xml:space="preserve"> Local as Opposed to Global Distances</w:t>
      </w:r>
      <w:bookmarkEnd w:id="382"/>
    </w:p>
    <w:p w14:paraId="36A6224A" w14:textId="2E6925B2" w:rsidR="00711853" w:rsidRPr="00711853" w:rsidRDefault="00711853" w:rsidP="00711853">
      <w:r>
        <w:t xml:space="preserve">In the domain of bankruptcy </w:t>
      </w:r>
      <w:r w:rsidR="000A4949">
        <w:t>detection,</w:t>
      </w:r>
      <w:r>
        <w:t xml:space="preserve"> it is critical that the process of preserving large distances (which carry little data) will not </w:t>
      </w:r>
      <w:r w:rsidR="00D27A94">
        <w:t>affect</w:t>
      </w:r>
      <w:r>
        <w:t xml:space="preserve"> </w:t>
      </w:r>
      <w:r w:rsidR="00D27A94">
        <w:t xml:space="preserve">preserving </w:t>
      </w:r>
      <w:r>
        <w:t xml:space="preserve">local </w:t>
      </w:r>
      <w:r w:rsidR="00D27A94">
        <w:t>(short) distances since the shortest distance estimation along the selected features is what determines the nearest neighbor and for our purpose of classifying untagged samples this is the most important quality.</w:t>
      </w:r>
    </w:p>
    <w:p w14:paraId="2D2DB2AD" w14:textId="0D1F9C83" w:rsidR="009A7825" w:rsidRPr="0093249C" w:rsidRDefault="009A7825" w:rsidP="009A7825">
      <w:pPr>
        <w:pStyle w:val="Heading2"/>
      </w:pPr>
      <w:bookmarkStart w:id="385" w:name="_Toc480192473"/>
      <w:r>
        <w:lastRenderedPageBreak/>
        <w:t>2.5. Fitness Calculation</w:t>
      </w:r>
      <w:bookmarkEnd w:id="385"/>
    </w:p>
    <w:p w14:paraId="660371B2" w14:textId="346CD5D2" w:rsidR="009A7825" w:rsidRDefault="008851FE" w:rsidP="00513344">
      <w:pPr>
        <w:suppressAutoHyphens/>
        <w:spacing w:after="0"/>
        <w:rPr>
          <w:rFonts w:ascii="Times New Roman" w:eastAsia="Calibri" w:hAnsi="Times New Roman" w:cs="Arial"/>
        </w:rPr>
      </w:pPr>
      <w:r>
        <w:rPr>
          <w:rFonts w:ascii="Times New Roman" w:eastAsia="Calibri" w:hAnsi="Times New Roman" w:cs="Arial"/>
        </w:rPr>
        <w:t xml:space="preserve">The fitness of </w:t>
      </w:r>
      <w:r w:rsidR="00A12891">
        <w:rPr>
          <w:rFonts w:ascii="Times New Roman" w:eastAsia="Calibri" w:hAnsi="Times New Roman" w:cs="Arial"/>
        </w:rPr>
        <w:t xml:space="preserve">a feature set </w:t>
      </w:r>
      <w:r w:rsidR="0046772B">
        <w:rPr>
          <w:rFonts w:ascii="Times New Roman" w:eastAsia="Calibri" w:hAnsi="Times New Roman" w:cs="Arial"/>
        </w:rPr>
        <w:t xml:space="preserve">(representing the quality of the clustering algorithm) </w:t>
      </w:r>
      <w:r w:rsidR="00A12891">
        <w:rPr>
          <w:rFonts w:ascii="Times New Roman" w:eastAsia="Calibri" w:hAnsi="Times New Roman" w:cs="Arial"/>
        </w:rPr>
        <w:t xml:space="preserve">has been measured using multiple metrics including </w:t>
      </w:r>
      <w:r w:rsidR="00513344">
        <w:rPr>
          <w:rFonts w:ascii="Times New Roman" w:eastAsia="Calibri" w:hAnsi="Times New Roman" w:cs="Arial"/>
        </w:rPr>
        <w:t>the nearest neighbor being of the same class, two out of three nearest neighbors and three out of five</w:t>
      </w:r>
      <w:r w:rsidR="00375C17">
        <w:rPr>
          <w:rFonts w:ascii="Times New Roman" w:eastAsia="Calibri" w:hAnsi="Times New Roman" w:cs="Arial"/>
        </w:rPr>
        <w:t xml:space="preserve"> nearest </w:t>
      </w:r>
      <w:r w:rsidR="007E4EE1">
        <w:rPr>
          <w:rFonts w:ascii="Times New Roman" w:eastAsia="Calibri" w:hAnsi="Times New Roman" w:cs="Arial"/>
        </w:rPr>
        <w:t>neighbors</w:t>
      </w:r>
      <w:r w:rsidR="00513344">
        <w:rPr>
          <w:rFonts w:ascii="Times New Roman" w:eastAsia="Calibri" w:hAnsi="Times New Roman" w:cs="Arial"/>
        </w:rPr>
        <w:t>.</w:t>
      </w:r>
      <w:r w:rsidR="00892BB7">
        <w:rPr>
          <w:rFonts w:ascii="Times New Roman" w:eastAsia="Calibri" w:hAnsi="Times New Roman" w:cs="Arial"/>
        </w:rPr>
        <w:t xml:space="preserve"> </w:t>
      </w:r>
      <w:r w:rsidR="00F44432">
        <w:rPr>
          <w:rFonts w:ascii="Times New Roman" w:eastAsia="Calibri" w:hAnsi="Times New Roman" w:cs="Arial"/>
        </w:rPr>
        <w:t xml:space="preserve">All metrics behave in a similar manner so </w:t>
      </w:r>
      <w:r w:rsidR="00B74380">
        <w:rPr>
          <w:rFonts w:ascii="Times New Roman" w:eastAsia="Calibri" w:hAnsi="Times New Roman" w:cs="Arial"/>
        </w:rPr>
        <w:t xml:space="preserve">finally </w:t>
      </w:r>
      <w:r w:rsidR="00D329A0">
        <w:rPr>
          <w:rFonts w:ascii="Times New Roman" w:eastAsia="Calibri" w:hAnsi="Times New Roman" w:cs="Arial"/>
        </w:rPr>
        <w:t xml:space="preserve">the fitness score is determined by the percentage of tagged samples having a nearest tagged neighbor with the same tag. This quality metric indicates that the </w:t>
      </w:r>
      <w:r w:rsidR="002E6DB3">
        <w:rPr>
          <w:rFonts w:ascii="Times New Roman" w:eastAsia="Calibri" w:hAnsi="Times New Roman" w:cs="Arial"/>
        </w:rPr>
        <w:t>untagged neighbors are likely to share the same tag (thus indicating</w:t>
      </w:r>
      <w:r w:rsidR="00FB5FFC">
        <w:rPr>
          <w:rFonts w:ascii="Times New Roman" w:eastAsia="Calibri" w:hAnsi="Times New Roman" w:cs="Arial"/>
        </w:rPr>
        <w:t xml:space="preserve"> that the clustering succeeded to </w:t>
      </w:r>
      <w:r w:rsidR="00E20615">
        <w:rPr>
          <w:rFonts w:ascii="Times New Roman" w:eastAsia="Calibri" w:hAnsi="Times New Roman" w:cs="Arial"/>
        </w:rPr>
        <w:t xml:space="preserve">cluster </w:t>
      </w:r>
      <w:r w:rsidR="004D2F71">
        <w:rPr>
          <w:rFonts w:ascii="Times New Roman" w:eastAsia="Calibri" w:hAnsi="Times New Roman" w:cs="Arial"/>
        </w:rPr>
        <w:t>data points with the same tag together).</w:t>
      </w:r>
      <w:r w:rsidR="00D329A0">
        <w:rPr>
          <w:rFonts w:ascii="Times New Roman" w:eastAsia="Calibri" w:hAnsi="Times New Roman" w:cs="Arial"/>
        </w:rPr>
        <w:t xml:space="preserve"> </w:t>
      </w:r>
    </w:p>
    <w:p w14:paraId="3DC5025A" w14:textId="77777777" w:rsidR="009A7825" w:rsidRDefault="009A7825" w:rsidP="009A7825">
      <w:pPr>
        <w:suppressAutoHyphens/>
        <w:spacing w:after="0"/>
        <w:rPr>
          <w:rFonts w:ascii="Times New Roman" w:eastAsia="Calibri" w:hAnsi="Times New Roman" w:cs="Arial"/>
        </w:rPr>
      </w:pPr>
    </w:p>
    <w:p w14:paraId="063B257B" w14:textId="5E442FCC" w:rsidR="009A7825" w:rsidRPr="0093249C" w:rsidRDefault="009A7825" w:rsidP="009A7825">
      <w:pPr>
        <w:pStyle w:val="Heading2"/>
      </w:pPr>
      <w:bookmarkStart w:id="386" w:name="_Toc480192474"/>
      <w:r>
        <w:t>2.6. Model Selection</w:t>
      </w:r>
      <w:bookmarkEnd w:id="386"/>
    </w:p>
    <w:p w14:paraId="222EEF42" w14:textId="1FE38F34" w:rsidR="003E36DA" w:rsidRPr="003E36DA" w:rsidRDefault="009C5EAE" w:rsidP="001B6659">
      <w:pPr>
        <w:suppressAutoHyphens/>
        <w:spacing w:after="0"/>
        <w:rPr>
          <w:rFonts w:ascii="Times New Roman" w:eastAsia="Calibri" w:hAnsi="Times New Roman" w:cs="Arial"/>
        </w:rPr>
      </w:pPr>
      <w:r>
        <w:rPr>
          <w:rFonts w:ascii="Times New Roman" w:eastAsia="Calibri" w:hAnsi="Times New Roman" w:cs="Arial"/>
        </w:rPr>
        <w:t xml:space="preserve">The model with the best fitness score is selected for a </w:t>
      </w:r>
      <w:r w:rsidR="003009C3">
        <w:rPr>
          <w:rFonts w:ascii="Times New Roman" w:eastAsia="Calibri" w:hAnsi="Times New Roman" w:cs="Arial"/>
        </w:rPr>
        <w:t>dataset</w:t>
      </w:r>
      <w:r>
        <w:rPr>
          <w:rFonts w:ascii="Times New Roman" w:eastAsia="Calibri" w:hAnsi="Times New Roman" w:cs="Arial"/>
        </w:rPr>
        <w:t xml:space="preserve"> and the mapped data points </w:t>
      </w:r>
      <w:r w:rsidR="00747BAA">
        <w:rPr>
          <w:rFonts w:ascii="Times New Roman" w:eastAsia="Calibri" w:hAnsi="Times New Roman" w:cs="Arial"/>
        </w:rPr>
        <w:t xml:space="preserve">(in 2 dimensions) </w:t>
      </w:r>
      <w:r w:rsidR="00D140B5">
        <w:rPr>
          <w:rFonts w:ascii="Times New Roman" w:eastAsia="Calibri" w:hAnsi="Times New Roman" w:cs="Arial"/>
        </w:rPr>
        <w:t>are used for identifying corporations running the risk of bankruptcy</w:t>
      </w:r>
      <w:r w:rsidR="0030788D">
        <w:rPr>
          <w:rFonts w:ascii="Times New Roman" w:eastAsia="Calibri" w:hAnsi="Times New Roman" w:cs="Arial"/>
        </w:rPr>
        <w:t xml:space="preserve"> – the untagged corporations adjacent to the tagged as bankrupt corporations constitute our target set.</w:t>
      </w:r>
    </w:p>
    <w:p w14:paraId="7D9D81E7" w14:textId="77777777" w:rsidR="00254202" w:rsidRDefault="00254202">
      <w:pPr>
        <w:spacing w:line="276" w:lineRule="auto"/>
        <w:jc w:val="left"/>
        <w:rPr>
          <w:rFonts w:ascii="Palatino Linotype" w:hAnsi="Palatino Linotype" w:cs="Times New Roman"/>
          <w:b/>
          <w:bCs/>
          <w:sz w:val="28"/>
          <w:szCs w:val="28"/>
          <w:lang w:val="en-GB" w:eastAsia="de-AT" w:bidi="ar-SA"/>
        </w:rPr>
      </w:pPr>
      <w:bookmarkStart w:id="387" w:name="_Toc443577296"/>
      <w:r>
        <w:br w:type="page"/>
      </w:r>
    </w:p>
    <w:p w14:paraId="1E8D6D56" w14:textId="5CAB6B68" w:rsidR="00395C1D" w:rsidRDefault="00A822B3" w:rsidP="00395C1D">
      <w:pPr>
        <w:pStyle w:val="Heading1"/>
      </w:pPr>
      <w:bookmarkStart w:id="388" w:name="_Toc480192475"/>
      <w:r>
        <w:lastRenderedPageBreak/>
        <w:t>3</w:t>
      </w:r>
      <w:r w:rsidR="00E369F0">
        <w:t xml:space="preserve">. </w:t>
      </w:r>
      <w:r w:rsidR="003E36DA">
        <w:t>Results and Discussion</w:t>
      </w:r>
      <w:bookmarkEnd w:id="388"/>
    </w:p>
    <w:p w14:paraId="32A83DCE" w14:textId="227C4AB1" w:rsidR="00C65033" w:rsidRDefault="00242AA9" w:rsidP="00242AA9">
      <w:r>
        <w:t>Below we describe the application of the above-</w:t>
      </w:r>
      <w:r w:rsidR="00D84FA4">
        <w:t>describe workflow to “real world</w:t>
      </w:r>
      <w:r>
        <w:t xml:space="preserve">” problems. </w:t>
      </w:r>
    </w:p>
    <w:p w14:paraId="7B57DF33" w14:textId="5734C5A2" w:rsidR="00EE4A07" w:rsidRDefault="00A822B3" w:rsidP="00977C86">
      <w:pPr>
        <w:pStyle w:val="Heading2"/>
      </w:pPr>
      <w:bookmarkStart w:id="389" w:name="_Toc480192476"/>
      <w:r>
        <w:t>3</w:t>
      </w:r>
      <w:r w:rsidR="00912597">
        <w:t xml:space="preserve">.1. </w:t>
      </w:r>
      <w:r w:rsidR="00EE4A07">
        <w:t>Pre</w:t>
      </w:r>
      <w:r w:rsidR="00BD5502">
        <w:t>-P</w:t>
      </w:r>
      <w:r w:rsidR="00EE4A07">
        <w:t>rocessing</w:t>
      </w:r>
      <w:r w:rsidR="00BD5502">
        <w:t xml:space="preserve"> Implementation</w:t>
      </w:r>
      <w:bookmarkEnd w:id="389"/>
    </w:p>
    <w:p w14:paraId="751A9FC9" w14:textId="44628966" w:rsidR="00383B30" w:rsidRDefault="00FB3DD6" w:rsidP="001C0A8A">
      <w:pPr>
        <w:spacing w:after="0"/>
      </w:pPr>
      <w:r>
        <w:t xml:space="preserve">The main objective of </w:t>
      </w:r>
      <w:r w:rsidR="00242AA9">
        <w:t xml:space="preserve">this </w:t>
      </w:r>
      <w:r>
        <w:t xml:space="preserve">stage is to </w:t>
      </w:r>
      <w:r w:rsidR="00242AA9">
        <w:t xml:space="preserve">demonstrate </w:t>
      </w:r>
      <w:r>
        <w:t>the usefulness of data reduction and visualization techniques for the analysis of solar cell libraries. For the purpose of validating the proposed implementation, two Photov</w:t>
      </w:r>
      <w:r w:rsidR="00093DD5">
        <w:t xml:space="preserve">oltaic libraries were chosen from the work </w:t>
      </w:r>
      <w:r>
        <w:t xml:space="preserve"> </w:t>
      </w:r>
      <w:r w:rsidR="00093DD5">
        <w:t>of</w:t>
      </w:r>
      <w:r>
        <w:t xml:space="preserve"> Majhi et al.</w:t>
      </w:r>
      <w:r w:rsidR="00010C54">
        <w:fldChar w:fldCharType="begin"/>
      </w:r>
      <w:r w:rsidR="00CF03CA">
        <w:instrText xml:space="preserve"> ADDIN EN.CITE &lt;EndNote&gt;&lt;Cite&gt;&lt;Author&gt;Hill&lt;/Author&gt;&lt;Year&gt;2016&lt;/Year&gt;&lt;RecNum&gt;426&lt;/RecNum&gt;&lt;DisplayText&gt;&lt;style face="italic superscript"&gt;(5)&lt;/style&gt;&lt;/DisplayText&gt;&lt;record&gt;&lt;rec-number&gt;426&lt;/rec-number&gt;&lt;foreign-keys&gt;&lt;key app="EN" db-id="a550e29ro9vf20etr5rxfpaaawfvzfxwdz9p"&gt;426&lt;/key&gt;&lt;/foreign-keys&gt;&lt;ref-type name="Journal Article"&gt;17&lt;/ref-type&gt;&lt;contributors&gt;&lt;authors&gt;&lt;author&gt;Hill, Joanne&lt;/author&gt;&lt;author&gt;Mulholland, Gregory&lt;/author&gt;&lt;author&gt;Persson, Kristin&lt;/author&gt;&lt;author&gt;Seshadri, Ram&lt;/author&gt;&lt;author&gt;Wolverton, Chris&lt;/author&gt;&lt;author&gt;Meredig, Bryce&lt;/author&gt;&lt;/authors&gt;&lt;/contributors&gt;&lt;titles&gt;&lt;title&gt;Materials science with large-scale data and informatics: Unlocking new opportunities&lt;/title&gt;&lt;secondary-title&gt;MRS Bulletin&lt;/secondary-title&gt;&lt;/titles&gt;&lt;periodical&gt;&lt;full-title&gt;MRS Bulletin&lt;/full-title&gt;&lt;/periodical&gt;&lt;pages&gt;399-409&lt;/pages&gt;&lt;volume&gt;41&lt;/volume&gt;&lt;number&gt;5&lt;/number&gt;&lt;dates&gt;&lt;year&gt;2016&lt;/year&gt;&lt;pub-dates&gt;&lt;date&gt;2016/005/001&lt;/date&gt;&lt;/pub-dates&gt;&lt;/dates&gt;&lt;pub-location&gt;New York, USA&lt;/pub-location&gt;&lt;publisher&gt;Cambridge University Press&lt;/publisher&gt;&lt;urls&gt;&lt;related-urls&gt;&lt;url&gt;https://www.cambridge.org/core/article/div-class-title-materials-science-with-large-scale-data-and-informatics-unlocking-new-opportunities-div/BE294BD45E360E45C9FE0253E702D6B5&lt;/url&gt;&lt;/related-urls&gt;&lt;/urls&gt;&lt;electronic-resource-num&gt;10.1557/mrs.2016.93&lt;/electronic-resource-num&gt;&lt;/record&gt;&lt;/Cite&gt;&lt;/EndNote&gt;</w:instrText>
      </w:r>
      <w:r w:rsidR="00010C54">
        <w:fldChar w:fldCharType="separate"/>
      </w:r>
      <w:r w:rsidR="00CF03CA" w:rsidRPr="00CF03CA">
        <w:rPr>
          <w:i/>
          <w:noProof/>
          <w:vertAlign w:val="superscript"/>
        </w:rPr>
        <w:t>(</w:t>
      </w:r>
      <w:hyperlink w:anchor="_ENREF_5" w:tooltip="Hill, 2016 #426" w:history="1">
        <w:r w:rsidR="001C0A8A" w:rsidRPr="00CF03CA">
          <w:rPr>
            <w:i/>
            <w:noProof/>
            <w:vertAlign w:val="superscript"/>
          </w:rPr>
          <w:t>5</w:t>
        </w:r>
      </w:hyperlink>
      <w:r w:rsidR="00CF03CA" w:rsidRPr="00CF03CA">
        <w:rPr>
          <w:i/>
          <w:noProof/>
          <w:vertAlign w:val="superscript"/>
        </w:rPr>
        <w:t>)</w:t>
      </w:r>
      <w:r w:rsidR="00010C54">
        <w:fldChar w:fldCharType="end"/>
      </w:r>
      <w:r>
        <w:t xml:space="preserve"> The stages </w:t>
      </w:r>
      <w:r w:rsidR="00242AA9">
        <w:t xml:space="preserve">described in </w:t>
      </w:r>
      <w:r>
        <w:t xml:space="preserve">the Pre-Processing section are </w:t>
      </w:r>
      <w:r w:rsidR="00242AA9">
        <w:t xml:space="preserve">allow </w:t>
      </w:r>
      <w:r>
        <w:t>to comparatively analyze</w:t>
      </w:r>
      <w:r w:rsidR="00383B30">
        <w:t xml:space="preserve"> </w:t>
      </w:r>
      <w:r w:rsidR="00383B30" w:rsidRPr="00D02BFE">
        <w:t xml:space="preserve">the libraries </w:t>
      </w:r>
      <w:r w:rsidR="00242AA9">
        <w:t>using</w:t>
      </w:r>
      <w:r w:rsidR="00383B30" w:rsidRPr="00D02BFE">
        <w:t xml:space="preserve"> simple statistics and data visualization methods (PCA and SOM)</w:t>
      </w:r>
      <w:r w:rsidR="00383B30">
        <w:t>.</w:t>
      </w:r>
    </w:p>
    <w:p w14:paraId="1970D064" w14:textId="77777777" w:rsidR="00FB3DD6" w:rsidRDefault="00FB3DD6" w:rsidP="002A0552">
      <w:pPr>
        <w:spacing w:after="0"/>
      </w:pPr>
      <w:r>
        <w:t xml:space="preserve"> </w:t>
      </w:r>
    </w:p>
    <w:p w14:paraId="17F7553C" w14:textId="77777777" w:rsidR="00FB3DD6" w:rsidRPr="00FB3DD6" w:rsidRDefault="00FB3DD6" w:rsidP="00FB3DD6"/>
    <w:p w14:paraId="068DAE86" w14:textId="64FE510E" w:rsidR="00395C1D" w:rsidRPr="005B6ED7" w:rsidRDefault="00A822B3" w:rsidP="00FB3DD6">
      <w:pPr>
        <w:pStyle w:val="Heading3"/>
      </w:pPr>
      <w:bookmarkStart w:id="390" w:name="_Toc480192477"/>
      <w:r>
        <w:t>3</w:t>
      </w:r>
      <w:r w:rsidR="00912597">
        <w:t xml:space="preserve">.1.1. </w:t>
      </w:r>
      <w:r w:rsidR="00395C1D" w:rsidRPr="005B6ED7">
        <w:t>Data bases</w:t>
      </w:r>
      <w:bookmarkEnd w:id="390"/>
    </w:p>
    <w:p w14:paraId="046D085A" w14:textId="7DD8EA5D" w:rsidR="008E27D9" w:rsidRPr="00800E97" w:rsidRDefault="008E27D9" w:rsidP="001C0A8A">
      <w:pPr>
        <w:spacing w:after="0"/>
      </w:pPr>
      <w:r>
        <w:t xml:space="preserve">The implementation of this phase was </w:t>
      </w:r>
      <w:r w:rsidR="00242AA9">
        <w:t xml:space="preserve">tested </w:t>
      </w:r>
      <w:r>
        <w:t xml:space="preserve">using </w:t>
      </w:r>
      <w:r w:rsidRPr="00826098">
        <w:t>a TiO</w:t>
      </w:r>
      <w:r w:rsidRPr="00800E97">
        <w:rPr>
          <w:vertAlign w:val="subscript"/>
        </w:rPr>
        <w:t>2</w:t>
      </w:r>
      <w:r w:rsidRPr="00826098">
        <w:t>|Co</w:t>
      </w:r>
      <w:r w:rsidRPr="00800E97">
        <w:rPr>
          <w:vertAlign w:val="subscript"/>
        </w:rPr>
        <w:t>3</w:t>
      </w:r>
      <w:r w:rsidRPr="00826098">
        <w:t>O</w:t>
      </w:r>
      <w:r w:rsidRPr="00800E97">
        <w:rPr>
          <w:vertAlign w:val="subscript"/>
        </w:rPr>
        <w:t>4</w:t>
      </w:r>
      <w:r>
        <w:t xml:space="preserve"> </w:t>
      </w:r>
      <w:r w:rsidRPr="00826098">
        <w:t>and a TiO</w:t>
      </w:r>
      <w:r w:rsidRPr="00800E97">
        <w:rPr>
          <w:vertAlign w:val="subscript"/>
        </w:rPr>
        <w:t>2</w:t>
      </w:r>
      <w:r w:rsidRPr="00826098">
        <w:t>|Co</w:t>
      </w:r>
      <w:r w:rsidRPr="00800E97">
        <w:rPr>
          <w:vertAlign w:val="subscript"/>
        </w:rPr>
        <w:t>3</w:t>
      </w:r>
      <w:r w:rsidRPr="00826098">
        <w:t>O</w:t>
      </w:r>
      <w:r w:rsidRPr="00800E97">
        <w:rPr>
          <w:vertAlign w:val="subscript"/>
        </w:rPr>
        <w:t>4</w:t>
      </w:r>
      <w:r w:rsidRPr="00826098">
        <w:t>|MoO</w:t>
      </w:r>
      <w:r w:rsidRPr="00800E97">
        <w:rPr>
          <w:vertAlign w:val="subscript"/>
        </w:rPr>
        <w:t>3</w:t>
      </w:r>
      <w:r w:rsidR="00242AA9">
        <w:t xml:space="preserve"> solar cells libraries</w:t>
      </w:r>
      <w:r w:rsidRPr="00826098">
        <w:t xml:space="preserve"> </w:t>
      </w:r>
      <w:proofErr w:type="gramStart"/>
      <w:r w:rsidRPr="00826098">
        <w:t>The</w:t>
      </w:r>
      <w:proofErr w:type="gramEnd"/>
      <w:r w:rsidRPr="00826098">
        <w:t xml:space="preserve"> two </w:t>
      </w:r>
      <w:r>
        <w:t xml:space="preserve">libraries </w:t>
      </w:r>
      <w:r w:rsidRPr="00826098">
        <w:t xml:space="preserve">share the same preparation method </w:t>
      </w:r>
      <w:r>
        <w:t>and the same thickness of the TiO</w:t>
      </w:r>
      <w:r w:rsidRPr="00606884">
        <w:rPr>
          <w:vertAlign w:val="subscript"/>
        </w:rPr>
        <w:t>2</w:t>
      </w:r>
      <w:r>
        <w:t xml:space="preserve"> and Co</w:t>
      </w:r>
      <w:r w:rsidRPr="00606884">
        <w:rPr>
          <w:vertAlign w:val="subscript"/>
        </w:rPr>
        <w:t>3</w:t>
      </w:r>
      <w:r>
        <w:t>O</w:t>
      </w:r>
      <w:r w:rsidRPr="00606884">
        <w:rPr>
          <w:vertAlign w:val="subscript"/>
        </w:rPr>
        <w:t>4</w:t>
      </w:r>
      <w:r>
        <w:t xml:space="preserve"> layers. </w:t>
      </w:r>
      <w:r w:rsidR="009E2579">
        <w:rPr>
          <w:rFonts w:hint="cs"/>
        </w:rPr>
        <w:t>A</w:t>
      </w:r>
      <w:r w:rsidRPr="00826098">
        <w:t>n additional layer of MoO</w:t>
      </w:r>
      <w:r w:rsidRPr="00606884">
        <w:rPr>
          <w:vertAlign w:val="subscript"/>
        </w:rPr>
        <w:t>3</w:t>
      </w:r>
      <w:r w:rsidRPr="00826098">
        <w:t xml:space="preserve"> was added</w:t>
      </w:r>
      <w:r>
        <w:t xml:space="preserve"> to the second library</w:t>
      </w:r>
      <w:r w:rsidRPr="00826098">
        <w:t xml:space="preserve">. Both libraries were generated </w:t>
      </w:r>
      <w:r w:rsidRPr="00826098">
        <w:rPr>
          <w:rFonts w:ascii="Times New Roman" w:hAnsi="Times New Roman" w:cs="Times New Roman"/>
        </w:rPr>
        <w:t xml:space="preserve">on precut glass coated with </w:t>
      </w:r>
      <w:r>
        <w:rPr>
          <w:rFonts w:hint="cs"/>
        </w:rPr>
        <w:t>F</w:t>
      </w:r>
      <w:r w:rsidRPr="00826098">
        <w:t xml:space="preserve">luorine </w:t>
      </w:r>
      <w:r>
        <w:rPr>
          <w:rFonts w:hint="cs"/>
        </w:rPr>
        <w:t>D</w:t>
      </w:r>
      <w:r w:rsidRPr="00826098">
        <w:t xml:space="preserve">oped tin </w:t>
      </w:r>
      <w:r>
        <w:rPr>
          <w:rFonts w:hint="cs"/>
        </w:rPr>
        <w:t>O</w:t>
      </w:r>
      <w:r w:rsidRPr="00826098">
        <w:t>xide (FTO)</w:t>
      </w:r>
      <w:r w:rsidRPr="00826098">
        <w:rPr>
          <w:rFonts w:ascii="Times New Roman" w:hAnsi="Times New Roman" w:cs="Times New Roman"/>
        </w:rPr>
        <w:t xml:space="preserve"> substrates onto which a TiO</w:t>
      </w:r>
      <w:r w:rsidRPr="00826098">
        <w:rPr>
          <w:rFonts w:ascii="Times New Roman" w:hAnsi="Times New Roman" w:cs="Times New Roman"/>
          <w:vertAlign w:val="subscript"/>
        </w:rPr>
        <w:t>2</w:t>
      </w:r>
      <w:r w:rsidRPr="00826098">
        <w:rPr>
          <w:rFonts w:ascii="Times New Roman" w:hAnsi="Times New Roman" w:cs="Times New Roman"/>
        </w:rPr>
        <w:t xml:space="preserve"> window layer with a linear gradient was deposited, followed by Pulsed Laser Deposition (PLD)</w:t>
      </w:r>
      <w:r w:rsidR="00010C54">
        <w:rPr>
          <w:rFonts w:ascii="Times New Roman" w:hAnsi="Times New Roman" w:cs="Times New Roman"/>
        </w:rPr>
        <w:fldChar w:fldCharType="begin"/>
      </w:r>
      <w:r w:rsidR="00CF03CA">
        <w:rPr>
          <w:rFonts w:ascii="Times New Roman" w:hAnsi="Times New Roman" w:cs="Times New Roman"/>
        </w:rPr>
        <w:instrText xml:space="preserve"> ADDIN EN.CITE &lt;EndNote&gt;&lt;Cite&gt;&lt;Author&gt;Anderson&lt;/Author&gt;&lt;Year&gt;2014&lt;/Year&gt;&lt;RecNum&gt;4&lt;/RecNum&gt;&lt;DisplayText&gt;&lt;style face="italic superscript"&gt;(6)&lt;/style&gt;&lt;/DisplayText&gt;&lt;record&gt;&lt;rec-number&gt;4&lt;/rec-number&gt;&lt;foreign-keys&gt;&lt;key app="EN" db-id="erpvvddtz2x0a6er5wxp5fszfw00dat2xewp" timestamp="0"&gt;4&lt;/key&gt;&lt;/foreign-keys&gt;&lt;ref-type name="Journal Article"&gt;17&lt;/ref-type&gt;&lt;contributors&gt;&lt;authors&gt;&lt;author&gt;Anderson, Assaf Y.&lt;/author&gt;&lt;author&gt;Bouhadana, Yaniv&lt;/author&gt;&lt;author&gt;Barad, Hannah-Noa&lt;/author&gt;&lt;author&gt;Kupfer, Benjamin&lt;/author&gt;&lt;author&gt;Rosh-Hodesh, Eli&lt;/author&gt;&lt;author&gt;Aviv, Hagit&lt;/author&gt;&lt;author&gt;Tischler, Yaakov R.&lt;/author&gt;&lt;author&gt;Rühle, Sven&lt;/author&gt;&lt;author&gt;Zaban, Arie&lt;/author&gt;&lt;/authors&gt;&lt;/contributors&gt;&lt;titles&gt;&lt;title&gt;Quantum Efficiency and Bandgap Analysis for Combinatorial Photovoltaics: Sorting Activity of Cu–O Compounds in All-Oxide Device Libraries&lt;/title&gt;&lt;secondary-title&gt;ACS Combinatorial Science&lt;/secondary-title&gt;&lt;/titles&gt;&lt;pages&gt;53-65&lt;/pages&gt;&lt;volume&gt;16&lt;/volume&gt;&lt;number&gt;2&lt;/number&gt;&lt;dates&gt;&lt;year&gt;2014&lt;/year&gt;&lt;pub-dates&gt;&lt;date&gt;2014/02/10&lt;/date&gt;&lt;/pub-dates&gt;&lt;/dates&gt;&lt;publisher&gt;American Chemical Society&lt;/publisher&gt;&lt;isbn&gt;2156-8952&lt;/isbn&gt;&lt;urls&gt;&lt;related-urls&gt;&lt;url&gt;http://dx.doi.org/10.1021/co3001583&lt;/url&gt;&lt;/related-urls&gt;&lt;/urls&gt;&lt;electronic-resource-num&gt;10.1021/co3001583&lt;/electronic-resource-num&gt;&lt;access-date&gt;2014/03/15&lt;/access-date&gt;&lt;/record&gt;&lt;/Cite&gt;&lt;/EndNote&gt;</w:instrText>
      </w:r>
      <w:r w:rsidR="00010C54">
        <w:rPr>
          <w:rFonts w:ascii="Times New Roman" w:hAnsi="Times New Roman" w:cs="Times New Roman"/>
        </w:rPr>
        <w:fldChar w:fldCharType="separate"/>
      </w:r>
      <w:r w:rsidR="00CF03CA" w:rsidRPr="00CF03CA">
        <w:rPr>
          <w:rFonts w:ascii="Times New Roman" w:hAnsi="Times New Roman" w:cs="Times New Roman"/>
          <w:i/>
          <w:noProof/>
          <w:vertAlign w:val="superscript"/>
        </w:rPr>
        <w:t>(</w:t>
      </w:r>
      <w:hyperlink w:anchor="_ENREF_6" w:tooltip="Anderson, 2014 #4" w:history="1">
        <w:r w:rsidR="001C0A8A" w:rsidRPr="00CF03CA">
          <w:rPr>
            <w:rFonts w:ascii="Times New Roman" w:hAnsi="Times New Roman" w:cs="Times New Roman"/>
            <w:i/>
            <w:noProof/>
            <w:vertAlign w:val="superscript"/>
          </w:rPr>
          <w:t>6</w:t>
        </w:r>
      </w:hyperlink>
      <w:r w:rsidR="00CF03CA" w:rsidRPr="00CF03CA">
        <w:rPr>
          <w:rFonts w:ascii="Times New Roman" w:hAnsi="Times New Roman" w:cs="Times New Roman"/>
          <w:i/>
          <w:noProof/>
          <w:vertAlign w:val="superscript"/>
        </w:rPr>
        <w:t>)</w:t>
      </w:r>
      <w:r w:rsidR="00010C54">
        <w:rPr>
          <w:rFonts w:ascii="Times New Roman" w:hAnsi="Times New Roman" w:cs="Times New Roman"/>
        </w:rPr>
        <w:fldChar w:fldCharType="end"/>
      </w:r>
      <w:r w:rsidRPr="00826098">
        <w:rPr>
          <w:rFonts w:ascii="Times New Roman" w:hAnsi="Times New Roman" w:cs="Times New Roman"/>
        </w:rPr>
        <w:t xml:space="preserve"> of </w:t>
      </w:r>
      <w:r>
        <w:rPr>
          <w:rFonts w:ascii="Times New Roman" w:hAnsi="Times New Roman" w:cs="Times New Roman"/>
        </w:rPr>
        <w:t xml:space="preserve">a </w:t>
      </w:r>
      <w:r w:rsidRPr="00826098">
        <w:rPr>
          <w:rFonts w:ascii="Times New Roman" w:hAnsi="Times New Roman" w:cs="Times New Roman"/>
        </w:rPr>
        <w:t>Co</w:t>
      </w:r>
      <w:r w:rsidRPr="00826098">
        <w:rPr>
          <w:rFonts w:ascii="Times New Roman" w:hAnsi="Times New Roman" w:cs="Times New Roman"/>
          <w:vertAlign w:val="subscript"/>
        </w:rPr>
        <w:t>3</w:t>
      </w:r>
      <w:r w:rsidRPr="00826098">
        <w:rPr>
          <w:rFonts w:ascii="Times New Roman" w:hAnsi="Times New Roman" w:cs="Times New Roman"/>
        </w:rPr>
        <w:t>O</w:t>
      </w:r>
      <w:r w:rsidRPr="00826098">
        <w:rPr>
          <w:rFonts w:ascii="Times New Roman" w:hAnsi="Times New Roman" w:cs="Times New Roman"/>
          <w:vertAlign w:val="subscript"/>
        </w:rPr>
        <w:t>4</w:t>
      </w:r>
      <w:r w:rsidRPr="00826098">
        <w:rPr>
          <w:rFonts w:ascii="Times New Roman" w:hAnsi="Times New Roman" w:cs="Times New Roman"/>
        </w:rPr>
        <w:t xml:space="preserve"> layer </w:t>
      </w:r>
      <w:r>
        <w:rPr>
          <w:rFonts w:ascii="Times New Roman" w:hAnsi="Times New Roman" w:cs="Times New Roman"/>
        </w:rPr>
        <w:t xml:space="preserve">with the deposition profile presented in Figure </w:t>
      </w:r>
      <w:r w:rsidR="00DE6B09">
        <w:rPr>
          <w:rFonts w:ascii="Times New Roman" w:hAnsi="Times New Roman" w:cs="Times New Roman"/>
        </w:rPr>
        <w:t xml:space="preserve">5a </w:t>
      </w:r>
      <w:r>
        <w:rPr>
          <w:rFonts w:ascii="Times New Roman" w:hAnsi="Times New Roman" w:cs="Times New Roman"/>
        </w:rPr>
        <w:t xml:space="preserve">and </w:t>
      </w:r>
      <w:r w:rsidR="00DE6B09">
        <w:rPr>
          <w:rFonts w:ascii="Times New Roman" w:hAnsi="Times New Roman" w:cs="Times New Roman"/>
        </w:rPr>
        <w:t>5b</w:t>
      </w:r>
      <w:r w:rsidRPr="00826098">
        <w:t>.</w:t>
      </w:r>
      <w:r>
        <w:t xml:space="preserve"> </w:t>
      </w:r>
      <w:r w:rsidRPr="00826098">
        <w:t xml:space="preserve"> For the second library </w:t>
      </w:r>
      <w:r>
        <w:t xml:space="preserve">(Figure </w:t>
      </w:r>
      <w:r w:rsidR="00DE6B09">
        <w:t>5b</w:t>
      </w:r>
      <w:r>
        <w:t>)</w:t>
      </w:r>
      <w:r w:rsidRPr="00826098">
        <w:t>, an additional layer of MoO</w:t>
      </w:r>
      <w:r w:rsidRPr="006A5C38">
        <w:rPr>
          <w:vertAlign w:val="subscript"/>
        </w:rPr>
        <w:t>3</w:t>
      </w:r>
      <w:r w:rsidRPr="00826098">
        <w:t xml:space="preserve"> was </w:t>
      </w:r>
      <w:r>
        <w:t xml:space="preserve">PLD-deposited on top of the </w:t>
      </w:r>
      <w:r w:rsidRPr="00826098">
        <w:rPr>
          <w:rFonts w:ascii="Times New Roman" w:hAnsi="Times New Roman" w:cs="Times New Roman"/>
        </w:rPr>
        <w:t>Co</w:t>
      </w:r>
      <w:r w:rsidRPr="00826098">
        <w:rPr>
          <w:rFonts w:ascii="Times New Roman" w:hAnsi="Times New Roman" w:cs="Times New Roman"/>
          <w:vertAlign w:val="subscript"/>
        </w:rPr>
        <w:t>3</w:t>
      </w:r>
      <w:r w:rsidRPr="00826098">
        <w:rPr>
          <w:rFonts w:ascii="Times New Roman" w:hAnsi="Times New Roman" w:cs="Times New Roman"/>
        </w:rPr>
        <w:t>O</w:t>
      </w:r>
      <w:r w:rsidRPr="00826098">
        <w:rPr>
          <w:rFonts w:ascii="Times New Roman" w:hAnsi="Times New Roman" w:cs="Times New Roman"/>
          <w:vertAlign w:val="subscript"/>
        </w:rPr>
        <w:t>4</w:t>
      </w:r>
      <w:r>
        <w:rPr>
          <w:rFonts w:ascii="Times New Roman" w:hAnsi="Times New Roman" w:cs="Times New Roman"/>
        </w:rPr>
        <w:t xml:space="preserve"> layer</w:t>
      </w:r>
      <w:r w:rsidRPr="00826098">
        <w:t xml:space="preserve">. </w:t>
      </w:r>
      <w:r>
        <w:t>A</w:t>
      </w:r>
      <w:r w:rsidRPr="00826098">
        <w:rPr>
          <w:rFonts w:ascii="Times New Roman" w:hAnsi="Times New Roman" w:cs="Times New Roman"/>
        </w:rPr>
        <w:t xml:space="preserve"> grid of 13 x </w:t>
      </w:r>
      <w:r w:rsidRPr="00826098">
        <w:t>13 = 169 Au</w:t>
      </w:r>
      <w:r w:rsidRPr="00826098">
        <w:rPr>
          <w:rFonts w:ascii="Times New Roman" w:hAnsi="Times New Roman" w:cs="Times New Roman"/>
        </w:rPr>
        <w:t xml:space="preserve"> back contacts</w:t>
      </w:r>
      <w:r w:rsidRPr="00826098">
        <w:t xml:space="preserve"> was </w:t>
      </w:r>
      <w:r>
        <w:t>used for both libraries</w:t>
      </w:r>
      <w:r w:rsidRPr="00826098">
        <w:t xml:space="preserve">. </w:t>
      </w:r>
      <w:r>
        <w:t xml:space="preserve">In the following analysis, each of the resulting 169 solar cells is identified by its location on the </w:t>
      </w:r>
      <w:proofErr w:type="gramStart"/>
      <w:r>
        <w:t>back contact</w:t>
      </w:r>
      <w:proofErr w:type="gramEnd"/>
      <w:r>
        <w:t xml:space="preserve"> grid and cells with the same TiO</w:t>
      </w:r>
      <w:r w:rsidRPr="006A5C38">
        <w:rPr>
          <w:vertAlign w:val="subscript"/>
        </w:rPr>
        <w:t>2</w:t>
      </w:r>
      <w:r>
        <w:t>|Co</w:t>
      </w:r>
      <w:r w:rsidRPr="006A5C38">
        <w:rPr>
          <w:vertAlign w:val="subscript"/>
        </w:rPr>
        <w:t>3</w:t>
      </w:r>
      <w:r>
        <w:t>O</w:t>
      </w:r>
      <w:r w:rsidRPr="006A5C38">
        <w:rPr>
          <w:vertAlign w:val="subscript"/>
        </w:rPr>
        <w:t>4</w:t>
      </w:r>
      <w:r>
        <w:t xml:space="preserve"> composition have identical IDs (Figure </w:t>
      </w:r>
      <w:r w:rsidR="00C65033">
        <w:t>5</w:t>
      </w:r>
      <w:r>
        <w:t xml:space="preserve">). </w:t>
      </w:r>
    </w:p>
    <w:p w14:paraId="65E6049D" w14:textId="40A8214A" w:rsidR="00395C1D" w:rsidRDefault="008E27D9" w:rsidP="00A04323">
      <w:pPr>
        <w:spacing w:after="0"/>
        <w:ind w:left="720"/>
        <w:rPr>
          <w:u w:val="single"/>
        </w:rPr>
      </w:pPr>
      <w:bookmarkStart w:id="391" w:name="_Toc483041609"/>
      <w:r w:rsidRPr="009817B2">
        <w:rPr>
          <w:b/>
          <w:bCs/>
          <w:noProof/>
        </w:rPr>
        <w:lastRenderedPageBreak/>
        <w:drawing>
          <wp:anchor distT="0" distB="0" distL="114300" distR="114300" simplePos="0" relativeHeight="251658752" behindDoc="0" locked="0" layoutInCell="1" allowOverlap="1" wp14:anchorId="085A2106" wp14:editId="04B19CA7">
            <wp:simplePos x="0" y="0"/>
            <wp:positionH relativeFrom="margin">
              <wp:posOffset>752475</wp:posOffset>
            </wp:positionH>
            <wp:positionV relativeFrom="paragraph">
              <wp:posOffset>52388</wp:posOffset>
            </wp:positionV>
            <wp:extent cx="3772535" cy="2828925"/>
            <wp:effectExtent l="0" t="0" r="0" b="9525"/>
            <wp:wrapTopAndBottom/>
            <wp:docPr id="5" name="Picture 5" descr="C:\Users\avi\Downloads\With and without mendel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vi\Downloads\With and without mendel (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72535" cy="2828925"/>
                    </a:xfrm>
                    <a:prstGeom prst="rect">
                      <a:avLst/>
                    </a:prstGeom>
                    <a:noFill/>
                    <a:ln>
                      <a:noFill/>
                    </a:ln>
                  </pic:spPr>
                </pic:pic>
              </a:graphicData>
            </a:graphic>
          </wp:anchor>
        </w:drawing>
      </w:r>
      <w:r w:rsidRPr="009817B2">
        <w:rPr>
          <w:b/>
          <w:bCs/>
        </w:rPr>
        <w:t xml:space="preserve">Figure </w:t>
      </w:r>
      <w:r w:rsidR="009A312C" w:rsidRPr="009817B2">
        <w:rPr>
          <w:b/>
          <w:bCs/>
        </w:rPr>
        <w:fldChar w:fldCharType="begin"/>
      </w:r>
      <w:r w:rsidRPr="009817B2">
        <w:rPr>
          <w:b/>
          <w:bCs/>
        </w:rPr>
        <w:instrText xml:space="preserve"> SEQ Figure \* ARABIC </w:instrText>
      </w:r>
      <w:r w:rsidR="009A312C" w:rsidRPr="009817B2">
        <w:rPr>
          <w:b/>
          <w:bCs/>
        </w:rPr>
        <w:fldChar w:fldCharType="separate"/>
      </w:r>
      <w:ins w:id="392" w:author="Shy Alon" w:date="2017-07-18T22:39:00Z">
        <w:r w:rsidR="000F5381">
          <w:rPr>
            <w:b/>
            <w:bCs/>
            <w:noProof/>
          </w:rPr>
          <w:t>8</w:t>
        </w:r>
      </w:ins>
      <w:del w:id="393" w:author="Shy Alon" w:date="2017-07-05T22:58:00Z">
        <w:r w:rsidR="00A9699E" w:rsidDel="00C91D56">
          <w:rPr>
            <w:b/>
            <w:bCs/>
            <w:noProof/>
          </w:rPr>
          <w:delText>6</w:delText>
        </w:r>
      </w:del>
      <w:r w:rsidR="009A312C" w:rsidRPr="009817B2">
        <w:rPr>
          <w:b/>
          <w:bCs/>
        </w:rPr>
        <w:fldChar w:fldCharType="end"/>
      </w:r>
      <w:r w:rsidRPr="009817B2">
        <w:rPr>
          <w:b/>
          <w:bCs/>
        </w:rPr>
        <w:t>:</w:t>
      </w:r>
      <w:r w:rsidRPr="00826098">
        <w:t xml:space="preserve"> A schematic representation of the PV solar cells library. (a) TiO</w:t>
      </w:r>
      <w:r w:rsidRPr="00340A53">
        <w:rPr>
          <w:vertAlign w:val="subscript"/>
        </w:rPr>
        <w:t>2</w:t>
      </w:r>
      <w:r w:rsidRPr="00826098">
        <w:t>|Co</w:t>
      </w:r>
      <w:r w:rsidRPr="00FC34C5">
        <w:rPr>
          <w:vertAlign w:val="subscript"/>
        </w:rPr>
        <w:t>3</w:t>
      </w:r>
      <w:r w:rsidRPr="00826098">
        <w:t>O</w:t>
      </w:r>
      <w:r w:rsidRPr="00340A53">
        <w:rPr>
          <w:vertAlign w:val="subscript"/>
        </w:rPr>
        <w:t>4</w:t>
      </w:r>
      <w:r w:rsidRPr="00826098">
        <w:t xml:space="preserve"> library (b) TiO</w:t>
      </w:r>
      <w:r w:rsidRPr="00340A53">
        <w:rPr>
          <w:vertAlign w:val="subscript"/>
        </w:rPr>
        <w:t>2</w:t>
      </w:r>
      <w:r w:rsidRPr="00826098">
        <w:t>|Co</w:t>
      </w:r>
      <w:r w:rsidRPr="00340A53">
        <w:rPr>
          <w:vertAlign w:val="subscript"/>
        </w:rPr>
        <w:t>3</w:t>
      </w:r>
      <w:r w:rsidRPr="00826098">
        <w:t>O</w:t>
      </w:r>
      <w:r w:rsidRPr="00340A53">
        <w:rPr>
          <w:vertAlign w:val="subscript"/>
        </w:rPr>
        <w:t>4</w:t>
      </w:r>
      <w:r w:rsidRPr="00826098">
        <w:t>|MoO</w:t>
      </w:r>
      <w:r w:rsidRPr="00340A53">
        <w:rPr>
          <w:vertAlign w:val="subscript"/>
        </w:rPr>
        <w:t>3</w:t>
      </w:r>
      <w:r w:rsidRPr="00826098">
        <w:t xml:space="preserve"> library</w:t>
      </w:r>
      <w:r>
        <w:t>.</w:t>
      </w:r>
      <w:bookmarkEnd w:id="391"/>
    </w:p>
    <w:p w14:paraId="444BE369" w14:textId="77777777" w:rsidR="00F53160" w:rsidRPr="00A04323" w:rsidRDefault="00F53160" w:rsidP="00A04323">
      <w:pPr>
        <w:spacing w:after="0"/>
        <w:ind w:left="720"/>
        <w:rPr>
          <w:u w:val="single"/>
        </w:rPr>
      </w:pPr>
    </w:p>
    <w:p w14:paraId="2E600DF6" w14:textId="26943B49" w:rsidR="00395C1D" w:rsidRPr="005B6ED7" w:rsidRDefault="00A822B3" w:rsidP="00FB3DD6">
      <w:pPr>
        <w:pStyle w:val="Heading3"/>
      </w:pPr>
      <w:bookmarkStart w:id="394" w:name="_Toc480192478"/>
      <w:r>
        <w:t>3</w:t>
      </w:r>
      <w:r w:rsidR="00912597">
        <w:t xml:space="preserve">.1.2. </w:t>
      </w:r>
      <w:r w:rsidR="00395C1D" w:rsidRPr="005B6ED7">
        <w:t>Library Characterization</w:t>
      </w:r>
      <w:bookmarkEnd w:id="394"/>
      <w:r w:rsidR="00395C1D" w:rsidRPr="005B6ED7">
        <w:t xml:space="preserve"> </w:t>
      </w:r>
    </w:p>
    <w:p w14:paraId="36044F8A" w14:textId="12777AE9" w:rsidR="00395C1D" w:rsidRPr="00500D35" w:rsidRDefault="00395C1D" w:rsidP="00152594">
      <w:pPr>
        <w:autoSpaceDE w:val="0"/>
        <w:autoSpaceDN w:val="0"/>
        <w:adjustRightInd w:val="0"/>
        <w:rPr>
          <w:rFonts w:ascii="Times New Roman" w:hAnsi="Times New Roman" w:cs="Times New Roman"/>
          <w:sz w:val="23"/>
          <w:szCs w:val="23"/>
        </w:rPr>
      </w:pPr>
      <w:r w:rsidRPr="00CE0C94">
        <w:rPr>
          <w:rFonts w:ascii="Times New Roman" w:eastAsia="Calibri" w:hAnsi="Times New Roman" w:cs="Arial"/>
        </w:rPr>
        <w:t xml:space="preserve">Each of the individual solar cells is characterized by its material descriptors </w:t>
      </w:r>
      <w:r w:rsidR="00242AA9">
        <w:rPr>
          <w:rFonts w:ascii="Times New Roman" w:eastAsia="Calibri" w:hAnsi="Times New Roman" w:cs="Arial"/>
        </w:rPr>
        <w:t xml:space="preserve">(see below) </w:t>
      </w:r>
      <w:r w:rsidRPr="00CE0C94">
        <w:rPr>
          <w:rFonts w:ascii="Times New Roman" w:eastAsia="Calibri" w:hAnsi="Times New Roman" w:cs="Arial"/>
        </w:rPr>
        <w:t>and experimentally measured photovoltaic activities. The descriptors for these libraries are thickness of the window layer</w:t>
      </w:r>
      <w:r>
        <w:rPr>
          <w:rFonts w:ascii="Times New Roman" w:eastAsia="Calibri" w:hAnsi="Times New Roman" w:cs="Arial"/>
        </w:rPr>
        <w:t xml:space="preserve"> (</w:t>
      </w:r>
      <m:oMath>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oMath>
      <w:r>
        <w:rPr>
          <w:rFonts w:ascii="Times New Roman" w:eastAsia="Calibri" w:hAnsi="Times New Roman" w:cs="Arial"/>
        </w:rPr>
        <w:t>)</w:t>
      </w:r>
      <w:r w:rsidRPr="00CE0C94">
        <w:rPr>
          <w:rFonts w:ascii="Times New Roman" w:eastAsia="Calibri" w:hAnsi="Times New Roman" w:cs="Arial"/>
        </w:rPr>
        <w:t>, the thickness of the absorber layer</w:t>
      </w:r>
      <w:r>
        <w:rPr>
          <w:rFonts w:ascii="Times New Roman" w:eastAsia="Calibri" w:hAnsi="Times New Roman" w:cs="Arial"/>
        </w:rPr>
        <w:t>s (</w:t>
      </w:r>
      <m:oMath>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r>
          <w:rPr>
            <w:rFonts w:ascii="Cambria Math" w:eastAsia="Calibri" w:hAnsi="Cambria Math" w:cs="Arial"/>
            <w:szCs w:val="20"/>
          </w:rPr>
          <m:t xml:space="preserve">, </m:t>
        </m:r>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rPr>
              <m:t>C</m:t>
            </m:r>
            <m:sSub>
              <m:sSubPr>
                <m:ctrlPr>
                  <w:rPr>
                    <w:rFonts w:ascii="Cambria Math" w:eastAsia="Calibri" w:hAnsi="Cambria Math" w:cs="Arial"/>
                    <w:i/>
                  </w:rPr>
                </m:ctrlPr>
              </m:sSubPr>
              <m:e>
                <m:r>
                  <w:rPr>
                    <w:rFonts w:ascii="Cambria Math" w:eastAsia="Calibri" w:hAnsi="Cambria Math" w:cs="Arial"/>
                  </w:rPr>
                  <m:t>o</m:t>
                </m:r>
              </m:e>
              <m:sub>
                <m:r>
                  <w:rPr>
                    <w:rFonts w:ascii="Cambria Math" w:eastAsia="Calibri" w:hAnsi="Cambria Math" w:cs="Arial"/>
                  </w:rPr>
                  <m:t>3</m:t>
                </m:r>
              </m:sub>
            </m:sSub>
            <m:sSub>
              <m:sSubPr>
                <m:ctrlPr>
                  <w:rPr>
                    <w:rFonts w:ascii="Cambria Math" w:eastAsia="Calibri" w:hAnsi="Cambria Math" w:cs="Arial"/>
                    <w:i/>
                  </w:rPr>
                </m:ctrlPr>
              </m:sSubPr>
              <m:e>
                <m:r>
                  <w:rPr>
                    <w:rFonts w:ascii="Cambria Math" w:eastAsia="Calibri" w:hAnsi="Cambria Math" w:cs="Arial"/>
                  </w:rPr>
                  <m:t>O</m:t>
                </m:r>
              </m:e>
              <m:sub>
                <m:r>
                  <w:rPr>
                    <w:rFonts w:ascii="Cambria Math" w:eastAsia="Calibri" w:hAnsi="Cambria Math" w:cs="Arial"/>
                  </w:rPr>
                  <m:t>4</m:t>
                </m:r>
              </m:sub>
            </m:sSub>
          </m:sub>
        </m:sSub>
        <m:r>
          <w:rPr>
            <w:rFonts w:ascii="Cambria Math" w:eastAsia="Calibri" w:hAnsi="Cambria Math" w:cs="Arial"/>
            <w:szCs w:val="20"/>
          </w:rPr>
          <m:t xml:space="preserve"> and </m:t>
        </m:r>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rPr>
              <m:t>Mo</m:t>
            </m:r>
            <m:sSub>
              <m:sSubPr>
                <m:ctrlPr>
                  <w:rPr>
                    <w:rFonts w:ascii="Cambria Math" w:eastAsia="Calibri" w:hAnsi="Cambria Math" w:cs="Arial"/>
                    <w:i/>
                  </w:rPr>
                </m:ctrlPr>
              </m:sSubPr>
              <m:e>
                <m:r>
                  <w:rPr>
                    <w:rFonts w:ascii="Cambria Math" w:eastAsia="Calibri" w:hAnsi="Cambria Math" w:cs="Arial"/>
                  </w:rPr>
                  <m:t>O</m:t>
                </m:r>
              </m:e>
              <m:sub>
                <m:r>
                  <w:rPr>
                    <w:rFonts w:ascii="Cambria Math" w:eastAsia="Calibri" w:hAnsi="Cambria Math" w:cs="Arial"/>
                  </w:rPr>
                  <m:t>3</m:t>
                </m:r>
              </m:sub>
            </m:sSub>
          </m:sub>
        </m:sSub>
        <m:r>
          <w:rPr>
            <w:rFonts w:ascii="Cambria Math" w:eastAsia="Calibri" w:hAnsi="Cambria Math" w:cs="Arial"/>
            <w:szCs w:val="20"/>
          </w:rPr>
          <m:t xml:space="preserve"> </m:t>
        </m:r>
      </m:oMath>
      <w:r>
        <w:rPr>
          <w:rFonts w:ascii="Times New Roman" w:eastAsia="Calibri" w:hAnsi="Times New Roman" w:cs="Arial"/>
        </w:rPr>
        <w:t>)</w:t>
      </w:r>
      <w:r w:rsidRPr="00CE0C94">
        <w:rPr>
          <w:rFonts w:ascii="Times New Roman" w:eastAsia="Calibri" w:hAnsi="Times New Roman" w:cs="Arial"/>
        </w:rPr>
        <w:t>, the thickness ratio between the absorber layer and the total (absorber + window) layers</w:t>
      </w:r>
      <w:r>
        <w:rPr>
          <w:rFonts w:ascii="Times New Roman" w:eastAsia="Calibri" w:hAnsi="Times New Roman" w:cs="Arial"/>
        </w:rPr>
        <w:t xml:space="preserve"> (</w:t>
      </w:r>
      <w:r w:rsidRPr="00C5617E">
        <w:rPr>
          <w:rFonts w:ascii="Times New Roman" w:eastAsia="Calibri" w:hAnsi="Times New Roman" w:cs="Arial"/>
          <w:i/>
          <w:iCs/>
        </w:rPr>
        <w:t>ratio</w:t>
      </w:r>
      <w:r>
        <w:rPr>
          <w:rFonts w:ascii="Times New Roman" w:eastAsia="Calibri" w:hAnsi="Times New Roman" w:cs="Arial"/>
        </w:rPr>
        <w:t>)</w:t>
      </w:r>
      <w:r w:rsidRPr="00CE0C94">
        <w:rPr>
          <w:rFonts w:ascii="Times New Roman" w:eastAsia="Calibri" w:hAnsi="Times New Roman" w:cs="Arial"/>
        </w:rPr>
        <w:t>, and the band gap of absorber layer (</w:t>
      </w:r>
      <w:r w:rsidRPr="00CE0C94">
        <w:rPr>
          <w:rFonts w:ascii="Times New Roman" w:eastAsia="Calibri" w:hAnsi="Times New Roman" w:cs="Arial"/>
          <w:i/>
          <w:iCs/>
        </w:rPr>
        <w:t>BGP</w:t>
      </w:r>
      <w:r w:rsidRPr="00CE0C94">
        <w:rPr>
          <w:rFonts w:ascii="Times New Roman" w:eastAsia="Calibri" w:hAnsi="Times New Roman" w:cs="Arial"/>
        </w:rPr>
        <w:t xml:space="preserve">) - The band gap is the energy difference (in electron volts) between the top of the valence band and the bottom of the conduction band. </w:t>
      </w:r>
      <w:r>
        <w:rPr>
          <w:rFonts w:ascii="Times New Roman" w:eastAsia="Calibri" w:hAnsi="Times New Roman" w:cs="Arial"/>
        </w:rPr>
        <w:t xml:space="preserve">In this </w:t>
      </w:r>
      <w:proofErr w:type="gramStart"/>
      <w:r>
        <w:rPr>
          <w:rFonts w:ascii="Times New Roman" w:eastAsia="Calibri" w:hAnsi="Times New Roman" w:cs="Arial"/>
        </w:rPr>
        <w:t>research</w:t>
      </w:r>
      <w:proofErr w:type="gramEnd"/>
      <w:r>
        <w:rPr>
          <w:rFonts w:ascii="Times New Roman" w:eastAsia="Calibri" w:hAnsi="Times New Roman" w:cs="Arial"/>
        </w:rPr>
        <w:t xml:space="preserve"> we focus on three experimental measured PV activities</w:t>
      </w:r>
      <w:r w:rsidRPr="00CE0C94">
        <w:rPr>
          <w:rFonts w:ascii="Times New Roman" w:eastAsia="Calibri" w:hAnsi="Times New Roman" w:cs="Arial"/>
        </w:rPr>
        <w:t>: (1) The short circuit photocurrent density (</w:t>
      </w:r>
      <w:r w:rsidRPr="00CE0C94">
        <w:rPr>
          <w:rFonts w:ascii="Times New Roman" w:eastAsia="Calibri" w:hAnsi="Times New Roman" w:cs="Arial"/>
          <w:i/>
          <w:iCs/>
        </w:rPr>
        <w:t>Jsc</w:t>
      </w:r>
      <w:r w:rsidRPr="00CE0C94">
        <w:rPr>
          <w:rFonts w:ascii="Times New Roman" w:eastAsia="Calibri" w:hAnsi="Times New Roman" w:cs="Arial"/>
        </w:rPr>
        <w:t xml:space="preserve">). The short circuit photocurrent density </w:t>
      </w:r>
      <w:r w:rsidRPr="00CE0C94">
        <w:rPr>
          <w:rFonts w:ascii="Georgia" w:eastAsia="Calibri" w:hAnsi="Georgia" w:cs="Arial"/>
          <w:color w:val="000000"/>
          <w:shd w:val="clear" w:color="auto" w:fill="FFFFFF"/>
        </w:rPr>
        <w:t>is</w:t>
      </w:r>
      <w:r w:rsidRPr="00CE0C94">
        <w:rPr>
          <w:rFonts w:ascii="Times New Roman" w:eastAsia="Calibri" w:hAnsi="Times New Roman" w:cs="Arial"/>
        </w:rPr>
        <w:t xml:space="preserve"> the current density through the solar cell when the voltage </w:t>
      </w:r>
      <w:r>
        <w:rPr>
          <w:rFonts w:ascii="Times New Roman" w:eastAsia="Calibri" w:hAnsi="Times New Roman" w:cs="Arial"/>
        </w:rPr>
        <w:t xml:space="preserve">difference </w:t>
      </w:r>
      <w:r w:rsidRPr="00CE0C94">
        <w:rPr>
          <w:rFonts w:ascii="Times New Roman" w:eastAsia="Calibri" w:hAnsi="Times New Roman" w:cs="Arial"/>
        </w:rPr>
        <w:t>across the cell is zero. (2) The open circuit voltage (</w:t>
      </w:r>
      <w:r w:rsidRPr="00CE0C94">
        <w:rPr>
          <w:rFonts w:ascii="Times New Roman" w:eastAsia="Calibri" w:hAnsi="Times New Roman" w:cs="Arial"/>
          <w:i/>
          <w:iCs/>
        </w:rPr>
        <w:t>Voc</w:t>
      </w:r>
      <w:r w:rsidRPr="00CE0C94">
        <w:rPr>
          <w:rFonts w:ascii="Times New Roman" w:eastAsia="Calibri" w:hAnsi="Times New Roman" w:cs="Arial"/>
        </w:rPr>
        <w:t xml:space="preserve">). The open circuit voltage is the maximum voltage available from a solar cell - occurs at </w:t>
      </w:r>
      <w:r>
        <w:rPr>
          <w:rFonts w:ascii="Times New Roman" w:eastAsia="Calibri" w:hAnsi="Times New Roman" w:cs="Arial"/>
        </w:rPr>
        <w:t>an open circuit</w:t>
      </w:r>
      <w:r w:rsidRPr="00CE0C94">
        <w:rPr>
          <w:rFonts w:ascii="Times New Roman" w:eastAsia="Calibri" w:hAnsi="Times New Roman" w:cs="Arial"/>
        </w:rPr>
        <w:t>. (3) The internal quantum efficiency (</w:t>
      </w:r>
      <w:r w:rsidRPr="00CE0C94">
        <w:rPr>
          <w:rFonts w:ascii="Times New Roman" w:eastAsia="Calibri" w:hAnsi="Times New Roman" w:cs="Arial"/>
          <w:i/>
          <w:iCs/>
        </w:rPr>
        <w:t>IQE</w:t>
      </w:r>
      <w:r w:rsidRPr="00CE0C94">
        <w:rPr>
          <w:rFonts w:ascii="Times New Roman" w:eastAsia="Calibri" w:hAnsi="Times New Roman" w:cs="Arial"/>
        </w:rPr>
        <w:t xml:space="preserve">), which reflects the charge separation and collection efficiencies of a device and is calculated by </w:t>
      </w:r>
      <w:r>
        <w:rPr>
          <w:rFonts w:ascii="Times New Roman" w:eastAsia="Calibri" w:hAnsi="Times New Roman" w:cs="Arial"/>
        </w:rPr>
        <w:t xml:space="preserve">equation </w:t>
      </w:r>
      <w:r w:rsidRPr="00CE0C94">
        <w:rPr>
          <w:rFonts w:ascii="Times New Roman" w:eastAsia="Calibri" w:hAnsi="Times New Roman" w:cs="Arial"/>
        </w:rPr>
        <w:t>(</w:t>
      </w:r>
      <w:r w:rsidR="00152594">
        <w:rPr>
          <w:rFonts w:ascii="Times New Roman" w:eastAsia="Calibri" w:hAnsi="Times New Roman" w:cs="Arial"/>
        </w:rPr>
        <w:t>1</w:t>
      </w:r>
      <w:r w:rsidRPr="00CE0C94">
        <w:rPr>
          <w:rFonts w:ascii="Times New Roman" w:eastAsia="Calibri" w:hAnsi="Times New Roman" w:cs="Arial"/>
        </w:rPr>
        <w:t xml:space="preserve">) </w:t>
      </w:r>
      <w:r>
        <w:rPr>
          <w:rFonts w:ascii="Times New Roman" w:eastAsia="Calibri" w:hAnsi="Times New Roman" w:cs="Arial"/>
        </w:rPr>
        <w:t>w</w:t>
      </w:r>
      <w:r w:rsidRPr="00CE0C94">
        <w:rPr>
          <w:rFonts w:ascii="Times New Roman" w:eastAsia="Calibri" w:hAnsi="Times New Roman" w:cs="Arial"/>
        </w:rPr>
        <w:t xml:space="preserve">here </w:t>
      </w:r>
      <m:oMath>
        <m:sSub>
          <m:sSubPr>
            <m:ctrlPr>
              <w:rPr>
                <w:rFonts w:ascii="Cambria Math" w:eastAsia="Calibri" w:hAnsi="Cambria Math" w:cs="Arial"/>
                <w:bCs/>
                <w:iCs/>
              </w:rPr>
            </m:ctrlPr>
          </m:sSubPr>
          <m:e>
            <m:r>
              <m:rPr>
                <m:sty m:val="p"/>
              </m:rPr>
              <w:rPr>
                <w:rFonts w:ascii="Cambria Math" w:eastAsia="Calibri" w:hAnsi="Cambria Math" w:cs="Arial"/>
              </w:rPr>
              <m:t>J</m:t>
            </m:r>
          </m:e>
          <m:sub>
            <m:r>
              <m:rPr>
                <m:sty m:val="p"/>
              </m:rPr>
              <w:rPr>
                <w:rFonts w:ascii="Cambria Math" w:eastAsia="Calibri" w:hAnsi="Cambria Math" w:cs="Arial"/>
              </w:rPr>
              <m:t>max</m:t>
            </m:r>
          </m:sub>
        </m:sSub>
      </m:oMath>
      <w:r w:rsidRPr="00CE0C94">
        <w:rPr>
          <w:rFonts w:ascii="Times New Roman" w:eastAsia="Times New Roman" w:hAnsi="Times New Roman" w:cs="Arial" w:hint="cs"/>
          <w:bCs/>
          <w:rtl/>
        </w:rPr>
        <w:t xml:space="preserve"> </w:t>
      </w:r>
      <w:r w:rsidRPr="00CE0C94">
        <w:rPr>
          <w:rFonts w:ascii="Times New Roman" w:eastAsia="Times New Roman" w:hAnsi="Times New Roman" w:cs="Arial"/>
          <w:bCs/>
        </w:rPr>
        <w:t xml:space="preserve">is </w:t>
      </w:r>
      <w:r w:rsidRPr="00CE0C94">
        <w:rPr>
          <w:rFonts w:ascii="Times New Roman" w:eastAsia="Calibri" w:hAnsi="Times New Roman" w:cs="Arial"/>
        </w:rPr>
        <w:t>the maximum theoretical calculated photocurrent.</w:t>
      </w:r>
    </w:p>
    <w:p w14:paraId="5E6C2B4F" w14:textId="3A3DCB99" w:rsidR="00395C1D" w:rsidRPr="005B6ED7" w:rsidRDefault="00395C1D" w:rsidP="00152594">
      <w:pPr>
        <w:ind w:left="360"/>
        <w:rPr>
          <w:rFonts w:ascii="Times New Roman" w:eastAsia="Times New Roman" w:hAnsi="Times New Roman" w:cs="Arial"/>
        </w:rPr>
      </w:pPr>
      <w:r w:rsidRPr="00CE0C94">
        <w:rPr>
          <w:rFonts w:ascii="Times New Roman" w:eastAsia="Times New Roman" w:hAnsi="Times New Roman" w:cs="Arial"/>
        </w:rPr>
        <w:t xml:space="preserve">                                                            </w:t>
      </w:r>
      <m:oMath>
        <m:r>
          <w:rPr>
            <w:rFonts w:ascii="Cambria Math" w:eastAsia="Calibri" w:hAnsi="Cambria Math" w:cs="Arial"/>
          </w:rPr>
          <m:t>IQE</m:t>
        </m:r>
        <m:r>
          <m:rPr>
            <m:sty m:val="p"/>
          </m:rPr>
          <w:rPr>
            <w:rFonts w:ascii="Cambria Math" w:eastAsia="Calibri" w:hAnsi="Cambria Math" w:cs="Arial"/>
          </w:rPr>
          <m:t>=</m:t>
        </m:r>
        <m:f>
          <m:fPr>
            <m:ctrlPr>
              <w:rPr>
                <w:rFonts w:ascii="Cambria Math" w:eastAsia="Calibri" w:hAnsi="Cambria Math" w:cs="Arial"/>
                <w:b/>
              </w:rPr>
            </m:ctrlPr>
          </m:fPr>
          <m:num>
            <m:r>
              <w:rPr>
                <w:rFonts w:ascii="Cambria Math" w:eastAsia="Calibri" w:hAnsi="Cambria Math" w:cs="Arial"/>
              </w:rPr>
              <m:t>Jsc</m:t>
            </m:r>
          </m:num>
          <m:den>
            <m:sSub>
              <m:sSubPr>
                <m:ctrlPr>
                  <w:rPr>
                    <w:rFonts w:ascii="Cambria Math" w:eastAsia="Calibri" w:hAnsi="Cambria Math" w:cs="Arial"/>
                    <w:bCs/>
                  </w:rPr>
                </m:ctrlPr>
              </m:sSubPr>
              <m:e>
                <m:r>
                  <w:rPr>
                    <w:rFonts w:ascii="Cambria Math" w:eastAsia="Calibri" w:hAnsi="Cambria Math" w:cs="Arial"/>
                  </w:rPr>
                  <m:t>J</m:t>
                </m:r>
              </m:e>
              <m:sub>
                <m:r>
                  <w:rPr>
                    <w:rFonts w:ascii="Cambria Math" w:eastAsia="Calibri" w:hAnsi="Cambria Math" w:cs="Arial"/>
                  </w:rPr>
                  <m:t>max</m:t>
                </m:r>
              </m:sub>
            </m:sSub>
          </m:den>
        </m:f>
        <m:r>
          <m:rPr>
            <m:sty m:val="p"/>
          </m:rPr>
          <w:rPr>
            <w:rFonts w:ascii="Cambria Math" w:eastAsia="Calibri" w:hAnsi="Cambria Math" w:cs="Arial"/>
          </w:rPr>
          <m:t xml:space="preserve"> </m:t>
        </m:r>
      </m:oMath>
      <w:r w:rsidRPr="00CE0C94">
        <w:rPr>
          <w:rFonts w:ascii="Times New Roman" w:eastAsia="Times New Roman" w:hAnsi="Times New Roman" w:cs="Arial"/>
        </w:rPr>
        <w:t xml:space="preserve">                            </w:t>
      </w:r>
      <w:r>
        <w:rPr>
          <w:rFonts w:ascii="Times New Roman" w:eastAsia="Times New Roman" w:hAnsi="Times New Roman" w:cs="Arial"/>
        </w:rPr>
        <w:t xml:space="preserve">                            (</w:t>
      </w:r>
      <w:r w:rsidR="00152594">
        <w:rPr>
          <w:rFonts w:ascii="Times New Roman" w:eastAsia="Times New Roman" w:hAnsi="Times New Roman" w:cs="Arial"/>
        </w:rPr>
        <w:t>1</w:t>
      </w:r>
      <w:r>
        <w:rPr>
          <w:rFonts w:ascii="Times New Roman" w:eastAsia="Times New Roman" w:hAnsi="Times New Roman" w:cs="Arial"/>
        </w:rPr>
        <w:t>)</w:t>
      </w:r>
    </w:p>
    <w:p w14:paraId="76C66F28" w14:textId="77777777" w:rsidR="00395C1D" w:rsidRPr="00395C1D" w:rsidRDefault="00395C1D" w:rsidP="00395C1D"/>
    <w:p w14:paraId="524A7016" w14:textId="77777777" w:rsidR="009A58F7" w:rsidRDefault="009A58F7" w:rsidP="009B1370">
      <w:pPr>
        <w:spacing w:after="0"/>
      </w:pPr>
    </w:p>
    <w:p w14:paraId="0CBACEDE" w14:textId="36C6B176" w:rsidR="00996E79" w:rsidRDefault="00A822B3" w:rsidP="00F1013A">
      <w:pPr>
        <w:pStyle w:val="Heading3"/>
      </w:pPr>
      <w:bookmarkStart w:id="395" w:name="_Toc480192479"/>
      <w:r>
        <w:t>3</w:t>
      </w:r>
      <w:r w:rsidR="00912597">
        <w:t xml:space="preserve">.1.3. </w:t>
      </w:r>
      <w:r w:rsidR="009A58F7">
        <w:t>Basic statistical analysis</w:t>
      </w:r>
      <w:bookmarkEnd w:id="395"/>
    </w:p>
    <w:p w14:paraId="759ECA13" w14:textId="7381B942" w:rsidR="009A58F7" w:rsidRPr="00E8428B" w:rsidRDefault="009A58F7" w:rsidP="001C0A8A">
      <w:pPr>
        <w:spacing w:after="0"/>
      </w:pPr>
      <w:r w:rsidRPr="00E8428B">
        <w:t>Majhi et al.</w:t>
      </w:r>
      <w:r w:rsidR="00010C54" w:rsidRPr="00E8428B">
        <w:fldChar w:fldCharType="begin"/>
      </w:r>
      <w:r w:rsidR="00CF03CA">
        <w:instrText xml:space="preserve"> ADDIN EN.CITE &lt;EndNote&gt;&lt;Cite&gt;&lt;Author&gt;Hill&lt;/Author&gt;&lt;Year&gt;2016&lt;/Year&gt;&lt;RecNum&gt;426&lt;/RecNum&gt;&lt;DisplayText&gt;&lt;style face="italic superscript"&gt;(5)&lt;/style&gt;&lt;/DisplayText&gt;&lt;record&gt;&lt;rec-number&gt;426&lt;/rec-number&gt;&lt;foreign-keys&gt;&lt;key app="EN" db-id="a550e29ro9vf20etr5rxfpaaawfvzfxwdz9p"&gt;426&lt;/key&gt;&lt;/foreign-keys&gt;&lt;ref-type name="Journal Article"&gt;17&lt;/ref-type&gt;&lt;contributors&gt;&lt;authors&gt;&lt;author&gt;Hill, Joanne&lt;/author&gt;&lt;author&gt;Mulholland, Gregory&lt;/author&gt;&lt;author&gt;Persson, Kristin&lt;/author&gt;&lt;author&gt;Seshadri, Ram&lt;/author&gt;&lt;author&gt;Wolverton, Chris&lt;/author&gt;&lt;author&gt;Meredig, Bryce&lt;/author&gt;&lt;/authors&gt;&lt;/contributors&gt;&lt;titles&gt;&lt;title&gt;Materials science with large-scale data and informatics: Unlocking new opportunities&lt;/title&gt;&lt;secondary-title&gt;MRS Bulletin&lt;/secondary-title&gt;&lt;/titles&gt;&lt;periodical&gt;&lt;full-title&gt;MRS Bulletin&lt;/full-title&gt;&lt;/periodical&gt;&lt;pages&gt;399-409&lt;/pages&gt;&lt;volume&gt;41&lt;/volume&gt;&lt;number&gt;5&lt;/number&gt;&lt;dates&gt;&lt;year&gt;2016&lt;/year&gt;&lt;pub-dates&gt;&lt;date&gt;2016/005/001&lt;/date&gt;&lt;/pub-dates&gt;&lt;/dates&gt;&lt;pub-location&gt;New York, USA&lt;/pub-location&gt;&lt;publisher&gt;Cambridge University Press&lt;/publisher&gt;&lt;urls&gt;&lt;related-urls&gt;&lt;url&gt;https://www.cambridge.org/core/article/div-class-title-materials-science-with-large-scale-data-and-informatics-unlocking-new-opportunities-div/BE294BD45E360E45C9FE0253E702D6B5&lt;/url&gt;&lt;/related-urls&gt;&lt;/urls&gt;&lt;electronic-resource-num&gt;10.1557/mrs.2016.93&lt;/electronic-resource-num&gt;&lt;/record&gt;&lt;/Cite&gt;&lt;/EndNote&gt;</w:instrText>
      </w:r>
      <w:r w:rsidR="00010C54" w:rsidRPr="00E8428B">
        <w:fldChar w:fldCharType="separate"/>
      </w:r>
      <w:r w:rsidR="00CF03CA" w:rsidRPr="00CF03CA">
        <w:rPr>
          <w:i/>
          <w:noProof/>
          <w:vertAlign w:val="superscript"/>
        </w:rPr>
        <w:t>(</w:t>
      </w:r>
      <w:hyperlink w:anchor="_ENREF_5" w:tooltip="Hill, 2016 #426" w:history="1">
        <w:r w:rsidR="001C0A8A" w:rsidRPr="00CF03CA">
          <w:rPr>
            <w:i/>
            <w:noProof/>
            <w:vertAlign w:val="superscript"/>
          </w:rPr>
          <w:t>5</w:t>
        </w:r>
      </w:hyperlink>
      <w:r w:rsidR="00CF03CA" w:rsidRPr="00CF03CA">
        <w:rPr>
          <w:i/>
          <w:noProof/>
          <w:vertAlign w:val="superscript"/>
        </w:rPr>
        <w:t>)</w:t>
      </w:r>
      <w:r w:rsidR="00010C54" w:rsidRPr="00E8428B">
        <w:fldChar w:fldCharType="end"/>
      </w:r>
      <w:r w:rsidRPr="00E8428B">
        <w:t xml:space="preserve"> </w:t>
      </w:r>
      <w:r>
        <w:t>introduced</w:t>
      </w:r>
      <w:r w:rsidRPr="00E8428B">
        <w:t xml:space="preserve"> the MoO</w:t>
      </w:r>
      <w:r w:rsidRPr="00E8428B">
        <w:rPr>
          <w:vertAlign w:val="subscript"/>
        </w:rPr>
        <w:t>3</w:t>
      </w:r>
      <w:r w:rsidRPr="00E8428B">
        <w:t xml:space="preserve"> </w:t>
      </w:r>
      <w:r>
        <w:t xml:space="preserve">layer as a hole selective material to allow for better extraction of holes under the assumption that this would lead to improved PV parameters. In accord with this hypothesis, an increase in all PV parameters for the </w:t>
      </w:r>
      <w:r w:rsidRPr="00B833E4">
        <w:t>TiO</w:t>
      </w:r>
      <w:r w:rsidRPr="00B833E4">
        <w:rPr>
          <w:vertAlign w:val="subscript"/>
        </w:rPr>
        <w:t>2</w:t>
      </w:r>
      <w:r w:rsidRPr="00B833E4">
        <w:t>|Co</w:t>
      </w:r>
      <w:r w:rsidRPr="00B833E4">
        <w:rPr>
          <w:vertAlign w:val="subscript"/>
        </w:rPr>
        <w:t>3</w:t>
      </w:r>
      <w:r w:rsidRPr="00B833E4">
        <w:t>O</w:t>
      </w:r>
      <w:r w:rsidRPr="00B833E4">
        <w:rPr>
          <w:vertAlign w:val="subscript"/>
        </w:rPr>
        <w:t>4</w:t>
      </w:r>
      <w:r w:rsidRPr="00B833E4">
        <w:t>|MoO</w:t>
      </w:r>
      <w:r w:rsidRPr="00B833E4">
        <w:rPr>
          <w:vertAlign w:val="subscript"/>
        </w:rPr>
        <w:t>3</w:t>
      </w:r>
      <w:r>
        <w:t xml:space="preserve"> library was indeed noted. To quantify this observation, we have utilized </w:t>
      </w:r>
      <w:r w:rsidRPr="00E8428B">
        <w:t xml:space="preserve">the independent sample </w:t>
      </w:r>
      <w:r w:rsidRPr="00203FE9">
        <w:rPr>
          <w:i/>
          <w:iCs/>
        </w:rPr>
        <w:t>t</w:t>
      </w:r>
      <w:r w:rsidRPr="00E8428B">
        <w:t xml:space="preserve">-test. The results are shown in </w:t>
      </w:r>
      <w:r>
        <w:t>T</w:t>
      </w:r>
      <w:r w:rsidRPr="00E8428B">
        <w:t xml:space="preserve">able 1 and </w:t>
      </w:r>
      <w:r>
        <w:t>suggest</w:t>
      </w:r>
      <w:r w:rsidRPr="00E8428B">
        <w:t xml:space="preserve"> </w:t>
      </w:r>
      <w:r>
        <w:t xml:space="preserve">that: (i) means for all PV parameters obtained for the </w:t>
      </w:r>
      <w:r w:rsidRPr="00B833E4">
        <w:t>TiO</w:t>
      </w:r>
      <w:r w:rsidRPr="00B833E4">
        <w:rPr>
          <w:vertAlign w:val="subscript"/>
        </w:rPr>
        <w:t>2</w:t>
      </w:r>
      <w:r w:rsidRPr="00B833E4">
        <w:t>|Co</w:t>
      </w:r>
      <w:r w:rsidRPr="00B833E4">
        <w:rPr>
          <w:vertAlign w:val="subscript"/>
        </w:rPr>
        <w:t>3</w:t>
      </w:r>
      <w:r w:rsidRPr="00B833E4">
        <w:t>O</w:t>
      </w:r>
      <w:r w:rsidRPr="00B833E4">
        <w:rPr>
          <w:vertAlign w:val="subscript"/>
        </w:rPr>
        <w:t>4</w:t>
      </w:r>
      <w:r w:rsidRPr="00B833E4">
        <w:t>|MoO</w:t>
      </w:r>
      <w:r w:rsidRPr="00B833E4">
        <w:rPr>
          <w:vertAlign w:val="subscript"/>
        </w:rPr>
        <w:t>3</w:t>
      </w:r>
      <w:r>
        <w:t xml:space="preserve"> library are higher than those for the </w:t>
      </w:r>
      <w:r w:rsidRPr="00B833E4">
        <w:t>TiO</w:t>
      </w:r>
      <w:r w:rsidRPr="00B833E4">
        <w:rPr>
          <w:vertAlign w:val="subscript"/>
        </w:rPr>
        <w:t>2</w:t>
      </w:r>
      <w:r w:rsidRPr="00B833E4">
        <w:t>|Co</w:t>
      </w:r>
      <w:r w:rsidRPr="00B833E4">
        <w:rPr>
          <w:vertAlign w:val="subscript"/>
        </w:rPr>
        <w:t>3</w:t>
      </w:r>
      <w:r w:rsidRPr="00B833E4">
        <w:t>O</w:t>
      </w:r>
      <w:r w:rsidRPr="00B833E4">
        <w:rPr>
          <w:vertAlign w:val="subscript"/>
        </w:rPr>
        <w:t>4</w:t>
      </w:r>
      <w:r>
        <w:t xml:space="preserve"> library and (ii) these differences are statistically significant. </w:t>
      </w:r>
    </w:p>
    <w:p w14:paraId="67BB3A47" w14:textId="28259563" w:rsidR="009A58F7" w:rsidRPr="00DE0699" w:rsidRDefault="009A58F7" w:rsidP="009B1370">
      <w:pPr>
        <w:ind w:left="720"/>
        <w:rPr>
          <w:b/>
          <w:bCs/>
        </w:rPr>
      </w:pPr>
      <w:bookmarkStart w:id="396" w:name="_Toc475380985"/>
      <w:r w:rsidRPr="002E2B9D">
        <w:rPr>
          <w:b/>
          <w:bCs/>
        </w:rPr>
        <w:t xml:space="preserve">Table </w:t>
      </w:r>
      <w:r w:rsidR="006C3932">
        <w:rPr>
          <w:b/>
          <w:bCs/>
        </w:rPr>
        <w:fldChar w:fldCharType="begin"/>
      </w:r>
      <w:r w:rsidR="006C3932">
        <w:rPr>
          <w:b/>
          <w:bCs/>
        </w:rPr>
        <w:instrText xml:space="preserve"> SEQ Table \* ARABIC </w:instrText>
      </w:r>
      <w:r w:rsidR="006C3932">
        <w:rPr>
          <w:b/>
          <w:bCs/>
        </w:rPr>
        <w:fldChar w:fldCharType="separate"/>
      </w:r>
      <w:r w:rsidR="006C3932">
        <w:rPr>
          <w:b/>
          <w:bCs/>
          <w:noProof/>
        </w:rPr>
        <w:t>2</w:t>
      </w:r>
      <w:r w:rsidR="006C3932">
        <w:rPr>
          <w:b/>
          <w:bCs/>
        </w:rPr>
        <w:fldChar w:fldCharType="end"/>
      </w:r>
      <w:r w:rsidRPr="002E2B9D">
        <w:rPr>
          <w:b/>
          <w:bCs/>
        </w:rPr>
        <w:t>:</w:t>
      </w:r>
      <w:r w:rsidRPr="00203FE9">
        <w:t xml:space="preserve"> </w:t>
      </w:r>
      <w:r>
        <w:t>Results of the i</w:t>
      </w:r>
      <w:r w:rsidRPr="00203FE9">
        <w:t xml:space="preserve">ndependent sample </w:t>
      </w:r>
      <w:r w:rsidRPr="002E2B9D">
        <w:t>t</w:t>
      </w:r>
      <w:r w:rsidRPr="00203FE9">
        <w:t xml:space="preserve">-test </w:t>
      </w:r>
      <w:r>
        <w:t xml:space="preserve">comparing the activities of the </w:t>
      </w:r>
      <w:r w:rsidRPr="00B833E4">
        <w:t>TiO</w:t>
      </w:r>
      <w:r w:rsidRPr="00B833E4">
        <w:rPr>
          <w:vertAlign w:val="subscript"/>
        </w:rPr>
        <w:t>2</w:t>
      </w:r>
      <w:r w:rsidRPr="00B833E4">
        <w:t>|Co</w:t>
      </w:r>
      <w:r w:rsidRPr="00B833E4">
        <w:rPr>
          <w:vertAlign w:val="subscript"/>
        </w:rPr>
        <w:t>3</w:t>
      </w:r>
      <w:r w:rsidRPr="00B833E4">
        <w:t>O</w:t>
      </w:r>
      <w:r w:rsidRPr="00B833E4">
        <w:rPr>
          <w:vertAlign w:val="subscript"/>
        </w:rPr>
        <w:t>4</w:t>
      </w:r>
      <w:r w:rsidRPr="00B833E4">
        <w:t>|MoO</w:t>
      </w:r>
      <w:r w:rsidRPr="00B833E4">
        <w:rPr>
          <w:vertAlign w:val="subscript"/>
        </w:rPr>
        <w:t>3</w:t>
      </w:r>
      <w:r>
        <w:t xml:space="preserve"> and </w:t>
      </w:r>
      <w:r w:rsidRPr="00B833E4">
        <w:t>TiO</w:t>
      </w:r>
      <w:r w:rsidRPr="00B833E4">
        <w:rPr>
          <w:vertAlign w:val="subscript"/>
        </w:rPr>
        <w:t>2</w:t>
      </w:r>
      <w:r w:rsidRPr="00B833E4">
        <w:t>|Co</w:t>
      </w:r>
      <w:r w:rsidRPr="00B833E4">
        <w:rPr>
          <w:vertAlign w:val="subscript"/>
        </w:rPr>
        <w:t>3</w:t>
      </w:r>
      <w:r w:rsidRPr="00B833E4">
        <w:t>O</w:t>
      </w:r>
      <w:r w:rsidRPr="00B833E4">
        <w:rPr>
          <w:vertAlign w:val="subscript"/>
        </w:rPr>
        <w:t>4</w:t>
      </w:r>
      <w:r>
        <w:t xml:space="preserve"> libraries</w:t>
      </w:r>
      <w:r w:rsidRPr="00203FE9">
        <w:t>.</w:t>
      </w:r>
      <w:bookmarkEnd w:id="396"/>
    </w:p>
    <w:tbl>
      <w:tblPr>
        <w:tblW w:w="8568" w:type="dxa"/>
        <w:jc w:val="center"/>
        <w:tblLook w:val="04A0" w:firstRow="1" w:lastRow="0" w:firstColumn="1" w:lastColumn="0" w:noHBand="0" w:noVBand="1"/>
      </w:tblPr>
      <w:tblGrid>
        <w:gridCol w:w="1548"/>
        <w:gridCol w:w="810"/>
        <w:gridCol w:w="810"/>
        <w:gridCol w:w="1170"/>
        <w:gridCol w:w="1080"/>
        <w:gridCol w:w="1080"/>
        <w:gridCol w:w="900"/>
        <w:gridCol w:w="1170"/>
      </w:tblGrid>
      <w:tr w:rsidR="009A58F7" w:rsidRPr="00922237" w14:paraId="4A5CED77" w14:textId="77777777" w:rsidTr="00B20220">
        <w:trPr>
          <w:trHeight w:val="330"/>
          <w:jc w:val="center"/>
        </w:trPr>
        <w:tc>
          <w:tcPr>
            <w:tcW w:w="1548" w:type="dxa"/>
            <w:tcBorders>
              <w:top w:val="nil"/>
              <w:left w:val="nil"/>
              <w:bottom w:val="nil"/>
              <w:right w:val="nil"/>
            </w:tcBorders>
            <w:shd w:val="clear" w:color="auto" w:fill="auto"/>
            <w:noWrap/>
            <w:vAlign w:val="bottom"/>
            <w:hideMark/>
          </w:tcPr>
          <w:p w14:paraId="14B7ADE8" w14:textId="77777777" w:rsidR="009A58F7" w:rsidRPr="00922237" w:rsidRDefault="009A58F7" w:rsidP="009B1370">
            <w:pPr>
              <w:spacing w:after="0" w:line="240" w:lineRule="auto"/>
              <w:rPr>
                <w:rFonts w:ascii="Times New Roman" w:eastAsia="Times New Roman" w:hAnsi="Times New Roman" w:cs="Times New Roman"/>
                <w:szCs w:val="20"/>
              </w:rPr>
            </w:pPr>
          </w:p>
        </w:tc>
        <w:tc>
          <w:tcPr>
            <w:tcW w:w="1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975746" w14:textId="77777777" w:rsidR="009A58F7" w:rsidRPr="00922237" w:rsidRDefault="009A58F7" w:rsidP="009B1370">
            <w:pPr>
              <w:spacing w:after="0" w:line="240" w:lineRule="auto"/>
              <w:jc w:val="center"/>
              <w:rPr>
                <w:rFonts w:ascii="Times New Roman" w:eastAsia="Times New Roman" w:hAnsi="Times New Roman" w:cs="Times New Roman"/>
                <w:b/>
                <w:bCs/>
                <w:color w:val="000000"/>
              </w:rPr>
            </w:pPr>
            <w:r w:rsidRPr="00922237">
              <w:rPr>
                <w:rFonts w:ascii="Times New Roman" w:eastAsia="Times New Roman" w:hAnsi="Times New Roman" w:cs="Times New Roman"/>
                <w:b/>
                <w:bCs/>
                <w:color w:val="000000"/>
              </w:rPr>
              <w:t>TiO</w:t>
            </w:r>
            <w:r w:rsidRPr="00922237">
              <w:rPr>
                <w:rFonts w:ascii="Times New Roman" w:eastAsia="Times New Roman" w:hAnsi="Times New Roman" w:cs="Times New Roman"/>
                <w:b/>
                <w:bCs/>
                <w:color w:val="000000"/>
                <w:vertAlign w:val="subscript"/>
              </w:rPr>
              <w:t>2</w:t>
            </w:r>
            <w:r w:rsidRPr="00922237">
              <w:rPr>
                <w:rFonts w:ascii="Times New Roman" w:eastAsia="Times New Roman" w:hAnsi="Times New Roman" w:cs="Times New Roman"/>
                <w:b/>
                <w:bCs/>
                <w:color w:val="000000"/>
              </w:rPr>
              <w:t>|Co</w:t>
            </w:r>
            <w:r w:rsidRPr="00922237">
              <w:rPr>
                <w:rFonts w:ascii="Times New Roman" w:eastAsia="Times New Roman" w:hAnsi="Times New Roman" w:cs="Times New Roman"/>
                <w:b/>
                <w:bCs/>
                <w:color w:val="000000"/>
                <w:vertAlign w:val="subscript"/>
              </w:rPr>
              <w:t>3</w:t>
            </w:r>
            <w:r w:rsidRPr="00922237">
              <w:rPr>
                <w:rFonts w:ascii="Times New Roman" w:eastAsia="Times New Roman" w:hAnsi="Times New Roman" w:cs="Times New Roman"/>
                <w:b/>
                <w:bCs/>
                <w:color w:val="000000"/>
              </w:rPr>
              <w:t>O</w:t>
            </w:r>
            <w:r w:rsidRPr="00922237">
              <w:rPr>
                <w:rFonts w:ascii="Times New Roman" w:eastAsia="Times New Roman" w:hAnsi="Times New Roman" w:cs="Times New Roman"/>
                <w:b/>
                <w:bCs/>
                <w:color w:val="000000"/>
                <w:vertAlign w:val="subscript"/>
              </w:rPr>
              <w:t>4</w:t>
            </w:r>
          </w:p>
        </w:tc>
        <w:tc>
          <w:tcPr>
            <w:tcW w:w="225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9FC08E5" w14:textId="77777777" w:rsidR="009A58F7" w:rsidRPr="00922237" w:rsidRDefault="009A58F7" w:rsidP="009B1370">
            <w:pPr>
              <w:spacing w:after="0" w:line="240" w:lineRule="auto"/>
              <w:jc w:val="center"/>
              <w:rPr>
                <w:rFonts w:ascii="Times New Roman" w:eastAsia="Times New Roman" w:hAnsi="Times New Roman" w:cs="Times New Roman"/>
                <w:b/>
                <w:bCs/>
                <w:color w:val="000000"/>
              </w:rPr>
            </w:pPr>
            <w:r w:rsidRPr="00922237">
              <w:rPr>
                <w:rFonts w:ascii="Times New Roman" w:eastAsia="Times New Roman" w:hAnsi="Times New Roman" w:cs="Times New Roman"/>
                <w:b/>
                <w:bCs/>
                <w:color w:val="000000"/>
              </w:rPr>
              <w:t>TiO</w:t>
            </w:r>
            <w:r w:rsidRPr="00922237">
              <w:rPr>
                <w:rFonts w:ascii="Times New Roman" w:eastAsia="Times New Roman" w:hAnsi="Times New Roman" w:cs="Times New Roman"/>
                <w:b/>
                <w:bCs/>
                <w:color w:val="000000"/>
                <w:vertAlign w:val="subscript"/>
              </w:rPr>
              <w:t>2</w:t>
            </w:r>
            <w:r w:rsidRPr="00922237">
              <w:rPr>
                <w:rFonts w:ascii="Times New Roman" w:eastAsia="Times New Roman" w:hAnsi="Times New Roman" w:cs="Times New Roman"/>
                <w:b/>
                <w:bCs/>
                <w:color w:val="000000"/>
              </w:rPr>
              <w:t>|Co</w:t>
            </w:r>
            <w:r w:rsidRPr="00922237">
              <w:rPr>
                <w:rFonts w:ascii="Times New Roman" w:eastAsia="Times New Roman" w:hAnsi="Times New Roman" w:cs="Times New Roman"/>
                <w:b/>
                <w:bCs/>
                <w:color w:val="000000"/>
                <w:vertAlign w:val="subscript"/>
              </w:rPr>
              <w:t>3</w:t>
            </w:r>
            <w:r w:rsidRPr="00922237">
              <w:rPr>
                <w:rFonts w:ascii="Times New Roman" w:eastAsia="Times New Roman" w:hAnsi="Times New Roman" w:cs="Times New Roman"/>
                <w:b/>
                <w:bCs/>
                <w:color w:val="000000"/>
              </w:rPr>
              <w:t>O</w:t>
            </w:r>
            <w:r w:rsidRPr="00922237">
              <w:rPr>
                <w:rFonts w:ascii="Times New Roman" w:eastAsia="Times New Roman" w:hAnsi="Times New Roman" w:cs="Times New Roman"/>
                <w:b/>
                <w:bCs/>
                <w:color w:val="000000"/>
                <w:vertAlign w:val="subscript"/>
              </w:rPr>
              <w:t>4</w:t>
            </w:r>
            <w:r w:rsidRPr="00922237">
              <w:rPr>
                <w:rFonts w:ascii="Times New Roman" w:eastAsia="Times New Roman" w:hAnsi="Times New Roman" w:cs="Times New Roman"/>
                <w:b/>
                <w:bCs/>
                <w:color w:val="000000"/>
              </w:rPr>
              <w:t>|MoO</w:t>
            </w:r>
            <w:r w:rsidRPr="00922237">
              <w:rPr>
                <w:rFonts w:ascii="Times New Roman" w:eastAsia="Times New Roman" w:hAnsi="Times New Roman" w:cs="Times New Roman"/>
                <w:b/>
                <w:bCs/>
                <w:color w:val="000000"/>
                <w:vertAlign w:val="subscript"/>
              </w:rPr>
              <w:t>3</w:t>
            </w:r>
            <w:r w:rsidRPr="00922237">
              <w:rPr>
                <w:rFonts w:ascii="Times New Roman" w:eastAsia="Times New Roman" w:hAnsi="Times New Roman" w:cs="Times New Roman"/>
                <w:b/>
                <w:bCs/>
                <w:color w:val="000000"/>
              </w:rPr>
              <w:t xml:space="preserve"> </w:t>
            </w:r>
          </w:p>
        </w:tc>
        <w:tc>
          <w:tcPr>
            <w:tcW w:w="1080" w:type="dxa"/>
            <w:tcBorders>
              <w:top w:val="nil"/>
              <w:left w:val="nil"/>
              <w:bottom w:val="nil"/>
              <w:right w:val="nil"/>
            </w:tcBorders>
            <w:shd w:val="clear" w:color="auto" w:fill="auto"/>
            <w:noWrap/>
            <w:vAlign w:val="bottom"/>
            <w:hideMark/>
          </w:tcPr>
          <w:p w14:paraId="54EE2BAE" w14:textId="77777777" w:rsidR="009A58F7" w:rsidRPr="00922237" w:rsidRDefault="009A58F7" w:rsidP="009B1370">
            <w:pPr>
              <w:spacing w:after="0" w:line="240" w:lineRule="auto"/>
              <w:jc w:val="center"/>
              <w:rPr>
                <w:rFonts w:ascii="Times New Roman" w:eastAsia="Times New Roman" w:hAnsi="Times New Roman" w:cs="Times New Roman"/>
                <w:b/>
                <w:bCs/>
                <w:color w:val="000000"/>
              </w:rPr>
            </w:pPr>
          </w:p>
        </w:tc>
        <w:tc>
          <w:tcPr>
            <w:tcW w:w="900" w:type="dxa"/>
            <w:tcBorders>
              <w:top w:val="nil"/>
              <w:left w:val="nil"/>
              <w:bottom w:val="nil"/>
              <w:right w:val="nil"/>
            </w:tcBorders>
            <w:shd w:val="clear" w:color="auto" w:fill="auto"/>
            <w:noWrap/>
            <w:vAlign w:val="bottom"/>
            <w:hideMark/>
          </w:tcPr>
          <w:p w14:paraId="500EA107" w14:textId="77777777" w:rsidR="009A58F7" w:rsidRPr="00922237" w:rsidRDefault="009A58F7" w:rsidP="009B1370">
            <w:pPr>
              <w:spacing w:after="0" w:line="240" w:lineRule="auto"/>
              <w:rPr>
                <w:rFonts w:ascii="Times New Roman" w:eastAsia="Times New Roman" w:hAnsi="Times New Roman" w:cs="Times New Roman"/>
                <w:sz w:val="20"/>
                <w:szCs w:val="20"/>
              </w:rPr>
            </w:pPr>
          </w:p>
        </w:tc>
        <w:tc>
          <w:tcPr>
            <w:tcW w:w="1170" w:type="dxa"/>
            <w:tcBorders>
              <w:top w:val="nil"/>
              <w:left w:val="nil"/>
              <w:bottom w:val="single" w:sz="4" w:space="0" w:color="auto"/>
              <w:right w:val="nil"/>
            </w:tcBorders>
            <w:shd w:val="clear" w:color="auto" w:fill="auto"/>
            <w:noWrap/>
            <w:vAlign w:val="bottom"/>
            <w:hideMark/>
          </w:tcPr>
          <w:p w14:paraId="5C447C2F" w14:textId="77777777" w:rsidR="009A58F7" w:rsidRPr="00922237" w:rsidRDefault="009A58F7" w:rsidP="009B1370">
            <w:pPr>
              <w:spacing w:after="0" w:line="240" w:lineRule="auto"/>
              <w:rPr>
                <w:rFonts w:ascii="Arial" w:eastAsia="Times New Roman" w:hAnsi="Arial" w:cs="Arial"/>
                <w:color w:val="000000"/>
              </w:rPr>
            </w:pPr>
            <w:r w:rsidRPr="00922237">
              <w:rPr>
                <w:rFonts w:ascii="Arial" w:eastAsia="Times New Roman" w:hAnsi="Arial" w:cs="Arial"/>
                <w:color w:val="000000"/>
                <w:szCs w:val="22"/>
              </w:rPr>
              <w:t> </w:t>
            </w:r>
          </w:p>
        </w:tc>
      </w:tr>
      <w:tr w:rsidR="009A58F7" w:rsidRPr="00922237" w14:paraId="5E9FE8CE" w14:textId="77777777" w:rsidTr="00B20220">
        <w:trPr>
          <w:trHeight w:val="330"/>
          <w:jc w:val="center"/>
        </w:trPr>
        <w:tc>
          <w:tcPr>
            <w:tcW w:w="154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A0ED8A0" w14:textId="77777777" w:rsidR="009A58F7" w:rsidRPr="00922237" w:rsidRDefault="009A58F7" w:rsidP="009B1370">
            <w:pPr>
              <w:spacing w:after="0" w:line="240" w:lineRule="auto"/>
              <w:rPr>
                <w:rFonts w:ascii="Times New Roman" w:eastAsia="Times New Roman" w:hAnsi="Times New Roman" w:cs="Times New Roman"/>
                <w:b/>
                <w:bCs/>
                <w:color w:val="000000"/>
              </w:rPr>
            </w:pPr>
            <w:r w:rsidRPr="00922237">
              <w:rPr>
                <w:rFonts w:ascii="Times New Roman" w:eastAsia="Times New Roman" w:hAnsi="Times New Roman" w:cs="Times New Roman"/>
                <w:b/>
                <w:bCs/>
                <w:color w:val="000000"/>
              </w:rPr>
              <w:t>Activity</w:t>
            </w:r>
          </w:p>
        </w:tc>
        <w:tc>
          <w:tcPr>
            <w:tcW w:w="810" w:type="dxa"/>
            <w:tcBorders>
              <w:top w:val="nil"/>
              <w:left w:val="nil"/>
              <w:bottom w:val="single" w:sz="8" w:space="0" w:color="auto"/>
              <w:right w:val="single" w:sz="8" w:space="0" w:color="auto"/>
            </w:tcBorders>
            <w:shd w:val="clear" w:color="auto" w:fill="auto"/>
            <w:noWrap/>
            <w:vAlign w:val="center"/>
            <w:hideMark/>
          </w:tcPr>
          <w:p w14:paraId="56996FA1" w14:textId="77777777" w:rsidR="009A58F7" w:rsidRPr="00922237" w:rsidRDefault="009A58F7" w:rsidP="009B1370">
            <w:pPr>
              <w:spacing w:after="0" w:line="240" w:lineRule="auto"/>
              <w:jc w:val="center"/>
              <w:rPr>
                <w:rFonts w:ascii="Times New Roman" w:eastAsia="Times New Roman" w:hAnsi="Times New Roman" w:cs="Times New Roman"/>
                <w:b/>
                <w:bCs/>
                <w:color w:val="000000"/>
              </w:rPr>
            </w:pPr>
            <w:r w:rsidRPr="00922237">
              <w:rPr>
                <w:rFonts w:ascii="Times New Roman" w:eastAsia="Times New Roman" w:hAnsi="Times New Roman" w:cs="Times New Roman"/>
                <w:b/>
                <w:bCs/>
                <w:color w:val="000000"/>
              </w:rPr>
              <w:t>Mean</w:t>
            </w:r>
          </w:p>
        </w:tc>
        <w:tc>
          <w:tcPr>
            <w:tcW w:w="810" w:type="dxa"/>
            <w:tcBorders>
              <w:top w:val="nil"/>
              <w:left w:val="nil"/>
              <w:bottom w:val="single" w:sz="8" w:space="0" w:color="auto"/>
              <w:right w:val="single" w:sz="8" w:space="0" w:color="auto"/>
            </w:tcBorders>
            <w:shd w:val="clear" w:color="auto" w:fill="auto"/>
            <w:noWrap/>
            <w:vAlign w:val="center"/>
            <w:hideMark/>
          </w:tcPr>
          <w:p w14:paraId="575C56D8" w14:textId="77777777" w:rsidR="009A58F7" w:rsidRPr="00922237" w:rsidRDefault="009A58F7" w:rsidP="009B1370">
            <w:pPr>
              <w:spacing w:after="0" w:line="240" w:lineRule="auto"/>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SD</w:t>
            </w:r>
          </w:p>
        </w:tc>
        <w:tc>
          <w:tcPr>
            <w:tcW w:w="1170" w:type="dxa"/>
            <w:tcBorders>
              <w:top w:val="nil"/>
              <w:left w:val="nil"/>
              <w:bottom w:val="single" w:sz="8" w:space="0" w:color="auto"/>
              <w:right w:val="single" w:sz="8" w:space="0" w:color="auto"/>
            </w:tcBorders>
            <w:shd w:val="clear" w:color="auto" w:fill="auto"/>
            <w:noWrap/>
            <w:vAlign w:val="center"/>
            <w:hideMark/>
          </w:tcPr>
          <w:p w14:paraId="0C7C70C4" w14:textId="77777777" w:rsidR="009A58F7" w:rsidRPr="00922237" w:rsidRDefault="009A58F7" w:rsidP="009B1370">
            <w:pPr>
              <w:spacing w:after="0" w:line="240" w:lineRule="auto"/>
              <w:jc w:val="center"/>
              <w:rPr>
                <w:rFonts w:ascii="Times New Roman" w:eastAsia="Times New Roman" w:hAnsi="Times New Roman" w:cs="Times New Roman"/>
                <w:b/>
                <w:bCs/>
                <w:color w:val="000000"/>
              </w:rPr>
            </w:pPr>
            <w:r w:rsidRPr="00922237">
              <w:rPr>
                <w:rFonts w:ascii="Times New Roman" w:eastAsia="Times New Roman" w:hAnsi="Times New Roman" w:cs="Times New Roman"/>
                <w:b/>
                <w:bCs/>
                <w:color w:val="000000"/>
              </w:rPr>
              <w:t>Mean</w:t>
            </w:r>
          </w:p>
        </w:tc>
        <w:tc>
          <w:tcPr>
            <w:tcW w:w="1080" w:type="dxa"/>
            <w:tcBorders>
              <w:top w:val="nil"/>
              <w:left w:val="nil"/>
              <w:bottom w:val="single" w:sz="8" w:space="0" w:color="auto"/>
              <w:right w:val="single" w:sz="8" w:space="0" w:color="auto"/>
            </w:tcBorders>
            <w:shd w:val="clear" w:color="auto" w:fill="auto"/>
            <w:noWrap/>
            <w:vAlign w:val="center"/>
            <w:hideMark/>
          </w:tcPr>
          <w:p w14:paraId="1CFECFF2" w14:textId="77777777" w:rsidR="009A58F7" w:rsidRPr="00922237" w:rsidRDefault="009A58F7" w:rsidP="009B1370">
            <w:pPr>
              <w:spacing w:after="0" w:line="240" w:lineRule="auto"/>
              <w:jc w:val="center"/>
              <w:rPr>
                <w:rFonts w:ascii="Times New Roman" w:eastAsia="Times New Roman" w:hAnsi="Times New Roman" w:cs="Times New Roman"/>
                <w:b/>
                <w:bCs/>
                <w:color w:val="000000"/>
              </w:rPr>
            </w:pPr>
            <w:r w:rsidRPr="00922237">
              <w:rPr>
                <w:rFonts w:ascii="Times New Roman" w:eastAsia="Times New Roman" w:hAnsi="Times New Roman" w:cs="Times New Roman"/>
                <w:b/>
                <w:bCs/>
                <w:color w:val="000000"/>
              </w:rPr>
              <w:t>SD</w:t>
            </w:r>
          </w:p>
        </w:tc>
        <w:tc>
          <w:tcPr>
            <w:tcW w:w="1080" w:type="dxa"/>
            <w:tcBorders>
              <w:top w:val="single" w:sz="8" w:space="0" w:color="auto"/>
              <w:left w:val="nil"/>
              <w:bottom w:val="single" w:sz="8" w:space="0" w:color="auto"/>
              <w:right w:val="single" w:sz="8" w:space="0" w:color="auto"/>
            </w:tcBorders>
            <w:shd w:val="clear" w:color="auto" w:fill="auto"/>
            <w:noWrap/>
            <w:vAlign w:val="center"/>
            <w:hideMark/>
          </w:tcPr>
          <w:p w14:paraId="767C27FD" w14:textId="77777777" w:rsidR="009A58F7" w:rsidRPr="00922237" w:rsidRDefault="009A58F7" w:rsidP="009B1370">
            <w:pPr>
              <w:spacing w:after="0" w:line="240" w:lineRule="auto"/>
              <w:jc w:val="center"/>
              <w:rPr>
                <w:rFonts w:ascii="Times New Roman" w:eastAsia="Times New Roman" w:hAnsi="Times New Roman" w:cs="Times New Roman"/>
                <w:b/>
                <w:bCs/>
                <w:color w:val="000000"/>
              </w:rPr>
            </w:pPr>
            <w:r w:rsidRPr="00922237">
              <w:rPr>
                <w:rFonts w:ascii="Times New Roman" w:eastAsia="Times New Roman" w:hAnsi="Times New Roman" w:cs="Times New Roman"/>
                <w:b/>
                <w:bCs/>
                <w:color w:val="000000"/>
              </w:rPr>
              <w:t>t-test</w:t>
            </w:r>
          </w:p>
        </w:tc>
        <w:tc>
          <w:tcPr>
            <w:tcW w:w="900" w:type="dxa"/>
            <w:tcBorders>
              <w:top w:val="single" w:sz="8" w:space="0" w:color="auto"/>
              <w:left w:val="nil"/>
              <w:bottom w:val="single" w:sz="8" w:space="0" w:color="auto"/>
              <w:right w:val="single" w:sz="8" w:space="0" w:color="auto"/>
            </w:tcBorders>
            <w:shd w:val="clear" w:color="auto" w:fill="auto"/>
            <w:noWrap/>
            <w:vAlign w:val="center"/>
            <w:hideMark/>
          </w:tcPr>
          <w:p w14:paraId="14171424" w14:textId="77777777" w:rsidR="009A58F7" w:rsidRPr="00922237" w:rsidRDefault="009A58F7" w:rsidP="009B1370">
            <w:pPr>
              <w:spacing w:after="0" w:line="240" w:lineRule="auto"/>
              <w:jc w:val="center"/>
              <w:rPr>
                <w:rFonts w:ascii="Times New Roman" w:eastAsia="Times New Roman" w:hAnsi="Times New Roman" w:cs="Times New Roman"/>
                <w:b/>
                <w:bCs/>
                <w:color w:val="000000"/>
              </w:rPr>
            </w:pPr>
            <w:r w:rsidRPr="00922237">
              <w:rPr>
                <w:rFonts w:ascii="Times New Roman" w:eastAsia="Times New Roman" w:hAnsi="Times New Roman" w:cs="Times New Roman"/>
                <w:b/>
                <w:bCs/>
                <w:color w:val="000000"/>
              </w:rPr>
              <w:t>df</w:t>
            </w:r>
          </w:p>
        </w:tc>
        <w:tc>
          <w:tcPr>
            <w:tcW w:w="1170" w:type="dxa"/>
            <w:tcBorders>
              <w:top w:val="single" w:sz="8" w:space="0" w:color="auto"/>
              <w:left w:val="nil"/>
              <w:bottom w:val="single" w:sz="8" w:space="0" w:color="auto"/>
              <w:right w:val="single" w:sz="8" w:space="0" w:color="auto"/>
            </w:tcBorders>
            <w:shd w:val="clear" w:color="auto" w:fill="auto"/>
            <w:noWrap/>
            <w:vAlign w:val="center"/>
            <w:hideMark/>
          </w:tcPr>
          <w:p w14:paraId="546C6D0A" w14:textId="77777777" w:rsidR="009A58F7" w:rsidRPr="00922237" w:rsidRDefault="009A58F7" w:rsidP="009B1370">
            <w:pPr>
              <w:spacing w:after="0" w:line="240" w:lineRule="auto"/>
              <w:jc w:val="center"/>
              <w:rPr>
                <w:rFonts w:ascii="Times New Roman" w:eastAsia="Times New Roman" w:hAnsi="Times New Roman" w:cs="Times New Roman"/>
                <w:b/>
                <w:bCs/>
                <w:color w:val="000000"/>
              </w:rPr>
            </w:pPr>
            <w:r w:rsidRPr="00922237">
              <w:rPr>
                <w:rFonts w:ascii="Times New Roman" w:eastAsia="Times New Roman" w:hAnsi="Times New Roman" w:cs="Times New Roman"/>
                <w:b/>
                <w:bCs/>
                <w:color w:val="000000"/>
              </w:rPr>
              <w:t>p-value</w:t>
            </w:r>
          </w:p>
        </w:tc>
      </w:tr>
      <w:tr w:rsidR="009A58F7" w:rsidRPr="00922237" w14:paraId="1CEF8E25" w14:textId="77777777" w:rsidTr="00B20220">
        <w:trPr>
          <w:trHeight w:val="390"/>
          <w:jc w:val="center"/>
        </w:trPr>
        <w:tc>
          <w:tcPr>
            <w:tcW w:w="1548" w:type="dxa"/>
            <w:tcBorders>
              <w:top w:val="nil"/>
              <w:left w:val="single" w:sz="8" w:space="0" w:color="auto"/>
              <w:bottom w:val="single" w:sz="8" w:space="0" w:color="auto"/>
              <w:right w:val="nil"/>
            </w:tcBorders>
            <w:shd w:val="clear" w:color="auto" w:fill="auto"/>
            <w:noWrap/>
            <w:vAlign w:val="center"/>
            <w:hideMark/>
          </w:tcPr>
          <w:p w14:paraId="37B30E50" w14:textId="77777777" w:rsidR="009A58F7" w:rsidRPr="00922237" w:rsidRDefault="009A58F7" w:rsidP="009B1370">
            <w:pPr>
              <w:spacing w:after="0" w:line="240" w:lineRule="auto"/>
              <w:rPr>
                <w:rFonts w:ascii="Times New Roman" w:eastAsia="Times New Roman" w:hAnsi="Times New Roman" w:cs="Times New Roman"/>
                <w:i/>
                <w:iCs/>
                <w:color w:val="000000"/>
              </w:rPr>
            </w:pPr>
            <w:r w:rsidRPr="00922237">
              <w:rPr>
                <w:rFonts w:ascii="Times New Roman" w:eastAsia="Times New Roman" w:hAnsi="Times New Roman" w:cs="Times New Roman"/>
                <w:i/>
                <w:iCs/>
                <w:color w:val="000000"/>
              </w:rPr>
              <w:t>V</w:t>
            </w:r>
            <w:r w:rsidRPr="00922237">
              <w:rPr>
                <w:rFonts w:ascii="Times New Roman" w:eastAsia="Times New Roman" w:hAnsi="Times New Roman" w:cs="Times New Roman"/>
                <w:i/>
                <w:iCs/>
                <w:color w:val="000000"/>
                <w:vertAlign w:val="subscript"/>
              </w:rPr>
              <w:t>oc</w:t>
            </w:r>
            <w:r w:rsidRPr="00922237">
              <w:rPr>
                <w:rFonts w:ascii="Times New Roman" w:eastAsia="Times New Roman" w:hAnsi="Times New Roman" w:cs="Times New Roman"/>
                <w:color w:val="000000"/>
              </w:rPr>
              <w:t xml:space="preserve"> </w:t>
            </w:r>
            <w:r w:rsidRPr="00922237">
              <w:rPr>
                <w:rFonts w:ascii="Times New Roman" w:eastAsia="Times New Roman" w:hAnsi="Times New Roman" w:cs="Times New Roman"/>
                <w:color w:val="000000"/>
                <w:sz w:val="16"/>
                <w:szCs w:val="16"/>
              </w:rPr>
              <w:t>(mV)</w:t>
            </w:r>
          </w:p>
        </w:tc>
        <w:tc>
          <w:tcPr>
            <w:tcW w:w="810" w:type="dxa"/>
            <w:tcBorders>
              <w:top w:val="nil"/>
              <w:left w:val="single" w:sz="8" w:space="0" w:color="auto"/>
              <w:bottom w:val="single" w:sz="8" w:space="0" w:color="auto"/>
              <w:right w:val="single" w:sz="8" w:space="0" w:color="auto"/>
            </w:tcBorders>
            <w:shd w:val="clear" w:color="auto" w:fill="auto"/>
            <w:noWrap/>
            <w:vAlign w:val="center"/>
            <w:hideMark/>
          </w:tcPr>
          <w:p w14:paraId="6B38E6FB"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173</w:t>
            </w:r>
          </w:p>
        </w:tc>
        <w:tc>
          <w:tcPr>
            <w:tcW w:w="810" w:type="dxa"/>
            <w:tcBorders>
              <w:top w:val="nil"/>
              <w:left w:val="nil"/>
              <w:bottom w:val="single" w:sz="8" w:space="0" w:color="auto"/>
              <w:right w:val="single" w:sz="8" w:space="0" w:color="auto"/>
            </w:tcBorders>
            <w:shd w:val="clear" w:color="auto" w:fill="auto"/>
            <w:noWrap/>
            <w:vAlign w:val="center"/>
            <w:hideMark/>
          </w:tcPr>
          <w:p w14:paraId="010215D0"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149</w:t>
            </w:r>
          </w:p>
        </w:tc>
        <w:tc>
          <w:tcPr>
            <w:tcW w:w="1170" w:type="dxa"/>
            <w:tcBorders>
              <w:top w:val="nil"/>
              <w:left w:val="nil"/>
              <w:bottom w:val="single" w:sz="8" w:space="0" w:color="auto"/>
              <w:right w:val="single" w:sz="8" w:space="0" w:color="auto"/>
            </w:tcBorders>
            <w:shd w:val="clear" w:color="auto" w:fill="auto"/>
            <w:noWrap/>
            <w:vAlign w:val="center"/>
            <w:hideMark/>
          </w:tcPr>
          <w:p w14:paraId="480B6BF5"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446</w:t>
            </w:r>
          </w:p>
        </w:tc>
        <w:tc>
          <w:tcPr>
            <w:tcW w:w="1080" w:type="dxa"/>
            <w:tcBorders>
              <w:top w:val="nil"/>
              <w:left w:val="nil"/>
              <w:bottom w:val="single" w:sz="8" w:space="0" w:color="auto"/>
              <w:right w:val="single" w:sz="8" w:space="0" w:color="auto"/>
            </w:tcBorders>
            <w:shd w:val="clear" w:color="auto" w:fill="auto"/>
            <w:noWrap/>
            <w:vAlign w:val="center"/>
            <w:hideMark/>
          </w:tcPr>
          <w:p w14:paraId="793973F6"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146</w:t>
            </w:r>
          </w:p>
        </w:tc>
        <w:tc>
          <w:tcPr>
            <w:tcW w:w="1080" w:type="dxa"/>
            <w:tcBorders>
              <w:top w:val="nil"/>
              <w:left w:val="nil"/>
              <w:bottom w:val="single" w:sz="8" w:space="0" w:color="auto"/>
              <w:right w:val="single" w:sz="8" w:space="0" w:color="auto"/>
            </w:tcBorders>
            <w:shd w:val="clear" w:color="auto" w:fill="auto"/>
            <w:noWrap/>
            <w:vAlign w:val="bottom"/>
            <w:hideMark/>
          </w:tcPr>
          <w:p w14:paraId="2C22A77E"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-14.79</w:t>
            </w:r>
          </w:p>
        </w:tc>
        <w:tc>
          <w:tcPr>
            <w:tcW w:w="900" w:type="dxa"/>
            <w:tcBorders>
              <w:top w:val="nil"/>
              <w:left w:val="nil"/>
              <w:bottom w:val="single" w:sz="8" w:space="0" w:color="auto"/>
              <w:right w:val="single" w:sz="8" w:space="0" w:color="auto"/>
            </w:tcBorders>
            <w:shd w:val="clear" w:color="auto" w:fill="auto"/>
            <w:noWrap/>
            <w:vAlign w:val="bottom"/>
            <w:hideMark/>
          </w:tcPr>
          <w:p w14:paraId="488061D1"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258</w:t>
            </w:r>
          </w:p>
        </w:tc>
        <w:tc>
          <w:tcPr>
            <w:tcW w:w="1170" w:type="dxa"/>
            <w:tcBorders>
              <w:top w:val="nil"/>
              <w:left w:val="nil"/>
              <w:bottom w:val="single" w:sz="8" w:space="0" w:color="auto"/>
              <w:right w:val="single" w:sz="8" w:space="0" w:color="auto"/>
            </w:tcBorders>
            <w:shd w:val="clear" w:color="auto" w:fill="auto"/>
            <w:noWrap/>
            <w:vAlign w:val="bottom"/>
            <w:hideMark/>
          </w:tcPr>
          <w:p w14:paraId="00356EFD"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&lt;0.001</w:t>
            </w:r>
          </w:p>
        </w:tc>
      </w:tr>
      <w:tr w:rsidR="009A58F7" w:rsidRPr="00922237" w14:paraId="76CA9BC9" w14:textId="77777777" w:rsidTr="00B20220">
        <w:trPr>
          <w:trHeight w:val="390"/>
          <w:jc w:val="center"/>
        </w:trPr>
        <w:tc>
          <w:tcPr>
            <w:tcW w:w="1548" w:type="dxa"/>
            <w:tcBorders>
              <w:top w:val="nil"/>
              <w:left w:val="single" w:sz="8" w:space="0" w:color="auto"/>
              <w:bottom w:val="single" w:sz="8" w:space="0" w:color="auto"/>
              <w:right w:val="nil"/>
            </w:tcBorders>
            <w:shd w:val="clear" w:color="auto" w:fill="auto"/>
            <w:noWrap/>
            <w:vAlign w:val="center"/>
            <w:hideMark/>
          </w:tcPr>
          <w:p w14:paraId="2D2CD7B1" w14:textId="77777777" w:rsidR="009A58F7" w:rsidRPr="00922237" w:rsidRDefault="009A58F7" w:rsidP="009B1370">
            <w:pPr>
              <w:spacing w:after="0" w:line="240" w:lineRule="auto"/>
              <w:rPr>
                <w:rFonts w:ascii="Times New Roman" w:eastAsia="Times New Roman" w:hAnsi="Times New Roman" w:cs="Times New Roman"/>
                <w:i/>
                <w:iCs/>
                <w:color w:val="000000"/>
              </w:rPr>
            </w:pPr>
            <w:r w:rsidRPr="00922237">
              <w:rPr>
                <w:rFonts w:ascii="Times New Roman" w:eastAsia="Times New Roman" w:hAnsi="Times New Roman" w:cs="Times New Roman"/>
                <w:i/>
                <w:iCs/>
                <w:color w:val="000000"/>
              </w:rPr>
              <w:t>J</w:t>
            </w:r>
            <w:r w:rsidRPr="00922237">
              <w:rPr>
                <w:rFonts w:ascii="Times New Roman" w:eastAsia="Times New Roman" w:hAnsi="Times New Roman" w:cs="Times New Roman"/>
                <w:i/>
                <w:iCs/>
                <w:color w:val="000000"/>
                <w:vertAlign w:val="subscript"/>
              </w:rPr>
              <w:t>sc</w:t>
            </w:r>
            <w:r w:rsidRPr="00922237">
              <w:rPr>
                <w:rFonts w:ascii="Times New Roman" w:eastAsia="Times New Roman" w:hAnsi="Times New Roman" w:cs="Times New Roman"/>
                <w:color w:val="000000"/>
              </w:rPr>
              <w:t xml:space="preserve"> </w:t>
            </w:r>
            <w:r w:rsidRPr="00922237">
              <w:rPr>
                <w:rFonts w:ascii="Times New Roman" w:eastAsia="Times New Roman" w:hAnsi="Times New Roman" w:cs="Times New Roman"/>
                <w:color w:val="000000"/>
                <w:sz w:val="16"/>
                <w:szCs w:val="16"/>
              </w:rPr>
              <w:t>(µA/cm</w:t>
            </w:r>
            <w:r w:rsidRPr="00922237">
              <w:rPr>
                <w:rFonts w:ascii="Times New Roman" w:eastAsia="Times New Roman" w:hAnsi="Times New Roman" w:cs="Times New Roman"/>
                <w:color w:val="000000"/>
                <w:sz w:val="16"/>
                <w:szCs w:val="16"/>
                <w:vertAlign w:val="superscript"/>
              </w:rPr>
              <w:t>2</w:t>
            </w:r>
            <w:r w:rsidRPr="00922237">
              <w:rPr>
                <w:rFonts w:ascii="Times New Roman" w:eastAsia="Times New Roman" w:hAnsi="Times New Roman" w:cs="Times New Roman"/>
                <w:color w:val="000000"/>
                <w:sz w:val="16"/>
                <w:szCs w:val="16"/>
              </w:rPr>
              <w:t>)</w:t>
            </w:r>
          </w:p>
        </w:tc>
        <w:tc>
          <w:tcPr>
            <w:tcW w:w="810" w:type="dxa"/>
            <w:tcBorders>
              <w:top w:val="nil"/>
              <w:left w:val="single" w:sz="8" w:space="0" w:color="auto"/>
              <w:bottom w:val="nil"/>
              <w:right w:val="nil"/>
            </w:tcBorders>
            <w:shd w:val="clear" w:color="auto" w:fill="auto"/>
            <w:noWrap/>
            <w:vAlign w:val="bottom"/>
            <w:hideMark/>
          </w:tcPr>
          <w:p w14:paraId="2C5B76A5"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8.76</w:t>
            </w:r>
          </w:p>
        </w:tc>
        <w:tc>
          <w:tcPr>
            <w:tcW w:w="810" w:type="dxa"/>
            <w:tcBorders>
              <w:top w:val="nil"/>
              <w:left w:val="single" w:sz="8" w:space="0" w:color="auto"/>
              <w:bottom w:val="single" w:sz="8" w:space="0" w:color="auto"/>
              <w:right w:val="single" w:sz="8" w:space="0" w:color="auto"/>
            </w:tcBorders>
            <w:shd w:val="clear" w:color="auto" w:fill="auto"/>
            <w:noWrap/>
            <w:vAlign w:val="bottom"/>
            <w:hideMark/>
          </w:tcPr>
          <w:p w14:paraId="4BE36D82"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5.48</w:t>
            </w:r>
          </w:p>
        </w:tc>
        <w:tc>
          <w:tcPr>
            <w:tcW w:w="1170" w:type="dxa"/>
            <w:tcBorders>
              <w:top w:val="nil"/>
              <w:left w:val="nil"/>
              <w:bottom w:val="single" w:sz="8" w:space="0" w:color="auto"/>
              <w:right w:val="single" w:sz="8" w:space="0" w:color="auto"/>
            </w:tcBorders>
            <w:shd w:val="clear" w:color="auto" w:fill="auto"/>
            <w:noWrap/>
            <w:vAlign w:val="bottom"/>
            <w:hideMark/>
          </w:tcPr>
          <w:p w14:paraId="6EECFEB2"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17.41</w:t>
            </w:r>
          </w:p>
        </w:tc>
        <w:tc>
          <w:tcPr>
            <w:tcW w:w="1080" w:type="dxa"/>
            <w:tcBorders>
              <w:top w:val="nil"/>
              <w:left w:val="nil"/>
              <w:bottom w:val="single" w:sz="8" w:space="0" w:color="auto"/>
              <w:right w:val="single" w:sz="8" w:space="0" w:color="auto"/>
            </w:tcBorders>
            <w:shd w:val="clear" w:color="auto" w:fill="auto"/>
            <w:noWrap/>
            <w:vAlign w:val="bottom"/>
            <w:hideMark/>
          </w:tcPr>
          <w:p w14:paraId="14F3F724"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3.82</w:t>
            </w:r>
          </w:p>
        </w:tc>
        <w:tc>
          <w:tcPr>
            <w:tcW w:w="1080" w:type="dxa"/>
            <w:tcBorders>
              <w:top w:val="nil"/>
              <w:left w:val="nil"/>
              <w:bottom w:val="single" w:sz="8" w:space="0" w:color="auto"/>
              <w:right w:val="single" w:sz="8" w:space="0" w:color="auto"/>
            </w:tcBorders>
            <w:shd w:val="clear" w:color="auto" w:fill="auto"/>
            <w:noWrap/>
            <w:vAlign w:val="bottom"/>
            <w:hideMark/>
          </w:tcPr>
          <w:p w14:paraId="6E5CD8F2"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-14.97</w:t>
            </w:r>
          </w:p>
        </w:tc>
        <w:tc>
          <w:tcPr>
            <w:tcW w:w="900" w:type="dxa"/>
            <w:tcBorders>
              <w:top w:val="nil"/>
              <w:left w:val="nil"/>
              <w:bottom w:val="single" w:sz="8" w:space="0" w:color="auto"/>
              <w:right w:val="single" w:sz="8" w:space="0" w:color="auto"/>
            </w:tcBorders>
            <w:shd w:val="clear" w:color="auto" w:fill="auto"/>
            <w:noWrap/>
            <w:vAlign w:val="bottom"/>
            <w:hideMark/>
          </w:tcPr>
          <w:p w14:paraId="7AFBB6F1"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258</w:t>
            </w:r>
          </w:p>
        </w:tc>
        <w:tc>
          <w:tcPr>
            <w:tcW w:w="1170" w:type="dxa"/>
            <w:tcBorders>
              <w:top w:val="nil"/>
              <w:left w:val="nil"/>
              <w:bottom w:val="single" w:sz="8" w:space="0" w:color="auto"/>
              <w:right w:val="single" w:sz="8" w:space="0" w:color="auto"/>
            </w:tcBorders>
            <w:shd w:val="clear" w:color="auto" w:fill="auto"/>
            <w:noWrap/>
            <w:vAlign w:val="bottom"/>
            <w:hideMark/>
          </w:tcPr>
          <w:p w14:paraId="25A645A5"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&lt;0.001</w:t>
            </w:r>
          </w:p>
        </w:tc>
      </w:tr>
      <w:tr w:rsidR="009A58F7" w:rsidRPr="00922237" w14:paraId="7A970B33" w14:textId="77777777" w:rsidTr="00B20220">
        <w:trPr>
          <w:trHeight w:val="330"/>
          <w:jc w:val="center"/>
        </w:trPr>
        <w:tc>
          <w:tcPr>
            <w:tcW w:w="1548" w:type="dxa"/>
            <w:tcBorders>
              <w:top w:val="nil"/>
              <w:left w:val="single" w:sz="8" w:space="0" w:color="auto"/>
              <w:bottom w:val="single" w:sz="8" w:space="0" w:color="auto"/>
              <w:right w:val="nil"/>
            </w:tcBorders>
            <w:shd w:val="clear" w:color="auto" w:fill="auto"/>
            <w:noWrap/>
            <w:vAlign w:val="center"/>
            <w:hideMark/>
          </w:tcPr>
          <w:p w14:paraId="55C76DD9" w14:textId="77777777" w:rsidR="009A58F7" w:rsidRPr="00922237" w:rsidRDefault="009A58F7" w:rsidP="009B1370">
            <w:pPr>
              <w:spacing w:after="0" w:line="240" w:lineRule="auto"/>
              <w:rPr>
                <w:rFonts w:ascii="Times New Roman" w:eastAsia="Times New Roman" w:hAnsi="Times New Roman" w:cs="Times New Roman"/>
                <w:i/>
                <w:iCs/>
                <w:color w:val="000000"/>
              </w:rPr>
            </w:pPr>
            <w:r w:rsidRPr="00922237">
              <w:rPr>
                <w:rFonts w:ascii="Times New Roman" w:eastAsia="Times New Roman" w:hAnsi="Times New Roman" w:cs="Times New Roman"/>
                <w:i/>
                <w:iCs/>
                <w:color w:val="000000"/>
              </w:rPr>
              <w:t>IQE</w:t>
            </w:r>
            <w:r w:rsidRPr="00922237">
              <w:rPr>
                <w:rFonts w:ascii="Times New Roman" w:eastAsia="Times New Roman" w:hAnsi="Times New Roman" w:cs="Times New Roman"/>
                <w:color w:val="000000"/>
              </w:rPr>
              <w:t xml:space="preserve"> </w:t>
            </w:r>
            <w:r w:rsidRPr="00922237">
              <w:rPr>
                <w:rFonts w:ascii="Times New Roman" w:eastAsia="Times New Roman" w:hAnsi="Times New Roman" w:cs="Times New Roman"/>
                <w:color w:val="000000"/>
                <w:sz w:val="16"/>
                <w:szCs w:val="16"/>
              </w:rPr>
              <w:t>(%)</w:t>
            </w:r>
          </w:p>
        </w:tc>
        <w:tc>
          <w:tcPr>
            <w:tcW w:w="81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ECDF32C"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0.04</w:t>
            </w:r>
          </w:p>
        </w:tc>
        <w:tc>
          <w:tcPr>
            <w:tcW w:w="810" w:type="dxa"/>
            <w:tcBorders>
              <w:top w:val="nil"/>
              <w:left w:val="nil"/>
              <w:bottom w:val="single" w:sz="8" w:space="0" w:color="auto"/>
              <w:right w:val="single" w:sz="8" w:space="0" w:color="auto"/>
            </w:tcBorders>
            <w:shd w:val="clear" w:color="auto" w:fill="auto"/>
            <w:noWrap/>
            <w:vAlign w:val="bottom"/>
            <w:hideMark/>
          </w:tcPr>
          <w:p w14:paraId="1DF6DAEB"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0.01</w:t>
            </w:r>
          </w:p>
        </w:tc>
        <w:tc>
          <w:tcPr>
            <w:tcW w:w="1170" w:type="dxa"/>
            <w:tcBorders>
              <w:top w:val="nil"/>
              <w:left w:val="nil"/>
              <w:bottom w:val="single" w:sz="8" w:space="0" w:color="auto"/>
              <w:right w:val="single" w:sz="8" w:space="0" w:color="auto"/>
            </w:tcBorders>
            <w:shd w:val="clear" w:color="auto" w:fill="auto"/>
            <w:noWrap/>
            <w:vAlign w:val="bottom"/>
            <w:hideMark/>
          </w:tcPr>
          <w:p w14:paraId="22392D7C"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0.13</w:t>
            </w:r>
          </w:p>
        </w:tc>
        <w:tc>
          <w:tcPr>
            <w:tcW w:w="1080" w:type="dxa"/>
            <w:tcBorders>
              <w:top w:val="nil"/>
              <w:left w:val="nil"/>
              <w:bottom w:val="single" w:sz="8" w:space="0" w:color="auto"/>
              <w:right w:val="single" w:sz="8" w:space="0" w:color="auto"/>
            </w:tcBorders>
            <w:shd w:val="clear" w:color="auto" w:fill="auto"/>
            <w:noWrap/>
            <w:vAlign w:val="bottom"/>
            <w:hideMark/>
          </w:tcPr>
          <w:p w14:paraId="0692A5CC"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0.07</w:t>
            </w:r>
          </w:p>
        </w:tc>
        <w:tc>
          <w:tcPr>
            <w:tcW w:w="1080" w:type="dxa"/>
            <w:tcBorders>
              <w:top w:val="nil"/>
              <w:left w:val="nil"/>
              <w:bottom w:val="single" w:sz="8" w:space="0" w:color="auto"/>
              <w:right w:val="single" w:sz="8" w:space="0" w:color="auto"/>
            </w:tcBorders>
            <w:shd w:val="clear" w:color="auto" w:fill="auto"/>
            <w:noWrap/>
            <w:vAlign w:val="bottom"/>
            <w:hideMark/>
          </w:tcPr>
          <w:p w14:paraId="42EF3BFB"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-12.39</w:t>
            </w:r>
          </w:p>
        </w:tc>
        <w:tc>
          <w:tcPr>
            <w:tcW w:w="900" w:type="dxa"/>
            <w:tcBorders>
              <w:top w:val="nil"/>
              <w:left w:val="nil"/>
              <w:bottom w:val="single" w:sz="8" w:space="0" w:color="auto"/>
              <w:right w:val="single" w:sz="8" w:space="0" w:color="auto"/>
            </w:tcBorders>
            <w:shd w:val="clear" w:color="auto" w:fill="auto"/>
            <w:noWrap/>
            <w:vAlign w:val="bottom"/>
            <w:hideMark/>
          </w:tcPr>
          <w:p w14:paraId="6EDCE0DA"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258</w:t>
            </w:r>
          </w:p>
        </w:tc>
        <w:tc>
          <w:tcPr>
            <w:tcW w:w="1170" w:type="dxa"/>
            <w:tcBorders>
              <w:top w:val="nil"/>
              <w:left w:val="nil"/>
              <w:bottom w:val="single" w:sz="8" w:space="0" w:color="auto"/>
              <w:right w:val="single" w:sz="8" w:space="0" w:color="auto"/>
            </w:tcBorders>
            <w:shd w:val="clear" w:color="auto" w:fill="auto"/>
            <w:noWrap/>
            <w:vAlign w:val="bottom"/>
            <w:hideMark/>
          </w:tcPr>
          <w:p w14:paraId="2AAAEEC7"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&lt;0.001</w:t>
            </w:r>
          </w:p>
        </w:tc>
      </w:tr>
      <w:tr w:rsidR="009A58F7" w:rsidRPr="00922237" w14:paraId="1D36629F" w14:textId="77777777" w:rsidTr="00B20220">
        <w:trPr>
          <w:trHeight w:val="330"/>
          <w:jc w:val="center"/>
        </w:trPr>
        <w:tc>
          <w:tcPr>
            <w:tcW w:w="1548" w:type="dxa"/>
            <w:tcBorders>
              <w:top w:val="nil"/>
              <w:left w:val="single" w:sz="8" w:space="0" w:color="auto"/>
              <w:bottom w:val="single" w:sz="8" w:space="0" w:color="auto"/>
              <w:right w:val="nil"/>
            </w:tcBorders>
            <w:shd w:val="clear" w:color="auto" w:fill="auto"/>
            <w:noWrap/>
            <w:vAlign w:val="center"/>
            <w:hideMark/>
          </w:tcPr>
          <w:p w14:paraId="0F95AB9A" w14:textId="77777777" w:rsidR="009A58F7" w:rsidRPr="00922237" w:rsidRDefault="009A58F7" w:rsidP="009B1370">
            <w:pPr>
              <w:spacing w:after="0" w:line="240" w:lineRule="auto"/>
              <w:rPr>
                <w:rFonts w:ascii="Times New Roman" w:eastAsia="Times New Roman" w:hAnsi="Times New Roman" w:cs="Times New Roman"/>
                <w:i/>
                <w:iCs/>
                <w:color w:val="000000"/>
              </w:rPr>
            </w:pPr>
            <w:r w:rsidRPr="00922237">
              <w:rPr>
                <w:rFonts w:ascii="Times New Roman" w:eastAsia="Times New Roman" w:hAnsi="Times New Roman" w:cs="Times New Roman"/>
                <w:i/>
                <w:iCs/>
                <w:color w:val="000000"/>
              </w:rPr>
              <w:t>FF</w:t>
            </w:r>
            <w:r w:rsidRPr="00922237">
              <w:rPr>
                <w:rFonts w:ascii="Times New Roman" w:eastAsia="Times New Roman" w:hAnsi="Times New Roman" w:cs="Times New Roman"/>
                <w:color w:val="000000"/>
              </w:rPr>
              <w:t xml:space="preserve"> </w:t>
            </w:r>
            <w:r w:rsidRPr="00922237">
              <w:rPr>
                <w:rFonts w:ascii="Times New Roman" w:eastAsia="Times New Roman" w:hAnsi="Times New Roman" w:cs="Times New Roman"/>
                <w:color w:val="000000"/>
                <w:sz w:val="16"/>
                <w:szCs w:val="16"/>
              </w:rPr>
              <w:t>(%)</w:t>
            </w:r>
          </w:p>
        </w:tc>
        <w:tc>
          <w:tcPr>
            <w:tcW w:w="810" w:type="dxa"/>
            <w:tcBorders>
              <w:top w:val="nil"/>
              <w:left w:val="single" w:sz="8" w:space="0" w:color="auto"/>
              <w:bottom w:val="single" w:sz="8" w:space="0" w:color="auto"/>
              <w:right w:val="single" w:sz="8" w:space="0" w:color="auto"/>
            </w:tcBorders>
            <w:shd w:val="clear" w:color="auto" w:fill="auto"/>
            <w:noWrap/>
            <w:vAlign w:val="bottom"/>
            <w:hideMark/>
          </w:tcPr>
          <w:p w14:paraId="7BE4E106"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25.76</w:t>
            </w:r>
          </w:p>
        </w:tc>
        <w:tc>
          <w:tcPr>
            <w:tcW w:w="810" w:type="dxa"/>
            <w:tcBorders>
              <w:top w:val="nil"/>
              <w:left w:val="nil"/>
              <w:bottom w:val="single" w:sz="8" w:space="0" w:color="auto"/>
              <w:right w:val="single" w:sz="8" w:space="0" w:color="auto"/>
            </w:tcBorders>
            <w:shd w:val="clear" w:color="auto" w:fill="auto"/>
            <w:noWrap/>
            <w:vAlign w:val="bottom"/>
            <w:hideMark/>
          </w:tcPr>
          <w:p w14:paraId="16999838"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4.21</w:t>
            </w:r>
          </w:p>
        </w:tc>
        <w:tc>
          <w:tcPr>
            <w:tcW w:w="1170" w:type="dxa"/>
            <w:tcBorders>
              <w:top w:val="nil"/>
              <w:left w:val="nil"/>
              <w:bottom w:val="single" w:sz="8" w:space="0" w:color="auto"/>
              <w:right w:val="single" w:sz="8" w:space="0" w:color="auto"/>
            </w:tcBorders>
            <w:shd w:val="clear" w:color="auto" w:fill="auto"/>
            <w:noWrap/>
            <w:vAlign w:val="bottom"/>
            <w:hideMark/>
          </w:tcPr>
          <w:p w14:paraId="1D716BB2"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29.8</w:t>
            </w:r>
          </w:p>
        </w:tc>
        <w:tc>
          <w:tcPr>
            <w:tcW w:w="1080" w:type="dxa"/>
            <w:tcBorders>
              <w:top w:val="nil"/>
              <w:left w:val="nil"/>
              <w:bottom w:val="single" w:sz="8" w:space="0" w:color="auto"/>
              <w:right w:val="single" w:sz="8" w:space="0" w:color="auto"/>
            </w:tcBorders>
            <w:shd w:val="clear" w:color="auto" w:fill="auto"/>
            <w:noWrap/>
            <w:vAlign w:val="bottom"/>
            <w:hideMark/>
          </w:tcPr>
          <w:p w14:paraId="233D4CDB"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3.6</w:t>
            </w:r>
          </w:p>
        </w:tc>
        <w:tc>
          <w:tcPr>
            <w:tcW w:w="1080" w:type="dxa"/>
            <w:tcBorders>
              <w:top w:val="nil"/>
              <w:left w:val="nil"/>
              <w:bottom w:val="single" w:sz="8" w:space="0" w:color="auto"/>
              <w:right w:val="single" w:sz="8" w:space="0" w:color="auto"/>
            </w:tcBorders>
            <w:shd w:val="clear" w:color="auto" w:fill="auto"/>
            <w:noWrap/>
            <w:vAlign w:val="bottom"/>
            <w:hideMark/>
          </w:tcPr>
          <w:p w14:paraId="01BA2216"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-8.3</w:t>
            </w:r>
            <w:r>
              <w:rPr>
                <w:rFonts w:ascii="Times New Roman" w:eastAsia="Times New Roman" w:hAnsi="Times New Roman" w:cs="Times New Roman"/>
                <w:color w:val="000000"/>
              </w:rPr>
              <w:t>0</w:t>
            </w:r>
          </w:p>
        </w:tc>
        <w:tc>
          <w:tcPr>
            <w:tcW w:w="900" w:type="dxa"/>
            <w:tcBorders>
              <w:top w:val="nil"/>
              <w:left w:val="nil"/>
              <w:bottom w:val="single" w:sz="8" w:space="0" w:color="auto"/>
              <w:right w:val="single" w:sz="8" w:space="0" w:color="auto"/>
            </w:tcBorders>
            <w:shd w:val="clear" w:color="auto" w:fill="auto"/>
            <w:noWrap/>
            <w:vAlign w:val="bottom"/>
            <w:hideMark/>
          </w:tcPr>
          <w:p w14:paraId="5CBA6621"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258</w:t>
            </w:r>
          </w:p>
        </w:tc>
        <w:tc>
          <w:tcPr>
            <w:tcW w:w="1170" w:type="dxa"/>
            <w:tcBorders>
              <w:top w:val="nil"/>
              <w:left w:val="nil"/>
              <w:bottom w:val="single" w:sz="8" w:space="0" w:color="auto"/>
              <w:right w:val="single" w:sz="8" w:space="0" w:color="auto"/>
            </w:tcBorders>
            <w:shd w:val="clear" w:color="auto" w:fill="auto"/>
            <w:noWrap/>
            <w:vAlign w:val="bottom"/>
            <w:hideMark/>
          </w:tcPr>
          <w:p w14:paraId="75ECEC69"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&lt;0.001</w:t>
            </w:r>
          </w:p>
        </w:tc>
      </w:tr>
      <w:tr w:rsidR="009A58F7" w:rsidRPr="00922237" w14:paraId="056A8458" w14:textId="77777777" w:rsidTr="00B20220">
        <w:trPr>
          <w:trHeight w:val="330"/>
          <w:jc w:val="center"/>
        </w:trPr>
        <w:tc>
          <w:tcPr>
            <w:tcW w:w="1548" w:type="dxa"/>
            <w:tcBorders>
              <w:top w:val="nil"/>
              <w:left w:val="single" w:sz="8" w:space="0" w:color="auto"/>
              <w:bottom w:val="single" w:sz="8" w:space="0" w:color="auto"/>
              <w:right w:val="nil"/>
            </w:tcBorders>
            <w:shd w:val="clear" w:color="auto" w:fill="auto"/>
            <w:noWrap/>
            <w:vAlign w:val="center"/>
            <w:hideMark/>
          </w:tcPr>
          <w:p w14:paraId="4A722595" w14:textId="77777777" w:rsidR="009A58F7" w:rsidRPr="00922237" w:rsidRDefault="009A58F7" w:rsidP="009B1370">
            <w:pPr>
              <w:spacing w:after="0" w:line="240" w:lineRule="auto"/>
              <w:rPr>
                <w:rFonts w:ascii="Times New Roman" w:eastAsia="Times New Roman" w:hAnsi="Times New Roman" w:cs="Times New Roman"/>
                <w:i/>
                <w:iCs/>
                <w:color w:val="000000"/>
              </w:rPr>
            </w:pPr>
            <w:r w:rsidRPr="00922237">
              <w:rPr>
                <w:rFonts w:ascii="Times New Roman" w:eastAsia="Times New Roman" w:hAnsi="Times New Roman" w:cs="Times New Roman"/>
                <w:i/>
                <w:iCs/>
                <w:color w:val="000000"/>
              </w:rPr>
              <w:t xml:space="preserve">Pmax </w:t>
            </w:r>
            <w:proofErr w:type="gramStart"/>
            <w:r w:rsidRPr="00922237">
              <w:rPr>
                <w:rFonts w:ascii="Times New Roman" w:eastAsia="Times New Roman" w:hAnsi="Times New Roman" w:cs="Times New Roman"/>
                <w:color w:val="000000"/>
                <w:sz w:val="16"/>
                <w:szCs w:val="16"/>
              </w:rPr>
              <w:t>( µW</w:t>
            </w:r>
            <w:proofErr w:type="gramEnd"/>
            <w:r w:rsidRPr="00922237">
              <w:rPr>
                <w:rFonts w:ascii="Times New Roman" w:eastAsia="Times New Roman" w:hAnsi="Times New Roman" w:cs="Times New Roman"/>
                <w:color w:val="000000"/>
                <w:sz w:val="16"/>
                <w:szCs w:val="16"/>
              </w:rPr>
              <w:t>/cm</w:t>
            </w:r>
            <w:r w:rsidRPr="00922237">
              <w:rPr>
                <w:rFonts w:ascii="Times New Roman" w:eastAsia="Times New Roman" w:hAnsi="Times New Roman" w:cs="Times New Roman"/>
                <w:color w:val="000000"/>
                <w:sz w:val="16"/>
                <w:szCs w:val="16"/>
                <w:vertAlign w:val="superscript"/>
              </w:rPr>
              <w:t>2</w:t>
            </w:r>
            <w:r w:rsidRPr="00922237">
              <w:rPr>
                <w:rFonts w:ascii="Times New Roman" w:eastAsia="Times New Roman" w:hAnsi="Times New Roman" w:cs="Times New Roman"/>
                <w:color w:val="000000"/>
                <w:sz w:val="16"/>
                <w:szCs w:val="16"/>
              </w:rPr>
              <w:t>)</w:t>
            </w:r>
          </w:p>
        </w:tc>
        <w:tc>
          <w:tcPr>
            <w:tcW w:w="810" w:type="dxa"/>
            <w:tcBorders>
              <w:top w:val="nil"/>
              <w:left w:val="single" w:sz="8" w:space="0" w:color="auto"/>
              <w:bottom w:val="single" w:sz="8" w:space="0" w:color="auto"/>
              <w:right w:val="single" w:sz="8" w:space="0" w:color="auto"/>
            </w:tcBorders>
            <w:shd w:val="clear" w:color="auto" w:fill="auto"/>
            <w:noWrap/>
            <w:vAlign w:val="bottom"/>
            <w:hideMark/>
          </w:tcPr>
          <w:p w14:paraId="1818AB55"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0.17</w:t>
            </w:r>
          </w:p>
        </w:tc>
        <w:tc>
          <w:tcPr>
            <w:tcW w:w="810" w:type="dxa"/>
            <w:tcBorders>
              <w:top w:val="nil"/>
              <w:left w:val="nil"/>
              <w:bottom w:val="single" w:sz="8" w:space="0" w:color="auto"/>
              <w:right w:val="single" w:sz="8" w:space="0" w:color="auto"/>
            </w:tcBorders>
            <w:shd w:val="clear" w:color="auto" w:fill="auto"/>
            <w:noWrap/>
            <w:vAlign w:val="bottom"/>
            <w:hideMark/>
          </w:tcPr>
          <w:p w14:paraId="0571AC6E"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0.22</w:t>
            </w:r>
          </w:p>
        </w:tc>
        <w:tc>
          <w:tcPr>
            <w:tcW w:w="1170" w:type="dxa"/>
            <w:tcBorders>
              <w:top w:val="nil"/>
              <w:left w:val="nil"/>
              <w:bottom w:val="single" w:sz="8" w:space="0" w:color="auto"/>
              <w:right w:val="single" w:sz="8" w:space="0" w:color="auto"/>
            </w:tcBorders>
            <w:shd w:val="clear" w:color="auto" w:fill="auto"/>
            <w:noWrap/>
            <w:vAlign w:val="bottom"/>
            <w:hideMark/>
          </w:tcPr>
          <w:p w14:paraId="74F0B58D"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0.6</w:t>
            </w:r>
          </w:p>
        </w:tc>
        <w:tc>
          <w:tcPr>
            <w:tcW w:w="1080" w:type="dxa"/>
            <w:tcBorders>
              <w:top w:val="nil"/>
              <w:left w:val="nil"/>
              <w:bottom w:val="single" w:sz="8" w:space="0" w:color="auto"/>
              <w:right w:val="single" w:sz="8" w:space="0" w:color="auto"/>
            </w:tcBorders>
            <w:shd w:val="clear" w:color="auto" w:fill="auto"/>
            <w:noWrap/>
            <w:vAlign w:val="bottom"/>
            <w:hideMark/>
          </w:tcPr>
          <w:p w14:paraId="5171C7E6"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0.23</w:t>
            </w:r>
          </w:p>
        </w:tc>
        <w:tc>
          <w:tcPr>
            <w:tcW w:w="1080" w:type="dxa"/>
            <w:tcBorders>
              <w:top w:val="nil"/>
              <w:left w:val="nil"/>
              <w:bottom w:val="single" w:sz="8" w:space="0" w:color="auto"/>
              <w:right w:val="single" w:sz="8" w:space="0" w:color="auto"/>
            </w:tcBorders>
            <w:shd w:val="clear" w:color="auto" w:fill="auto"/>
            <w:noWrap/>
            <w:vAlign w:val="bottom"/>
            <w:hideMark/>
          </w:tcPr>
          <w:p w14:paraId="150EAF21"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-14.84</w:t>
            </w:r>
          </w:p>
        </w:tc>
        <w:tc>
          <w:tcPr>
            <w:tcW w:w="900" w:type="dxa"/>
            <w:tcBorders>
              <w:top w:val="nil"/>
              <w:left w:val="nil"/>
              <w:bottom w:val="single" w:sz="8" w:space="0" w:color="auto"/>
              <w:right w:val="single" w:sz="8" w:space="0" w:color="auto"/>
            </w:tcBorders>
            <w:shd w:val="clear" w:color="auto" w:fill="auto"/>
            <w:noWrap/>
            <w:vAlign w:val="bottom"/>
            <w:hideMark/>
          </w:tcPr>
          <w:p w14:paraId="6F614007"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258</w:t>
            </w:r>
          </w:p>
        </w:tc>
        <w:tc>
          <w:tcPr>
            <w:tcW w:w="1170" w:type="dxa"/>
            <w:tcBorders>
              <w:top w:val="nil"/>
              <w:left w:val="nil"/>
              <w:bottom w:val="single" w:sz="8" w:space="0" w:color="auto"/>
              <w:right w:val="single" w:sz="8" w:space="0" w:color="auto"/>
            </w:tcBorders>
            <w:shd w:val="clear" w:color="auto" w:fill="auto"/>
            <w:noWrap/>
            <w:vAlign w:val="bottom"/>
            <w:hideMark/>
          </w:tcPr>
          <w:p w14:paraId="00E251D8"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&lt;0.001</w:t>
            </w:r>
          </w:p>
        </w:tc>
      </w:tr>
    </w:tbl>
    <w:p w14:paraId="6263D246" w14:textId="77777777" w:rsidR="00D758E6" w:rsidRDefault="00D758E6" w:rsidP="009B1370"/>
    <w:p w14:paraId="2A86B682" w14:textId="3D686615" w:rsidR="00D758E6" w:rsidRDefault="00A822B3" w:rsidP="00946890">
      <w:pPr>
        <w:pStyle w:val="Heading3"/>
      </w:pPr>
      <w:bookmarkStart w:id="397" w:name="_Toc480192480"/>
      <w:r>
        <w:t>3</w:t>
      </w:r>
      <w:r w:rsidR="00912597">
        <w:t xml:space="preserve">.1.4. </w:t>
      </w:r>
      <w:r w:rsidR="00D758E6">
        <w:t>Principal Component Analysis</w:t>
      </w:r>
      <w:bookmarkEnd w:id="397"/>
      <w:r w:rsidR="00D758E6" w:rsidRPr="009817B2">
        <w:t xml:space="preserve"> </w:t>
      </w:r>
    </w:p>
    <w:p w14:paraId="0D14631C" w14:textId="77777777" w:rsidR="00A456E8" w:rsidRPr="009817B2" w:rsidRDefault="00A456E8" w:rsidP="009B1370">
      <w:pPr>
        <w:spacing w:after="0"/>
        <w:rPr>
          <w:u w:val="single"/>
        </w:rPr>
      </w:pPr>
    </w:p>
    <w:p w14:paraId="622AE064" w14:textId="77777777" w:rsidR="00D758E6" w:rsidRDefault="00D758E6" w:rsidP="009B1370">
      <w:pPr>
        <w:spacing w:after="0"/>
      </w:pPr>
      <w:r>
        <w:t>To compare</w:t>
      </w:r>
      <w:r w:rsidRPr="00D02F60">
        <w:t xml:space="preserve"> between the libraries, we characterized each cell</w:t>
      </w:r>
      <w:r>
        <w:t xml:space="preserve"> by using the five</w:t>
      </w:r>
      <w:r w:rsidRPr="00D02F60">
        <w:t xml:space="preserve"> PV activities (</w:t>
      </w:r>
      <w:r>
        <w:rPr>
          <w:i/>
          <w:iCs/>
        </w:rPr>
        <w:t>J</w:t>
      </w:r>
      <w:r w:rsidRPr="00B14E7A">
        <w:rPr>
          <w:i/>
          <w:iCs/>
          <w:vertAlign w:val="subscript"/>
        </w:rPr>
        <w:t>SC</w:t>
      </w:r>
      <w:r>
        <w:rPr>
          <w:i/>
          <w:iCs/>
        </w:rPr>
        <w:t>, V</w:t>
      </w:r>
      <w:r w:rsidRPr="00B14E7A">
        <w:rPr>
          <w:i/>
          <w:iCs/>
          <w:vertAlign w:val="subscript"/>
        </w:rPr>
        <w:t>OC</w:t>
      </w:r>
      <w:r w:rsidRPr="00815451">
        <w:rPr>
          <w:i/>
          <w:iCs/>
        </w:rPr>
        <w:t>, IQE, FF and Pmax</w:t>
      </w:r>
      <w:r w:rsidRPr="00D02F60">
        <w:t xml:space="preserve">) that form the feature (i.e. activity) space. </w:t>
      </w:r>
      <w:r>
        <w:t xml:space="preserve">In this </w:t>
      </w:r>
      <w:proofErr w:type="gramStart"/>
      <w:r>
        <w:t>space</w:t>
      </w:r>
      <w:proofErr w:type="gramEnd"/>
      <w:r>
        <w:t xml:space="preserve"> </w:t>
      </w:r>
      <w:r w:rsidRPr="00D02F60">
        <w:t>each dimension corresponds to one activity, cells are represented by point</w:t>
      </w:r>
      <w:r>
        <w:t>s</w:t>
      </w:r>
      <w:r w:rsidRPr="00D02F60">
        <w:t xml:space="preserve"> and the distance between any two points represents the degree of similarity between the corresponding solar cells. </w:t>
      </w:r>
      <w:r>
        <w:t xml:space="preserve">Next, photovoltaic cells from the two libraries were subjected, together, to PCA. In this analysis, the original 5D activity space was reduced into a 2D space with the two principal components (PCs) covering 72.0% and 18.8% of the original variance, respectively, for a total of 90.8%. The ability to capture &gt;90% of the variance using only two principal components is suggestive of high correlation between the original PV parameters. Table 2 presents the correlation between the five </w:t>
      </w:r>
      <w:r>
        <w:lastRenderedPageBreak/>
        <w:t>PV activities, where three of the ten values are indeed higher than 0.8 (</w:t>
      </w:r>
      <w:r w:rsidRPr="00506FB5">
        <w:rPr>
          <w:i/>
          <w:iCs/>
        </w:rPr>
        <w:t>IQE</w:t>
      </w:r>
      <w:r>
        <w:rPr>
          <w:i/>
          <w:iCs/>
        </w:rPr>
        <w:t>-</w:t>
      </w:r>
      <w:r w:rsidRPr="00496041">
        <w:rPr>
          <w:i/>
          <w:iCs/>
        </w:rPr>
        <w:t xml:space="preserve"> </w:t>
      </w:r>
      <w:r w:rsidRPr="00506FB5">
        <w:rPr>
          <w:i/>
          <w:iCs/>
        </w:rPr>
        <w:t>J</w:t>
      </w:r>
      <w:r w:rsidRPr="00506FB5">
        <w:rPr>
          <w:i/>
          <w:iCs/>
          <w:vertAlign w:val="subscript"/>
        </w:rPr>
        <w:t>SC</w:t>
      </w:r>
      <w:r>
        <w:t xml:space="preserve">; </w:t>
      </w:r>
      <w:r w:rsidRPr="00A93B36">
        <w:rPr>
          <w:i/>
          <w:iCs/>
        </w:rPr>
        <w:t>Pmax</w:t>
      </w:r>
      <w:r>
        <w:rPr>
          <w:i/>
          <w:iCs/>
        </w:rPr>
        <w:t>-</w:t>
      </w:r>
      <w:r w:rsidRPr="00496041">
        <w:rPr>
          <w:i/>
          <w:iCs/>
        </w:rPr>
        <w:t xml:space="preserve"> </w:t>
      </w:r>
      <w:r w:rsidRPr="00506FB5">
        <w:rPr>
          <w:i/>
          <w:iCs/>
        </w:rPr>
        <w:t>J</w:t>
      </w:r>
      <w:r w:rsidRPr="00506FB5">
        <w:rPr>
          <w:i/>
          <w:iCs/>
          <w:vertAlign w:val="subscript"/>
        </w:rPr>
        <w:t>SC</w:t>
      </w:r>
      <w:r>
        <w:t xml:space="preserve">; and </w:t>
      </w:r>
      <w:r w:rsidRPr="00A93B36">
        <w:rPr>
          <w:i/>
          <w:iCs/>
        </w:rPr>
        <w:t>Pmax</w:t>
      </w:r>
      <w:r>
        <w:rPr>
          <w:i/>
          <w:iCs/>
        </w:rPr>
        <w:t>-</w:t>
      </w:r>
      <w:r w:rsidRPr="00496041">
        <w:rPr>
          <w:i/>
          <w:iCs/>
        </w:rPr>
        <w:t xml:space="preserve"> </w:t>
      </w:r>
      <w:r w:rsidRPr="00506FB5">
        <w:rPr>
          <w:i/>
          <w:iCs/>
        </w:rPr>
        <w:t>V</w:t>
      </w:r>
      <w:r w:rsidRPr="00506FB5">
        <w:rPr>
          <w:i/>
          <w:iCs/>
          <w:vertAlign w:val="subscript"/>
        </w:rPr>
        <w:t>OC</w:t>
      </w:r>
      <w:r>
        <w:t xml:space="preserve">). This is perhaps not surprising since some of the PV parameters are derived from one another (although not in a linear manner). For example, </w:t>
      </w:r>
      <w:r w:rsidRPr="005B4609">
        <w:rPr>
          <w:i/>
          <w:iCs/>
        </w:rPr>
        <w:t>IQE</w:t>
      </w:r>
      <w:r>
        <w:t xml:space="preserve"> is derived from </w:t>
      </w:r>
      <w:r w:rsidRPr="00506FB5">
        <w:rPr>
          <w:i/>
          <w:iCs/>
        </w:rPr>
        <w:t>J</w:t>
      </w:r>
      <w:r w:rsidRPr="00506FB5">
        <w:rPr>
          <w:i/>
          <w:iCs/>
          <w:vertAlign w:val="subscript"/>
        </w:rPr>
        <w:t>SC</w:t>
      </w:r>
      <w:r>
        <w:t xml:space="preserve"> resulting in a high correlation (r = 0.83) between the two parameters. The resulting PC plot for the two libraries is presented in Figure </w:t>
      </w:r>
      <w:r w:rsidR="00E84092">
        <w:t>6</w:t>
      </w:r>
      <w:r>
        <w:t xml:space="preserve">.  </w:t>
      </w:r>
    </w:p>
    <w:p w14:paraId="21EF5783" w14:textId="77777777" w:rsidR="00BE630A" w:rsidRDefault="00BE630A" w:rsidP="009B1370">
      <w:pPr>
        <w:rPr>
          <w:b/>
          <w:bCs/>
        </w:rPr>
      </w:pPr>
    </w:p>
    <w:p w14:paraId="75FD07BD" w14:textId="43995D95" w:rsidR="00BE630A" w:rsidRPr="002624C1" w:rsidRDefault="00826B66" w:rsidP="00826B66">
      <w:pPr>
        <w:pStyle w:val="Caption"/>
        <w:rPr>
          <w:b w:val="0"/>
          <w:bCs w:val="0"/>
        </w:rPr>
      </w:pPr>
      <w:bookmarkStart w:id="398" w:name="_Toc475380986"/>
      <w:r>
        <w:t xml:space="preserve">Table </w:t>
      </w:r>
      <w:fldSimple w:instr=" SEQ Table \* ARABIC ">
        <w:r w:rsidR="006C3932">
          <w:rPr>
            <w:noProof/>
          </w:rPr>
          <w:t>3</w:t>
        </w:r>
      </w:fldSimple>
      <w:r>
        <w:t>:</w:t>
      </w:r>
      <w:r w:rsidR="00936097">
        <w:t xml:space="preserve"> </w:t>
      </w:r>
      <w:r w:rsidR="00BE630A" w:rsidRPr="00936097">
        <w:rPr>
          <w:b w:val="0"/>
          <w:bCs w:val="0"/>
        </w:rPr>
        <w:t>Correlation matrix between the five PV activities across both libraries, for a total of 260 cells (110 from TiO</w:t>
      </w:r>
      <w:r w:rsidR="00BE630A" w:rsidRPr="00936097">
        <w:rPr>
          <w:b w:val="0"/>
          <w:bCs w:val="0"/>
          <w:vertAlign w:val="subscript"/>
        </w:rPr>
        <w:t>2</w:t>
      </w:r>
      <w:r w:rsidR="00BE630A" w:rsidRPr="00936097">
        <w:rPr>
          <w:b w:val="0"/>
          <w:bCs w:val="0"/>
        </w:rPr>
        <w:t>|Co</w:t>
      </w:r>
      <w:r w:rsidR="00BE630A" w:rsidRPr="00936097">
        <w:rPr>
          <w:b w:val="0"/>
          <w:bCs w:val="0"/>
          <w:vertAlign w:val="subscript"/>
        </w:rPr>
        <w:t>3</w:t>
      </w:r>
      <w:r w:rsidR="00BE630A" w:rsidRPr="00936097">
        <w:rPr>
          <w:b w:val="0"/>
          <w:bCs w:val="0"/>
        </w:rPr>
        <w:t>O</w:t>
      </w:r>
      <w:r w:rsidR="00BE630A" w:rsidRPr="00936097">
        <w:rPr>
          <w:b w:val="0"/>
          <w:bCs w:val="0"/>
          <w:vertAlign w:val="subscript"/>
        </w:rPr>
        <w:t>4</w:t>
      </w:r>
      <w:r w:rsidR="00BE630A" w:rsidRPr="00936097">
        <w:rPr>
          <w:b w:val="0"/>
          <w:bCs w:val="0"/>
        </w:rPr>
        <w:t xml:space="preserve"> library and 150 cells from the TiO</w:t>
      </w:r>
      <w:r w:rsidR="00BE630A" w:rsidRPr="00936097">
        <w:rPr>
          <w:b w:val="0"/>
          <w:bCs w:val="0"/>
          <w:vertAlign w:val="subscript"/>
        </w:rPr>
        <w:t>2</w:t>
      </w:r>
      <w:r w:rsidR="00BE630A" w:rsidRPr="00936097">
        <w:rPr>
          <w:b w:val="0"/>
          <w:bCs w:val="0"/>
        </w:rPr>
        <w:t>|Co</w:t>
      </w:r>
      <w:r w:rsidR="00BE630A" w:rsidRPr="00936097">
        <w:rPr>
          <w:b w:val="0"/>
          <w:bCs w:val="0"/>
          <w:vertAlign w:val="subscript"/>
        </w:rPr>
        <w:t>3</w:t>
      </w:r>
      <w:r w:rsidR="00BE630A" w:rsidRPr="00936097">
        <w:rPr>
          <w:b w:val="0"/>
          <w:bCs w:val="0"/>
        </w:rPr>
        <w:t>O</w:t>
      </w:r>
      <w:r w:rsidR="00BE630A" w:rsidRPr="00936097">
        <w:rPr>
          <w:b w:val="0"/>
          <w:bCs w:val="0"/>
          <w:vertAlign w:val="subscript"/>
        </w:rPr>
        <w:t>4</w:t>
      </w:r>
      <w:r w:rsidR="00BE630A" w:rsidRPr="00936097">
        <w:rPr>
          <w:b w:val="0"/>
          <w:bCs w:val="0"/>
        </w:rPr>
        <w:t>|MoO</w:t>
      </w:r>
      <w:r w:rsidR="00BE630A" w:rsidRPr="00936097">
        <w:rPr>
          <w:b w:val="0"/>
          <w:bCs w:val="0"/>
          <w:vertAlign w:val="subscript"/>
        </w:rPr>
        <w:t xml:space="preserve">3 </w:t>
      </w:r>
      <w:r w:rsidR="00BE630A" w:rsidRPr="00936097">
        <w:rPr>
          <w:b w:val="0"/>
          <w:bCs w:val="0"/>
        </w:rPr>
        <w:t>library).</w:t>
      </w:r>
      <w:bookmarkEnd w:id="398"/>
      <w:r w:rsidR="00BE630A">
        <w:t xml:space="preserve">  </w:t>
      </w:r>
      <w:r w:rsidR="00BE630A" w:rsidRPr="003E648B">
        <w:t xml:space="preserve"> </w:t>
      </w:r>
    </w:p>
    <w:tbl>
      <w:tblPr>
        <w:tblW w:w="7727" w:type="dxa"/>
        <w:jc w:val="center"/>
        <w:tblLook w:val="04A0" w:firstRow="1" w:lastRow="0" w:firstColumn="1" w:lastColumn="0" w:noHBand="0" w:noVBand="1"/>
      </w:tblPr>
      <w:tblGrid>
        <w:gridCol w:w="1623"/>
        <w:gridCol w:w="1080"/>
        <w:gridCol w:w="1241"/>
        <w:gridCol w:w="1080"/>
        <w:gridCol w:w="1080"/>
        <w:gridCol w:w="1623"/>
      </w:tblGrid>
      <w:tr w:rsidR="00BE630A" w:rsidRPr="002624C1" w14:paraId="7DB18133" w14:textId="77777777" w:rsidTr="00B20220">
        <w:trPr>
          <w:trHeight w:val="375"/>
          <w:jc w:val="center"/>
        </w:trPr>
        <w:tc>
          <w:tcPr>
            <w:tcW w:w="16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1EE4FC" w14:textId="77777777" w:rsidR="00BE630A" w:rsidRPr="002624C1" w:rsidRDefault="00BE630A" w:rsidP="009B1370">
            <w:pPr>
              <w:spacing w:after="0" w:line="240" w:lineRule="auto"/>
              <w:rPr>
                <w:rFonts w:ascii="Times New Roman" w:eastAsia="Times New Roman" w:hAnsi="Times New Roman" w:cs="Times New Roman"/>
                <w:b/>
                <w:bCs/>
                <w:color w:val="000000"/>
              </w:rPr>
            </w:pPr>
            <w:r w:rsidRPr="002624C1">
              <w:rPr>
                <w:rFonts w:ascii="Times New Roman" w:eastAsia="Times New Roman" w:hAnsi="Times New Roman" w:cs="Times New Roman"/>
                <w:b/>
                <w:bCs/>
                <w:color w:val="000000"/>
              </w:rPr>
              <w:t>Activity</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14:paraId="47434CD2" w14:textId="77777777" w:rsidR="00BE630A" w:rsidRPr="002624C1" w:rsidRDefault="00BE630A" w:rsidP="009B1370">
            <w:pPr>
              <w:spacing w:after="0" w:line="240" w:lineRule="auto"/>
              <w:jc w:val="center"/>
              <w:rPr>
                <w:rFonts w:ascii="Times New Roman" w:eastAsia="Times New Roman" w:hAnsi="Times New Roman" w:cs="Times New Roman"/>
                <w:i/>
                <w:iCs/>
                <w:color w:val="000000"/>
              </w:rPr>
            </w:pPr>
            <w:r w:rsidRPr="002624C1">
              <w:rPr>
                <w:rFonts w:ascii="Times New Roman" w:eastAsia="Times New Roman" w:hAnsi="Times New Roman" w:cs="Times New Roman"/>
                <w:i/>
                <w:iCs/>
                <w:color w:val="000000"/>
              </w:rPr>
              <w:t>V</w:t>
            </w:r>
            <w:r w:rsidRPr="002624C1">
              <w:rPr>
                <w:rFonts w:ascii="Times New Roman" w:eastAsia="Times New Roman" w:hAnsi="Times New Roman" w:cs="Times New Roman"/>
                <w:i/>
                <w:iCs/>
                <w:color w:val="000000"/>
                <w:vertAlign w:val="subscript"/>
              </w:rPr>
              <w:t>oc</w:t>
            </w:r>
            <w:r w:rsidRPr="002624C1">
              <w:rPr>
                <w:rFonts w:ascii="Times New Roman" w:eastAsia="Times New Roman" w:hAnsi="Times New Roman" w:cs="Times New Roman"/>
                <w:color w:val="000000"/>
              </w:rPr>
              <w:t xml:space="preserve"> </w:t>
            </w:r>
            <w:r w:rsidRPr="002624C1">
              <w:rPr>
                <w:rFonts w:ascii="Times New Roman" w:eastAsia="Times New Roman" w:hAnsi="Times New Roman" w:cs="Times New Roman"/>
                <w:color w:val="000000"/>
                <w:sz w:val="16"/>
                <w:szCs w:val="16"/>
              </w:rPr>
              <w:t>(mV)</w:t>
            </w:r>
          </w:p>
        </w:tc>
        <w:tc>
          <w:tcPr>
            <w:tcW w:w="1241" w:type="dxa"/>
            <w:tcBorders>
              <w:top w:val="single" w:sz="4" w:space="0" w:color="auto"/>
              <w:left w:val="nil"/>
              <w:bottom w:val="single" w:sz="4" w:space="0" w:color="auto"/>
              <w:right w:val="single" w:sz="4" w:space="0" w:color="auto"/>
            </w:tcBorders>
            <w:shd w:val="clear" w:color="auto" w:fill="auto"/>
            <w:noWrap/>
            <w:vAlign w:val="center"/>
            <w:hideMark/>
          </w:tcPr>
          <w:p w14:paraId="7BE6F3BF" w14:textId="77777777" w:rsidR="00BE630A" w:rsidRPr="002624C1" w:rsidRDefault="00BE630A" w:rsidP="009B1370">
            <w:pPr>
              <w:spacing w:after="0" w:line="240" w:lineRule="auto"/>
              <w:jc w:val="center"/>
              <w:rPr>
                <w:rFonts w:ascii="Times New Roman" w:eastAsia="Times New Roman" w:hAnsi="Times New Roman" w:cs="Times New Roman"/>
                <w:i/>
                <w:iCs/>
                <w:color w:val="000000"/>
              </w:rPr>
            </w:pPr>
            <w:r w:rsidRPr="002624C1">
              <w:rPr>
                <w:rFonts w:ascii="Times New Roman" w:eastAsia="Times New Roman" w:hAnsi="Times New Roman" w:cs="Times New Roman"/>
                <w:i/>
                <w:iCs/>
                <w:color w:val="000000"/>
              </w:rPr>
              <w:t>J</w:t>
            </w:r>
            <w:r w:rsidRPr="002624C1">
              <w:rPr>
                <w:rFonts w:ascii="Times New Roman" w:eastAsia="Times New Roman" w:hAnsi="Times New Roman" w:cs="Times New Roman"/>
                <w:i/>
                <w:iCs/>
                <w:color w:val="000000"/>
                <w:vertAlign w:val="subscript"/>
              </w:rPr>
              <w:t>sc</w:t>
            </w:r>
            <w:r w:rsidRPr="002624C1">
              <w:rPr>
                <w:rFonts w:ascii="Times New Roman" w:eastAsia="Times New Roman" w:hAnsi="Times New Roman" w:cs="Times New Roman"/>
                <w:color w:val="000000"/>
              </w:rPr>
              <w:t xml:space="preserve"> </w:t>
            </w:r>
            <w:r w:rsidRPr="002624C1">
              <w:rPr>
                <w:rFonts w:ascii="Times New Roman" w:eastAsia="Times New Roman" w:hAnsi="Times New Roman" w:cs="Times New Roman"/>
                <w:color w:val="000000"/>
                <w:sz w:val="16"/>
                <w:szCs w:val="16"/>
              </w:rPr>
              <w:t>(µA/cm</w:t>
            </w:r>
            <w:r w:rsidRPr="002624C1">
              <w:rPr>
                <w:rFonts w:ascii="Times New Roman" w:eastAsia="Times New Roman" w:hAnsi="Times New Roman" w:cs="Times New Roman"/>
                <w:color w:val="000000"/>
                <w:sz w:val="16"/>
                <w:szCs w:val="16"/>
                <w:vertAlign w:val="superscript"/>
              </w:rPr>
              <w:t>2</w:t>
            </w:r>
            <w:r w:rsidRPr="002624C1">
              <w:rPr>
                <w:rFonts w:ascii="Times New Roman" w:eastAsia="Times New Roman" w:hAnsi="Times New Roman" w:cs="Times New Roman"/>
                <w:color w:val="000000"/>
                <w:sz w:val="16"/>
                <w:szCs w:val="16"/>
              </w:rPr>
              <w:t>)</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14:paraId="6621CFF5" w14:textId="77777777" w:rsidR="00BE630A" w:rsidRPr="002624C1" w:rsidRDefault="00BE630A" w:rsidP="009B1370">
            <w:pPr>
              <w:spacing w:after="0" w:line="240" w:lineRule="auto"/>
              <w:jc w:val="center"/>
              <w:rPr>
                <w:rFonts w:ascii="Times New Roman" w:eastAsia="Times New Roman" w:hAnsi="Times New Roman" w:cs="Times New Roman"/>
                <w:i/>
                <w:iCs/>
                <w:color w:val="000000"/>
              </w:rPr>
            </w:pPr>
            <w:r w:rsidRPr="002624C1">
              <w:rPr>
                <w:rFonts w:ascii="Times New Roman" w:eastAsia="Times New Roman" w:hAnsi="Times New Roman" w:cs="Times New Roman"/>
                <w:i/>
                <w:iCs/>
                <w:color w:val="000000"/>
              </w:rPr>
              <w:t>IQE</w:t>
            </w:r>
            <w:r w:rsidRPr="002624C1">
              <w:rPr>
                <w:rFonts w:ascii="Times New Roman" w:eastAsia="Times New Roman" w:hAnsi="Times New Roman" w:cs="Times New Roman"/>
                <w:color w:val="000000"/>
              </w:rPr>
              <w:t xml:space="preserve"> </w:t>
            </w:r>
            <w:r w:rsidRPr="002624C1">
              <w:rPr>
                <w:rFonts w:ascii="Times New Roman" w:eastAsia="Times New Roman" w:hAnsi="Times New Roman" w:cs="Times New Roman"/>
                <w:color w:val="000000"/>
                <w:sz w:val="16"/>
                <w:szCs w:val="16"/>
              </w:rPr>
              <w:t>(%)</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14:paraId="3A33E7A9" w14:textId="77777777" w:rsidR="00BE630A" w:rsidRPr="002624C1" w:rsidRDefault="00BE630A" w:rsidP="009B1370">
            <w:pPr>
              <w:spacing w:after="0" w:line="240" w:lineRule="auto"/>
              <w:jc w:val="center"/>
              <w:rPr>
                <w:rFonts w:ascii="Times New Roman" w:eastAsia="Times New Roman" w:hAnsi="Times New Roman" w:cs="Times New Roman"/>
                <w:i/>
                <w:iCs/>
                <w:color w:val="000000"/>
              </w:rPr>
            </w:pPr>
            <w:r w:rsidRPr="002624C1">
              <w:rPr>
                <w:rFonts w:ascii="Times New Roman" w:eastAsia="Times New Roman" w:hAnsi="Times New Roman" w:cs="Times New Roman"/>
                <w:i/>
                <w:iCs/>
                <w:color w:val="000000"/>
              </w:rPr>
              <w:t>FF</w:t>
            </w:r>
            <w:r w:rsidRPr="002624C1">
              <w:rPr>
                <w:rFonts w:ascii="Times New Roman" w:eastAsia="Times New Roman" w:hAnsi="Times New Roman" w:cs="Times New Roman"/>
                <w:color w:val="000000"/>
              </w:rPr>
              <w:t xml:space="preserve"> </w:t>
            </w:r>
            <w:r w:rsidRPr="002624C1">
              <w:rPr>
                <w:rFonts w:ascii="Times New Roman" w:eastAsia="Times New Roman" w:hAnsi="Times New Roman" w:cs="Times New Roman"/>
                <w:color w:val="000000"/>
                <w:sz w:val="16"/>
                <w:szCs w:val="16"/>
              </w:rPr>
              <w:t>(%)</w:t>
            </w:r>
          </w:p>
        </w:tc>
        <w:tc>
          <w:tcPr>
            <w:tcW w:w="1623" w:type="dxa"/>
            <w:tcBorders>
              <w:top w:val="single" w:sz="4" w:space="0" w:color="auto"/>
              <w:left w:val="nil"/>
              <w:bottom w:val="single" w:sz="4" w:space="0" w:color="auto"/>
              <w:right w:val="single" w:sz="4" w:space="0" w:color="auto"/>
            </w:tcBorders>
            <w:shd w:val="clear" w:color="auto" w:fill="auto"/>
            <w:noWrap/>
            <w:vAlign w:val="center"/>
            <w:hideMark/>
          </w:tcPr>
          <w:p w14:paraId="744B0952" w14:textId="77777777" w:rsidR="00BE630A" w:rsidRPr="002624C1" w:rsidRDefault="00BE630A" w:rsidP="009B1370">
            <w:pPr>
              <w:spacing w:after="0" w:line="240" w:lineRule="auto"/>
              <w:jc w:val="center"/>
              <w:rPr>
                <w:rFonts w:ascii="Times New Roman" w:eastAsia="Times New Roman" w:hAnsi="Times New Roman" w:cs="Times New Roman"/>
                <w:i/>
                <w:iCs/>
                <w:color w:val="000000"/>
              </w:rPr>
            </w:pPr>
            <w:r w:rsidRPr="002624C1">
              <w:rPr>
                <w:rFonts w:ascii="Times New Roman" w:eastAsia="Times New Roman" w:hAnsi="Times New Roman" w:cs="Times New Roman"/>
                <w:i/>
                <w:iCs/>
                <w:color w:val="000000"/>
              </w:rPr>
              <w:t xml:space="preserve">Pmax </w:t>
            </w:r>
            <w:proofErr w:type="gramStart"/>
            <w:r w:rsidRPr="002624C1">
              <w:rPr>
                <w:rFonts w:ascii="Times New Roman" w:eastAsia="Times New Roman" w:hAnsi="Times New Roman" w:cs="Times New Roman"/>
                <w:color w:val="000000"/>
                <w:sz w:val="16"/>
                <w:szCs w:val="16"/>
              </w:rPr>
              <w:t>( µW</w:t>
            </w:r>
            <w:proofErr w:type="gramEnd"/>
            <w:r w:rsidRPr="002624C1">
              <w:rPr>
                <w:rFonts w:ascii="Times New Roman" w:eastAsia="Times New Roman" w:hAnsi="Times New Roman" w:cs="Times New Roman"/>
                <w:color w:val="000000"/>
                <w:sz w:val="16"/>
                <w:szCs w:val="16"/>
              </w:rPr>
              <w:t>/cm</w:t>
            </w:r>
            <w:r w:rsidRPr="002624C1">
              <w:rPr>
                <w:rFonts w:ascii="Times New Roman" w:eastAsia="Times New Roman" w:hAnsi="Times New Roman" w:cs="Times New Roman"/>
                <w:color w:val="000000"/>
                <w:sz w:val="16"/>
                <w:szCs w:val="16"/>
                <w:vertAlign w:val="superscript"/>
              </w:rPr>
              <w:t>2</w:t>
            </w:r>
            <w:r w:rsidRPr="002624C1">
              <w:rPr>
                <w:rFonts w:ascii="Times New Roman" w:eastAsia="Times New Roman" w:hAnsi="Times New Roman" w:cs="Times New Roman"/>
                <w:color w:val="000000"/>
                <w:sz w:val="16"/>
                <w:szCs w:val="16"/>
              </w:rPr>
              <w:t>)</w:t>
            </w:r>
          </w:p>
        </w:tc>
      </w:tr>
      <w:tr w:rsidR="00BE630A" w:rsidRPr="002624C1" w14:paraId="7870A3DB" w14:textId="77777777" w:rsidTr="00B20220">
        <w:trPr>
          <w:trHeight w:val="375"/>
          <w:jc w:val="center"/>
        </w:trPr>
        <w:tc>
          <w:tcPr>
            <w:tcW w:w="1623" w:type="dxa"/>
            <w:tcBorders>
              <w:top w:val="nil"/>
              <w:left w:val="single" w:sz="4" w:space="0" w:color="auto"/>
              <w:bottom w:val="single" w:sz="4" w:space="0" w:color="auto"/>
              <w:right w:val="single" w:sz="4" w:space="0" w:color="auto"/>
            </w:tcBorders>
            <w:shd w:val="clear" w:color="auto" w:fill="auto"/>
            <w:noWrap/>
            <w:vAlign w:val="center"/>
            <w:hideMark/>
          </w:tcPr>
          <w:p w14:paraId="1DB68FD2" w14:textId="77777777" w:rsidR="00BE630A" w:rsidRPr="002624C1" w:rsidRDefault="00BE630A" w:rsidP="009B1370">
            <w:pPr>
              <w:spacing w:after="0" w:line="240" w:lineRule="auto"/>
              <w:rPr>
                <w:rFonts w:ascii="Times New Roman" w:eastAsia="Times New Roman" w:hAnsi="Times New Roman" w:cs="Times New Roman"/>
                <w:i/>
                <w:iCs/>
                <w:color w:val="000000"/>
              </w:rPr>
            </w:pPr>
            <w:r w:rsidRPr="002624C1">
              <w:rPr>
                <w:rFonts w:ascii="Times New Roman" w:eastAsia="Times New Roman" w:hAnsi="Times New Roman" w:cs="Times New Roman"/>
                <w:i/>
                <w:iCs/>
                <w:color w:val="000000"/>
              </w:rPr>
              <w:t>V</w:t>
            </w:r>
            <w:r w:rsidRPr="002624C1">
              <w:rPr>
                <w:rFonts w:ascii="Times New Roman" w:eastAsia="Times New Roman" w:hAnsi="Times New Roman" w:cs="Times New Roman"/>
                <w:i/>
                <w:iCs/>
                <w:color w:val="000000"/>
                <w:vertAlign w:val="subscript"/>
              </w:rPr>
              <w:t>oc</w:t>
            </w:r>
            <w:r w:rsidRPr="002624C1">
              <w:rPr>
                <w:rFonts w:ascii="Times New Roman" w:eastAsia="Times New Roman" w:hAnsi="Times New Roman" w:cs="Times New Roman"/>
                <w:color w:val="000000"/>
              </w:rPr>
              <w:t xml:space="preserve"> </w:t>
            </w:r>
            <w:r w:rsidRPr="002624C1">
              <w:rPr>
                <w:rFonts w:ascii="Times New Roman" w:eastAsia="Times New Roman" w:hAnsi="Times New Roman" w:cs="Times New Roman"/>
                <w:color w:val="000000"/>
                <w:sz w:val="16"/>
                <w:szCs w:val="16"/>
              </w:rPr>
              <w:t>(mV)</w:t>
            </w:r>
          </w:p>
        </w:tc>
        <w:tc>
          <w:tcPr>
            <w:tcW w:w="1080" w:type="dxa"/>
            <w:tcBorders>
              <w:top w:val="nil"/>
              <w:left w:val="nil"/>
              <w:bottom w:val="single" w:sz="4" w:space="0" w:color="auto"/>
              <w:right w:val="single" w:sz="4" w:space="0" w:color="auto"/>
            </w:tcBorders>
            <w:shd w:val="clear" w:color="auto" w:fill="auto"/>
            <w:noWrap/>
            <w:vAlign w:val="bottom"/>
            <w:hideMark/>
          </w:tcPr>
          <w:p w14:paraId="7FB81C5D" w14:textId="77777777" w:rsidR="00BE630A" w:rsidRPr="002624C1" w:rsidRDefault="00BE630A" w:rsidP="009B1370">
            <w:pPr>
              <w:spacing w:after="0" w:line="240" w:lineRule="auto"/>
              <w:jc w:val="center"/>
              <w:rPr>
                <w:rFonts w:eastAsia="Times New Roman"/>
                <w:color w:val="000000"/>
              </w:rPr>
            </w:pPr>
            <w:r w:rsidRPr="002624C1">
              <w:rPr>
                <w:rFonts w:eastAsia="Times New Roman"/>
                <w:color w:val="000000"/>
              </w:rPr>
              <w:t>1</w:t>
            </w:r>
          </w:p>
        </w:tc>
        <w:tc>
          <w:tcPr>
            <w:tcW w:w="1241" w:type="dxa"/>
            <w:tcBorders>
              <w:top w:val="nil"/>
              <w:left w:val="nil"/>
              <w:bottom w:val="single" w:sz="4" w:space="0" w:color="auto"/>
              <w:right w:val="single" w:sz="4" w:space="0" w:color="auto"/>
            </w:tcBorders>
            <w:shd w:val="clear" w:color="auto" w:fill="auto"/>
            <w:noWrap/>
            <w:vAlign w:val="bottom"/>
            <w:hideMark/>
          </w:tcPr>
          <w:p w14:paraId="55251B03" w14:textId="77777777" w:rsidR="00BE630A" w:rsidRPr="002624C1" w:rsidRDefault="00BE630A" w:rsidP="009B1370">
            <w:pPr>
              <w:spacing w:after="0" w:line="240" w:lineRule="auto"/>
              <w:jc w:val="center"/>
              <w:rPr>
                <w:rFonts w:eastAsia="Times New Roman"/>
                <w:color w:val="000000"/>
              </w:rPr>
            </w:pPr>
            <w:r w:rsidRPr="002624C1">
              <w:rPr>
                <w:rFonts w:eastAsia="Times New Roman"/>
                <w:color w:val="000000"/>
              </w:rPr>
              <w:t> </w:t>
            </w:r>
          </w:p>
        </w:tc>
        <w:tc>
          <w:tcPr>
            <w:tcW w:w="1080" w:type="dxa"/>
            <w:tcBorders>
              <w:top w:val="nil"/>
              <w:left w:val="nil"/>
              <w:bottom w:val="single" w:sz="4" w:space="0" w:color="auto"/>
              <w:right w:val="single" w:sz="4" w:space="0" w:color="auto"/>
            </w:tcBorders>
            <w:shd w:val="clear" w:color="auto" w:fill="auto"/>
            <w:noWrap/>
            <w:vAlign w:val="bottom"/>
            <w:hideMark/>
          </w:tcPr>
          <w:p w14:paraId="0B8A2C6B" w14:textId="77777777" w:rsidR="00BE630A" w:rsidRPr="002624C1" w:rsidRDefault="00BE630A" w:rsidP="009B1370">
            <w:pPr>
              <w:spacing w:after="0" w:line="240" w:lineRule="auto"/>
              <w:jc w:val="center"/>
              <w:rPr>
                <w:rFonts w:eastAsia="Times New Roman"/>
                <w:color w:val="000000"/>
              </w:rPr>
            </w:pPr>
            <w:r w:rsidRPr="002624C1">
              <w:rPr>
                <w:rFonts w:eastAsia="Times New Roman"/>
                <w:color w:val="000000"/>
              </w:rPr>
              <w:t> </w:t>
            </w:r>
          </w:p>
        </w:tc>
        <w:tc>
          <w:tcPr>
            <w:tcW w:w="1080" w:type="dxa"/>
            <w:tcBorders>
              <w:top w:val="nil"/>
              <w:left w:val="nil"/>
              <w:bottom w:val="single" w:sz="4" w:space="0" w:color="auto"/>
              <w:right w:val="single" w:sz="4" w:space="0" w:color="auto"/>
            </w:tcBorders>
            <w:shd w:val="clear" w:color="auto" w:fill="auto"/>
            <w:noWrap/>
            <w:vAlign w:val="bottom"/>
            <w:hideMark/>
          </w:tcPr>
          <w:p w14:paraId="4ED6AEAE" w14:textId="77777777" w:rsidR="00BE630A" w:rsidRPr="002624C1" w:rsidRDefault="00BE630A" w:rsidP="009B1370">
            <w:pPr>
              <w:spacing w:after="0" w:line="240" w:lineRule="auto"/>
              <w:jc w:val="center"/>
              <w:rPr>
                <w:rFonts w:eastAsia="Times New Roman"/>
                <w:color w:val="000000"/>
              </w:rPr>
            </w:pPr>
            <w:r w:rsidRPr="002624C1">
              <w:rPr>
                <w:rFonts w:eastAsia="Times New Roman"/>
                <w:color w:val="000000"/>
              </w:rPr>
              <w:t> </w:t>
            </w:r>
          </w:p>
        </w:tc>
        <w:tc>
          <w:tcPr>
            <w:tcW w:w="1623" w:type="dxa"/>
            <w:tcBorders>
              <w:top w:val="nil"/>
              <w:left w:val="nil"/>
              <w:bottom w:val="single" w:sz="4" w:space="0" w:color="auto"/>
              <w:right w:val="single" w:sz="4" w:space="0" w:color="auto"/>
            </w:tcBorders>
            <w:shd w:val="clear" w:color="auto" w:fill="auto"/>
            <w:noWrap/>
            <w:vAlign w:val="bottom"/>
            <w:hideMark/>
          </w:tcPr>
          <w:p w14:paraId="1CF830B0" w14:textId="77777777" w:rsidR="00BE630A" w:rsidRPr="002624C1" w:rsidRDefault="00BE630A" w:rsidP="009B1370">
            <w:pPr>
              <w:spacing w:after="0" w:line="240" w:lineRule="auto"/>
              <w:jc w:val="center"/>
              <w:rPr>
                <w:rFonts w:eastAsia="Times New Roman"/>
                <w:color w:val="000000"/>
              </w:rPr>
            </w:pPr>
            <w:r w:rsidRPr="002624C1">
              <w:rPr>
                <w:rFonts w:eastAsia="Times New Roman"/>
                <w:color w:val="000000"/>
              </w:rPr>
              <w:t> </w:t>
            </w:r>
          </w:p>
        </w:tc>
      </w:tr>
      <w:tr w:rsidR="00BE630A" w:rsidRPr="002624C1" w14:paraId="4EEBB379" w14:textId="77777777" w:rsidTr="00B20220">
        <w:trPr>
          <w:trHeight w:val="375"/>
          <w:jc w:val="center"/>
        </w:trPr>
        <w:tc>
          <w:tcPr>
            <w:tcW w:w="1623" w:type="dxa"/>
            <w:tcBorders>
              <w:top w:val="nil"/>
              <w:left w:val="single" w:sz="4" w:space="0" w:color="auto"/>
              <w:bottom w:val="single" w:sz="4" w:space="0" w:color="auto"/>
              <w:right w:val="single" w:sz="4" w:space="0" w:color="auto"/>
            </w:tcBorders>
            <w:shd w:val="clear" w:color="auto" w:fill="auto"/>
            <w:noWrap/>
            <w:vAlign w:val="center"/>
            <w:hideMark/>
          </w:tcPr>
          <w:p w14:paraId="144AF32F" w14:textId="77777777" w:rsidR="00BE630A" w:rsidRPr="002624C1" w:rsidRDefault="00BE630A" w:rsidP="009B1370">
            <w:pPr>
              <w:spacing w:after="0" w:line="240" w:lineRule="auto"/>
              <w:rPr>
                <w:rFonts w:ascii="Times New Roman" w:eastAsia="Times New Roman" w:hAnsi="Times New Roman" w:cs="Times New Roman"/>
                <w:i/>
                <w:iCs/>
                <w:color w:val="000000"/>
              </w:rPr>
            </w:pPr>
            <w:r w:rsidRPr="002624C1">
              <w:rPr>
                <w:rFonts w:ascii="Times New Roman" w:eastAsia="Times New Roman" w:hAnsi="Times New Roman" w:cs="Times New Roman"/>
                <w:i/>
                <w:iCs/>
                <w:color w:val="000000"/>
              </w:rPr>
              <w:t>J</w:t>
            </w:r>
            <w:r w:rsidRPr="002624C1">
              <w:rPr>
                <w:rFonts w:ascii="Times New Roman" w:eastAsia="Times New Roman" w:hAnsi="Times New Roman" w:cs="Times New Roman"/>
                <w:i/>
                <w:iCs/>
                <w:color w:val="000000"/>
                <w:vertAlign w:val="subscript"/>
              </w:rPr>
              <w:t>sc</w:t>
            </w:r>
            <w:r w:rsidRPr="002624C1">
              <w:rPr>
                <w:rFonts w:ascii="Times New Roman" w:eastAsia="Times New Roman" w:hAnsi="Times New Roman" w:cs="Times New Roman"/>
                <w:color w:val="000000"/>
              </w:rPr>
              <w:t xml:space="preserve"> </w:t>
            </w:r>
            <w:r w:rsidRPr="002624C1">
              <w:rPr>
                <w:rFonts w:ascii="Times New Roman" w:eastAsia="Times New Roman" w:hAnsi="Times New Roman" w:cs="Times New Roman"/>
                <w:color w:val="000000"/>
                <w:sz w:val="16"/>
                <w:szCs w:val="16"/>
              </w:rPr>
              <w:t>(µA/cm</w:t>
            </w:r>
            <w:r w:rsidRPr="002624C1">
              <w:rPr>
                <w:rFonts w:ascii="Times New Roman" w:eastAsia="Times New Roman" w:hAnsi="Times New Roman" w:cs="Times New Roman"/>
                <w:color w:val="000000"/>
                <w:sz w:val="16"/>
                <w:szCs w:val="16"/>
                <w:vertAlign w:val="superscript"/>
              </w:rPr>
              <w:t>2</w:t>
            </w:r>
            <w:r w:rsidRPr="002624C1">
              <w:rPr>
                <w:rFonts w:ascii="Times New Roman" w:eastAsia="Times New Roman" w:hAnsi="Times New Roman" w:cs="Times New Roman"/>
                <w:color w:val="000000"/>
                <w:sz w:val="16"/>
                <w:szCs w:val="16"/>
              </w:rPr>
              <w:t>)</w:t>
            </w:r>
          </w:p>
        </w:tc>
        <w:tc>
          <w:tcPr>
            <w:tcW w:w="1080" w:type="dxa"/>
            <w:tcBorders>
              <w:top w:val="nil"/>
              <w:left w:val="nil"/>
              <w:bottom w:val="single" w:sz="4" w:space="0" w:color="auto"/>
              <w:right w:val="single" w:sz="4" w:space="0" w:color="auto"/>
            </w:tcBorders>
            <w:shd w:val="clear" w:color="auto" w:fill="auto"/>
            <w:noWrap/>
            <w:vAlign w:val="bottom"/>
            <w:hideMark/>
          </w:tcPr>
          <w:p w14:paraId="1A6017D6" w14:textId="77777777" w:rsidR="00BE630A" w:rsidRPr="002624C1" w:rsidRDefault="00BE630A" w:rsidP="009B1370">
            <w:pPr>
              <w:spacing w:after="0" w:line="240" w:lineRule="auto"/>
              <w:jc w:val="center"/>
              <w:rPr>
                <w:rFonts w:eastAsia="Times New Roman"/>
                <w:color w:val="000000"/>
              </w:rPr>
            </w:pPr>
            <w:r w:rsidRPr="002624C1">
              <w:rPr>
                <w:rFonts w:eastAsia="Times New Roman"/>
                <w:color w:val="000000"/>
              </w:rPr>
              <w:t>0.73</w:t>
            </w:r>
          </w:p>
        </w:tc>
        <w:tc>
          <w:tcPr>
            <w:tcW w:w="1241" w:type="dxa"/>
            <w:tcBorders>
              <w:top w:val="nil"/>
              <w:left w:val="nil"/>
              <w:bottom w:val="single" w:sz="4" w:space="0" w:color="auto"/>
              <w:right w:val="single" w:sz="4" w:space="0" w:color="auto"/>
            </w:tcBorders>
            <w:shd w:val="clear" w:color="auto" w:fill="auto"/>
            <w:noWrap/>
            <w:vAlign w:val="bottom"/>
            <w:hideMark/>
          </w:tcPr>
          <w:p w14:paraId="737F2456" w14:textId="77777777" w:rsidR="00BE630A" w:rsidRPr="002624C1" w:rsidRDefault="00BE630A" w:rsidP="009B1370">
            <w:pPr>
              <w:spacing w:after="0" w:line="240" w:lineRule="auto"/>
              <w:jc w:val="center"/>
              <w:rPr>
                <w:rFonts w:eastAsia="Times New Roman"/>
                <w:color w:val="000000"/>
              </w:rPr>
            </w:pPr>
            <w:r w:rsidRPr="002624C1">
              <w:rPr>
                <w:rFonts w:eastAsia="Times New Roman"/>
                <w:color w:val="000000"/>
              </w:rPr>
              <w:t>1</w:t>
            </w:r>
          </w:p>
        </w:tc>
        <w:tc>
          <w:tcPr>
            <w:tcW w:w="1080" w:type="dxa"/>
            <w:tcBorders>
              <w:top w:val="nil"/>
              <w:left w:val="nil"/>
              <w:bottom w:val="single" w:sz="4" w:space="0" w:color="auto"/>
              <w:right w:val="single" w:sz="4" w:space="0" w:color="auto"/>
            </w:tcBorders>
            <w:shd w:val="clear" w:color="auto" w:fill="auto"/>
            <w:noWrap/>
            <w:vAlign w:val="bottom"/>
            <w:hideMark/>
          </w:tcPr>
          <w:p w14:paraId="6FA1EEE6" w14:textId="77777777" w:rsidR="00BE630A" w:rsidRPr="002624C1" w:rsidRDefault="00BE630A" w:rsidP="009B1370">
            <w:pPr>
              <w:spacing w:after="0" w:line="240" w:lineRule="auto"/>
              <w:jc w:val="center"/>
              <w:rPr>
                <w:rFonts w:eastAsia="Times New Roman"/>
                <w:color w:val="000000"/>
              </w:rPr>
            </w:pPr>
            <w:r w:rsidRPr="002624C1">
              <w:rPr>
                <w:rFonts w:eastAsia="Times New Roman"/>
                <w:color w:val="000000"/>
              </w:rPr>
              <w:t> </w:t>
            </w:r>
          </w:p>
        </w:tc>
        <w:tc>
          <w:tcPr>
            <w:tcW w:w="1080" w:type="dxa"/>
            <w:tcBorders>
              <w:top w:val="nil"/>
              <w:left w:val="nil"/>
              <w:bottom w:val="single" w:sz="4" w:space="0" w:color="auto"/>
              <w:right w:val="single" w:sz="4" w:space="0" w:color="auto"/>
            </w:tcBorders>
            <w:shd w:val="clear" w:color="auto" w:fill="auto"/>
            <w:noWrap/>
            <w:vAlign w:val="bottom"/>
            <w:hideMark/>
          </w:tcPr>
          <w:p w14:paraId="3256F0E8" w14:textId="77777777" w:rsidR="00BE630A" w:rsidRPr="002624C1" w:rsidRDefault="00BE630A" w:rsidP="009B1370">
            <w:pPr>
              <w:spacing w:after="0" w:line="240" w:lineRule="auto"/>
              <w:jc w:val="center"/>
              <w:rPr>
                <w:rFonts w:eastAsia="Times New Roman"/>
                <w:color w:val="000000"/>
              </w:rPr>
            </w:pPr>
            <w:r w:rsidRPr="002624C1">
              <w:rPr>
                <w:rFonts w:eastAsia="Times New Roman"/>
                <w:color w:val="000000"/>
              </w:rPr>
              <w:t> </w:t>
            </w:r>
          </w:p>
        </w:tc>
        <w:tc>
          <w:tcPr>
            <w:tcW w:w="1623" w:type="dxa"/>
            <w:tcBorders>
              <w:top w:val="nil"/>
              <w:left w:val="nil"/>
              <w:bottom w:val="single" w:sz="4" w:space="0" w:color="auto"/>
              <w:right w:val="single" w:sz="4" w:space="0" w:color="auto"/>
            </w:tcBorders>
            <w:shd w:val="clear" w:color="auto" w:fill="auto"/>
            <w:noWrap/>
            <w:vAlign w:val="bottom"/>
            <w:hideMark/>
          </w:tcPr>
          <w:p w14:paraId="4C64B7CB" w14:textId="77777777" w:rsidR="00BE630A" w:rsidRPr="002624C1" w:rsidRDefault="00BE630A" w:rsidP="009B1370">
            <w:pPr>
              <w:spacing w:after="0" w:line="240" w:lineRule="auto"/>
              <w:jc w:val="center"/>
              <w:rPr>
                <w:rFonts w:eastAsia="Times New Roman"/>
                <w:color w:val="000000"/>
              </w:rPr>
            </w:pPr>
            <w:r w:rsidRPr="002624C1">
              <w:rPr>
                <w:rFonts w:eastAsia="Times New Roman"/>
                <w:color w:val="000000"/>
              </w:rPr>
              <w:t> </w:t>
            </w:r>
          </w:p>
        </w:tc>
      </w:tr>
      <w:tr w:rsidR="00BE630A" w:rsidRPr="002624C1" w14:paraId="14FE0E2C" w14:textId="77777777" w:rsidTr="00B20220">
        <w:trPr>
          <w:trHeight w:val="315"/>
          <w:jc w:val="center"/>
        </w:trPr>
        <w:tc>
          <w:tcPr>
            <w:tcW w:w="1623" w:type="dxa"/>
            <w:tcBorders>
              <w:top w:val="nil"/>
              <w:left w:val="single" w:sz="4" w:space="0" w:color="auto"/>
              <w:bottom w:val="single" w:sz="4" w:space="0" w:color="auto"/>
              <w:right w:val="single" w:sz="4" w:space="0" w:color="auto"/>
            </w:tcBorders>
            <w:shd w:val="clear" w:color="auto" w:fill="auto"/>
            <w:noWrap/>
            <w:vAlign w:val="center"/>
            <w:hideMark/>
          </w:tcPr>
          <w:p w14:paraId="435102CC" w14:textId="77777777" w:rsidR="00BE630A" w:rsidRPr="002624C1" w:rsidRDefault="00BE630A" w:rsidP="009B1370">
            <w:pPr>
              <w:spacing w:after="0" w:line="240" w:lineRule="auto"/>
              <w:rPr>
                <w:rFonts w:ascii="Times New Roman" w:eastAsia="Times New Roman" w:hAnsi="Times New Roman" w:cs="Times New Roman"/>
                <w:i/>
                <w:iCs/>
                <w:color w:val="000000"/>
              </w:rPr>
            </w:pPr>
            <w:r w:rsidRPr="002624C1">
              <w:rPr>
                <w:rFonts w:ascii="Times New Roman" w:eastAsia="Times New Roman" w:hAnsi="Times New Roman" w:cs="Times New Roman"/>
                <w:i/>
                <w:iCs/>
                <w:color w:val="000000"/>
              </w:rPr>
              <w:t>IQE</w:t>
            </w:r>
            <w:r w:rsidRPr="002624C1">
              <w:rPr>
                <w:rFonts w:ascii="Times New Roman" w:eastAsia="Times New Roman" w:hAnsi="Times New Roman" w:cs="Times New Roman"/>
                <w:color w:val="000000"/>
              </w:rPr>
              <w:t xml:space="preserve"> </w:t>
            </w:r>
            <w:r w:rsidRPr="002624C1">
              <w:rPr>
                <w:rFonts w:ascii="Times New Roman" w:eastAsia="Times New Roman" w:hAnsi="Times New Roman" w:cs="Times New Roman"/>
                <w:color w:val="000000"/>
                <w:sz w:val="16"/>
                <w:szCs w:val="16"/>
              </w:rPr>
              <w:t>(%)</w:t>
            </w:r>
          </w:p>
        </w:tc>
        <w:tc>
          <w:tcPr>
            <w:tcW w:w="1080" w:type="dxa"/>
            <w:tcBorders>
              <w:top w:val="nil"/>
              <w:left w:val="nil"/>
              <w:bottom w:val="single" w:sz="4" w:space="0" w:color="auto"/>
              <w:right w:val="single" w:sz="4" w:space="0" w:color="auto"/>
            </w:tcBorders>
            <w:shd w:val="clear" w:color="auto" w:fill="auto"/>
            <w:noWrap/>
            <w:vAlign w:val="bottom"/>
            <w:hideMark/>
          </w:tcPr>
          <w:p w14:paraId="15E51DC9" w14:textId="77777777" w:rsidR="00BE630A" w:rsidRPr="002624C1" w:rsidRDefault="00BE630A" w:rsidP="009B1370">
            <w:pPr>
              <w:spacing w:after="0" w:line="240" w:lineRule="auto"/>
              <w:jc w:val="center"/>
              <w:rPr>
                <w:rFonts w:eastAsia="Times New Roman"/>
                <w:color w:val="000000"/>
              </w:rPr>
            </w:pPr>
            <w:r w:rsidRPr="002624C1">
              <w:rPr>
                <w:rFonts w:eastAsia="Times New Roman"/>
                <w:color w:val="000000"/>
              </w:rPr>
              <w:t>0.35</w:t>
            </w:r>
          </w:p>
        </w:tc>
        <w:tc>
          <w:tcPr>
            <w:tcW w:w="1241" w:type="dxa"/>
            <w:tcBorders>
              <w:top w:val="nil"/>
              <w:left w:val="nil"/>
              <w:bottom w:val="single" w:sz="4" w:space="0" w:color="auto"/>
              <w:right w:val="single" w:sz="4" w:space="0" w:color="auto"/>
            </w:tcBorders>
            <w:shd w:val="clear" w:color="auto" w:fill="auto"/>
            <w:noWrap/>
            <w:vAlign w:val="bottom"/>
            <w:hideMark/>
          </w:tcPr>
          <w:p w14:paraId="11B45B0D" w14:textId="77777777" w:rsidR="00BE630A" w:rsidRPr="002624C1" w:rsidRDefault="00BE630A" w:rsidP="009B1370">
            <w:pPr>
              <w:spacing w:after="0" w:line="240" w:lineRule="auto"/>
              <w:jc w:val="center"/>
              <w:rPr>
                <w:rFonts w:eastAsia="Times New Roman"/>
                <w:color w:val="000000"/>
              </w:rPr>
            </w:pPr>
            <w:r w:rsidRPr="002624C1">
              <w:rPr>
                <w:rFonts w:eastAsia="Times New Roman"/>
                <w:color w:val="000000"/>
              </w:rPr>
              <w:t>0.83</w:t>
            </w:r>
          </w:p>
        </w:tc>
        <w:tc>
          <w:tcPr>
            <w:tcW w:w="1080" w:type="dxa"/>
            <w:tcBorders>
              <w:top w:val="nil"/>
              <w:left w:val="nil"/>
              <w:bottom w:val="single" w:sz="4" w:space="0" w:color="auto"/>
              <w:right w:val="single" w:sz="4" w:space="0" w:color="auto"/>
            </w:tcBorders>
            <w:shd w:val="clear" w:color="auto" w:fill="auto"/>
            <w:noWrap/>
            <w:vAlign w:val="bottom"/>
            <w:hideMark/>
          </w:tcPr>
          <w:p w14:paraId="4F15A995" w14:textId="77777777" w:rsidR="00BE630A" w:rsidRPr="002624C1" w:rsidRDefault="00BE630A" w:rsidP="009B1370">
            <w:pPr>
              <w:spacing w:after="0" w:line="240" w:lineRule="auto"/>
              <w:jc w:val="center"/>
              <w:rPr>
                <w:rFonts w:eastAsia="Times New Roman"/>
                <w:color w:val="000000"/>
              </w:rPr>
            </w:pPr>
            <w:r w:rsidRPr="002624C1">
              <w:rPr>
                <w:rFonts w:eastAsia="Times New Roman"/>
                <w:color w:val="000000"/>
              </w:rPr>
              <w:t>1</w:t>
            </w:r>
          </w:p>
        </w:tc>
        <w:tc>
          <w:tcPr>
            <w:tcW w:w="1080" w:type="dxa"/>
            <w:tcBorders>
              <w:top w:val="nil"/>
              <w:left w:val="nil"/>
              <w:bottom w:val="single" w:sz="4" w:space="0" w:color="auto"/>
              <w:right w:val="single" w:sz="4" w:space="0" w:color="auto"/>
            </w:tcBorders>
            <w:shd w:val="clear" w:color="auto" w:fill="auto"/>
            <w:noWrap/>
            <w:vAlign w:val="bottom"/>
            <w:hideMark/>
          </w:tcPr>
          <w:p w14:paraId="0D17AB40" w14:textId="77777777" w:rsidR="00BE630A" w:rsidRPr="002624C1" w:rsidRDefault="00BE630A" w:rsidP="009B1370">
            <w:pPr>
              <w:spacing w:after="0" w:line="240" w:lineRule="auto"/>
              <w:jc w:val="center"/>
              <w:rPr>
                <w:rFonts w:eastAsia="Times New Roman"/>
                <w:color w:val="000000"/>
              </w:rPr>
            </w:pPr>
            <w:r w:rsidRPr="002624C1">
              <w:rPr>
                <w:rFonts w:eastAsia="Times New Roman"/>
                <w:color w:val="000000"/>
              </w:rPr>
              <w:t> </w:t>
            </w:r>
          </w:p>
        </w:tc>
        <w:tc>
          <w:tcPr>
            <w:tcW w:w="1623" w:type="dxa"/>
            <w:tcBorders>
              <w:top w:val="nil"/>
              <w:left w:val="nil"/>
              <w:bottom w:val="single" w:sz="4" w:space="0" w:color="auto"/>
              <w:right w:val="single" w:sz="4" w:space="0" w:color="auto"/>
            </w:tcBorders>
            <w:shd w:val="clear" w:color="auto" w:fill="auto"/>
            <w:noWrap/>
            <w:vAlign w:val="bottom"/>
            <w:hideMark/>
          </w:tcPr>
          <w:p w14:paraId="60115BDD" w14:textId="77777777" w:rsidR="00BE630A" w:rsidRPr="002624C1" w:rsidRDefault="00BE630A" w:rsidP="009B1370">
            <w:pPr>
              <w:spacing w:after="0" w:line="240" w:lineRule="auto"/>
              <w:jc w:val="center"/>
              <w:rPr>
                <w:rFonts w:eastAsia="Times New Roman"/>
                <w:color w:val="000000"/>
              </w:rPr>
            </w:pPr>
            <w:r w:rsidRPr="002624C1">
              <w:rPr>
                <w:rFonts w:eastAsia="Times New Roman"/>
                <w:color w:val="000000"/>
              </w:rPr>
              <w:t> </w:t>
            </w:r>
          </w:p>
        </w:tc>
      </w:tr>
      <w:tr w:rsidR="00BE630A" w:rsidRPr="002624C1" w14:paraId="3D5BF92C" w14:textId="77777777" w:rsidTr="00B20220">
        <w:trPr>
          <w:trHeight w:val="315"/>
          <w:jc w:val="center"/>
        </w:trPr>
        <w:tc>
          <w:tcPr>
            <w:tcW w:w="1623" w:type="dxa"/>
            <w:tcBorders>
              <w:top w:val="nil"/>
              <w:left w:val="single" w:sz="4" w:space="0" w:color="auto"/>
              <w:bottom w:val="single" w:sz="4" w:space="0" w:color="auto"/>
              <w:right w:val="single" w:sz="4" w:space="0" w:color="auto"/>
            </w:tcBorders>
            <w:shd w:val="clear" w:color="auto" w:fill="auto"/>
            <w:noWrap/>
            <w:vAlign w:val="center"/>
            <w:hideMark/>
          </w:tcPr>
          <w:p w14:paraId="71725C23" w14:textId="77777777" w:rsidR="00BE630A" w:rsidRPr="002624C1" w:rsidRDefault="00BE630A" w:rsidP="009B1370">
            <w:pPr>
              <w:spacing w:after="0" w:line="240" w:lineRule="auto"/>
              <w:rPr>
                <w:rFonts w:ascii="Times New Roman" w:eastAsia="Times New Roman" w:hAnsi="Times New Roman" w:cs="Times New Roman"/>
                <w:i/>
                <w:iCs/>
                <w:color w:val="000000"/>
              </w:rPr>
            </w:pPr>
            <w:r w:rsidRPr="002624C1">
              <w:rPr>
                <w:rFonts w:ascii="Times New Roman" w:eastAsia="Times New Roman" w:hAnsi="Times New Roman" w:cs="Times New Roman"/>
                <w:i/>
                <w:iCs/>
                <w:color w:val="000000"/>
              </w:rPr>
              <w:t>FF</w:t>
            </w:r>
            <w:r w:rsidRPr="002624C1">
              <w:rPr>
                <w:rFonts w:ascii="Times New Roman" w:eastAsia="Times New Roman" w:hAnsi="Times New Roman" w:cs="Times New Roman"/>
                <w:color w:val="000000"/>
              </w:rPr>
              <w:t xml:space="preserve"> </w:t>
            </w:r>
            <w:r w:rsidRPr="002624C1">
              <w:rPr>
                <w:rFonts w:ascii="Times New Roman" w:eastAsia="Times New Roman" w:hAnsi="Times New Roman" w:cs="Times New Roman"/>
                <w:color w:val="000000"/>
                <w:sz w:val="16"/>
                <w:szCs w:val="16"/>
              </w:rPr>
              <w:t>(%)</w:t>
            </w:r>
          </w:p>
        </w:tc>
        <w:tc>
          <w:tcPr>
            <w:tcW w:w="1080" w:type="dxa"/>
            <w:tcBorders>
              <w:top w:val="nil"/>
              <w:left w:val="nil"/>
              <w:bottom w:val="single" w:sz="4" w:space="0" w:color="auto"/>
              <w:right w:val="single" w:sz="4" w:space="0" w:color="auto"/>
            </w:tcBorders>
            <w:shd w:val="clear" w:color="auto" w:fill="auto"/>
            <w:noWrap/>
            <w:vAlign w:val="bottom"/>
            <w:hideMark/>
          </w:tcPr>
          <w:p w14:paraId="4B45A6B9" w14:textId="77777777" w:rsidR="00BE630A" w:rsidRPr="002624C1" w:rsidRDefault="00BE630A" w:rsidP="009B1370">
            <w:pPr>
              <w:spacing w:after="0" w:line="240" w:lineRule="auto"/>
              <w:jc w:val="center"/>
              <w:rPr>
                <w:rFonts w:eastAsia="Times New Roman"/>
                <w:color w:val="000000"/>
              </w:rPr>
            </w:pPr>
            <w:r w:rsidRPr="002624C1">
              <w:rPr>
                <w:rFonts w:eastAsia="Times New Roman"/>
                <w:color w:val="000000"/>
              </w:rPr>
              <w:t>0.55</w:t>
            </w:r>
          </w:p>
        </w:tc>
        <w:tc>
          <w:tcPr>
            <w:tcW w:w="1241" w:type="dxa"/>
            <w:tcBorders>
              <w:top w:val="nil"/>
              <w:left w:val="nil"/>
              <w:bottom w:val="single" w:sz="4" w:space="0" w:color="auto"/>
              <w:right w:val="single" w:sz="4" w:space="0" w:color="auto"/>
            </w:tcBorders>
            <w:shd w:val="clear" w:color="auto" w:fill="auto"/>
            <w:noWrap/>
            <w:vAlign w:val="bottom"/>
            <w:hideMark/>
          </w:tcPr>
          <w:p w14:paraId="4A19D25C" w14:textId="77777777" w:rsidR="00BE630A" w:rsidRPr="002624C1" w:rsidRDefault="00BE630A" w:rsidP="009B1370">
            <w:pPr>
              <w:spacing w:after="0" w:line="240" w:lineRule="auto"/>
              <w:jc w:val="center"/>
              <w:rPr>
                <w:rFonts w:eastAsia="Times New Roman"/>
                <w:color w:val="000000"/>
              </w:rPr>
            </w:pPr>
            <w:r w:rsidRPr="002624C1">
              <w:rPr>
                <w:rFonts w:eastAsia="Times New Roman"/>
                <w:color w:val="000000"/>
              </w:rPr>
              <w:t>0.35</w:t>
            </w:r>
          </w:p>
        </w:tc>
        <w:tc>
          <w:tcPr>
            <w:tcW w:w="1080" w:type="dxa"/>
            <w:tcBorders>
              <w:top w:val="nil"/>
              <w:left w:val="nil"/>
              <w:bottom w:val="single" w:sz="4" w:space="0" w:color="auto"/>
              <w:right w:val="single" w:sz="4" w:space="0" w:color="auto"/>
            </w:tcBorders>
            <w:shd w:val="clear" w:color="auto" w:fill="auto"/>
            <w:noWrap/>
            <w:vAlign w:val="bottom"/>
            <w:hideMark/>
          </w:tcPr>
          <w:p w14:paraId="5BA7F461" w14:textId="77777777" w:rsidR="00BE630A" w:rsidRPr="002624C1" w:rsidRDefault="00BE630A" w:rsidP="009B1370">
            <w:pPr>
              <w:spacing w:after="0" w:line="240" w:lineRule="auto"/>
              <w:jc w:val="center"/>
              <w:rPr>
                <w:rFonts w:eastAsia="Times New Roman"/>
                <w:color w:val="000000"/>
              </w:rPr>
            </w:pPr>
            <w:r w:rsidRPr="002624C1">
              <w:rPr>
                <w:rFonts w:eastAsia="Times New Roman"/>
                <w:color w:val="000000"/>
              </w:rPr>
              <w:t>0.08</w:t>
            </w:r>
          </w:p>
        </w:tc>
        <w:tc>
          <w:tcPr>
            <w:tcW w:w="1080" w:type="dxa"/>
            <w:tcBorders>
              <w:top w:val="nil"/>
              <w:left w:val="nil"/>
              <w:bottom w:val="single" w:sz="4" w:space="0" w:color="auto"/>
              <w:right w:val="single" w:sz="4" w:space="0" w:color="auto"/>
            </w:tcBorders>
            <w:shd w:val="clear" w:color="auto" w:fill="auto"/>
            <w:noWrap/>
            <w:vAlign w:val="bottom"/>
            <w:hideMark/>
          </w:tcPr>
          <w:p w14:paraId="555708BA" w14:textId="77777777" w:rsidR="00BE630A" w:rsidRPr="002624C1" w:rsidRDefault="00BE630A" w:rsidP="009B1370">
            <w:pPr>
              <w:spacing w:after="0" w:line="240" w:lineRule="auto"/>
              <w:jc w:val="center"/>
              <w:rPr>
                <w:rFonts w:eastAsia="Times New Roman"/>
                <w:color w:val="000000"/>
              </w:rPr>
            </w:pPr>
            <w:r w:rsidRPr="002624C1">
              <w:rPr>
                <w:rFonts w:eastAsia="Times New Roman"/>
                <w:color w:val="000000"/>
              </w:rPr>
              <w:t>1</w:t>
            </w:r>
          </w:p>
        </w:tc>
        <w:tc>
          <w:tcPr>
            <w:tcW w:w="1623" w:type="dxa"/>
            <w:tcBorders>
              <w:top w:val="nil"/>
              <w:left w:val="nil"/>
              <w:bottom w:val="single" w:sz="4" w:space="0" w:color="auto"/>
              <w:right w:val="single" w:sz="4" w:space="0" w:color="auto"/>
            </w:tcBorders>
            <w:shd w:val="clear" w:color="auto" w:fill="auto"/>
            <w:noWrap/>
            <w:vAlign w:val="bottom"/>
            <w:hideMark/>
          </w:tcPr>
          <w:p w14:paraId="06F69919" w14:textId="77777777" w:rsidR="00BE630A" w:rsidRPr="002624C1" w:rsidRDefault="00BE630A" w:rsidP="009B1370">
            <w:pPr>
              <w:spacing w:after="0" w:line="240" w:lineRule="auto"/>
              <w:jc w:val="center"/>
              <w:rPr>
                <w:rFonts w:eastAsia="Times New Roman"/>
                <w:color w:val="000000"/>
              </w:rPr>
            </w:pPr>
            <w:r w:rsidRPr="002624C1">
              <w:rPr>
                <w:rFonts w:eastAsia="Times New Roman"/>
                <w:color w:val="000000"/>
              </w:rPr>
              <w:t> </w:t>
            </w:r>
          </w:p>
        </w:tc>
      </w:tr>
      <w:tr w:rsidR="00BE630A" w:rsidRPr="002624C1" w14:paraId="2B903BE7" w14:textId="77777777" w:rsidTr="00B20220">
        <w:trPr>
          <w:trHeight w:val="330"/>
          <w:jc w:val="center"/>
        </w:trPr>
        <w:tc>
          <w:tcPr>
            <w:tcW w:w="1623" w:type="dxa"/>
            <w:tcBorders>
              <w:top w:val="nil"/>
              <w:left w:val="single" w:sz="4" w:space="0" w:color="auto"/>
              <w:bottom w:val="single" w:sz="4" w:space="0" w:color="auto"/>
              <w:right w:val="single" w:sz="4" w:space="0" w:color="auto"/>
            </w:tcBorders>
            <w:shd w:val="clear" w:color="auto" w:fill="auto"/>
            <w:noWrap/>
            <w:vAlign w:val="center"/>
            <w:hideMark/>
          </w:tcPr>
          <w:p w14:paraId="0C72E375" w14:textId="77777777" w:rsidR="00BE630A" w:rsidRPr="002624C1" w:rsidRDefault="00BE630A" w:rsidP="009B1370">
            <w:pPr>
              <w:spacing w:after="0" w:line="240" w:lineRule="auto"/>
              <w:rPr>
                <w:rFonts w:ascii="Times New Roman" w:eastAsia="Times New Roman" w:hAnsi="Times New Roman" w:cs="Times New Roman"/>
                <w:i/>
                <w:iCs/>
                <w:color w:val="000000"/>
              </w:rPr>
            </w:pPr>
            <w:r w:rsidRPr="002624C1">
              <w:rPr>
                <w:rFonts w:ascii="Times New Roman" w:eastAsia="Times New Roman" w:hAnsi="Times New Roman" w:cs="Times New Roman"/>
                <w:i/>
                <w:iCs/>
                <w:color w:val="000000"/>
              </w:rPr>
              <w:t xml:space="preserve">Pmax </w:t>
            </w:r>
            <w:proofErr w:type="gramStart"/>
            <w:r w:rsidRPr="002624C1">
              <w:rPr>
                <w:rFonts w:ascii="Times New Roman" w:eastAsia="Times New Roman" w:hAnsi="Times New Roman" w:cs="Times New Roman"/>
                <w:color w:val="000000"/>
                <w:sz w:val="16"/>
                <w:szCs w:val="16"/>
              </w:rPr>
              <w:t>( µW</w:t>
            </w:r>
            <w:proofErr w:type="gramEnd"/>
            <w:r w:rsidRPr="002624C1">
              <w:rPr>
                <w:rFonts w:ascii="Times New Roman" w:eastAsia="Times New Roman" w:hAnsi="Times New Roman" w:cs="Times New Roman"/>
                <w:color w:val="000000"/>
                <w:sz w:val="16"/>
                <w:szCs w:val="16"/>
              </w:rPr>
              <w:t>/cm</w:t>
            </w:r>
            <w:r w:rsidRPr="002624C1">
              <w:rPr>
                <w:rFonts w:ascii="Times New Roman" w:eastAsia="Times New Roman" w:hAnsi="Times New Roman" w:cs="Times New Roman"/>
                <w:color w:val="000000"/>
                <w:sz w:val="16"/>
                <w:szCs w:val="16"/>
                <w:vertAlign w:val="superscript"/>
              </w:rPr>
              <w:t>2</w:t>
            </w:r>
            <w:r w:rsidRPr="002624C1">
              <w:rPr>
                <w:rFonts w:ascii="Times New Roman" w:eastAsia="Times New Roman" w:hAnsi="Times New Roman" w:cs="Times New Roman"/>
                <w:color w:val="000000"/>
                <w:sz w:val="16"/>
                <w:szCs w:val="16"/>
              </w:rPr>
              <w:t>)</w:t>
            </w:r>
          </w:p>
        </w:tc>
        <w:tc>
          <w:tcPr>
            <w:tcW w:w="1080" w:type="dxa"/>
            <w:tcBorders>
              <w:top w:val="nil"/>
              <w:left w:val="nil"/>
              <w:bottom w:val="single" w:sz="4" w:space="0" w:color="auto"/>
              <w:right w:val="single" w:sz="4" w:space="0" w:color="auto"/>
            </w:tcBorders>
            <w:shd w:val="clear" w:color="auto" w:fill="auto"/>
            <w:noWrap/>
            <w:vAlign w:val="bottom"/>
            <w:hideMark/>
          </w:tcPr>
          <w:p w14:paraId="2E8CA425" w14:textId="77777777" w:rsidR="00BE630A" w:rsidRPr="002624C1" w:rsidRDefault="00BE630A" w:rsidP="009B1370">
            <w:pPr>
              <w:spacing w:after="0" w:line="240" w:lineRule="auto"/>
              <w:jc w:val="center"/>
              <w:rPr>
                <w:rFonts w:eastAsia="Times New Roman"/>
                <w:color w:val="000000"/>
              </w:rPr>
            </w:pPr>
            <w:r w:rsidRPr="002624C1">
              <w:rPr>
                <w:rFonts w:eastAsia="Times New Roman"/>
                <w:color w:val="000000"/>
              </w:rPr>
              <w:t>0.96</w:t>
            </w:r>
          </w:p>
        </w:tc>
        <w:tc>
          <w:tcPr>
            <w:tcW w:w="1241" w:type="dxa"/>
            <w:tcBorders>
              <w:top w:val="nil"/>
              <w:left w:val="nil"/>
              <w:bottom w:val="single" w:sz="4" w:space="0" w:color="auto"/>
              <w:right w:val="single" w:sz="4" w:space="0" w:color="auto"/>
            </w:tcBorders>
            <w:shd w:val="clear" w:color="auto" w:fill="auto"/>
            <w:noWrap/>
            <w:vAlign w:val="bottom"/>
            <w:hideMark/>
          </w:tcPr>
          <w:p w14:paraId="6481F276" w14:textId="77777777" w:rsidR="00BE630A" w:rsidRPr="002624C1" w:rsidRDefault="00BE630A" w:rsidP="009B1370">
            <w:pPr>
              <w:spacing w:after="0" w:line="240" w:lineRule="auto"/>
              <w:jc w:val="center"/>
              <w:rPr>
                <w:rFonts w:eastAsia="Times New Roman"/>
                <w:color w:val="000000"/>
              </w:rPr>
            </w:pPr>
            <w:r w:rsidRPr="002624C1">
              <w:rPr>
                <w:rFonts w:eastAsia="Times New Roman"/>
                <w:color w:val="000000"/>
              </w:rPr>
              <w:t>0.82</w:t>
            </w:r>
          </w:p>
        </w:tc>
        <w:tc>
          <w:tcPr>
            <w:tcW w:w="1080" w:type="dxa"/>
            <w:tcBorders>
              <w:top w:val="nil"/>
              <w:left w:val="nil"/>
              <w:bottom w:val="single" w:sz="4" w:space="0" w:color="auto"/>
              <w:right w:val="single" w:sz="4" w:space="0" w:color="auto"/>
            </w:tcBorders>
            <w:shd w:val="clear" w:color="auto" w:fill="auto"/>
            <w:noWrap/>
            <w:vAlign w:val="bottom"/>
            <w:hideMark/>
          </w:tcPr>
          <w:p w14:paraId="683F7C98" w14:textId="77777777" w:rsidR="00BE630A" w:rsidRPr="002624C1" w:rsidRDefault="00BE630A" w:rsidP="009B1370">
            <w:pPr>
              <w:spacing w:after="0" w:line="240" w:lineRule="auto"/>
              <w:jc w:val="center"/>
              <w:rPr>
                <w:rFonts w:eastAsia="Times New Roman"/>
                <w:color w:val="000000"/>
              </w:rPr>
            </w:pPr>
            <w:r w:rsidRPr="002624C1">
              <w:rPr>
                <w:rFonts w:eastAsia="Times New Roman"/>
                <w:color w:val="000000"/>
              </w:rPr>
              <w:t>0.51</w:t>
            </w:r>
          </w:p>
        </w:tc>
        <w:tc>
          <w:tcPr>
            <w:tcW w:w="1080" w:type="dxa"/>
            <w:tcBorders>
              <w:top w:val="nil"/>
              <w:left w:val="nil"/>
              <w:bottom w:val="single" w:sz="4" w:space="0" w:color="auto"/>
              <w:right w:val="single" w:sz="4" w:space="0" w:color="auto"/>
            </w:tcBorders>
            <w:shd w:val="clear" w:color="auto" w:fill="auto"/>
            <w:noWrap/>
            <w:vAlign w:val="bottom"/>
            <w:hideMark/>
          </w:tcPr>
          <w:p w14:paraId="669BCA5A" w14:textId="77777777" w:rsidR="00BE630A" w:rsidRPr="002624C1" w:rsidRDefault="00BE630A" w:rsidP="009B1370">
            <w:pPr>
              <w:spacing w:after="0" w:line="240" w:lineRule="auto"/>
              <w:jc w:val="center"/>
              <w:rPr>
                <w:rFonts w:eastAsia="Times New Roman"/>
                <w:color w:val="000000"/>
              </w:rPr>
            </w:pPr>
            <w:r w:rsidRPr="002624C1">
              <w:rPr>
                <w:rFonts w:eastAsia="Times New Roman"/>
                <w:color w:val="000000"/>
              </w:rPr>
              <w:t>0.52</w:t>
            </w:r>
          </w:p>
        </w:tc>
        <w:tc>
          <w:tcPr>
            <w:tcW w:w="1623" w:type="dxa"/>
            <w:tcBorders>
              <w:top w:val="nil"/>
              <w:left w:val="nil"/>
              <w:bottom w:val="single" w:sz="4" w:space="0" w:color="auto"/>
              <w:right w:val="single" w:sz="4" w:space="0" w:color="auto"/>
            </w:tcBorders>
            <w:shd w:val="clear" w:color="auto" w:fill="auto"/>
            <w:noWrap/>
            <w:vAlign w:val="bottom"/>
            <w:hideMark/>
          </w:tcPr>
          <w:p w14:paraId="01AED78F" w14:textId="77777777" w:rsidR="00BE630A" w:rsidRPr="002624C1" w:rsidRDefault="00BE630A" w:rsidP="009B1370">
            <w:pPr>
              <w:spacing w:after="0" w:line="240" w:lineRule="auto"/>
              <w:jc w:val="center"/>
              <w:rPr>
                <w:rFonts w:eastAsia="Times New Roman"/>
                <w:color w:val="000000"/>
              </w:rPr>
            </w:pPr>
            <w:r w:rsidRPr="002624C1">
              <w:rPr>
                <w:rFonts w:eastAsia="Times New Roman"/>
                <w:color w:val="000000"/>
              </w:rPr>
              <w:t>1</w:t>
            </w:r>
          </w:p>
        </w:tc>
      </w:tr>
    </w:tbl>
    <w:p w14:paraId="5756D42D" w14:textId="77777777" w:rsidR="00BE630A" w:rsidRDefault="00BE630A" w:rsidP="009B1370">
      <w:pPr>
        <w:spacing w:after="0"/>
      </w:pPr>
    </w:p>
    <w:p w14:paraId="3916A93A" w14:textId="77777777" w:rsidR="00BE630A" w:rsidRDefault="00BE630A" w:rsidP="009B1370">
      <w:pPr>
        <w:pStyle w:val="Caption"/>
      </w:pPr>
      <w:r w:rsidRPr="00D86520">
        <w:rPr>
          <w:noProof/>
        </w:rPr>
        <w:drawing>
          <wp:inline distT="0" distB="0" distL="0" distR="0" wp14:anchorId="400CF6B5" wp14:editId="4C614A1B">
            <wp:extent cx="5133904" cy="2880000"/>
            <wp:effectExtent l="0" t="0" r="0" b="0"/>
            <wp:docPr id="4" name="Picture 5" descr="C:\Users\avi\Downloads\PCA with two librari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vi\Downloads\PCA with two libraries (1).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8046" r="7062"/>
                    <a:stretch/>
                  </pic:blipFill>
                  <pic:spPr bwMode="auto">
                    <a:xfrm>
                      <a:off x="0" y="0"/>
                      <a:ext cx="5133904" cy="2880000"/>
                    </a:xfrm>
                    <a:prstGeom prst="rect">
                      <a:avLst/>
                    </a:prstGeom>
                    <a:noFill/>
                    <a:ln>
                      <a:noFill/>
                    </a:ln>
                    <a:extLst>
                      <a:ext uri="{53640926-AAD7-44D8-BBD7-CCE9431645EC}">
                        <a14:shadowObscured xmlns:a14="http://schemas.microsoft.com/office/drawing/2010/main"/>
                      </a:ext>
                    </a:extLst>
                  </pic:spPr>
                </pic:pic>
              </a:graphicData>
            </a:graphic>
          </wp:inline>
        </w:drawing>
      </w:r>
    </w:p>
    <w:p w14:paraId="3566D89C" w14:textId="7EF5A6FE" w:rsidR="00BE630A" w:rsidRPr="00E84092" w:rsidRDefault="00826B66" w:rsidP="00826B66">
      <w:pPr>
        <w:pStyle w:val="Caption"/>
        <w:rPr>
          <w:i/>
          <w:iCs/>
          <w:rtl/>
        </w:rPr>
      </w:pPr>
      <w:bookmarkStart w:id="399" w:name="_Toc483041610"/>
      <w:r>
        <w:t xml:space="preserve">Figure </w:t>
      </w:r>
      <w:r w:rsidR="009A312C">
        <w:fldChar w:fldCharType="begin"/>
      </w:r>
      <w:r w:rsidR="00E20F2D">
        <w:instrText xml:space="preserve"> SEQ Figure \* ARABIC </w:instrText>
      </w:r>
      <w:r w:rsidR="009A312C">
        <w:fldChar w:fldCharType="separate"/>
      </w:r>
      <w:ins w:id="400" w:author="Shy Alon" w:date="2017-07-18T22:39:00Z">
        <w:r w:rsidR="000F5381">
          <w:rPr>
            <w:noProof/>
          </w:rPr>
          <w:t>9</w:t>
        </w:r>
      </w:ins>
      <w:del w:id="401" w:author="Shy Alon" w:date="2017-07-05T22:58:00Z">
        <w:r w:rsidR="00A9699E" w:rsidDel="00C91D56">
          <w:rPr>
            <w:noProof/>
          </w:rPr>
          <w:delText>7</w:delText>
        </w:r>
      </w:del>
      <w:r w:rsidR="009A312C">
        <w:rPr>
          <w:noProof/>
        </w:rPr>
        <w:fldChar w:fldCharType="end"/>
      </w:r>
      <w:r>
        <w:t xml:space="preserve">: </w:t>
      </w:r>
      <w:r w:rsidR="00BE630A" w:rsidRPr="00936097">
        <w:rPr>
          <w:b w:val="0"/>
          <w:bCs w:val="0"/>
        </w:rPr>
        <w:t>A PC plot for photovoltaic cells from the two solar cell libraries. Blue and red dots represent cells from the TiO</w:t>
      </w:r>
      <w:r w:rsidR="00BE630A" w:rsidRPr="00936097">
        <w:rPr>
          <w:b w:val="0"/>
          <w:bCs w:val="0"/>
          <w:vertAlign w:val="subscript"/>
        </w:rPr>
        <w:t>2</w:t>
      </w:r>
      <w:r w:rsidR="00BE630A" w:rsidRPr="00936097">
        <w:rPr>
          <w:b w:val="0"/>
          <w:bCs w:val="0"/>
        </w:rPr>
        <w:t>|Co</w:t>
      </w:r>
      <w:r w:rsidR="00BE630A" w:rsidRPr="00936097">
        <w:rPr>
          <w:b w:val="0"/>
          <w:bCs w:val="0"/>
          <w:vertAlign w:val="subscript"/>
        </w:rPr>
        <w:t>3</w:t>
      </w:r>
      <w:r w:rsidR="00BE630A" w:rsidRPr="00936097">
        <w:rPr>
          <w:b w:val="0"/>
          <w:bCs w:val="0"/>
        </w:rPr>
        <w:t>O</w:t>
      </w:r>
      <w:r w:rsidR="00BE630A" w:rsidRPr="00936097">
        <w:rPr>
          <w:b w:val="0"/>
          <w:bCs w:val="0"/>
          <w:vertAlign w:val="subscript"/>
        </w:rPr>
        <w:t>4</w:t>
      </w:r>
      <w:r w:rsidR="00BE630A" w:rsidRPr="00936097">
        <w:rPr>
          <w:b w:val="0"/>
          <w:bCs w:val="0"/>
        </w:rPr>
        <w:t xml:space="preserve"> and TiO</w:t>
      </w:r>
      <w:r w:rsidR="00BE630A" w:rsidRPr="00936097">
        <w:rPr>
          <w:b w:val="0"/>
          <w:bCs w:val="0"/>
          <w:vertAlign w:val="subscript"/>
        </w:rPr>
        <w:t>2</w:t>
      </w:r>
      <w:r w:rsidR="00BE630A" w:rsidRPr="00936097">
        <w:rPr>
          <w:b w:val="0"/>
          <w:bCs w:val="0"/>
        </w:rPr>
        <w:t>|Co</w:t>
      </w:r>
      <w:r w:rsidR="00BE630A" w:rsidRPr="00936097">
        <w:rPr>
          <w:b w:val="0"/>
          <w:bCs w:val="0"/>
          <w:vertAlign w:val="subscript"/>
        </w:rPr>
        <w:t>3</w:t>
      </w:r>
      <w:r w:rsidR="00BE630A" w:rsidRPr="00936097">
        <w:rPr>
          <w:b w:val="0"/>
          <w:bCs w:val="0"/>
        </w:rPr>
        <w:t>O</w:t>
      </w:r>
      <w:r w:rsidR="00BE630A" w:rsidRPr="00936097">
        <w:rPr>
          <w:b w:val="0"/>
          <w:bCs w:val="0"/>
          <w:vertAlign w:val="subscript"/>
        </w:rPr>
        <w:t>4</w:t>
      </w:r>
      <w:r w:rsidR="00BE630A" w:rsidRPr="00936097">
        <w:rPr>
          <w:b w:val="0"/>
          <w:bCs w:val="0"/>
        </w:rPr>
        <w:t>|MoO</w:t>
      </w:r>
      <w:r w:rsidR="00BE630A" w:rsidRPr="00936097">
        <w:rPr>
          <w:b w:val="0"/>
          <w:bCs w:val="0"/>
          <w:vertAlign w:val="subscript"/>
        </w:rPr>
        <w:t>3</w:t>
      </w:r>
      <w:r w:rsidR="00BE630A" w:rsidRPr="00936097">
        <w:rPr>
          <w:b w:val="0"/>
          <w:bCs w:val="0"/>
        </w:rPr>
        <w:t xml:space="preserve"> libraries, respectively.</w:t>
      </w:r>
      <w:bookmarkEnd w:id="399"/>
    </w:p>
    <w:p w14:paraId="45909789" w14:textId="77777777" w:rsidR="002140F8" w:rsidRDefault="002140F8" w:rsidP="00F1013A">
      <w:pPr>
        <w:spacing w:after="0"/>
      </w:pPr>
    </w:p>
    <w:p w14:paraId="57124BD1" w14:textId="79A4E9E7" w:rsidR="002140F8" w:rsidRDefault="002140F8" w:rsidP="001C0A8A">
      <w:pPr>
        <w:spacing w:after="0"/>
      </w:pPr>
      <w:r>
        <w:lastRenderedPageBreak/>
        <w:t xml:space="preserve">Figure </w:t>
      </w:r>
      <w:r w:rsidR="00E84092">
        <w:t>6</w:t>
      </w:r>
      <w:r>
        <w:t xml:space="preserve"> clearly demonstrates that cells from the </w:t>
      </w:r>
      <w:r w:rsidRPr="00EF0B3D">
        <w:t>TiO</w:t>
      </w:r>
      <w:r w:rsidRPr="00A33EDF">
        <w:rPr>
          <w:vertAlign w:val="subscript"/>
        </w:rPr>
        <w:t>2</w:t>
      </w:r>
      <w:r w:rsidRPr="00EF0B3D">
        <w:t>|Co</w:t>
      </w:r>
      <w:r w:rsidRPr="00A33EDF">
        <w:rPr>
          <w:vertAlign w:val="subscript"/>
        </w:rPr>
        <w:t>3</w:t>
      </w:r>
      <w:r w:rsidRPr="00EF0B3D">
        <w:t>O</w:t>
      </w:r>
      <w:r w:rsidRPr="00A33EDF">
        <w:rPr>
          <w:vertAlign w:val="subscript"/>
        </w:rPr>
        <w:t>4</w:t>
      </w:r>
      <w:r w:rsidRPr="00EF0B3D">
        <w:t>|MoO</w:t>
      </w:r>
      <w:r w:rsidRPr="00A33EDF">
        <w:rPr>
          <w:vertAlign w:val="subscript"/>
        </w:rPr>
        <w:t>3</w:t>
      </w:r>
      <w:r>
        <w:t xml:space="preserve"> library are more spread out in the PC space than cells from the </w:t>
      </w:r>
      <w:r w:rsidRPr="00EF0B3D">
        <w:t>TiO</w:t>
      </w:r>
      <w:r w:rsidRPr="00A33EDF">
        <w:rPr>
          <w:vertAlign w:val="subscript"/>
        </w:rPr>
        <w:t>2</w:t>
      </w:r>
      <w:r w:rsidRPr="00EF0B3D">
        <w:t>|Co</w:t>
      </w:r>
      <w:r w:rsidRPr="00A33EDF">
        <w:rPr>
          <w:vertAlign w:val="subscript"/>
        </w:rPr>
        <w:t>3</w:t>
      </w:r>
      <w:r w:rsidRPr="00EF0B3D">
        <w:t>O</w:t>
      </w:r>
      <w:r w:rsidRPr="00A33EDF">
        <w:rPr>
          <w:vertAlign w:val="subscript"/>
        </w:rPr>
        <w:t>4</w:t>
      </w:r>
      <w:r w:rsidRPr="00EF0B3D">
        <w:t xml:space="preserve"> </w:t>
      </w:r>
      <w:r>
        <w:t xml:space="preserve">library, </w:t>
      </w:r>
      <w:proofErr w:type="gramStart"/>
      <w:r>
        <w:t>in particular along</w:t>
      </w:r>
      <w:proofErr w:type="gramEnd"/>
      <w:r>
        <w:t xml:space="preserve"> PC2. This suggests a non-uniform effect of the MoO</w:t>
      </w:r>
      <w:r w:rsidRPr="007D4123">
        <w:rPr>
          <w:vertAlign w:val="subscript"/>
        </w:rPr>
        <w:t>3</w:t>
      </w:r>
      <w:r>
        <w:t xml:space="preserve"> layer on the overall PV properties of cells characterized by different </w:t>
      </w:r>
      <w:r w:rsidRPr="00EF0B3D">
        <w:t>TiO</w:t>
      </w:r>
      <w:r w:rsidRPr="00A33EDF">
        <w:rPr>
          <w:vertAlign w:val="subscript"/>
        </w:rPr>
        <w:t>2</w:t>
      </w:r>
      <w:r w:rsidRPr="00EF0B3D">
        <w:t>|Co</w:t>
      </w:r>
      <w:r w:rsidRPr="00A33EDF">
        <w:rPr>
          <w:vertAlign w:val="subscript"/>
        </w:rPr>
        <w:t>3</w:t>
      </w:r>
      <w:r w:rsidRPr="00EF0B3D">
        <w:t>O</w:t>
      </w:r>
      <w:r w:rsidRPr="00A33EDF">
        <w:rPr>
          <w:vertAlign w:val="subscript"/>
        </w:rPr>
        <w:t>4</w:t>
      </w:r>
      <w:r>
        <w:rPr>
          <w:vertAlign w:val="subscript"/>
        </w:rPr>
        <w:t xml:space="preserve"> </w:t>
      </w:r>
      <w:r>
        <w:t xml:space="preserve">profiles. </w:t>
      </w:r>
      <w:proofErr w:type="gramStart"/>
      <w:r>
        <w:t>Thus</w:t>
      </w:r>
      <w:proofErr w:type="gramEnd"/>
      <w:r>
        <w:t xml:space="preserve"> while certain </w:t>
      </w:r>
      <w:r w:rsidRPr="00EF0B3D">
        <w:t>TiO</w:t>
      </w:r>
      <w:r w:rsidRPr="00A33EDF">
        <w:rPr>
          <w:vertAlign w:val="subscript"/>
        </w:rPr>
        <w:t>2</w:t>
      </w:r>
      <w:r w:rsidRPr="00EF0B3D">
        <w:t>|Co</w:t>
      </w:r>
      <w:r w:rsidRPr="00A33EDF">
        <w:rPr>
          <w:vertAlign w:val="subscript"/>
        </w:rPr>
        <w:t>3</w:t>
      </w:r>
      <w:r w:rsidRPr="00EF0B3D">
        <w:t>O</w:t>
      </w:r>
      <w:r w:rsidRPr="00A33EDF">
        <w:rPr>
          <w:vertAlign w:val="subscript"/>
        </w:rPr>
        <w:t>4</w:t>
      </w:r>
      <w:r>
        <w:t xml:space="preserve"> combinations benefit from the addition of MoO</w:t>
      </w:r>
      <w:r w:rsidRPr="007D4123">
        <w:rPr>
          <w:vertAlign w:val="subscript"/>
        </w:rPr>
        <w:t>3</w:t>
      </w:r>
      <w:r>
        <w:t>, others are either indifferent or even suffer from reduced performances due to this change. These observations complement the one made by Majhi et al.,</w:t>
      </w:r>
      <w:r w:rsidR="00010C54">
        <w:fldChar w:fldCharType="begin"/>
      </w:r>
      <w:r w:rsidR="00CF03CA">
        <w:instrText xml:space="preserve"> ADDIN EN.CITE &lt;EndNote&gt;&lt;Cite&gt;&lt;Author&gt;Hill&lt;/Author&gt;&lt;Year&gt;2016&lt;/Year&gt;&lt;RecNum&gt;426&lt;/RecNum&gt;&lt;DisplayText&gt;&lt;style face="italic superscript"&gt;(5)&lt;/style&gt;&lt;/DisplayText&gt;&lt;record&gt;&lt;rec-number&gt;426&lt;/rec-number&gt;&lt;foreign-keys&gt;&lt;key app="EN" db-id="a550e29ro9vf20etr5rxfpaaawfvzfxwdz9p"&gt;426&lt;/key&gt;&lt;/foreign-keys&gt;&lt;ref-type name="Journal Article"&gt;17&lt;/ref-type&gt;&lt;contributors&gt;&lt;authors&gt;&lt;author&gt;Hill, Joanne&lt;/author&gt;&lt;author&gt;Mulholland, Gregory&lt;/author&gt;&lt;author&gt;Persson, Kristin&lt;/author&gt;&lt;author&gt;Seshadri, Ram&lt;/author&gt;&lt;author&gt;Wolverton, Chris&lt;/author&gt;&lt;author&gt;Meredig, Bryce&lt;/author&gt;&lt;/authors&gt;&lt;/contributors&gt;&lt;titles&gt;&lt;title&gt;Materials science with large-scale data and informatics: Unlocking new opportunities&lt;/title&gt;&lt;secondary-title&gt;MRS Bulletin&lt;/secondary-title&gt;&lt;/titles&gt;&lt;periodical&gt;&lt;full-title&gt;MRS Bulletin&lt;/full-title&gt;&lt;/periodical&gt;&lt;pages&gt;399-409&lt;/pages&gt;&lt;volume&gt;41&lt;/volume&gt;&lt;number&gt;5&lt;/number&gt;&lt;dates&gt;&lt;year&gt;2016&lt;/year&gt;&lt;pub-dates&gt;&lt;date&gt;2016/005/001&lt;/date&gt;&lt;/pub-dates&gt;&lt;/dates&gt;&lt;pub-location&gt;New York, USA&lt;/pub-location&gt;&lt;publisher&gt;Cambridge University Press&lt;/publisher&gt;&lt;urls&gt;&lt;related-urls&gt;&lt;url&gt;https://www.cambridge.org/core/article/div-class-title-materials-science-with-large-scale-data-and-informatics-unlocking-new-opportunities-div/BE294BD45E360E45C9FE0253E702D6B5&lt;/url&gt;&lt;/related-urls&gt;&lt;/urls&gt;&lt;electronic-resource-num&gt;10.1557/mrs.2016.93&lt;/electronic-resource-num&gt;&lt;/record&gt;&lt;/Cite&gt;&lt;/EndNote&gt;</w:instrText>
      </w:r>
      <w:r w:rsidR="00010C54">
        <w:fldChar w:fldCharType="separate"/>
      </w:r>
      <w:r w:rsidR="00CF03CA" w:rsidRPr="00CF03CA">
        <w:rPr>
          <w:i/>
          <w:noProof/>
          <w:vertAlign w:val="superscript"/>
        </w:rPr>
        <w:t>(</w:t>
      </w:r>
      <w:hyperlink w:anchor="_ENREF_5" w:tooltip="Hill, 2016 #426" w:history="1">
        <w:r w:rsidR="001C0A8A" w:rsidRPr="00CF03CA">
          <w:rPr>
            <w:i/>
            <w:noProof/>
            <w:vertAlign w:val="superscript"/>
          </w:rPr>
          <w:t>5</w:t>
        </w:r>
      </w:hyperlink>
      <w:r w:rsidR="00CF03CA" w:rsidRPr="00CF03CA">
        <w:rPr>
          <w:i/>
          <w:noProof/>
          <w:vertAlign w:val="superscript"/>
        </w:rPr>
        <w:t>)</w:t>
      </w:r>
      <w:r w:rsidR="00010C54">
        <w:fldChar w:fldCharType="end"/>
      </w:r>
      <w:r>
        <w:t xml:space="preserve"> that the addition of the MoO</w:t>
      </w:r>
      <w:r w:rsidRPr="00E16FD3">
        <w:rPr>
          <w:vertAlign w:val="subscript"/>
        </w:rPr>
        <w:t>3</w:t>
      </w:r>
      <w:r>
        <w:t xml:space="preserve"> layer increases PV activity by providing a more detailed analysis. Furthermore additional information is obtained regarding the region that is largely unaffected by the additional layer.  </w:t>
      </w:r>
    </w:p>
    <w:p w14:paraId="73F38416" w14:textId="77777777" w:rsidR="00242AA9" w:rsidRDefault="00242AA9" w:rsidP="00DC0FE3">
      <w:pPr>
        <w:spacing w:after="0"/>
      </w:pPr>
    </w:p>
    <w:p w14:paraId="601F4729" w14:textId="77777777" w:rsidR="00E84092" w:rsidRDefault="003F7936" w:rsidP="00DC0FE3">
      <w:pPr>
        <w:spacing w:after="0"/>
      </w:pPr>
      <w:r>
        <w:t>Interestingly, a region of overlap between the two libraries is clearly observable in the PC plot. Since the addition of MoO</w:t>
      </w:r>
      <w:r w:rsidRPr="00F24E59">
        <w:rPr>
          <w:vertAlign w:val="subscript"/>
        </w:rPr>
        <w:t>3</w:t>
      </w:r>
      <w:r>
        <w:t xml:space="preserve"> may change the PV parameters of any cell, it was necessary to test whether neighboring cells (i.e., cells with similar activity profiles) from the two libraries have identical IDs (i.e., they differ only by the addition of the MoO</w:t>
      </w:r>
      <w:r w:rsidRPr="00DF5EB2">
        <w:rPr>
          <w:vertAlign w:val="subscript"/>
        </w:rPr>
        <w:t>3</w:t>
      </w:r>
      <w:r>
        <w:t xml:space="preserve"> layer</w:t>
      </w:r>
      <w:r w:rsidRPr="00611091">
        <w:t>).</w:t>
      </w:r>
      <w:r>
        <w:t xml:space="preserve">  </w:t>
      </w:r>
    </w:p>
    <w:p w14:paraId="4FA555F6" w14:textId="77777777" w:rsidR="00856EC7" w:rsidRDefault="00856EC7" w:rsidP="009B1370">
      <w:pPr>
        <w:spacing w:after="0"/>
      </w:pPr>
    </w:p>
    <w:p w14:paraId="14DFAF70" w14:textId="77777777" w:rsidR="003F7936" w:rsidRDefault="003F7936" w:rsidP="00DC0FE3">
      <w:pPr>
        <w:spacing w:after="0"/>
      </w:pPr>
      <w:r>
        <w:t xml:space="preserve">This test was performed by measuring the Euclidean distance between cells with identical IDs in both libraries in the PC space. The 13 pairs with the smallest distances (smaller than 10% of the maximum distance between two identical IDs) are presented as green dots in </w:t>
      </w:r>
      <w:r w:rsidR="009A312C">
        <w:fldChar w:fldCharType="begin"/>
      </w:r>
      <w:r w:rsidR="00DC0FE3">
        <w:instrText xml:space="preserve"> REF _Ref475296423 \h </w:instrText>
      </w:r>
      <w:r w:rsidR="009A312C">
        <w:fldChar w:fldCharType="separate"/>
      </w:r>
      <w:r w:rsidR="00DC600D">
        <w:t xml:space="preserve">Figure </w:t>
      </w:r>
      <w:r w:rsidR="00DC600D">
        <w:rPr>
          <w:noProof/>
        </w:rPr>
        <w:t>7</w:t>
      </w:r>
      <w:r w:rsidR="009A312C">
        <w:fldChar w:fldCharType="end"/>
      </w:r>
      <w:r w:rsidR="0087682D">
        <w:rPr>
          <w:rFonts w:hint="cs"/>
          <w:rtl/>
        </w:rPr>
        <w:t xml:space="preserve"> </w:t>
      </w:r>
      <w:r>
        <w:t xml:space="preserve">and as expected, reside within the overlap region. </w:t>
      </w:r>
    </w:p>
    <w:p w14:paraId="645A12D5" w14:textId="77777777" w:rsidR="00031B18" w:rsidRDefault="00031B18" w:rsidP="009B1370">
      <w:pPr>
        <w:spacing w:after="0"/>
      </w:pPr>
    </w:p>
    <w:p w14:paraId="6E916997" w14:textId="77777777" w:rsidR="00031B18" w:rsidRDefault="00031B18" w:rsidP="009B1370">
      <w:pPr>
        <w:spacing w:after="0"/>
        <w:jc w:val="center"/>
      </w:pPr>
      <w:r w:rsidRPr="001B5B01">
        <w:rPr>
          <w:noProof/>
        </w:rPr>
        <w:drawing>
          <wp:inline distT="0" distB="0" distL="0" distR="0" wp14:anchorId="4B64CB2B" wp14:editId="74D316E5">
            <wp:extent cx="5195274" cy="2880000"/>
            <wp:effectExtent l="0" t="0" r="5715" b="0"/>
            <wp:docPr id="12" name="תמונה 12" descr="C:\Users\OMER\Documents\MATLAB\Research\Article Kohonen\PCA with two libraries and overl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MER\Documents\MATLAB\Research\Article Kohonen\PCA with two libraries and overlap.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7399" r="6663"/>
                    <a:stretch/>
                  </pic:blipFill>
                  <pic:spPr bwMode="auto">
                    <a:xfrm>
                      <a:off x="0" y="0"/>
                      <a:ext cx="5195274" cy="2880000"/>
                    </a:xfrm>
                    <a:prstGeom prst="rect">
                      <a:avLst/>
                    </a:prstGeom>
                    <a:noFill/>
                    <a:ln>
                      <a:noFill/>
                    </a:ln>
                    <a:extLst>
                      <a:ext uri="{53640926-AAD7-44D8-BBD7-CCE9431645EC}">
                        <a14:shadowObscured xmlns:a14="http://schemas.microsoft.com/office/drawing/2010/main"/>
                      </a:ext>
                    </a:extLst>
                  </pic:spPr>
                </pic:pic>
              </a:graphicData>
            </a:graphic>
          </wp:inline>
        </w:drawing>
      </w:r>
    </w:p>
    <w:p w14:paraId="5B8CBB7E" w14:textId="7E708F91" w:rsidR="001D635C" w:rsidRPr="001D635C" w:rsidRDefault="00826B66" w:rsidP="00DC0FE3">
      <w:pPr>
        <w:pStyle w:val="Caption"/>
        <w:rPr>
          <w:rtl/>
        </w:rPr>
      </w:pPr>
      <w:bookmarkStart w:id="402" w:name="_Ref475296423"/>
      <w:bookmarkStart w:id="403" w:name="_Toc483041611"/>
      <w:r>
        <w:lastRenderedPageBreak/>
        <w:t xml:space="preserve">Figure </w:t>
      </w:r>
      <w:r w:rsidR="009A312C">
        <w:fldChar w:fldCharType="begin"/>
      </w:r>
      <w:r w:rsidR="00E20F2D">
        <w:instrText xml:space="preserve"> SEQ Figure \* ARABIC </w:instrText>
      </w:r>
      <w:r w:rsidR="009A312C">
        <w:fldChar w:fldCharType="separate"/>
      </w:r>
      <w:ins w:id="404" w:author="Shy Alon" w:date="2017-07-18T22:39:00Z">
        <w:r w:rsidR="000F5381">
          <w:rPr>
            <w:noProof/>
          </w:rPr>
          <w:t>10</w:t>
        </w:r>
      </w:ins>
      <w:del w:id="405" w:author="Shy Alon" w:date="2017-07-05T22:58:00Z">
        <w:r w:rsidR="00A9699E" w:rsidDel="00C91D56">
          <w:rPr>
            <w:noProof/>
          </w:rPr>
          <w:delText>8</w:delText>
        </w:r>
      </w:del>
      <w:r w:rsidR="009A312C">
        <w:rPr>
          <w:noProof/>
        </w:rPr>
        <w:fldChar w:fldCharType="end"/>
      </w:r>
      <w:bookmarkEnd w:id="402"/>
      <w:r>
        <w:t xml:space="preserve">: </w:t>
      </w:r>
      <w:r w:rsidR="00031B18" w:rsidRPr="004652BF">
        <w:rPr>
          <w:b w:val="0"/>
          <w:bCs w:val="0"/>
        </w:rPr>
        <w:t>A PC plot of photovoltaic cells from the two solar cell libraries. Blue and red dots represent cells from the TiO</w:t>
      </w:r>
      <w:r w:rsidR="00031B18" w:rsidRPr="004652BF">
        <w:rPr>
          <w:b w:val="0"/>
          <w:bCs w:val="0"/>
          <w:vertAlign w:val="subscript"/>
        </w:rPr>
        <w:t>2</w:t>
      </w:r>
      <w:r w:rsidR="00031B18" w:rsidRPr="004652BF">
        <w:rPr>
          <w:b w:val="0"/>
          <w:bCs w:val="0"/>
        </w:rPr>
        <w:t>|Co</w:t>
      </w:r>
      <w:r w:rsidR="00031B18" w:rsidRPr="004652BF">
        <w:rPr>
          <w:b w:val="0"/>
          <w:bCs w:val="0"/>
          <w:vertAlign w:val="subscript"/>
        </w:rPr>
        <w:t>3</w:t>
      </w:r>
      <w:r w:rsidR="00031B18" w:rsidRPr="004652BF">
        <w:rPr>
          <w:b w:val="0"/>
          <w:bCs w:val="0"/>
        </w:rPr>
        <w:t>O</w:t>
      </w:r>
      <w:r w:rsidR="00031B18" w:rsidRPr="004652BF">
        <w:rPr>
          <w:b w:val="0"/>
          <w:bCs w:val="0"/>
          <w:vertAlign w:val="subscript"/>
        </w:rPr>
        <w:t>4</w:t>
      </w:r>
      <w:r w:rsidR="00031B18" w:rsidRPr="004652BF">
        <w:rPr>
          <w:b w:val="0"/>
          <w:bCs w:val="0"/>
        </w:rPr>
        <w:t xml:space="preserve"> and TiO</w:t>
      </w:r>
      <w:r w:rsidR="00031B18" w:rsidRPr="004652BF">
        <w:rPr>
          <w:b w:val="0"/>
          <w:bCs w:val="0"/>
          <w:vertAlign w:val="subscript"/>
        </w:rPr>
        <w:t>2</w:t>
      </w:r>
      <w:r w:rsidR="00031B18" w:rsidRPr="004652BF">
        <w:rPr>
          <w:b w:val="0"/>
          <w:bCs w:val="0"/>
        </w:rPr>
        <w:t>|Co</w:t>
      </w:r>
      <w:r w:rsidR="00031B18" w:rsidRPr="004652BF">
        <w:rPr>
          <w:b w:val="0"/>
          <w:bCs w:val="0"/>
          <w:vertAlign w:val="subscript"/>
        </w:rPr>
        <w:t>3</w:t>
      </w:r>
      <w:r w:rsidR="00031B18" w:rsidRPr="004652BF">
        <w:rPr>
          <w:b w:val="0"/>
          <w:bCs w:val="0"/>
        </w:rPr>
        <w:t>O</w:t>
      </w:r>
      <w:r w:rsidR="00031B18" w:rsidRPr="004652BF">
        <w:rPr>
          <w:b w:val="0"/>
          <w:bCs w:val="0"/>
          <w:vertAlign w:val="subscript"/>
        </w:rPr>
        <w:t>4</w:t>
      </w:r>
      <w:r w:rsidR="00031B18" w:rsidRPr="004652BF">
        <w:rPr>
          <w:b w:val="0"/>
          <w:bCs w:val="0"/>
        </w:rPr>
        <w:t>|MoO</w:t>
      </w:r>
      <w:r w:rsidR="00031B18" w:rsidRPr="004652BF">
        <w:rPr>
          <w:b w:val="0"/>
          <w:bCs w:val="0"/>
          <w:vertAlign w:val="subscript"/>
        </w:rPr>
        <w:t>3</w:t>
      </w:r>
      <w:r w:rsidR="00031B18" w:rsidRPr="004652BF">
        <w:rPr>
          <w:b w:val="0"/>
          <w:bCs w:val="0"/>
        </w:rPr>
        <w:t xml:space="preserve"> libraries, respectively. Green dots indicate 13 cell pairs from the two libraries with identical IDs and distances from one another in the lowest 10</w:t>
      </w:r>
      <w:r w:rsidR="00031B18" w:rsidRPr="004652BF">
        <w:rPr>
          <w:b w:val="0"/>
          <w:bCs w:val="0"/>
          <w:vertAlign w:val="superscript"/>
        </w:rPr>
        <w:t>th</w:t>
      </w:r>
      <w:r w:rsidR="00031B18" w:rsidRPr="004652BF">
        <w:rPr>
          <w:b w:val="0"/>
          <w:bCs w:val="0"/>
        </w:rPr>
        <w:t xml:space="preserve"> percentile.</w:t>
      </w:r>
      <w:bookmarkEnd w:id="403"/>
    </w:p>
    <w:p w14:paraId="4101B182" w14:textId="35E5F10F" w:rsidR="0005114B" w:rsidRPr="001D635C" w:rsidRDefault="00A822B3" w:rsidP="00DC0FE3">
      <w:pPr>
        <w:pStyle w:val="Heading3"/>
      </w:pPr>
      <w:bookmarkStart w:id="406" w:name="_Toc480192481"/>
      <w:r>
        <w:t>3</w:t>
      </w:r>
      <w:r w:rsidR="00912597">
        <w:t xml:space="preserve">.1.5. </w:t>
      </w:r>
      <w:r w:rsidR="001D635C" w:rsidRPr="001D635C">
        <w:t>Heat Map</w:t>
      </w:r>
      <w:bookmarkEnd w:id="406"/>
      <w:r w:rsidR="001D635C" w:rsidRPr="001D635C">
        <w:t xml:space="preserve"> </w:t>
      </w:r>
    </w:p>
    <w:p w14:paraId="79038ECE" w14:textId="2BF350ED" w:rsidR="0005114B" w:rsidRDefault="00242AA9" w:rsidP="001C0A8A">
      <w:pPr>
        <w:spacing w:after="0"/>
      </w:pPr>
      <w:r>
        <w:t>Based on the above</w:t>
      </w:r>
      <w:r w:rsidR="0005114B">
        <w:t>, for certain cells, the addition of MoO</w:t>
      </w:r>
      <w:r w:rsidR="0005114B" w:rsidRPr="00780DFC">
        <w:rPr>
          <w:vertAlign w:val="subscript"/>
        </w:rPr>
        <w:t>3</w:t>
      </w:r>
      <w:r w:rsidR="0005114B">
        <w:t xml:space="preserve"> causes only insignificant changes in the overall PV profile (however see below for an analysis of specific parameters). To further characterize these cells, we have mapped them onto the thickness profile of the Co</w:t>
      </w:r>
      <w:r w:rsidR="0005114B" w:rsidRPr="007A5723">
        <w:rPr>
          <w:vertAlign w:val="subscript"/>
        </w:rPr>
        <w:t>3</w:t>
      </w:r>
      <w:r w:rsidR="0005114B">
        <w:t>O</w:t>
      </w:r>
      <w:r w:rsidR="0005114B" w:rsidRPr="007A5723">
        <w:rPr>
          <w:vertAlign w:val="subscript"/>
        </w:rPr>
        <w:t>4</w:t>
      </w:r>
      <w:r w:rsidR="0005114B">
        <w:t xml:space="preserve"> layer (see</w:t>
      </w:r>
      <w:r w:rsidR="0087682D">
        <w:rPr>
          <w:rFonts w:hint="cs"/>
          <w:rtl/>
        </w:rPr>
        <w:t xml:space="preserve"> </w:t>
      </w:r>
      <w:r w:rsidR="009A312C">
        <w:fldChar w:fldCharType="begin"/>
      </w:r>
      <w:r w:rsidR="0087682D">
        <w:instrText xml:space="preserve"> REF _Ref475296572 \h </w:instrText>
      </w:r>
      <w:r w:rsidR="009A312C">
        <w:fldChar w:fldCharType="separate"/>
      </w:r>
      <w:r w:rsidR="00DC600D">
        <w:t xml:space="preserve">Figure </w:t>
      </w:r>
      <w:r w:rsidR="00DC600D">
        <w:rPr>
          <w:noProof/>
        </w:rPr>
        <w:t>8</w:t>
      </w:r>
      <w:r w:rsidR="009A312C">
        <w:fldChar w:fldCharType="end"/>
      </w:r>
      <w:r w:rsidR="0087682D">
        <w:rPr>
          <w:rFonts w:hint="cs"/>
          <w:rtl/>
        </w:rPr>
        <w:t xml:space="preserve"> </w:t>
      </w:r>
      <w:r w:rsidR="0005114B">
        <w:t>). All cells which were largely unaffected by the addition of the MoO</w:t>
      </w:r>
      <w:r w:rsidR="0005114B" w:rsidRPr="007A5723">
        <w:rPr>
          <w:vertAlign w:val="subscript"/>
        </w:rPr>
        <w:t>3</w:t>
      </w:r>
      <w:r w:rsidR="0005114B">
        <w:t xml:space="preserve"> layer are found to reside in library regions with </w:t>
      </w:r>
      <w:r w:rsidR="0005114B" w:rsidRPr="00C15B68">
        <w:rPr>
          <w:rFonts w:ascii="Times New Roman" w:eastAsia="Calibri" w:hAnsi="Times New Roman" w:cs="Times New Roman"/>
          <w:szCs w:val="22"/>
        </w:rPr>
        <w:t xml:space="preserve">thickness of the </w:t>
      </w:r>
      <w:r w:rsidR="0005114B">
        <w:rPr>
          <w:rFonts w:ascii="Times New Roman" w:eastAsia="Calibri" w:hAnsi="Times New Roman" w:cs="Times New Roman"/>
          <w:szCs w:val="22"/>
        </w:rPr>
        <w:t>Co</w:t>
      </w:r>
      <w:r w:rsidR="0005114B" w:rsidRPr="00C15B68">
        <w:rPr>
          <w:rFonts w:ascii="Times New Roman" w:eastAsia="Calibri" w:hAnsi="Times New Roman" w:cs="Times New Roman"/>
          <w:szCs w:val="22"/>
          <w:vertAlign w:val="subscript"/>
        </w:rPr>
        <w:t>3</w:t>
      </w:r>
      <w:r w:rsidR="0005114B">
        <w:rPr>
          <w:rFonts w:ascii="Times New Roman" w:eastAsia="Calibri" w:hAnsi="Times New Roman" w:cs="Times New Roman"/>
          <w:szCs w:val="22"/>
        </w:rPr>
        <w:t>O</w:t>
      </w:r>
      <w:r w:rsidR="0005114B" w:rsidRPr="00C15B68">
        <w:rPr>
          <w:rFonts w:ascii="Times New Roman" w:eastAsia="Calibri" w:hAnsi="Times New Roman" w:cs="Times New Roman"/>
          <w:szCs w:val="22"/>
          <w:vertAlign w:val="subscript"/>
        </w:rPr>
        <w:t>4</w:t>
      </w:r>
      <w:r w:rsidR="0005114B">
        <w:rPr>
          <w:rFonts w:ascii="Times New Roman" w:eastAsia="Calibri" w:hAnsi="Times New Roman" w:cs="Times New Roman"/>
          <w:szCs w:val="22"/>
        </w:rPr>
        <w:t xml:space="preserve"> </w:t>
      </w:r>
      <w:r w:rsidR="0005114B" w:rsidRPr="00C15B68">
        <w:rPr>
          <w:rFonts w:ascii="Times New Roman" w:eastAsia="Calibri" w:hAnsi="Times New Roman" w:cs="Times New Roman"/>
          <w:szCs w:val="22"/>
        </w:rPr>
        <w:t>layer</w:t>
      </w:r>
      <w:r w:rsidR="0005114B">
        <w:rPr>
          <w:rFonts w:ascii="Times New Roman" w:eastAsia="Calibri" w:hAnsi="Times New Roman" w:cs="Times New Roman"/>
          <w:szCs w:val="22"/>
        </w:rPr>
        <w:t xml:space="preserve"> above 227 nm</w:t>
      </w:r>
      <w:r w:rsidR="0005114B">
        <w:t xml:space="preserve"> which corresponds to the top 6</w:t>
      </w:r>
      <w:proofErr w:type="gramStart"/>
      <w:r w:rsidR="0005114B" w:rsidRPr="00780DFC">
        <w:rPr>
          <w:vertAlign w:val="superscript"/>
        </w:rPr>
        <w:t>th</w:t>
      </w:r>
      <w:r w:rsidR="0005114B">
        <w:t xml:space="preserve">  percentile</w:t>
      </w:r>
      <w:proofErr w:type="gramEnd"/>
      <w:r w:rsidR="0005114B">
        <w:t xml:space="preserve"> of overall layer's thickness. These cells also have a relatively thin MoO</w:t>
      </w:r>
      <w:r w:rsidR="0005114B" w:rsidRPr="004E39A3">
        <w:rPr>
          <w:vertAlign w:val="subscript"/>
        </w:rPr>
        <w:t>3</w:t>
      </w:r>
      <w:r w:rsidR="0005114B">
        <w:t xml:space="preserve"> layer (ranging from 38 nm to 45 nm corresponding to the lower 30</w:t>
      </w:r>
      <w:r w:rsidR="0005114B" w:rsidRPr="00EF05F9">
        <w:rPr>
          <w:vertAlign w:val="superscript"/>
        </w:rPr>
        <w:t>th</w:t>
      </w:r>
      <w:r w:rsidR="0005114B">
        <w:t xml:space="preserve"> percentile of the overall thickness). In addition, </w:t>
      </w:r>
      <w:r w:rsidR="009A312C">
        <w:fldChar w:fldCharType="begin"/>
      </w:r>
      <w:r w:rsidR="0087682D">
        <w:instrText xml:space="preserve"> REF _Ref475296572 \h </w:instrText>
      </w:r>
      <w:r w:rsidR="009A312C">
        <w:fldChar w:fldCharType="separate"/>
      </w:r>
      <w:r w:rsidR="00DC600D">
        <w:t xml:space="preserve">Figure </w:t>
      </w:r>
      <w:r w:rsidR="00DC600D">
        <w:rPr>
          <w:noProof/>
        </w:rPr>
        <w:t>8</w:t>
      </w:r>
      <w:r w:rsidR="009A312C">
        <w:fldChar w:fldCharType="end"/>
      </w:r>
      <w:r w:rsidR="0087682D">
        <w:rPr>
          <w:rFonts w:hint="cs"/>
          <w:rtl/>
        </w:rPr>
        <w:t xml:space="preserve"> </w:t>
      </w:r>
      <w:r w:rsidR="0005114B">
        <w:t>demonstrates that all these cells are physically close together and are thus constructed in a similar fashion and have similar material descriptors. These results are in accord with those presented by Majhi et al.</w:t>
      </w:r>
      <w:r w:rsidR="00010C54">
        <w:fldChar w:fldCharType="begin"/>
      </w:r>
      <w:r w:rsidR="00CF03CA">
        <w:instrText xml:space="preserve"> ADDIN EN.CITE &lt;EndNote&gt;&lt;Cite&gt;&lt;Author&gt;Hill&lt;/Author&gt;&lt;Year&gt;2016&lt;/Year&gt;&lt;RecNum&gt;426&lt;/RecNum&gt;&lt;DisplayText&gt;&lt;style face="italic superscript"&gt;(5)&lt;/style&gt;&lt;/DisplayText&gt;&lt;record&gt;&lt;rec-number&gt;426&lt;/rec-number&gt;&lt;foreign-keys&gt;&lt;key app="EN" db-id="a550e29ro9vf20etr5rxfpaaawfvzfxwdz9p"&gt;426&lt;/key&gt;&lt;/foreign-keys&gt;&lt;ref-type name="Journal Article"&gt;17&lt;/ref-type&gt;&lt;contributors&gt;&lt;authors&gt;&lt;author&gt;Hill, Joanne&lt;/author&gt;&lt;author&gt;Mulholland, Gregory&lt;/author&gt;&lt;author&gt;Persson, Kristin&lt;/author&gt;&lt;author&gt;Seshadri, Ram&lt;/author&gt;&lt;author&gt;Wolverton, Chris&lt;/author&gt;&lt;author&gt;Meredig, Bryce&lt;/author&gt;&lt;/authors&gt;&lt;/contributors&gt;&lt;titles&gt;&lt;title&gt;Materials science with large-scale data and informatics: Unlocking new opportunities&lt;/title&gt;&lt;secondary-title&gt;MRS Bulletin&lt;/secondary-title&gt;&lt;/titles&gt;&lt;periodical&gt;&lt;full-title&gt;MRS Bulletin&lt;/full-title&gt;&lt;/periodical&gt;&lt;pages&gt;399-409&lt;/pages&gt;&lt;volume&gt;41&lt;/volume&gt;&lt;number&gt;5&lt;/number&gt;&lt;dates&gt;&lt;year&gt;2016&lt;/year&gt;&lt;pub-dates&gt;&lt;date&gt;2016/005/001&lt;/date&gt;&lt;/pub-dates&gt;&lt;/dates&gt;&lt;pub-location&gt;New York, USA&lt;/pub-location&gt;&lt;publisher&gt;Cambridge University Press&lt;/publisher&gt;&lt;urls&gt;&lt;related-urls&gt;&lt;url&gt;https://www.cambridge.org/core/article/div-class-title-materials-science-with-large-scale-data-and-informatics-unlocking-new-opportunities-div/BE294BD45E360E45C9FE0253E702D6B5&lt;/url&gt;&lt;/related-urls&gt;&lt;/urls&gt;&lt;electronic-resource-num&gt;10.1557/mrs.2016.93&lt;/electronic-resource-num&gt;&lt;/record&gt;&lt;/Cite&gt;&lt;/EndNote&gt;</w:instrText>
      </w:r>
      <w:r w:rsidR="00010C54">
        <w:fldChar w:fldCharType="separate"/>
      </w:r>
      <w:r w:rsidR="00CF03CA" w:rsidRPr="00CF03CA">
        <w:rPr>
          <w:i/>
          <w:noProof/>
          <w:vertAlign w:val="superscript"/>
        </w:rPr>
        <w:t>(</w:t>
      </w:r>
      <w:hyperlink w:anchor="_ENREF_5" w:tooltip="Hill, 2016 #426" w:history="1">
        <w:r w:rsidR="001C0A8A" w:rsidRPr="00CF03CA">
          <w:rPr>
            <w:i/>
            <w:noProof/>
            <w:vertAlign w:val="superscript"/>
          </w:rPr>
          <w:t>5</w:t>
        </w:r>
      </w:hyperlink>
      <w:r w:rsidR="00CF03CA" w:rsidRPr="00CF03CA">
        <w:rPr>
          <w:i/>
          <w:noProof/>
          <w:vertAlign w:val="superscript"/>
        </w:rPr>
        <w:t>)</w:t>
      </w:r>
      <w:r w:rsidR="00010C54">
        <w:fldChar w:fldCharType="end"/>
      </w:r>
      <w:r w:rsidR="0005114B">
        <w:t xml:space="preserve"> (Figure 4 in reference </w:t>
      </w:r>
      <w:r w:rsidR="00010C54">
        <w:fldChar w:fldCharType="begin"/>
      </w:r>
      <w:r w:rsidR="00CF03CA">
        <w:instrText xml:space="preserve"> ADDIN EN.CITE &lt;EndNote&gt;&lt;Cite&gt;&lt;Author&gt;Hill&lt;/Author&gt;&lt;Year&gt;2016&lt;/Year&gt;&lt;RecNum&gt;426&lt;/RecNum&gt;&lt;DisplayText&gt;&lt;style face="italic superscript"&gt;(5)&lt;/style&gt;&lt;/DisplayText&gt;&lt;record&gt;&lt;rec-number&gt;426&lt;/rec-number&gt;&lt;foreign-keys&gt;&lt;key app="EN" db-id="a550e29ro9vf20etr5rxfpaaawfvzfxwdz9p"&gt;426&lt;/key&gt;&lt;/foreign-keys&gt;&lt;ref-type name="Journal Article"&gt;17&lt;/ref-type&gt;&lt;contributors&gt;&lt;authors&gt;&lt;author&gt;Hill, Joanne&lt;/author&gt;&lt;author&gt;Mulholland, Gregory&lt;/author&gt;&lt;author&gt;Persson, Kristin&lt;/author&gt;&lt;author&gt;Seshadri, Ram&lt;/author&gt;&lt;author&gt;Wolverton, Chris&lt;/author&gt;&lt;author&gt;Meredig, Bryce&lt;/author&gt;&lt;/authors&gt;&lt;/contributors&gt;&lt;titles&gt;&lt;title&gt;Materials science with large-scale data and informatics: Unlocking new opportunities&lt;/title&gt;&lt;secondary-title&gt;MRS Bulletin&lt;/secondary-title&gt;&lt;/titles&gt;&lt;periodical&gt;&lt;full-title&gt;MRS Bulletin&lt;/full-title&gt;&lt;/periodical&gt;&lt;pages&gt;399-409&lt;/pages&gt;&lt;volume&gt;41&lt;/volume&gt;&lt;number&gt;5&lt;/number&gt;&lt;dates&gt;&lt;year&gt;2016&lt;/year&gt;&lt;pub-dates&gt;&lt;date&gt;2016/005/001&lt;/date&gt;&lt;/pub-dates&gt;&lt;/dates&gt;&lt;pub-location&gt;New York, USA&lt;/pub-location&gt;&lt;publisher&gt;Cambridge University Press&lt;/publisher&gt;&lt;urls&gt;&lt;related-urls&gt;&lt;url&gt;https://www.cambridge.org/core/article/div-class-title-materials-science-with-large-scale-data-and-informatics-unlocking-new-opportunities-div/BE294BD45E360E45C9FE0253E702D6B5&lt;/url&gt;&lt;/related-urls&gt;&lt;/urls&gt;&lt;electronic-resource-num&gt;10.1557/mrs.2016.93&lt;/electronic-resource-num&gt;&lt;/record&gt;&lt;/Cite&gt;&lt;/EndNote&gt;</w:instrText>
      </w:r>
      <w:r w:rsidR="00010C54">
        <w:fldChar w:fldCharType="separate"/>
      </w:r>
      <w:r w:rsidR="00CF03CA" w:rsidRPr="00CF03CA">
        <w:rPr>
          <w:i/>
          <w:noProof/>
          <w:vertAlign w:val="superscript"/>
        </w:rPr>
        <w:t>(</w:t>
      </w:r>
      <w:hyperlink w:anchor="_ENREF_5" w:tooltip="Hill, 2016 #426" w:history="1">
        <w:r w:rsidR="001C0A8A" w:rsidRPr="00CF03CA">
          <w:rPr>
            <w:i/>
            <w:noProof/>
            <w:vertAlign w:val="superscript"/>
          </w:rPr>
          <w:t>5</w:t>
        </w:r>
      </w:hyperlink>
      <w:r w:rsidR="00CF03CA" w:rsidRPr="00CF03CA">
        <w:rPr>
          <w:i/>
          <w:noProof/>
          <w:vertAlign w:val="superscript"/>
        </w:rPr>
        <w:t>)</w:t>
      </w:r>
      <w:r w:rsidR="00010C54">
        <w:fldChar w:fldCharType="end"/>
      </w:r>
      <w:r w:rsidR="0005114B">
        <w:t>) which show that above a Co</w:t>
      </w:r>
      <w:r w:rsidR="0005114B" w:rsidRPr="00BF4D4B">
        <w:rPr>
          <w:vertAlign w:val="subscript"/>
        </w:rPr>
        <w:t>3</w:t>
      </w:r>
      <w:r w:rsidR="0005114B">
        <w:t>O</w:t>
      </w:r>
      <w:r w:rsidR="0005114B" w:rsidRPr="00BF4D4B">
        <w:rPr>
          <w:vertAlign w:val="subscript"/>
        </w:rPr>
        <w:t>4</w:t>
      </w:r>
      <w:r w:rsidR="0005114B">
        <w:t xml:space="preserve"> thickness of 150-250 nm, both libraries have similar profiles for specific PV parameters</w:t>
      </w:r>
      <w:r w:rsidR="0005114B" w:rsidRPr="005D5469">
        <w:t xml:space="preserve">. However, the analysis in reference </w:t>
      </w:r>
      <w:r w:rsidR="0005114B" w:rsidRPr="005D5469">
        <w:rPr>
          <w:vertAlign w:val="superscript"/>
        </w:rPr>
        <w:t>[3]</w:t>
      </w:r>
      <w:r w:rsidR="0005114B" w:rsidRPr="005D5469">
        <w:t xml:space="preserve"> was performed at the level of the entire library and consequently provided only limited information on the effect of the MoO</w:t>
      </w:r>
      <w:r w:rsidR="0005114B" w:rsidRPr="005D5469">
        <w:rPr>
          <w:vertAlign w:val="subscript"/>
        </w:rPr>
        <w:t>3</w:t>
      </w:r>
      <w:r w:rsidR="0005114B" w:rsidRPr="005D5469">
        <w:t xml:space="preserve"> layer on the complete PV profile of individual cells. In contrast, the present analysis allows for the evaluation of the effect of MoO</w:t>
      </w:r>
      <w:r w:rsidR="0005114B" w:rsidRPr="005D5469">
        <w:rPr>
          <w:vertAlign w:val="subscript"/>
        </w:rPr>
        <w:t>3</w:t>
      </w:r>
      <w:r w:rsidR="0005114B" w:rsidRPr="005D5469">
        <w:t xml:space="preserve"> on the PV profile of cells with specific and identical TiO</w:t>
      </w:r>
      <w:r w:rsidR="0005114B" w:rsidRPr="005D5469">
        <w:rPr>
          <w:vertAlign w:val="subscript"/>
        </w:rPr>
        <w:t>2</w:t>
      </w:r>
      <w:r w:rsidR="00692F28">
        <w:t>|</w:t>
      </w:r>
      <w:r w:rsidR="0005114B" w:rsidRPr="005D5469">
        <w:t>Co</w:t>
      </w:r>
      <w:r w:rsidR="0005114B" w:rsidRPr="005D5469">
        <w:rPr>
          <w:vertAlign w:val="subscript"/>
        </w:rPr>
        <w:t>3</w:t>
      </w:r>
      <w:r w:rsidR="0005114B" w:rsidRPr="005D5469">
        <w:t>O</w:t>
      </w:r>
      <w:r w:rsidR="0005114B" w:rsidRPr="005D5469">
        <w:rPr>
          <w:vertAlign w:val="subscript"/>
        </w:rPr>
        <w:t>4</w:t>
      </w:r>
      <w:r w:rsidR="0005114B" w:rsidRPr="005D5469">
        <w:t xml:space="preserve"> combinations.</w:t>
      </w:r>
      <w:r w:rsidR="0005114B">
        <w:t xml:space="preserve"> </w:t>
      </w:r>
    </w:p>
    <w:p w14:paraId="188A7916" w14:textId="77777777" w:rsidR="0033624C" w:rsidRDefault="0033624C" w:rsidP="009B1370">
      <w:pPr>
        <w:spacing w:after="0"/>
        <w:jc w:val="center"/>
      </w:pPr>
    </w:p>
    <w:p w14:paraId="1A4609B2" w14:textId="26FC81AA" w:rsidR="0033624C" w:rsidRDefault="00C9499A" w:rsidP="00826B66">
      <w:pPr>
        <w:pStyle w:val="Caption"/>
        <w:rPr>
          <w:i/>
          <w:iCs/>
        </w:rPr>
      </w:pPr>
      <w:bookmarkStart w:id="407" w:name="_Ref475296572"/>
      <w:bookmarkStart w:id="408" w:name="_Toc483041612"/>
      <w:r>
        <w:t>z</w:t>
      </w:r>
      <w:r w:rsidR="00826B66">
        <w:t xml:space="preserve">Figure </w:t>
      </w:r>
      <w:r w:rsidR="009A312C">
        <w:fldChar w:fldCharType="begin"/>
      </w:r>
      <w:r w:rsidR="00E20F2D">
        <w:instrText xml:space="preserve"> SEQ Figure \* ARABIC </w:instrText>
      </w:r>
      <w:r w:rsidR="009A312C">
        <w:fldChar w:fldCharType="separate"/>
      </w:r>
      <w:ins w:id="409" w:author="Shy Alon" w:date="2017-07-18T22:39:00Z">
        <w:r w:rsidR="000F5381">
          <w:rPr>
            <w:noProof/>
          </w:rPr>
          <w:t>11</w:t>
        </w:r>
      </w:ins>
      <w:del w:id="410" w:author="Shy Alon" w:date="2017-07-05T22:58:00Z">
        <w:r w:rsidR="00A9699E" w:rsidDel="00C91D56">
          <w:rPr>
            <w:noProof/>
          </w:rPr>
          <w:delText>9</w:delText>
        </w:r>
      </w:del>
      <w:r w:rsidR="009A312C">
        <w:rPr>
          <w:noProof/>
        </w:rPr>
        <w:fldChar w:fldCharType="end"/>
      </w:r>
      <w:bookmarkEnd w:id="407"/>
      <w:r w:rsidR="00826B66">
        <w:t xml:space="preserve">: </w:t>
      </w:r>
      <w:r w:rsidR="0033624C" w:rsidRPr="009120B4">
        <w:rPr>
          <w:b w:val="0"/>
          <w:bCs w:val="0"/>
        </w:rPr>
        <w:t>Heat map of the PV libraries, where each square represents a cell in the library. The heat map is colored according to the thickness of the Co</w:t>
      </w:r>
      <w:r w:rsidR="0033624C" w:rsidRPr="009120B4">
        <w:rPr>
          <w:b w:val="0"/>
          <w:bCs w:val="0"/>
          <w:vertAlign w:val="subscript"/>
        </w:rPr>
        <w:t>3</w:t>
      </w:r>
      <w:r w:rsidR="0033624C" w:rsidRPr="009120B4">
        <w:rPr>
          <w:b w:val="0"/>
          <w:bCs w:val="0"/>
        </w:rPr>
        <w:t>O</w:t>
      </w:r>
      <w:r w:rsidR="0033624C" w:rsidRPr="009120B4">
        <w:rPr>
          <w:b w:val="0"/>
          <w:bCs w:val="0"/>
          <w:vertAlign w:val="subscript"/>
        </w:rPr>
        <w:t>4</w:t>
      </w:r>
      <w:r w:rsidR="0033624C" w:rsidRPr="009120B4">
        <w:rPr>
          <w:b w:val="0"/>
          <w:bCs w:val="0"/>
        </w:rPr>
        <w:t xml:space="preserve"> layer. 'X' represents cells with similar PV behavior in both libraries according to the PCA. The X and Y axes represent the location of the cell on the 13 x 13 grid.</w:t>
      </w:r>
      <w:bookmarkEnd w:id="408"/>
    </w:p>
    <w:p w14:paraId="0BEEA9A4" w14:textId="24EC98D4" w:rsidR="001F5593" w:rsidRDefault="001F5593" w:rsidP="009B1370">
      <w:r>
        <w:t>To further quantity the effect of the MoO</w:t>
      </w:r>
      <w:r w:rsidRPr="00FB5B62">
        <w:rPr>
          <w:vertAlign w:val="subscript"/>
        </w:rPr>
        <w:t>3</w:t>
      </w:r>
      <w:r>
        <w:t xml:space="preserve"> layer on these cells we have used </w:t>
      </w:r>
      <w:r w:rsidRPr="00E8428B">
        <w:t xml:space="preserve">the </w:t>
      </w:r>
      <w:r>
        <w:t>paired</w:t>
      </w:r>
      <w:r w:rsidRPr="00E8428B">
        <w:t xml:space="preserve"> sample </w:t>
      </w:r>
      <w:r w:rsidRPr="00203FE9">
        <w:rPr>
          <w:i/>
          <w:iCs/>
        </w:rPr>
        <w:t>t</w:t>
      </w:r>
      <w:r w:rsidRPr="00E8428B">
        <w:t xml:space="preserve">-test. The results are shown in </w:t>
      </w:r>
      <w:r>
        <w:t>T</w:t>
      </w:r>
      <w:r w:rsidRPr="00E8428B">
        <w:t xml:space="preserve">able </w:t>
      </w:r>
      <w:r>
        <w:t xml:space="preserve">3 and indicate that in contrast with most of the cells, for two parameters, </w:t>
      </w:r>
      <w:r>
        <w:rPr>
          <w:i/>
          <w:iCs/>
        </w:rPr>
        <w:t>J</w:t>
      </w:r>
      <w:r w:rsidRPr="00B14E7A">
        <w:rPr>
          <w:i/>
          <w:iCs/>
          <w:vertAlign w:val="subscript"/>
        </w:rPr>
        <w:t>SC</w:t>
      </w:r>
      <w:r>
        <w:t xml:space="preserve">, and </w:t>
      </w:r>
      <w:r w:rsidRPr="00591FA7">
        <w:rPr>
          <w:i/>
          <w:iCs/>
        </w:rPr>
        <w:t>IQE</w:t>
      </w:r>
      <w:r>
        <w:t>, the addition of MoO</w:t>
      </w:r>
      <w:r w:rsidRPr="00591FA7">
        <w:rPr>
          <w:vertAlign w:val="subscript"/>
        </w:rPr>
        <w:t>3</w:t>
      </w:r>
      <w:r>
        <w:t xml:space="preserve"> led to a statistically significant decrease in performances. Two other parameters, </w:t>
      </w:r>
      <w:r w:rsidRPr="00591FA7">
        <w:rPr>
          <w:i/>
          <w:iCs/>
        </w:rPr>
        <w:t>FF</w:t>
      </w:r>
      <w:r>
        <w:t xml:space="preserve"> and </w:t>
      </w:r>
      <w:r w:rsidRPr="00591FA7">
        <w:rPr>
          <w:i/>
          <w:iCs/>
        </w:rPr>
        <w:t>Pmax</w:t>
      </w:r>
      <w:r>
        <w:t xml:space="preserve"> demonstrated insignificant differences between the libraries. </w:t>
      </w:r>
      <w:r>
        <w:rPr>
          <w:i/>
          <w:iCs/>
        </w:rPr>
        <w:t>V</w:t>
      </w:r>
      <w:r w:rsidRPr="00B14E7A">
        <w:rPr>
          <w:i/>
          <w:iCs/>
          <w:vertAlign w:val="subscript"/>
        </w:rPr>
        <w:t>OC</w:t>
      </w:r>
      <w:r>
        <w:t xml:space="preserve"> was the only </w:t>
      </w:r>
      <w:r>
        <w:lastRenderedPageBreak/>
        <w:t>parameter that maintains a significantly higher value for the library containing MoO</w:t>
      </w:r>
      <w:r w:rsidRPr="00591FA7">
        <w:rPr>
          <w:vertAlign w:val="subscript"/>
        </w:rPr>
        <w:t>3</w:t>
      </w:r>
      <w:r>
        <w:t xml:space="preserve">. </w:t>
      </w:r>
      <w:r w:rsidRPr="005D5469">
        <w:t xml:space="preserve">In reference </w:t>
      </w:r>
      <w:r w:rsidR="00944111">
        <w:rPr>
          <w:vertAlign w:val="superscript"/>
        </w:rPr>
        <w:t>(3)</w:t>
      </w:r>
      <w:r w:rsidRPr="005D5469">
        <w:t xml:space="preserve"> the overall decrease in </w:t>
      </w:r>
      <w:r w:rsidRPr="005D5469">
        <w:rPr>
          <w:i/>
          <w:iCs/>
        </w:rPr>
        <w:t>J</w:t>
      </w:r>
      <w:r w:rsidRPr="005D5469">
        <w:rPr>
          <w:i/>
          <w:iCs/>
          <w:vertAlign w:val="subscript"/>
        </w:rPr>
        <w:t>SC</w:t>
      </w:r>
      <w:r w:rsidRPr="005D5469">
        <w:t xml:space="preserve"> and </w:t>
      </w:r>
      <w:r w:rsidRPr="005D5469">
        <w:rPr>
          <w:i/>
          <w:iCs/>
        </w:rPr>
        <w:t>V</w:t>
      </w:r>
      <w:r w:rsidRPr="005D5469">
        <w:rPr>
          <w:i/>
          <w:iCs/>
          <w:vertAlign w:val="subscript"/>
        </w:rPr>
        <w:t>OC</w:t>
      </w:r>
      <w:r w:rsidRPr="005D5469">
        <w:t xml:space="preserve"> for the TiO</w:t>
      </w:r>
      <w:r w:rsidRPr="005D5469">
        <w:rPr>
          <w:vertAlign w:val="subscript"/>
        </w:rPr>
        <w:t>2</w:t>
      </w:r>
      <w:r w:rsidRPr="005D5469">
        <w:t>|Co</w:t>
      </w:r>
      <w:r w:rsidRPr="005D5469">
        <w:rPr>
          <w:vertAlign w:val="subscript"/>
        </w:rPr>
        <w:t>3</w:t>
      </w:r>
      <w:r w:rsidRPr="005D5469">
        <w:t>O</w:t>
      </w:r>
      <w:r w:rsidRPr="005D5469">
        <w:rPr>
          <w:vertAlign w:val="subscript"/>
        </w:rPr>
        <w:t>4</w:t>
      </w:r>
      <w:r w:rsidRPr="005D5469">
        <w:t>|MoO</w:t>
      </w:r>
      <w:r w:rsidRPr="005D5469">
        <w:rPr>
          <w:vertAlign w:val="subscript"/>
        </w:rPr>
        <w:t>3</w:t>
      </w:r>
      <w:r w:rsidRPr="005D5469">
        <w:t xml:space="preserve"> library at large Co</w:t>
      </w:r>
      <w:r w:rsidRPr="005D5469">
        <w:rPr>
          <w:vertAlign w:val="subscript"/>
        </w:rPr>
        <w:t>3</w:t>
      </w:r>
      <w:r w:rsidRPr="005D5469">
        <w:t>O</w:t>
      </w:r>
      <w:r w:rsidRPr="005D5469">
        <w:rPr>
          <w:vertAlign w:val="subscript"/>
        </w:rPr>
        <w:t xml:space="preserve">4 </w:t>
      </w:r>
      <w:r w:rsidRPr="005D5469">
        <w:t>thicknesses was attributed to a poor extraction of electrons at the TiO</w:t>
      </w:r>
      <w:r w:rsidRPr="005D5469">
        <w:rPr>
          <w:vertAlign w:val="subscript"/>
        </w:rPr>
        <w:t>2</w:t>
      </w:r>
      <w:r w:rsidRPr="005D5469">
        <w:t>|Co</w:t>
      </w:r>
      <w:r w:rsidRPr="005D5469">
        <w:rPr>
          <w:vertAlign w:val="subscript"/>
        </w:rPr>
        <w:t>3</w:t>
      </w:r>
      <w:r w:rsidRPr="005D5469">
        <w:t>O</w:t>
      </w:r>
      <w:r w:rsidRPr="005D5469">
        <w:rPr>
          <w:vertAlign w:val="subscript"/>
        </w:rPr>
        <w:t>4</w:t>
      </w:r>
      <w:r w:rsidRPr="005D5469">
        <w:t xml:space="preserve"> interface. While this decrease was observed at the level of the complete libraries, here we demonstrate that for a subset of cells characterized by a high Co</w:t>
      </w:r>
      <w:r w:rsidRPr="005D5469">
        <w:rPr>
          <w:vertAlign w:val="subscript"/>
        </w:rPr>
        <w:t>3</w:t>
      </w:r>
      <w:r w:rsidRPr="005D5469">
        <w:t>O</w:t>
      </w:r>
      <w:r w:rsidRPr="005D5469">
        <w:rPr>
          <w:vertAlign w:val="subscript"/>
        </w:rPr>
        <w:t>4</w:t>
      </w:r>
      <w:r w:rsidRPr="005D5469">
        <w:t xml:space="preserve"> thickness, the addition of MoO</w:t>
      </w:r>
      <w:r w:rsidRPr="005D5469">
        <w:rPr>
          <w:vertAlign w:val="subscript"/>
        </w:rPr>
        <w:t>3</w:t>
      </w:r>
      <w:r w:rsidRPr="005D5469">
        <w:t xml:space="preserve"> led to a statistically significant increase in </w:t>
      </w:r>
      <w:r w:rsidRPr="005D5469">
        <w:rPr>
          <w:i/>
          <w:iCs/>
        </w:rPr>
        <w:t>V</w:t>
      </w:r>
      <w:r w:rsidRPr="005D5469">
        <w:rPr>
          <w:i/>
          <w:iCs/>
          <w:vertAlign w:val="subscript"/>
        </w:rPr>
        <w:t>OC</w:t>
      </w:r>
      <w:r w:rsidRPr="005D5469">
        <w:t>.</w:t>
      </w:r>
      <w:r>
        <w:t xml:space="preserve"> </w:t>
      </w:r>
    </w:p>
    <w:p w14:paraId="5DEE9FFD" w14:textId="4A379BA6" w:rsidR="009728A1" w:rsidRPr="0017332A" w:rsidRDefault="00826B66" w:rsidP="00826B66">
      <w:pPr>
        <w:pStyle w:val="Caption"/>
        <w:rPr>
          <w:b w:val="0"/>
          <w:bCs w:val="0"/>
        </w:rPr>
      </w:pPr>
      <w:bookmarkStart w:id="411" w:name="_Toc475380987"/>
      <w:r>
        <w:t xml:space="preserve">Table </w:t>
      </w:r>
      <w:fldSimple w:instr=" SEQ Table \* ARABIC ">
        <w:r w:rsidR="006C3932">
          <w:rPr>
            <w:noProof/>
          </w:rPr>
          <w:t>4</w:t>
        </w:r>
      </w:fldSimple>
      <w:r>
        <w:t xml:space="preserve">: </w:t>
      </w:r>
      <w:r w:rsidR="009728A1" w:rsidRPr="007A2901">
        <w:rPr>
          <w:b w:val="0"/>
          <w:bCs w:val="0"/>
        </w:rPr>
        <w:t xml:space="preserve">Results of the paired sample </w:t>
      </w:r>
      <w:r w:rsidR="009728A1" w:rsidRPr="007A2901">
        <w:rPr>
          <w:b w:val="0"/>
          <w:bCs w:val="0"/>
          <w:i/>
          <w:iCs/>
        </w:rPr>
        <w:t>t</w:t>
      </w:r>
      <w:r w:rsidR="009728A1" w:rsidRPr="007A2901">
        <w:rPr>
          <w:b w:val="0"/>
          <w:bCs w:val="0"/>
        </w:rPr>
        <w:t>-test comparing the activities of the 13 “unaffected” cells from the TiO</w:t>
      </w:r>
      <w:r w:rsidR="009728A1" w:rsidRPr="007A2901">
        <w:rPr>
          <w:b w:val="0"/>
          <w:bCs w:val="0"/>
          <w:vertAlign w:val="subscript"/>
        </w:rPr>
        <w:t>2</w:t>
      </w:r>
      <w:r w:rsidR="009728A1" w:rsidRPr="007A2901">
        <w:rPr>
          <w:b w:val="0"/>
          <w:bCs w:val="0"/>
        </w:rPr>
        <w:t>|Co</w:t>
      </w:r>
      <w:r w:rsidR="009728A1" w:rsidRPr="007A2901">
        <w:rPr>
          <w:b w:val="0"/>
          <w:bCs w:val="0"/>
          <w:vertAlign w:val="subscript"/>
        </w:rPr>
        <w:t>3</w:t>
      </w:r>
      <w:r w:rsidR="009728A1" w:rsidRPr="007A2901">
        <w:rPr>
          <w:b w:val="0"/>
          <w:bCs w:val="0"/>
        </w:rPr>
        <w:t>O</w:t>
      </w:r>
      <w:r w:rsidR="009728A1" w:rsidRPr="007A2901">
        <w:rPr>
          <w:b w:val="0"/>
          <w:bCs w:val="0"/>
          <w:vertAlign w:val="subscript"/>
        </w:rPr>
        <w:t>4</w:t>
      </w:r>
      <w:r w:rsidR="009728A1" w:rsidRPr="007A2901">
        <w:rPr>
          <w:b w:val="0"/>
          <w:bCs w:val="0"/>
        </w:rPr>
        <w:t>|MoO</w:t>
      </w:r>
      <w:r w:rsidR="009728A1" w:rsidRPr="007A2901">
        <w:rPr>
          <w:b w:val="0"/>
          <w:bCs w:val="0"/>
          <w:vertAlign w:val="subscript"/>
        </w:rPr>
        <w:t>3</w:t>
      </w:r>
      <w:r w:rsidR="009728A1" w:rsidRPr="007A2901">
        <w:rPr>
          <w:b w:val="0"/>
          <w:bCs w:val="0"/>
        </w:rPr>
        <w:t xml:space="preserve"> and TiO</w:t>
      </w:r>
      <w:r w:rsidR="009728A1" w:rsidRPr="007A2901">
        <w:rPr>
          <w:b w:val="0"/>
          <w:bCs w:val="0"/>
          <w:vertAlign w:val="subscript"/>
        </w:rPr>
        <w:t>2</w:t>
      </w:r>
      <w:r w:rsidR="009728A1" w:rsidRPr="007A2901">
        <w:rPr>
          <w:b w:val="0"/>
          <w:bCs w:val="0"/>
        </w:rPr>
        <w:t>|Co</w:t>
      </w:r>
      <w:r w:rsidR="009728A1" w:rsidRPr="007A2901">
        <w:rPr>
          <w:b w:val="0"/>
          <w:bCs w:val="0"/>
          <w:vertAlign w:val="subscript"/>
        </w:rPr>
        <w:t>3</w:t>
      </w:r>
      <w:r w:rsidR="009728A1" w:rsidRPr="007A2901">
        <w:rPr>
          <w:b w:val="0"/>
          <w:bCs w:val="0"/>
        </w:rPr>
        <w:t>O</w:t>
      </w:r>
      <w:r w:rsidR="009728A1" w:rsidRPr="007A2901">
        <w:rPr>
          <w:b w:val="0"/>
          <w:bCs w:val="0"/>
          <w:vertAlign w:val="subscript"/>
        </w:rPr>
        <w:t>4</w:t>
      </w:r>
      <w:r w:rsidR="009728A1" w:rsidRPr="007A2901">
        <w:rPr>
          <w:b w:val="0"/>
          <w:bCs w:val="0"/>
        </w:rPr>
        <w:t xml:space="preserve"> libraries.</w:t>
      </w:r>
      <w:bookmarkEnd w:id="411"/>
      <w:r w:rsidR="009728A1" w:rsidRPr="003E648B">
        <w:t xml:space="preserve"> </w:t>
      </w:r>
    </w:p>
    <w:tbl>
      <w:tblPr>
        <w:tblW w:w="8370" w:type="dxa"/>
        <w:jc w:val="center"/>
        <w:tblLook w:val="04A0" w:firstRow="1" w:lastRow="0" w:firstColumn="1" w:lastColumn="0" w:noHBand="0" w:noVBand="1"/>
      </w:tblPr>
      <w:tblGrid>
        <w:gridCol w:w="1527"/>
        <w:gridCol w:w="880"/>
        <w:gridCol w:w="876"/>
        <w:gridCol w:w="1058"/>
        <w:gridCol w:w="1011"/>
        <w:gridCol w:w="948"/>
        <w:gridCol w:w="720"/>
        <w:gridCol w:w="750"/>
        <w:gridCol w:w="600"/>
      </w:tblGrid>
      <w:tr w:rsidR="009728A1" w:rsidRPr="00E0629E" w14:paraId="67265CBE" w14:textId="77777777" w:rsidTr="00B20220">
        <w:trPr>
          <w:trHeight w:val="330"/>
          <w:jc w:val="center"/>
        </w:trPr>
        <w:tc>
          <w:tcPr>
            <w:tcW w:w="1527" w:type="dxa"/>
            <w:tcBorders>
              <w:top w:val="nil"/>
              <w:left w:val="nil"/>
              <w:bottom w:val="nil"/>
              <w:right w:val="nil"/>
            </w:tcBorders>
            <w:shd w:val="clear" w:color="auto" w:fill="auto"/>
            <w:noWrap/>
            <w:vAlign w:val="bottom"/>
            <w:hideMark/>
          </w:tcPr>
          <w:p w14:paraId="267C9B95" w14:textId="77777777" w:rsidR="009728A1" w:rsidRPr="00E0629E" w:rsidRDefault="009728A1" w:rsidP="009B1370">
            <w:pPr>
              <w:spacing w:after="0" w:line="240" w:lineRule="auto"/>
              <w:rPr>
                <w:rFonts w:ascii="Times New Roman" w:eastAsia="Times New Roman" w:hAnsi="Times New Roman" w:cs="Times New Roman"/>
                <w:szCs w:val="20"/>
              </w:rPr>
            </w:pPr>
          </w:p>
        </w:tc>
        <w:tc>
          <w:tcPr>
            <w:tcW w:w="1756"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5696179" w14:textId="77777777" w:rsidR="009728A1" w:rsidRPr="00E0629E" w:rsidRDefault="009728A1" w:rsidP="009B1370">
            <w:pPr>
              <w:spacing w:after="0" w:line="240" w:lineRule="auto"/>
              <w:jc w:val="center"/>
              <w:rPr>
                <w:rFonts w:ascii="Times New Roman" w:eastAsia="Times New Roman" w:hAnsi="Times New Roman" w:cs="Times New Roman"/>
                <w:b/>
                <w:bCs/>
                <w:color w:val="000000"/>
              </w:rPr>
            </w:pPr>
            <w:r w:rsidRPr="00922237">
              <w:rPr>
                <w:rFonts w:ascii="Times New Roman" w:eastAsia="Times New Roman" w:hAnsi="Times New Roman" w:cs="Times New Roman"/>
                <w:b/>
                <w:bCs/>
                <w:color w:val="000000"/>
              </w:rPr>
              <w:t>TiO</w:t>
            </w:r>
            <w:r w:rsidRPr="00922237">
              <w:rPr>
                <w:rFonts w:ascii="Times New Roman" w:eastAsia="Times New Roman" w:hAnsi="Times New Roman" w:cs="Times New Roman"/>
                <w:b/>
                <w:bCs/>
                <w:color w:val="000000"/>
                <w:vertAlign w:val="subscript"/>
              </w:rPr>
              <w:t>2</w:t>
            </w:r>
            <w:r w:rsidRPr="00922237">
              <w:rPr>
                <w:rFonts w:ascii="Times New Roman" w:eastAsia="Times New Roman" w:hAnsi="Times New Roman" w:cs="Times New Roman"/>
                <w:b/>
                <w:bCs/>
                <w:color w:val="000000"/>
              </w:rPr>
              <w:t>|Co</w:t>
            </w:r>
            <w:r w:rsidRPr="00922237">
              <w:rPr>
                <w:rFonts w:ascii="Times New Roman" w:eastAsia="Times New Roman" w:hAnsi="Times New Roman" w:cs="Times New Roman"/>
                <w:b/>
                <w:bCs/>
                <w:color w:val="000000"/>
                <w:vertAlign w:val="subscript"/>
              </w:rPr>
              <w:t>3</w:t>
            </w:r>
            <w:r w:rsidRPr="00922237">
              <w:rPr>
                <w:rFonts w:ascii="Times New Roman" w:eastAsia="Times New Roman" w:hAnsi="Times New Roman" w:cs="Times New Roman"/>
                <w:b/>
                <w:bCs/>
                <w:color w:val="000000"/>
              </w:rPr>
              <w:t>O</w:t>
            </w:r>
            <w:r w:rsidRPr="00922237">
              <w:rPr>
                <w:rFonts w:ascii="Times New Roman" w:eastAsia="Times New Roman" w:hAnsi="Times New Roman" w:cs="Times New Roman"/>
                <w:b/>
                <w:bCs/>
                <w:color w:val="000000"/>
                <w:vertAlign w:val="subscript"/>
              </w:rPr>
              <w:t>4</w:t>
            </w:r>
          </w:p>
        </w:tc>
        <w:tc>
          <w:tcPr>
            <w:tcW w:w="2069"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6CD173B" w14:textId="77777777" w:rsidR="009728A1" w:rsidRPr="00E0629E" w:rsidRDefault="009728A1" w:rsidP="009B1370">
            <w:pPr>
              <w:spacing w:after="0" w:line="240" w:lineRule="auto"/>
              <w:jc w:val="center"/>
              <w:rPr>
                <w:rFonts w:ascii="Times New Roman" w:eastAsia="Times New Roman" w:hAnsi="Times New Roman" w:cs="Times New Roman"/>
                <w:b/>
                <w:bCs/>
                <w:color w:val="000000"/>
              </w:rPr>
            </w:pPr>
            <w:r w:rsidRPr="00922237">
              <w:rPr>
                <w:rFonts w:ascii="Times New Roman" w:eastAsia="Times New Roman" w:hAnsi="Times New Roman" w:cs="Times New Roman"/>
                <w:b/>
                <w:bCs/>
                <w:color w:val="000000"/>
              </w:rPr>
              <w:t>TiO</w:t>
            </w:r>
            <w:r w:rsidRPr="00922237">
              <w:rPr>
                <w:rFonts w:ascii="Times New Roman" w:eastAsia="Times New Roman" w:hAnsi="Times New Roman" w:cs="Times New Roman"/>
                <w:b/>
                <w:bCs/>
                <w:color w:val="000000"/>
                <w:vertAlign w:val="subscript"/>
              </w:rPr>
              <w:t>2</w:t>
            </w:r>
            <w:r w:rsidRPr="00922237">
              <w:rPr>
                <w:rFonts w:ascii="Times New Roman" w:eastAsia="Times New Roman" w:hAnsi="Times New Roman" w:cs="Times New Roman"/>
                <w:b/>
                <w:bCs/>
                <w:color w:val="000000"/>
              </w:rPr>
              <w:t>|Co</w:t>
            </w:r>
            <w:r w:rsidRPr="00922237">
              <w:rPr>
                <w:rFonts w:ascii="Times New Roman" w:eastAsia="Times New Roman" w:hAnsi="Times New Roman" w:cs="Times New Roman"/>
                <w:b/>
                <w:bCs/>
                <w:color w:val="000000"/>
                <w:vertAlign w:val="subscript"/>
              </w:rPr>
              <w:t>3</w:t>
            </w:r>
            <w:r w:rsidRPr="00922237">
              <w:rPr>
                <w:rFonts w:ascii="Times New Roman" w:eastAsia="Times New Roman" w:hAnsi="Times New Roman" w:cs="Times New Roman"/>
                <w:b/>
                <w:bCs/>
                <w:color w:val="000000"/>
              </w:rPr>
              <w:t>O</w:t>
            </w:r>
            <w:r w:rsidRPr="00922237">
              <w:rPr>
                <w:rFonts w:ascii="Times New Roman" w:eastAsia="Times New Roman" w:hAnsi="Times New Roman" w:cs="Times New Roman"/>
                <w:b/>
                <w:bCs/>
                <w:color w:val="000000"/>
                <w:vertAlign w:val="subscript"/>
              </w:rPr>
              <w:t>4</w:t>
            </w:r>
            <w:r w:rsidRPr="00922237">
              <w:rPr>
                <w:rFonts w:ascii="Times New Roman" w:eastAsia="Times New Roman" w:hAnsi="Times New Roman" w:cs="Times New Roman"/>
                <w:b/>
                <w:bCs/>
                <w:color w:val="000000"/>
              </w:rPr>
              <w:t>|MoO</w:t>
            </w:r>
            <w:r w:rsidRPr="00922237">
              <w:rPr>
                <w:rFonts w:ascii="Times New Roman" w:eastAsia="Times New Roman" w:hAnsi="Times New Roman" w:cs="Times New Roman"/>
                <w:b/>
                <w:bCs/>
                <w:color w:val="000000"/>
                <w:vertAlign w:val="subscript"/>
              </w:rPr>
              <w:t>3</w:t>
            </w:r>
            <w:r w:rsidRPr="00922237">
              <w:rPr>
                <w:rFonts w:ascii="Times New Roman" w:eastAsia="Times New Roman" w:hAnsi="Times New Roman" w:cs="Times New Roman"/>
                <w:b/>
                <w:bCs/>
                <w:color w:val="000000"/>
              </w:rPr>
              <w:t xml:space="preserve"> </w:t>
            </w:r>
          </w:p>
        </w:tc>
        <w:tc>
          <w:tcPr>
            <w:tcW w:w="2418" w:type="dxa"/>
            <w:gridSpan w:val="3"/>
            <w:tcBorders>
              <w:top w:val="nil"/>
              <w:left w:val="nil"/>
              <w:bottom w:val="single" w:sz="8" w:space="0" w:color="auto"/>
              <w:right w:val="nil"/>
            </w:tcBorders>
            <w:shd w:val="clear" w:color="auto" w:fill="auto"/>
            <w:noWrap/>
            <w:vAlign w:val="center"/>
            <w:hideMark/>
          </w:tcPr>
          <w:p w14:paraId="0500F5B9" w14:textId="77777777" w:rsidR="009728A1" w:rsidRPr="00E0629E" w:rsidRDefault="009728A1" w:rsidP="009B1370">
            <w:pPr>
              <w:spacing w:after="0" w:line="240" w:lineRule="auto"/>
              <w:rPr>
                <w:rFonts w:ascii="Arial" w:eastAsia="Times New Roman" w:hAnsi="Arial" w:cs="Arial"/>
                <w:color w:val="000000"/>
              </w:rPr>
            </w:pPr>
            <w:r w:rsidRPr="00E0629E">
              <w:rPr>
                <w:rFonts w:ascii="Arial" w:eastAsia="Times New Roman" w:hAnsi="Arial" w:cs="Arial"/>
                <w:color w:val="000000"/>
                <w:szCs w:val="22"/>
              </w:rPr>
              <w:t> </w:t>
            </w:r>
          </w:p>
        </w:tc>
        <w:tc>
          <w:tcPr>
            <w:tcW w:w="600" w:type="dxa"/>
            <w:tcBorders>
              <w:top w:val="nil"/>
              <w:left w:val="nil"/>
              <w:bottom w:val="single" w:sz="8" w:space="0" w:color="auto"/>
              <w:right w:val="nil"/>
            </w:tcBorders>
            <w:shd w:val="clear" w:color="auto" w:fill="auto"/>
            <w:noWrap/>
            <w:vAlign w:val="center"/>
            <w:hideMark/>
          </w:tcPr>
          <w:p w14:paraId="10DF7208" w14:textId="77777777" w:rsidR="009728A1" w:rsidRPr="00E0629E" w:rsidRDefault="009728A1" w:rsidP="009B1370">
            <w:pPr>
              <w:spacing w:after="0" w:line="240" w:lineRule="auto"/>
              <w:rPr>
                <w:rFonts w:ascii="Arial" w:eastAsia="Times New Roman" w:hAnsi="Arial" w:cs="Arial"/>
                <w:color w:val="000000"/>
              </w:rPr>
            </w:pPr>
            <w:r w:rsidRPr="00E0629E">
              <w:rPr>
                <w:rFonts w:ascii="Arial" w:eastAsia="Times New Roman" w:hAnsi="Arial" w:cs="Arial"/>
                <w:color w:val="000000"/>
                <w:szCs w:val="22"/>
              </w:rPr>
              <w:t> </w:t>
            </w:r>
          </w:p>
        </w:tc>
      </w:tr>
      <w:tr w:rsidR="009728A1" w:rsidRPr="00E0629E" w14:paraId="7B3ADF2B" w14:textId="77777777" w:rsidTr="00B20220">
        <w:trPr>
          <w:trHeight w:val="330"/>
          <w:jc w:val="center"/>
        </w:trPr>
        <w:tc>
          <w:tcPr>
            <w:tcW w:w="152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5C0DBEF" w14:textId="77777777" w:rsidR="009728A1" w:rsidRPr="00E0629E" w:rsidRDefault="009728A1" w:rsidP="009B1370">
            <w:pPr>
              <w:spacing w:after="0" w:line="240" w:lineRule="auto"/>
              <w:rPr>
                <w:rFonts w:ascii="Times New Roman" w:eastAsia="Times New Roman" w:hAnsi="Times New Roman" w:cs="Times New Roman"/>
                <w:b/>
                <w:bCs/>
                <w:color w:val="000000"/>
              </w:rPr>
            </w:pPr>
            <w:r w:rsidRPr="00E0629E">
              <w:rPr>
                <w:rFonts w:ascii="Times New Roman" w:eastAsia="Times New Roman" w:hAnsi="Times New Roman" w:cs="Times New Roman"/>
                <w:b/>
                <w:bCs/>
                <w:color w:val="000000"/>
              </w:rPr>
              <w:t>Activity</w:t>
            </w:r>
          </w:p>
        </w:tc>
        <w:tc>
          <w:tcPr>
            <w:tcW w:w="880" w:type="dxa"/>
            <w:tcBorders>
              <w:top w:val="nil"/>
              <w:left w:val="nil"/>
              <w:bottom w:val="nil"/>
              <w:right w:val="nil"/>
            </w:tcBorders>
            <w:shd w:val="clear" w:color="auto" w:fill="auto"/>
            <w:noWrap/>
            <w:vAlign w:val="center"/>
            <w:hideMark/>
          </w:tcPr>
          <w:p w14:paraId="12C243C8" w14:textId="77777777" w:rsidR="009728A1" w:rsidRPr="00E0629E" w:rsidRDefault="009728A1" w:rsidP="009B1370">
            <w:pPr>
              <w:spacing w:after="0" w:line="240" w:lineRule="auto"/>
              <w:jc w:val="center"/>
              <w:rPr>
                <w:rFonts w:ascii="Times New Roman" w:eastAsia="Times New Roman" w:hAnsi="Times New Roman" w:cs="Times New Roman"/>
                <w:b/>
                <w:bCs/>
                <w:color w:val="000000"/>
              </w:rPr>
            </w:pPr>
            <w:r w:rsidRPr="00E0629E">
              <w:rPr>
                <w:rFonts w:ascii="Times New Roman" w:eastAsia="Times New Roman" w:hAnsi="Times New Roman" w:cs="Times New Roman"/>
                <w:b/>
                <w:bCs/>
                <w:color w:val="000000"/>
              </w:rPr>
              <w:t>Mean</w:t>
            </w:r>
          </w:p>
        </w:tc>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41AF0EF9" w14:textId="77777777" w:rsidR="009728A1" w:rsidRPr="00E0629E" w:rsidRDefault="009728A1" w:rsidP="009B1370">
            <w:pPr>
              <w:spacing w:after="0" w:line="240" w:lineRule="auto"/>
              <w:jc w:val="center"/>
              <w:rPr>
                <w:rFonts w:ascii="Times New Roman" w:eastAsia="Times New Roman" w:hAnsi="Times New Roman" w:cs="Times New Roman"/>
                <w:b/>
                <w:bCs/>
                <w:color w:val="000000"/>
              </w:rPr>
            </w:pPr>
            <w:r w:rsidRPr="00E0629E">
              <w:rPr>
                <w:rFonts w:ascii="Times New Roman" w:eastAsia="Times New Roman" w:hAnsi="Times New Roman" w:cs="Times New Roman"/>
                <w:b/>
                <w:bCs/>
                <w:color w:val="000000"/>
              </w:rPr>
              <w:t>SD</w:t>
            </w:r>
          </w:p>
        </w:tc>
        <w:tc>
          <w:tcPr>
            <w:tcW w:w="1058" w:type="dxa"/>
            <w:tcBorders>
              <w:top w:val="nil"/>
              <w:left w:val="nil"/>
              <w:bottom w:val="nil"/>
              <w:right w:val="nil"/>
            </w:tcBorders>
            <w:shd w:val="clear" w:color="auto" w:fill="auto"/>
            <w:noWrap/>
            <w:vAlign w:val="center"/>
            <w:hideMark/>
          </w:tcPr>
          <w:p w14:paraId="73DE2C96" w14:textId="77777777" w:rsidR="009728A1" w:rsidRPr="00E0629E" w:rsidRDefault="009728A1" w:rsidP="009B1370">
            <w:pPr>
              <w:spacing w:after="0" w:line="240" w:lineRule="auto"/>
              <w:jc w:val="center"/>
              <w:rPr>
                <w:rFonts w:ascii="Times New Roman" w:eastAsia="Times New Roman" w:hAnsi="Times New Roman" w:cs="Times New Roman"/>
                <w:b/>
                <w:bCs/>
                <w:color w:val="000000"/>
              </w:rPr>
            </w:pPr>
            <w:r w:rsidRPr="00E0629E">
              <w:rPr>
                <w:rFonts w:ascii="Times New Roman" w:eastAsia="Times New Roman" w:hAnsi="Times New Roman" w:cs="Times New Roman"/>
                <w:b/>
                <w:bCs/>
                <w:color w:val="000000"/>
              </w:rPr>
              <w:t>Mean</w:t>
            </w:r>
          </w:p>
        </w:tc>
        <w:tc>
          <w:tcPr>
            <w:tcW w:w="1011" w:type="dxa"/>
            <w:tcBorders>
              <w:top w:val="nil"/>
              <w:left w:val="single" w:sz="8" w:space="0" w:color="auto"/>
              <w:bottom w:val="single" w:sz="8" w:space="0" w:color="auto"/>
              <w:right w:val="single" w:sz="8" w:space="0" w:color="auto"/>
            </w:tcBorders>
            <w:shd w:val="clear" w:color="auto" w:fill="auto"/>
            <w:noWrap/>
            <w:vAlign w:val="center"/>
            <w:hideMark/>
          </w:tcPr>
          <w:p w14:paraId="2D61774C" w14:textId="77777777" w:rsidR="009728A1" w:rsidRPr="00E0629E" w:rsidRDefault="009728A1" w:rsidP="009B1370">
            <w:pPr>
              <w:spacing w:after="0" w:line="240" w:lineRule="auto"/>
              <w:jc w:val="center"/>
              <w:rPr>
                <w:rFonts w:ascii="Times New Roman" w:eastAsia="Times New Roman" w:hAnsi="Times New Roman" w:cs="Times New Roman"/>
                <w:b/>
                <w:bCs/>
                <w:color w:val="000000"/>
              </w:rPr>
            </w:pPr>
            <w:r w:rsidRPr="00E0629E">
              <w:rPr>
                <w:rFonts w:ascii="Times New Roman" w:eastAsia="Times New Roman" w:hAnsi="Times New Roman" w:cs="Times New Roman"/>
                <w:b/>
                <w:bCs/>
                <w:color w:val="000000"/>
              </w:rPr>
              <w:t>SD</w:t>
            </w:r>
          </w:p>
        </w:tc>
        <w:tc>
          <w:tcPr>
            <w:tcW w:w="948" w:type="dxa"/>
            <w:tcBorders>
              <w:top w:val="nil"/>
              <w:left w:val="nil"/>
              <w:bottom w:val="single" w:sz="8" w:space="0" w:color="auto"/>
              <w:right w:val="single" w:sz="8" w:space="0" w:color="auto"/>
            </w:tcBorders>
            <w:shd w:val="clear" w:color="auto" w:fill="auto"/>
            <w:noWrap/>
            <w:vAlign w:val="center"/>
            <w:hideMark/>
          </w:tcPr>
          <w:p w14:paraId="0F2A5B61" w14:textId="77777777" w:rsidR="009728A1" w:rsidRPr="00E0629E" w:rsidRDefault="009728A1" w:rsidP="009B1370">
            <w:pPr>
              <w:spacing w:after="0" w:line="240" w:lineRule="auto"/>
              <w:jc w:val="center"/>
              <w:rPr>
                <w:rFonts w:ascii="Times New Roman" w:eastAsia="Times New Roman" w:hAnsi="Times New Roman" w:cs="Times New Roman"/>
                <w:b/>
                <w:bCs/>
                <w:color w:val="000000"/>
              </w:rPr>
            </w:pPr>
            <w:r w:rsidRPr="00E0629E">
              <w:rPr>
                <w:rFonts w:ascii="Times New Roman" w:eastAsia="Times New Roman" w:hAnsi="Times New Roman" w:cs="Times New Roman"/>
                <w:b/>
                <w:bCs/>
                <w:color w:val="000000"/>
              </w:rPr>
              <w:t>t-test</w:t>
            </w:r>
          </w:p>
        </w:tc>
        <w:tc>
          <w:tcPr>
            <w:tcW w:w="720" w:type="dxa"/>
            <w:tcBorders>
              <w:top w:val="nil"/>
              <w:left w:val="nil"/>
              <w:bottom w:val="single" w:sz="8" w:space="0" w:color="auto"/>
              <w:right w:val="single" w:sz="8" w:space="0" w:color="auto"/>
            </w:tcBorders>
            <w:shd w:val="clear" w:color="auto" w:fill="auto"/>
            <w:noWrap/>
            <w:vAlign w:val="center"/>
            <w:hideMark/>
          </w:tcPr>
          <w:p w14:paraId="670057A0" w14:textId="77777777" w:rsidR="009728A1" w:rsidRPr="00E0629E" w:rsidRDefault="009728A1" w:rsidP="009B1370">
            <w:pPr>
              <w:spacing w:after="0" w:line="240" w:lineRule="auto"/>
              <w:jc w:val="center"/>
              <w:rPr>
                <w:rFonts w:ascii="Times New Roman" w:eastAsia="Times New Roman" w:hAnsi="Times New Roman" w:cs="Times New Roman"/>
                <w:b/>
                <w:bCs/>
                <w:color w:val="000000"/>
              </w:rPr>
            </w:pPr>
            <w:r w:rsidRPr="00E0629E">
              <w:rPr>
                <w:rFonts w:ascii="Times New Roman" w:eastAsia="Times New Roman" w:hAnsi="Times New Roman" w:cs="Times New Roman"/>
                <w:b/>
                <w:bCs/>
                <w:color w:val="000000"/>
              </w:rPr>
              <w:t>df</w:t>
            </w:r>
          </w:p>
        </w:tc>
        <w:tc>
          <w:tcPr>
            <w:tcW w:w="135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32E8898" w14:textId="77777777" w:rsidR="009728A1" w:rsidRPr="00E0629E" w:rsidRDefault="009728A1" w:rsidP="009B1370">
            <w:pPr>
              <w:spacing w:after="0" w:line="240" w:lineRule="auto"/>
              <w:jc w:val="center"/>
              <w:rPr>
                <w:rFonts w:ascii="Times New Roman" w:eastAsia="Times New Roman" w:hAnsi="Times New Roman" w:cs="Times New Roman"/>
                <w:b/>
                <w:bCs/>
                <w:color w:val="000000"/>
              </w:rPr>
            </w:pPr>
            <w:r w:rsidRPr="00E0629E">
              <w:rPr>
                <w:rFonts w:ascii="Times New Roman" w:eastAsia="Times New Roman" w:hAnsi="Times New Roman" w:cs="Times New Roman"/>
                <w:b/>
                <w:bCs/>
                <w:color w:val="000000"/>
              </w:rPr>
              <w:t>p-value</w:t>
            </w:r>
          </w:p>
        </w:tc>
      </w:tr>
      <w:tr w:rsidR="009728A1" w:rsidRPr="00E0629E" w14:paraId="3A943A49" w14:textId="77777777" w:rsidTr="00B20220">
        <w:trPr>
          <w:trHeight w:val="390"/>
          <w:jc w:val="center"/>
        </w:trPr>
        <w:tc>
          <w:tcPr>
            <w:tcW w:w="1527" w:type="dxa"/>
            <w:tcBorders>
              <w:top w:val="nil"/>
              <w:left w:val="single" w:sz="8" w:space="0" w:color="auto"/>
              <w:bottom w:val="single" w:sz="8" w:space="0" w:color="auto"/>
              <w:right w:val="single" w:sz="8" w:space="0" w:color="auto"/>
            </w:tcBorders>
            <w:shd w:val="clear" w:color="auto" w:fill="auto"/>
            <w:noWrap/>
            <w:vAlign w:val="center"/>
            <w:hideMark/>
          </w:tcPr>
          <w:p w14:paraId="1C907E6B" w14:textId="77777777" w:rsidR="009728A1" w:rsidRPr="00E0629E" w:rsidRDefault="009728A1" w:rsidP="009B1370">
            <w:pPr>
              <w:spacing w:after="0" w:line="240" w:lineRule="auto"/>
              <w:rPr>
                <w:rFonts w:ascii="Times New Roman" w:eastAsia="Times New Roman" w:hAnsi="Times New Roman" w:cs="Times New Roman"/>
                <w:i/>
                <w:iCs/>
                <w:color w:val="000000"/>
              </w:rPr>
            </w:pPr>
            <w:r w:rsidRPr="00E0629E">
              <w:rPr>
                <w:rFonts w:ascii="Times New Roman" w:eastAsia="Times New Roman" w:hAnsi="Times New Roman" w:cs="Times New Roman"/>
                <w:i/>
                <w:iCs/>
                <w:color w:val="000000"/>
              </w:rPr>
              <w:t>V</w:t>
            </w:r>
            <w:r w:rsidRPr="00E0629E">
              <w:rPr>
                <w:rFonts w:ascii="Times New Roman" w:eastAsia="Times New Roman" w:hAnsi="Times New Roman" w:cs="Times New Roman"/>
                <w:i/>
                <w:iCs/>
                <w:color w:val="000000"/>
                <w:vertAlign w:val="subscript"/>
              </w:rPr>
              <w:t>oc</w:t>
            </w:r>
            <w:r w:rsidRPr="00E0629E">
              <w:rPr>
                <w:rFonts w:ascii="Times New Roman" w:eastAsia="Times New Roman" w:hAnsi="Times New Roman" w:cs="Times New Roman"/>
                <w:color w:val="000000"/>
              </w:rPr>
              <w:t xml:space="preserve"> </w:t>
            </w:r>
            <w:r w:rsidRPr="00E0629E">
              <w:rPr>
                <w:rFonts w:ascii="Times New Roman" w:eastAsia="Times New Roman" w:hAnsi="Times New Roman" w:cs="Times New Roman"/>
                <w:color w:val="000000"/>
                <w:sz w:val="16"/>
                <w:szCs w:val="16"/>
              </w:rPr>
              <w:t>(mV)</w:t>
            </w:r>
          </w:p>
        </w:tc>
        <w:tc>
          <w:tcPr>
            <w:tcW w:w="880" w:type="dxa"/>
            <w:tcBorders>
              <w:top w:val="single" w:sz="8" w:space="0" w:color="auto"/>
              <w:left w:val="nil"/>
              <w:bottom w:val="single" w:sz="8" w:space="0" w:color="auto"/>
              <w:right w:val="single" w:sz="8" w:space="0" w:color="auto"/>
            </w:tcBorders>
            <w:shd w:val="clear" w:color="auto" w:fill="auto"/>
            <w:noWrap/>
            <w:vAlign w:val="center"/>
            <w:hideMark/>
          </w:tcPr>
          <w:p w14:paraId="6E4E83D8"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sidRPr="00E0629E">
              <w:rPr>
                <w:rFonts w:ascii="Times New Roman" w:eastAsia="Times New Roman" w:hAnsi="Times New Roman" w:cs="Times New Roman"/>
                <w:color w:val="000000"/>
              </w:rPr>
              <w:t>431</w:t>
            </w:r>
          </w:p>
        </w:tc>
        <w:tc>
          <w:tcPr>
            <w:tcW w:w="876" w:type="dxa"/>
            <w:tcBorders>
              <w:top w:val="nil"/>
              <w:left w:val="nil"/>
              <w:bottom w:val="single" w:sz="8" w:space="0" w:color="auto"/>
              <w:right w:val="single" w:sz="8" w:space="0" w:color="auto"/>
            </w:tcBorders>
            <w:shd w:val="clear" w:color="auto" w:fill="auto"/>
            <w:noWrap/>
            <w:vAlign w:val="center"/>
            <w:hideMark/>
          </w:tcPr>
          <w:p w14:paraId="5524DF6B"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sidRPr="00E0629E">
              <w:rPr>
                <w:rFonts w:ascii="Times New Roman" w:eastAsia="Times New Roman" w:hAnsi="Times New Roman" w:cs="Times New Roman"/>
                <w:color w:val="000000"/>
              </w:rPr>
              <w:t>18.9</w:t>
            </w:r>
          </w:p>
        </w:tc>
        <w:tc>
          <w:tcPr>
            <w:tcW w:w="1058" w:type="dxa"/>
            <w:tcBorders>
              <w:top w:val="single" w:sz="8" w:space="0" w:color="auto"/>
              <w:left w:val="nil"/>
              <w:bottom w:val="single" w:sz="8" w:space="0" w:color="auto"/>
              <w:right w:val="single" w:sz="8" w:space="0" w:color="auto"/>
            </w:tcBorders>
            <w:shd w:val="clear" w:color="auto" w:fill="auto"/>
            <w:noWrap/>
            <w:vAlign w:val="center"/>
            <w:hideMark/>
          </w:tcPr>
          <w:p w14:paraId="029BDFB8"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sidRPr="00E0629E">
              <w:rPr>
                <w:rFonts w:ascii="Times New Roman" w:eastAsia="Times New Roman" w:hAnsi="Times New Roman" w:cs="Times New Roman"/>
                <w:color w:val="000000"/>
              </w:rPr>
              <w:t>484</w:t>
            </w:r>
          </w:p>
        </w:tc>
        <w:tc>
          <w:tcPr>
            <w:tcW w:w="1011" w:type="dxa"/>
            <w:tcBorders>
              <w:top w:val="nil"/>
              <w:left w:val="nil"/>
              <w:bottom w:val="single" w:sz="8" w:space="0" w:color="auto"/>
              <w:right w:val="single" w:sz="8" w:space="0" w:color="auto"/>
            </w:tcBorders>
            <w:shd w:val="clear" w:color="auto" w:fill="auto"/>
            <w:noWrap/>
            <w:vAlign w:val="center"/>
            <w:hideMark/>
          </w:tcPr>
          <w:p w14:paraId="30E25323"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sidRPr="00E0629E">
              <w:rPr>
                <w:rFonts w:ascii="Times New Roman" w:eastAsia="Times New Roman" w:hAnsi="Times New Roman" w:cs="Times New Roman"/>
                <w:color w:val="000000"/>
              </w:rPr>
              <w:t>36.8</w:t>
            </w:r>
          </w:p>
        </w:tc>
        <w:tc>
          <w:tcPr>
            <w:tcW w:w="948" w:type="dxa"/>
            <w:tcBorders>
              <w:top w:val="nil"/>
              <w:left w:val="nil"/>
              <w:bottom w:val="single" w:sz="8" w:space="0" w:color="auto"/>
              <w:right w:val="single" w:sz="8" w:space="0" w:color="auto"/>
            </w:tcBorders>
            <w:shd w:val="clear" w:color="auto" w:fill="auto"/>
            <w:noWrap/>
            <w:vAlign w:val="center"/>
            <w:hideMark/>
          </w:tcPr>
          <w:p w14:paraId="759C2F85"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-7.08</w:t>
            </w:r>
          </w:p>
        </w:tc>
        <w:tc>
          <w:tcPr>
            <w:tcW w:w="720" w:type="dxa"/>
            <w:tcBorders>
              <w:top w:val="nil"/>
              <w:left w:val="nil"/>
              <w:bottom w:val="single" w:sz="8" w:space="0" w:color="auto"/>
              <w:right w:val="single" w:sz="8" w:space="0" w:color="auto"/>
            </w:tcBorders>
            <w:shd w:val="clear" w:color="auto" w:fill="auto"/>
            <w:noWrap/>
            <w:vAlign w:val="center"/>
            <w:hideMark/>
          </w:tcPr>
          <w:p w14:paraId="03D7EEF1"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12</w:t>
            </w:r>
          </w:p>
        </w:tc>
        <w:tc>
          <w:tcPr>
            <w:tcW w:w="135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DF63D24"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sidRPr="00E0629E">
              <w:rPr>
                <w:rFonts w:ascii="Times New Roman" w:eastAsia="Times New Roman" w:hAnsi="Times New Roman" w:cs="Times New Roman"/>
                <w:color w:val="000000"/>
              </w:rPr>
              <w:t>&lt;0.001</w:t>
            </w:r>
          </w:p>
        </w:tc>
      </w:tr>
      <w:tr w:rsidR="009728A1" w:rsidRPr="00E0629E" w14:paraId="52C30CD7" w14:textId="77777777" w:rsidTr="00B20220">
        <w:trPr>
          <w:trHeight w:val="390"/>
          <w:jc w:val="center"/>
        </w:trPr>
        <w:tc>
          <w:tcPr>
            <w:tcW w:w="1527" w:type="dxa"/>
            <w:tcBorders>
              <w:top w:val="nil"/>
              <w:left w:val="single" w:sz="8" w:space="0" w:color="auto"/>
              <w:bottom w:val="single" w:sz="8" w:space="0" w:color="auto"/>
              <w:right w:val="single" w:sz="8" w:space="0" w:color="auto"/>
            </w:tcBorders>
            <w:shd w:val="clear" w:color="auto" w:fill="auto"/>
            <w:noWrap/>
            <w:vAlign w:val="center"/>
            <w:hideMark/>
          </w:tcPr>
          <w:p w14:paraId="638CE2CD" w14:textId="77777777" w:rsidR="009728A1" w:rsidRPr="00E0629E" w:rsidRDefault="009728A1" w:rsidP="009B1370">
            <w:pPr>
              <w:spacing w:after="0" w:line="240" w:lineRule="auto"/>
              <w:rPr>
                <w:rFonts w:ascii="Times New Roman" w:eastAsia="Times New Roman" w:hAnsi="Times New Roman" w:cs="Times New Roman"/>
                <w:i/>
                <w:iCs/>
                <w:color w:val="000000"/>
              </w:rPr>
            </w:pPr>
            <w:r w:rsidRPr="00E0629E">
              <w:rPr>
                <w:rFonts w:ascii="Times New Roman" w:eastAsia="Times New Roman" w:hAnsi="Times New Roman" w:cs="Times New Roman"/>
                <w:i/>
                <w:iCs/>
                <w:color w:val="000000"/>
              </w:rPr>
              <w:t>J</w:t>
            </w:r>
            <w:r w:rsidRPr="00E0629E">
              <w:rPr>
                <w:rFonts w:ascii="Times New Roman" w:eastAsia="Times New Roman" w:hAnsi="Times New Roman" w:cs="Times New Roman"/>
                <w:i/>
                <w:iCs/>
                <w:color w:val="000000"/>
                <w:vertAlign w:val="subscript"/>
              </w:rPr>
              <w:t>sc</w:t>
            </w:r>
            <w:r w:rsidRPr="00E0629E">
              <w:rPr>
                <w:rFonts w:ascii="Times New Roman" w:eastAsia="Times New Roman" w:hAnsi="Times New Roman" w:cs="Times New Roman"/>
                <w:color w:val="000000"/>
              </w:rPr>
              <w:t xml:space="preserve"> </w:t>
            </w:r>
            <w:r w:rsidRPr="00E0629E">
              <w:rPr>
                <w:rFonts w:ascii="Times New Roman" w:eastAsia="Times New Roman" w:hAnsi="Times New Roman" w:cs="Times New Roman"/>
                <w:color w:val="000000"/>
                <w:sz w:val="16"/>
                <w:szCs w:val="16"/>
              </w:rPr>
              <w:t>(µA/cm</w:t>
            </w:r>
            <w:r w:rsidRPr="00E0629E">
              <w:rPr>
                <w:rFonts w:ascii="Times New Roman" w:eastAsia="Times New Roman" w:hAnsi="Times New Roman" w:cs="Times New Roman"/>
                <w:color w:val="000000"/>
                <w:sz w:val="16"/>
                <w:szCs w:val="16"/>
                <w:vertAlign w:val="superscript"/>
              </w:rPr>
              <w:t>2</w:t>
            </w:r>
            <w:r w:rsidRPr="00E0629E">
              <w:rPr>
                <w:rFonts w:ascii="Times New Roman" w:eastAsia="Times New Roman" w:hAnsi="Times New Roman" w:cs="Times New Roman"/>
                <w:color w:val="000000"/>
                <w:sz w:val="16"/>
                <w:szCs w:val="16"/>
              </w:rPr>
              <w:t>)</w:t>
            </w:r>
          </w:p>
        </w:tc>
        <w:tc>
          <w:tcPr>
            <w:tcW w:w="880" w:type="dxa"/>
            <w:tcBorders>
              <w:top w:val="nil"/>
              <w:left w:val="nil"/>
              <w:bottom w:val="single" w:sz="8" w:space="0" w:color="auto"/>
              <w:right w:val="single" w:sz="8" w:space="0" w:color="auto"/>
            </w:tcBorders>
            <w:shd w:val="clear" w:color="auto" w:fill="auto"/>
            <w:noWrap/>
            <w:vAlign w:val="center"/>
            <w:hideMark/>
          </w:tcPr>
          <w:p w14:paraId="2EE5BBF9"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sidRPr="00E0629E">
              <w:rPr>
                <w:rFonts w:ascii="Times New Roman" w:eastAsia="Times New Roman" w:hAnsi="Times New Roman" w:cs="Times New Roman"/>
                <w:color w:val="000000"/>
              </w:rPr>
              <w:t>17.4</w:t>
            </w:r>
          </w:p>
        </w:tc>
        <w:tc>
          <w:tcPr>
            <w:tcW w:w="876" w:type="dxa"/>
            <w:tcBorders>
              <w:top w:val="nil"/>
              <w:left w:val="nil"/>
              <w:bottom w:val="single" w:sz="8" w:space="0" w:color="auto"/>
              <w:right w:val="single" w:sz="8" w:space="0" w:color="auto"/>
            </w:tcBorders>
            <w:shd w:val="clear" w:color="auto" w:fill="auto"/>
            <w:noWrap/>
            <w:vAlign w:val="center"/>
            <w:hideMark/>
          </w:tcPr>
          <w:p w14:paraId="3E690FB5"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sidRPr="00E0629E">
              <w:rPr>
                <w:rFonts w:ascii="Times New Roman" w:eastAsia="Times New Roman" w:hAnsi="Times New Roman" w:cs="Times New Roman"/>
                <w:color w:val="000000"/>
              </w:rPr>
              <w:t>0.7</w:t>
            </w:r>
          </w:p>
        </w:tc>
        <w:tc>
          <w:tcPr>
            <w:tcW w:w="1058" w:type="dxa"/>
            <w:tcBorders>
              <w:top w:val="nil"/>
              <w:left w:val="nil"/>
              <w:bottom w:val="single" w:sz="8" w:space="0" w:color="auto"/>
              <w:right w:val="single" w:sz="8" w:space="0" w:color="auto"/>
            </w:tcBorders>
            <w:shd w:val="clear" w:color="auto" w:fill="auto"/>
            <w:noWrap/>
            <w:vAlign w:val="center"/>
            <w:hideMark/>
          </w:tcPr>
          <w:p w14:paraId="5F8C5AD5"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sidRPr="00E0629E">
              <w:rPr>
                <w:rFonts w:ascii="Times New Roman" w:eastAsia="Times New Roman" w:hAnsi="Times New Roman" w:cs="Times New Roman"/>
                <w:color w:val="000000"/>
              </w:rPr>
              <w:t>15.3</w:t>
            </w:r>
          </w:p>
        </w:tc>
        <w:tc>
          <w:tcPr>
            <w:tcW w:w="1011" w:type="dxa"/>
            <w:tcBorders>
              <w:top w:val="nil"/>
              <w:left w:val="nil"/>
              <w:bottom w:val="single" w:sz="8" w:space="0" w:color="auto"/>
              <w:right w:val="single" w:sz="8" w:space="0" w:color="auto"/>
            </w:tcBorders>
            <w:shd w:val="clear" w:color="auto" w:fill="auto"/>
            <w:noWrap/>
            <w:vAlign w:val="center"/>
            <w:hideMark/>
          </w:tcPr>
          <w:p w14:paraId="2685938B"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sidRPr="00E0629E">
              <w:rPr>
                <w:rFonts w:ascii="Times New Roman" w:eastAsia="Times New Roman" w:hAnsi="Times New Roman" w:cs="Times New Roman"/>
                <w:color w:val="000000"/>
              </w:rPr>
              <w:t>1.8</w:t>
            </w:r>
          </w:p>
        </w:tc>
        <w:tc>
          <w:tcPr>
            <w:tcW w:w="948" w:type="dxa"/>
            <w:tcBorders>
              <w:top w:val="nil"/>
              <w:left w:val="nil"/>
              <w:bottom w:val="single" w:sz="8" w:space="0" w:color="auto"/>
              <w:right w:val="single" w:sz="8" w:space="0" w:color="auto"/>
            </w:tcBorders>
            <w:shd w:val="clear" w:color="auto" w:fill="auto"/>
            <w:noWrap/>
            <w:vAlign w:val="center"/>
            <w:hideMark/>
          </w:tcPr>
          <w:p w14:paraId="6D7A0021"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6.26</w:t>
            </w:r>
          </w:p>
        </w:tc>
        <w:tc>
          <w:tcPr>
            <w:tcW w:w="720" w:type="dxa"/>
            <w:tcBorders>
              <w:top w:val="nil"/>
              <w:left w:val="nil"/>
              <w:bottom w:val="single" w:sz="8" w:space="0" w:color="auto"/>
              <w:right w:val="single" w:sz="8" w:space="0" w:color="auto"/>
            </w:tcBorders>
            <w:shd w:val="clear" w:color="auto" w:fill="auto"/>
            <w:noWrap/>
            <w:vAlign w:val="center"/>
            <w:hideMark/>
          </w:tcPr>
          <w:p w14:paraId="7C63DA83"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12</w:t>
            </w:r>
          </w:p>
        </w:tc>
        <w:tc>
          <w:tcPr>
            <w:tcW w:w="135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DC2BC6B"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sidRPr="00E0629E">
              <w:rPr>
                <w:rFonts w:ascii="Times New Roman" w:eastAsia="Times New Roman" w:hAnsi="Times New Roman" w:cs="Times New Roman"/>
                <w:color w:val="000000"/>
              </w:rPr>
              <w:t>&lt;0.0</w:t>
            </w:r>
            <w:r>
              <w:rPr>
                <w:rFonts w:ascii="Times New Roman" w:eastAsia="Times New Roman" w:hAnsi="Times New Roman" w:cs="Times New Roman"/>
                <w:color w:val="000000"/>
              </w:rPr>
              <w:t>0</w:t>
            </w:r>
            <w:r w:rsidRPr="00E0629E">
              <w:rPr>
                <w:rFonts w:ascii="Times New Roman" w:eastAsia="Times New Roman" w:hAnsi="Times New Roman" w:cs="Times New Roman"/>
                <w:color w:val="000000"/>
              </w:rPr>
              <w:t>1</w:t>
            </w:r>
          </w:p>
        </w:tc>
      </w:tr>
      <w:tr w:rsidR="009728A1" w:rsidRPr="00E0629E" w14:paraId="29AB968D" w14:textId="77777777" w:rsidTr="00B20220">
        <w:trPr>
          <w:trHeight w:val="330"/>
          <w:jc w:val="center"/>
        </w:trPr>
        <w:tc>
          <w:tcPr>
            <w:tcW w:w="1527" w:type="dxa"/>
            <w:tcBorders>
              <w:top w:val="nil"/>
              <w:left w:val="single" w:sz="8" w:space="0" w:color="auto"/>
              <w:bottom w:val="single" w:sz="8" w:space="0" w:color="auto"/>
              <w:right w:val="single" w:sz="8" w:space="0" w:color="auto"/>
            </w:tcBorders>
            <w:shd w:val="clear" w:color="auto" w:fill="auto"/>
            <w:noWrap/>
            <w:vAlign w:val="center"/>
            <w:hideMark/>
          </w:tcPr>
          <w:p w14:paraId="1FD0883F" w14:textId="77777777" w:rsidR="009728A1" w:rsidRPr="00E0629E" w:rsidRDefault="009728A1" w:rsidP="009B1370">
            <w:pPr>
              <w:spacing w:after="0" w:line="240" w:lineRule="auto"/>
              <w:rPr>
                <w:rFonts w:ascii="Times New Roman" w:eastAsia="Times New Roman" w:hAnsi="Times New Roman" w:cs="Times New Roman"/>
                <w:i/>
                <w:iCs/>
                <w:color w:val="000000"/>
              </w:rPr>
            </w:pPr>
            <w:r w:rsidRPr="00E0629E">
              <w:rPr>
                <w:rFonts w:ascii="Times New Roman" w:eastAsia="Times New Roman" w:hAnsi="Times New Roman" w:cs="Times New Roman"/>
                <w:i/>
                <w:iCs/>
                <w:color w:val="000000"/>
              </w:rPr>
              <w:t>IQE</w:t>
            </w:r>
            <w:r w:rsidRPr="00E0629E">
              <w:rPr>
                <w:rFonts w:ascii="Times New Roman" w:eastAsia="Times New Roman" w:hAnsi="Times New Roman" w:cs="Times New Roman"/>
                <w:color w:val="000000"/>
              </w:rPr>
              <w:t xml:space="preserve"> </w:t>
            </w:r>
            <w:r w:rsidRPr="00E0629E">
              <w:rPr>
                <w:rFonts w:ascii="Times New Roman" w:eastAsia="Times New Roman" w:hAnsi="Times New Roman" w:cs="Times New Roman"/>
                <w:color w:val="000000"/>
                <w:sz w:val="16"/>
                <w:szCs w:val="16"/>
              </w:rPr>
              <w:t>(%)</w:t>
            </w:r>
          </w:p>
        </w:tc>
        <w:tc>
          <w:tcPr>
            <w:tcW w:w="880" w:type="dxa"/>
            <w:tcBorders>
              <w:top w:val="nil"/>
              <w:left w:val="nil"/>
              <w:bottom w:val="single" w:sz="8" w:space="0" w:color="auto"/>
              <w:right w:val="single" w:sz="8" w:space="0" w:color="auto"/>
            </w:tcBorders>
            <w:shd w:val="clear" w:color="auto" w:fill="auto"/>
            <w:noWrap/>
            <w:vAlign w:val="center"/>
            <w:hideMark/>
          </w:tcPr>
          <w:p w14:paraId="1E07A132"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sidRPr="00E0629E">
              <w:rPr>
                <w:rFonts w:ascii="Times New Roman" w:eastAsia="Times New Roman" w:hAnsi="Times New Roman" w:cs="Times New Roman"/>
                <w:color w:val="000000"/>
              </w:rPr>
              <w:t>0.07</w:t>
            </w:r>
          </w:p>
        </w:tc>
        <w:tc>
          <w:tcPr>
            <w:tcW w:w="876" w:type="dxa"/>
            <w:tcBorders>
              <w:top w:val="nil"/>
              <w:left w:val="nil"/>
              <w:bottom w:val="single" w:sz="8" w:space="0" w:color="auto"/>
              <w:right w:val="single" w:sz="8" w:space="0" w:color="auto"/>
            </w:tcBorders>
            <w:shd w:val="clear" w:color="auto" w:fill="auto"/>
            <w:noWrap/>
            <w:vAlign w:val="center"/>
            <w:hideMark/>
          </w:tcPr>
          <w:p w14:paraId="25BFB982"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sidRPr="00E0629E">
              <w:rPr>
                <w:rFonts w:ascii="Times New Roman" w:eastAsia="Times New Roman" w:hAnsi="Times New Roman" w:cs="Times New Roman"/>
                <w:color w:val="000000"/>
              </w:rPr>
              <w:t>0.002</w:t>
            </w:r>
          </w:p>
        </w:tc>
        <w:tc>
          <w:tcPr>
            <w:tcW w:w="1058" w:type="dxa"/>
            <w:tcBorders>
              <w:top w:val="nil"/>
              <w:left w:val="nil"/>
              <w:bottom w:val="single" w:sz="8" w:space="0" w:color="auto"/>
              <w:right w:val="single" w:sz="8" w:space="0" w:color="auto"/>
            </w:tcBorders>
            <w:shd w:val="clear" w:color="auto" w:fill="auto"/>
            <w:noWrap/>
            <w:vAlign w:val="center"/>
            <w:hideMark/>
          </w:tcPr>
          <w:p w14:paraId="473C687F"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sidRPr="00E0629E">
              <w:rPr>
                <w:rFonts w:ascii="Times New Roman" w:eastAsia="Times New Roman" w:hAnsi="Times New Roman" w:cs="Times New Roman"/>
                <w:color w:val="000000"/>
              </w:rPr>
              <w:t>0.06</w:t>
            </w:r>
          </w:p>
        </w:tc>
        <w:tc>
          <w:tcPr>
            <w:tcW w:w="1011" w:type="dxa"/>
            <w:tcBorders>
              <w:top w:val="nil"/>
              <w:left w:val="nil"/>
              <w:bottom w:val="single" w:sz="8" w:space="0" w:color="auto"/>
              <w:right w:val="single" w:sz="8" w:space="0" w:color="auto"/>
            </w:tcBorders>
            <w:shd w:val="clear" w:color="auto" w:fill="auto"/>
            <w:noWrap/>
            <w:vAlign w:val="center"/>
            <w:hideMark/>
          </w:tcPr>
          <w:p w14:paraId="7381B9C8"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sidRPr="00E0629E">
              <w:rPr>
                <w:rFonts w:ascii="Times New Roman" w:eastAsia="Times New Roman" w:hAnsi="Times New Roman" w:cs="Times New Roman"/>
                <w:color w:val="000000"/>
              </w:rPr>
              <w:t>0.006</w:t>
            </w:r>
          </w:p>
        </w:tc>
        <w:tc>
          <w:tcPr>
            <w:tcW w:w="948" w:type="dxa"/>
            <w:tcBorders>
              <w:top w:val="nil"/>
              <w:left w:val="nil"/>
              <w:bottom w:val="single" w:sz="8" w:space="0" w:color="auto"/>
              <w:right w:val="single" w:sz="8" w:space="0" w:color="auto"/>
            </w:tcBorders>
            <w:shd w:val="clear" w:color="auto" w:fill="auto"/>
            <w:noWrap/>
            <w:vAlign w:val="center"/>
            <w:hideMark/>
          </w:tcPr>
          <w:p w14:paraId="52C13234"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6.27</w:t>
            </w:r>
          </w:p>
        </w:tc>
        <w:tc>
          <w:tcPr>
            <w:tcW w:w="720" w:type="dxa"/>
            <w:tcBorders>
              <w:top w:val="nil"/>
              <w:left w:val="nil"/>
              <w:bottom w:val="single" w:sz="8" w:space="0" w:color="auto"/>
              <w:right w:val="single" w:sz="8" w:space="0" w:color="auto"/>
            </w:tcBorders>
            <w:shd w:val="clear" w:color="auto" w:fill="auto"/>
            <w:noWrap/>
            <w:vAlign w:val="center"/>
            <w:hideMark/>
          </w:tcPr>
          <w:p w14:paraId="58AFDB2B"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12</w:t>
            </w:r>
          </w:p>
        </w:tc>
        <w:tc>
          <w:tcPr>
            <w:tcW w:w="135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D77D823"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sidRPr="00E0629E">
              <w:rPr>
                <w:rFonts w:ascii="Times New Roman" w:eastAsia="Times New Roman" w:hAnsi="Times New Roman" w:cs="Times New Roman"/>
                <w:color w:val="000000"/>
              </w:rPr>
              <w:t>&lt;0.001</w:t>
            </w:r>
          </w:p>
        </w:tc>
      </w:tr>
      <w:tr w:rsidR="009728A1" w:rsidRPr="00E0629E" w14:paraId="73AB560B" w14:textId="77777777" w:rsidTr="00B20220">
        <w:trPr>
          <w:trHeight w:val="330"/>
          <w:jc w:val="center"/>
        </w:trPr>
        <w:tc>
          <w:tcPr>
            <w:tcW w:w="1527" w:type="dxa"/>
            <w:tcBorders>
              <w:top w:val="nil"/>
              <w:left w:val="single" w:sz="8" w:space="0" w:color="auto"/>
              <w:bottom w:val="single" w:sz="8" w:space="0" w:color="auto"/>
              <w:right w:val="single" w:sz="8" w:space="0" w:color="auto"/>
            </w:tcBorders>
            <w:shd w:val="clear" w:color="auto" w:fill="auto"/>
            <w:noWrap/>
            <w:vAlign w:val="center"/>
            <w:hideMark/>
          </w:tcPr>
          <w:p w14:paraId="36BB5EFD" w14:textId="77777777" w:rsidR="009728A1" w:rsidRPr="00E0629E" w:rsidRDefault="009728A1" w:rsidP="009B1370">
            <w:pPr>
              <w:spacing w:after="0" w:line="240" w:lineRule="auto"/>
              <w:rPr>
                <w:rFonts w:ascii="Times New Roman" w:eastAsia="Times New Roman" w:hAnsi="Times New Roman" w:cs="Times New Roman"/>
                <w:i/>
                <w:iCs/>
                <w:color w:val="000000"/>
              </w:rPr>
            </w:pPr>
            <w:r w:rsidRPr="00E0629E">
              <w:rPr>
                <w:rFonts w:ascii="Times New Roman" w:eastAsia="Times New Roman" w:hAnsi="Times New Roman" w:cs="Times New Roman"/>
                <w:i/>
                <w:iCs/>
                <w:color w:val="000000"/>
              </w:rPr>
              <w:t>FF</w:t>
            </w:r>
            <w:r w:rsidRPr="00E0629E">
              <w:rPr>
                <w:rFonts w:ascii="Times New Roman" w:eastAsia="Times New Roman" w:hAnsi="Times New Roman" w:cs="Times New Roman"/>
                <w:color w:val="000000"/>
              </w:rPr>
              <w:t xml:space="preserve"> </w:t>
            </w:r>
            <w:r w:rsidRPr="00E0629E">
              <w:rPr>
                <w:rFonts w:ascii="Times New Roman" w:eastAsia="Times New Roman" w:hAnsi="Times New Roman" w:cs="Times New Roman"/>
                <w:color w:val="000000"/>
                <w:sz w:val="16"/>
                <w:szCs w:val="16"/>
              </w:rPr>
              <w:t>(%)</w:t>
            </w:r>
          </w:p>
        </w:tc>
        <w:tc>
          <w:tcPr>
            <w:tcW w:w="880" w:type="dxa"/>
            <w:tcBorders>
              <w:top w:val="nil"/>
              <w:left w:val="nil"/>
              <w:bottom w:val="single" w:sz="8" w:space="0" w:color="auto"/>
              <w:right w:val="single" w:sz="8" w:space="0" w:color="auto"/>
            </w:tcBorders>
            <w:shd w:val="clear" w:color="auto" w:fill="auto"/>
            <w:noWrap/>
            <w:vAlign w:val="center"/>
            <w:hideMark/>
          </w:tcPr>
          <w:p w14:paraId="4D37D97D"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sidRPr="00E0629E">
              <w:rPr>
                <w:rFonts w:ascii="Times New Roman" w:eastAsia="Times New Roman" w:hAnsi="Times New Roman" w:cs="Times New Roman"/>
                <w:color w:val="000000"/>
              </w:rPr>
              <w:t>32.38</w:t>
            </w:r>
          </w:p>
        </w:tc>
        <w:tc>
          <w:tcPr>
            <w:tcW w:w="876" w:type="dxa"/>
            <w:tcBorders>
              <w:top w:val="nil"/>
              <w:left w:val="nil"/>
              <w:bottom w:val="single" w:sz="8" w:space="0" w:color="auto"/>
              <w:right w:val="single" w:sz="8" w:space="0" w:color="auto"/>
            </w:tcBorders>
            <w:shd w:val="clear" w:color="auto" w:fill="auto"/>
            <w:noWrap/>
            <w:vAlign w:val="center"/>
            <w:hideMark/>
          </w:tcPr>
          <w:p w14:paraId="729F787C"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sidRPr="00E0629E">
              <w:rPr>
                <w:rFonts w:ascii="Times New Roman" w:eastAsia="Times New Roman" w:hAnsi="Times New Roman" w:cs="Times New Roman"/>
                <w:color w:val="000000"/>
              </w:rPr>
              <w:t>2.08</w:t>
            </w:r>
          </w:p>
        </w:tc>
        <w:tc>
          <w:tcPr>
            <w:tcW w:w="1058" w:type="dxa"/>
            <w:tcBorders>
              <w:top w:val="nil"/>
              <w:left w:val="nil"/>
              <w:bottom w:val="single" w:sz="8" w:space="0" w:color="auto"/>
              <w:right w:val="single" w:sz="8" w:space="0" w:color="auto"/>
            </w:tcBorders>
            <w:shd w:val="clear" w:color="auto" w:fill="auto"/>
            <w:noWrap/>
            <w:vAlign w:val="center"/>
            <w:hideMark/>
          </w:tcPr>
          <w:p w14:paraId="6ADE1259"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sidRPr="00E0629E">
              <w:rPr>
                <w:rFonts w:ascii="Times New Roman" w:eastAsia="Times New Roman" w:hAnsi="Times New Roman" w:cs="Times New Roman"/>
                <w:color w:val="000000"/>
              </w:rPr>
              <w:t>32.21</w:t>
            </w:r>
          </w:p>
        </w:tc>
        <w:tc>
          <w:tcPr>
            <w:tcW w:w="1011" w:type="dxa"/>
            <w:tcBorders>
              <w:top w:val="nil"/>
              <w:left w:val="nil"/>
              <w:bottom w:val="single" w:sz="8" w:space="0" w:color="auto"/>
              <w:right w:val="single" w:sz="8" w:space="0" w:color="auto"/>
            </w:tcBorders>
            <w:shd w:val="clear" w:color="auto" w:fill="auto"/>
            <w:noWrap/>
            <w:vAlign w:val="center"/>
            <w:hideMark/>
          </w:tcPr>
          <w:p w14:paraId="6472D059"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sidRPr="00E0629E">
              <w:rPr>
                <w:rFonts w:ascii="Times New Roman" w:eastAsia="Times New Roman" w:hAnsi="Times New Roman" w:cs="Times New Roman"/>
                <w:color w:val="000000"/>
              </w:rPr>
              <w:t>2.34</w:t>
            </w:r>
          </w:p>
        </w:tc>
        <w:tc>
          <w:tcPr>
            <w:tcW w:w="948" w:type="dxa"/>
            <w:tcBorders>
              <w:top w:val="nil"/>
              <w:left w:val="nil"/>
              <w:bottom w:val="single" w:sz="8" w:space="0" w:color="auto"/>
              <w:right w:val="single" w:sz="8" w:space="0" w:color="auto"/>
            </w:tcBorders>
            <w:shd w:val="clear" w:color="auto" w:fill="auto"/>
            <w:noWrap/>
            <w:vAlign w:val="center"/>
            <w:hideMark/>
          </w:tcPr>
          <w:p w14:paraId="23AFD574"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sidRPr="00E0629E">
              <w:rPr>
                <w:rFonts w:ascii="Times New Roman" w:eastAsia="Times New Roman" w:hAnsi="Times New Roman" w:cs="Times New Roman"/>
                <w:color w:val="000000"/>
              </w:rPr>
              <w:t>0.</w:t>
            </w:r>
            <w:r>
              <w:rPr>
                <w:rFonts w:ascii="Times New Roman" w:eastAsia="Times New Roman" w:hAnsi="Times New Roman" w:cs="Times New Roman"/>
                <w:color w:val="000000"/>
              </w:rPr>
              <w:t>51</w:t>
            </w:r>
          </w:p>
        </w:tc>
        <w:tc>
          <w:tcPr>
            <w:tcW w:w="720" w:type="dxa"/>
            <w:tcBorders>
              <w:top w:val="nil"/>
              <w:left w:val="nil"/>
              <w:bottom w:val="single" w:sz="8" w:space="0" w:color="auto"/>
              <w:right w:val="single" w:sz="8" w:space="0" w:color="auto"/>
            </w:tcBorders>
            <w:shd w:val="clear" w:color="auto" w:fill="auto"/>
            <w:noWrap/>
            <w:vAlign w:val="center"/>
            <w:hideMark/>
          </w:tcPr>
          <w:p w14:paraId="2B9C84EE"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12</w:t>
            </w:r>
          </w:p>
        </w:tc>
        <w:tc>
          <w:tcPr>
            <w:tcW w:w="135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EA4645F"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sidRPr="00E0629E">
              <w:rPr>
                <w:rFonts w:ascii="Times New Roman" w:eastAsia="Times New Roman" w:hAnsi="Times New Roman" w:cs="Times New Roman"/>
                <w:color w:val="000000"/>
              </w:rPr>
              <w:t>&gt;0.05</w:t>
            </w:r>
          </w:p>
        </w:tc>
      </w:tr>
      <w:tr w:rsidR="009728A1" w:rsidRPr="00E0629E" w14:paraId="24BCAA74" w14:textId="77777777" w:rsidTr="00B20220">
        <w:trPr>
          <w:trHeight w:val="330"/>
          <w:jc w:val="center"/>
        </w:trPr>
        <w:tc>
          <w:tcPr>
            <w:tcW w:w="1527" w:type="dxa"/>
            <w:tcBorders>
              <w:top w:val="nil"/>
              <w:left w:val="single" w:sz="8" w:space="0" w:color="auto"/>
              <w:bottom w:val="single" w:sz="8" w:space="0" w:color="auto"/>
              <w:right w:val="single" w:sz="8" w:space="0" w:color="auto"/>
            </w:tcBorders>
            <w:shd w:val="clear" w:color="auto" w:fill="auto"/>
            <w:noWrap/>
            <w:vAlign w:val="center"/>
            <w:hideMark/>
          </w:tcPr>
          <w:p w14:paraId="0F10D36B" w14:textId="77777777" w:rsidR="009728A1" w:rsidRPr="00E0629E" w:rsidRDefault="009728A1" w:rsidP="009B1370">
            <w:pPr>
              <w:spacing w:after="0" w:line="240" w:lineRule="auto"/>
              <w:rPr>
                <w:rFonts w:ascii="Times New Roman" w:eastAsia="Times New Roman" w:hAnsi="Times New Roman" w:cs="Times New Roman"/>
                <w:i/>
                <w:iCs/>
                <w:color w:val="000000"/>
              </w:rPr>
            </w:pPr>
            <w:r w:rsidRPr="00E0629E">
              <w:rPr>
                <w:rFonts w:ascii="Times New Roman" w:eastAsia="Times New Roman" w:hAnsi="Times New Roman" w:cs="Times New Roman"/>
                <w:i/>
                <w:iCs/>
                <w:color w:val="000000"/>
              </w:rPr>
              <w:t xml:space="preserve">Pmax </w:t>
            </w:r>
            <w:proofErr w:type="gramStart"/>
            <w:r w:rsidRPr="00E0629E">
              <w:rPr>
                <w:rFonts w:ascii="Times New Roman" w:eastAsia="Times New Roman" w:hAnsi="Times New Roman" w:cs="Times New Roman"/>
                <w:color w:val="000000"/>
                <w:sz w:val="16"/>
                <w:szCs w:val="16"/>
              </w:rPr>
              <w:t>( µW</w:t>
            </w:r>
            <w:proofErr w:type="gramEnd"/>
            <w:r w:rsidRPr="00E0629E">
              <w:rPr>
                <w:rFonts w:ascii="Times New Roman" w:eastAsia="Times New Roman" w:hAnsi="Times New Roman" w:cs="Times New Roman"/>
                <w:color w:val="000000"/>
                <w:sz w:val="16"/>
                <w:szCs w:val="16"/>
              </w:rPr>
              <w:t>/cm</w:t>
            </w:r>
            <w:r w:rsidRPr="00E0629E">
              <w:rPr>
                <w:rFonts w:ascii="Times New Roman" w:eastAsia="Times New Roman" w:hAnsi="Times New Roman" w:cs="Times New Roman"/>
                <w:color w:val="000000"/>
                <w:sz w:val="16"/>
                <w:szCs w:val="16"/>
                <w:vertAlign w:val="superscript"/>
              </w:rPr>
              <w:t>2</w:t>
            </w:r>
            <w:r w:rsidRPr="00E0629E">
              <w:rPr>
                <w:rFonts w:ascii="Times New Roman" w:eastAsia="Times New Roman" w:hAnsi="Times New Roman" w:cs="Times New Roman"/>
                <w:color w:val="000000"/>
                <w:sz w:val="16"/>
                <w:szCs w:val="16"/>
              </w:rPr>
              <w:t>)</w:t>
            </w:r>
          </w:p>
        </w:tc>
        <w:tc>
          <w:tcPr>
            <w:tcW w:w="880" w:type="dxa"/>
            <w:tcBorders>
              <w:top w:val="nil"/>
              <w:left w:val="nil"/>
              <w:bottom w:val="single" w:sz="8" w:space="0" w:color="auto"/>
              <w:right w:val="single" w:sz="8" w:space="0" w:color="auto"/>
            </w:tcBorders>
            <w:shd w:val="clear" w:color="auto" w:fill="auto"/>
            <w:noWrap/>
            <w:vAlign w:val="center"/>
            <w:hideMark/>
          </w:tcPr>
          <w:p w14:paraId="138B673F"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sidRPr="00E0629E">
              <w:rPr>
                <w:rFonts w:ascii="Times New Roman" w:eastAsia="Times New Roman" w:hAnsi="Times New Roman" w:cs="Times New Roman"/>
                <w:color w:val="000000"/>
              </w:rPr>
              <w:t>0.63</w:t>
            </w:r>
          </w:p>
        </w:tc>
        <w:tc>
          <w:tcPr>
            <w:tcW w:w="876" w:type="dxa"/>
            <w:tcBorders>
              <w:top w:val="nil"/>
              <w:left w:val="nil"/>
              <w:bottom w:val="single" w:sz="8" w:space="0" w:color="auto"/>
              <w:right w:val="single" w:sz="8" w:space="0" w:color="auto"/>
            </w:tcBorders>
            <w:shd w:val="clear" w:color="auto" w:fill="auto"/>
            <w:noWrap/>
            <w:vAlign w:val="center"/>
            <w:hideMark/>
          </w:tcPr>
          <w:p w14:paraId="66049847"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sidRPr="00E0629E">
              <w:rPr>
                <w:rFonts w:ascii="Times New Roman" w:eastAsia="Times New Roman" w:hAnsi="Times New Roman" w:cs="Times New Roman"/>
                <w:color w:val="000000"/>
              </w:rPr>
              <w:t>0.05</w:t>
            </w:r>
          </w:p>
        </w:tc>
        <w:tc>
          <w:tcPr>
            <w:tcW w:w="1058" w:type="dxa"/>
            <w:tcBorders>
              <w:top w:val="nil"/>
              <w:left w:val="nil"/>
              <w:bottom w:val="single" w:sz="8" w:space="0" w:color="auto"/>
              <w:right w:val="single" w:sz="8" w:space="0" w:color="auto"/>
            </w:tcBorders>
            <w:shd w:val="clear" w:color="auto" w:fill="auto"/>
            <w:noWrap/>
            <w:vAlign w:val="center"/>
            <w:hideMark/>
          </w:tcPr>
          <w:p w14:paraId="5952C511"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sidRPr="00E0629E">
              <w:rPr>
                <w:rFonts w:ascii="Times New Roman" w:eastAsia="Times New Roman" w:hAnsi="Times New Roman" w:cs="Times New Roman"/>
                <w:color w:val="000000"/>
              </w:rPr>
              <w:t>0.62</w:t>
            </w:r>
          </w:p>
        </w:tc>
        <w:tc>
          <w:tcPr>
            <w:tcW w:w="1011" w:type="dxa"/>
            <w:tcBorders>
              <w:top w:val="nil"/>
              <w:left w:val="nil"/>
              <w:bottom w:val="single" w:sz="8" w:space="0" w:color="auto"/>
              <w:right w:val="single" w:sz="8" w:space="0" w:color="auto"/>
            </w:tcBorders>
            <w:shd w:val="clear" w:color="auto" w:fill="auto"/>
            <w:noWrap/>
            <w:vAlign w:val="center"/>
            <w:hideMark/>
          </w:tcPr>
          <w:p w14:paraId="575EFEE2"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sidRPr="00E0629E">
              <w:rPr>
                <w:rFonts w:ascii="Times New Roman" w:eastAsia="Times New Roman" w:hAnsi="Times New Roman" w:cs="Times New Roman"/>
                <w:color w:val="000000"/>
              </w:rPr>
              <w:t>0.06</w:t>
            </w:r>
          </w:p>
        </w:tc>
        <w:tc>
          <w:tcPr>
            <w:tcW w:w="948" w:type="dxa"/>
            <w:tcBorders>
              <w:top w:val="nil"/>
              <w:left w:val="nil"/>
              <w:bottom w:val="single" w:sz="8" w:space="0" w:color="auto"/>
              <w:right w:val="single" w:sz="8" w:space="0" w:color="auto"/>
            </w:tcBorders>
            <w:shd w:val="clear" w:color="auto" w:fill="auto"/>
            <w:noWrap/>
            <w:vAlign w:val="center"/>
            <w:hideMark/>
          </w:tcPr>
          <w:p w14:paraId="7264F88B"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sidRPr="00E0629E">
              <w:rPr>
                <w:rFonts w:ascii="Times New Roman" w:eastAsia="Times New Roman" w:hAnsi="Times New Roman" w:cs="Times New Roman"/>
                <w:color w:val="000000"/>
              </w:rPr>
              <w:t>0.</w:t>
            </w:r>
            <w:r>
              <w:rPr>
                <w:rFonts w:ascii="Times New Roman" w:eastAsia="Times New Roman" w:hAnsi="Times New Roman" w:cs="Times New Roman"/>
                <w:color w:val="000000"/>
              </w:rPr>
              <w:t>98</w:t>
            </w:r>
          </w:p>
        </w:tc>
        <w:tc>
          <w:tcPr>
            <w:tcW w:w="720" w:type="dxa"/>
            <w:tcBorders>
              <w:top w:val="nil"/>
              <w:left w:val="nil"/>
              <w:bottom w:val="single" w:sz="8" w:space="0" w:color="auto"/>
              <w:right w:val="single" w:sz="8" w:space="0" w:color="auto"/>
            </w:tcBorders>
            <w:shd w:val="clear" w:color="auto" w:fill="auto"/>
            <w:noWrap/>
            <w:vAlign w:val="center"/>
            <w:hideMark/>
          </w:tcPr>
          <w:p w14:paraId="269FE189"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12</w:t>
            </w:r>
          </w:p>
        </w:tc>
        <w:tc>
          <w:tcPr>
            <w:tcW w:w="135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E9C141E"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sidRPr="00E0629E">
              <w:rPr>
                <w:rFonts w:ascii="Times New Roman" w:eastAsia="Times New Roman" w:hAnsi="Times New Roman" w:cs="Times New Roman"/>
                <w:color w:val="000000"/>
              </w:rPr>
              <w:t>&gt;0.05</w:t>
            </w:r>
          </w:p>
        </w:tc>
      </w:tr>
    </w:tbl>
    <w:p w14:paraId="63FBD842" w14:textId="0D23A033" w:rsidR="00743133" w:rsidRPr="003F5461" w:rsidRDefault="00A822B3" w:rsidP="0087682D">
      <w:pPr>
        <w:pStyle w:val="Heading3"/>
      </w:pPr>
      <w:bookmarkStart w:id="412" w:name="_Toc480192482"/>
      <w:r>
        <w:t>3</w:t>
      </w:r>
      <w:r w:rsidR="00912597">
        <w:t xml:space="preserve">.1.6. </w:t>
      </w:r>
      <w:r w:rsidR="009728A1" w:rsidRPr="003F5461">
        <w:t>Self-Organizing Map (SOM)</w:t>
      </w:r>
      <w:bookmarkEnd w:id="412"/>
      <w:r w:rsidR="009728A1" w:rsidRPr="003F5461">
        <w:t xml:space="preserve"> </w:t>
      </w:r>
    </w:p>
    <w:p w14:paraId="4FA44866" w14:textId="77777777" w:rsidR="009728A1" w:rsidRDefault="009728A1" w:rsidP="00F33757">
      <w:pPr>
        <w:spacing w:after="0"/>
      </w:pPr>
      <w:r>
        <w:t xml:space="preserve">In addition to the PCA, a self-organizing map (SOM) was constructed for the two libraries. As discussed above SOM uses a neural-network to cluster objects based on their similarity. In this work, the objects are the solar cells and similarity is defined by the five PV parameters. The resulting map is presented in </w:t>
      </w:r>
      <w:r w:rsidR="009A312C">
        <w:fldChar w:fldCharType="begin"/>
      </w:r>
      <w:r w:rsidR="00F33757">
        <w:instrText xml:space="preserve"> REF _Ref475296666 \h </w:instrText>
      </w:r>
      <w:r w:rsidR="009A312C">
        <w:fldChar w:fldCharType="separate"/>
      </w:r>
      <w:r w:rsidR="00DC600D">
        <w:t xml:space="preserve">Figure </w:t>
      </w:r>
      <w:r w:rsidR="00DC600D">
        <w:rPr>
          <w:noProof/>
        </w:rPr>
        <w:t>9</w:t>
      </w:r>
      <w:r w:rsidR="009A312C">
        <w:fldChar w:fldCharType="end"/>
      </w:r>
      <w:r w:rsidR="00F33757">
        <w:rPr>
          <w:rFonts w:hint="cs"/>
          <w:rtl/>
        </w:rPr>
        <w:t xml:space="preserve"> </w:t>
      </w:r>
      <w:r>
        <w:t xml:space="preserve">with nodes (i.e. neurons) colored according to library membership. </w:t>
      </w:r>
    </w:p>
    <w:p w14:paraId="6C7A4486" w14:textId="77777777" w:rsidR="009728A1" w:rsidRDefault="009728A1" w:rsidP="009B1370">
      <w:pPr>
        <w:spacing w:after="0"/>
      </w:pPr>
    </w:p>
    <w:p w14:paraId="29A3AFDC" w14:textId="77777777" w:rsidR="009728A1" w:rsidRDefault="009728A1" w:rsidP="009B1370">
      <w:pPr>
        <w:spacing w:after="0"/>
        <w:jc w:val="center"/>
      </w:pPr>
      <w:r>
        <w:rPr>
          <w:noProof/>
        </w:rPr>
        <w:lastRenderedPageBreak/>
        <w:drawing>
          <wp:inline distT="0" distB="0" distL="0" distR="0" wp14:anchorId="4936A190" wp14:editId="4FE0FA70">
            <wp:extent cx="5274310" cy="3013710"/>
            <wp:effectExtent l="0" t="0" r="2540" b="0"/>
            <wp:docPr id="9" name="Picture 9" descr="C:\Users\avi\Documents\nano-work\2-libraries\paper\Kohonen_no axis_New _16_by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vi\Documents\nano-work\2-libraries\paper\Kohonen_no axis_New _16_by_16.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3013710"/>
                    </a:xfrm>
                    <a:prstGeom prst="rect">
                      <a:avLst/>
                    </a:prstGeom>
                    <a:noFill/>
                    <a:ln>
                      <a:noFill/>
                    </a:ln>
                  </pic:spPr>
                </pic:pic>
              </a:graphicData>
            </a:graphic>
          </wp:inline>
        </w:drawing>
      </w:r>
    </w:p>
    <w:p w14:paraId="079E430C" w14:textId="22DEF341" w:rsidR="009728A1" w:rsidRPr="008C1F58" w:rsidRDefault="00826B66" w:rsidP="00826B66">
      <w:pPr>
        <w:pStyle w:val="Caption"/>
      </w:pPr>
      <w:bookmarkStart w:id="413" w:name="_Ref475296666"/>
      <w:bookmarkStart w:id="414" w:name="_Toc483041613"/>
      <w:r>
        <w:t xml:space="preserve">Figure </w:t>
      </w:r>
      <w:r w:rsidR="009A312C">
        <w:fldChar w:fldCharType="begin"/>
      </w:r>
      <w:r w:rsidR="00E20F2D">
        <w:instrText xml:space="preserve"> SEQ Figure \* ARABIC </w:instrText>
      </w:r>
      <w:r w:rsidR="009A312C">
        <w:fldChar w:fldCharType="separate"/>
      </w:r>
      <w:ins w:id="415" w:author="Shy Alon" w:date="2017-07-18T22:39:00Z">
        <w:r w:rsidR="000F5381">
          <w:rPr>
            <w:noProof/>
          </w:rPr>
          <w:t>12</w:t>
        </w:r>
      </w:ins>
      <w:del w:id="416" w:author="Shy Alon" w:date="2017-07-05T22:58:00Z">
        <w:r w:rsidR="00A9699E" w:rsidDel="00C91D56">
          <w:rPr>
            <w:noProof/>
          </w:rPr>
          <w:delText>10</w:delText>
        </w:r>
      </w:del>
      <w:r w:rsidR="009A312C">
        <w:rPr>
          <w:noProof/>
        </w:rPr>
        <w:fldChar w:fldCharType="end"/>
      </w:r>
      <w:bookmarkEnd w:id="413"/>
      <w:r>
        <w:t xml:space="preserve">: </w:t>
      </w:r>
      <w:r w:rsidR="009728A1" w:rsidRPr="000B2401">
        <w:rPr>
          <w:b w:val="0"/>
          <w:bCs w:val="0"/>
        </w:rPr>
        <w:t>A SOM composed of 16 x 16 = 256 neurons (i.e nodes) of the two solar cell libraries, where each colored square represents a node color coded according to its library membership (see legend). White squares represent empty neurons.</w:t>
      </w:r>
      <w:bookmarkEnd w:id="414"/>
    </w:p>
    <w:p w14:paraId="5D7ED8B5" w14:textId="77777777" w:rsidR="009728A1" w:rsidRDefault="009728A1" w:rsidP="009B1370">
      <w:pPr>
        <w:spacing w:after="0"/>
      </w:pPr>
    </w:p>
    <w:p w14:paraId="664C7E2E" w14:textId="77777777" w:rsidR="006C2BB3" w:rsidRDefault="006C2BB3" w:rsidP="009B1370">
      <w:pPr>
        <w:spacing w:after="0"/>
      </w:pPr>
    </w:p>
    <w:p w14:paraId="1F91902B" w14:textId="77777777" w:rsidR="006C2BB3" w:rsidRPr="005D5469" w:rsidRDefault="006C2BB3" w:rsidP="009B1370">
      <w:pPr>
        <w:spacing w:after="0"/>
      </w:pPr>
      <w:r w:rsidRPr="00476BC5">
        <w:rPr>
          <w:noProof/>
        </w:rPr>
        <w:drawing>
          <wp:inline distT="0" distB="0" distL="0" distR="0" wp14:anchorId="04F46E76" wp14:editId="303E5B31">
            <wp:extent cx="5317750" cy="2362200"/>
            <wp:effectExtent l="0" t="0" r="0" b="0"/>
            <wp:docPr id="7" name="תמונה 7" descr="C:\Users\OMER\Documents\MATLAB\Research\Article Kohonen\figures\Kohonen_no axis_New _10_by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MER\Documents\MATLAB\Research\Article Kohonen\figures\Kohonen_no axis_New _10_by_10.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14197" b="11468"/>
                    <a:stretch/>
                  </pic:blipFill>
                  <pic:spPr bwMode="auto">
                    <a:xfrm>
                      <a:off x="0" y="0"/>
                      <a:ext cx="5334139" cy="2369480"/>
                    </a:xfrm>
                    <a:prstGeom prst="rect">
                      <a:avLst/>
                    </a:prstGeom>
                    <a:noFill/>
                    <a:ln>
                      <a:noFill/>
                    </a:ln>
                    <a:extLst>
                      <a:ext uri="{53640926-AAD7-44D8-BBD7-CCE9431645EC}">
                        <a14:shadowObscured xmlns:a14="http://schemas.microsoft.com/office/drawing/2010/main"/>
                      </a:ext>
                    </a:extLst>
                  </pic:spPr>
                </pic:pic>
              </a:graphicData>
            </a:graphic>
          </wp:inline>
        </w:drawing>
      </w:r>
    </w:p>
    <w:p w14:paraId="2E5472DA" w14:textId="1DDBC190" w:rsidR="006C2BB3" w:rsidRDefault="00826B66" w:rsidP="00826B66">
      <w:pPr>
        <w:pStyle w:val="Caption"/>
      </w:pPr>
      <w:bookmarkStart w:id="417" w:name="_Ref475296757"/>
      <w:bookmarkStart w:id="418" w:name="_Toc483041614"/>
      <w:r>
        <w:t xml:space="preserve">Figure </w:t>
      </w:r>
      <w:r w:rsidR="009A312C">
        <w:fldChar w:fldCharType="begin"/>
      </w:r>
      <w:r w:rsidR="00E20F2D">
        <w:instrText xml:space="preserve"> SEQ Figure \* ARABIC </w:instrText>
      </w:r>
      <w:r w:rsidR="009A312C">
        <w:fldChar w:fldCharType="separate"/>
      </w:r>
      <w:ins w:id="419" w:author="Shy Alon" w:date="2017-07-18T22:39:00Z">
        <w:r w:rsidR="000F5381">
          <w:rPr>
            <w:noProof/>
          </w:rPr>
          <w:t>13</w:t>
        </w:r>
      </w:ins>
      <w:del w:id="420" w:author="Shy Alon" w:date="2017-07-05T22:58:00Z">
        <w:r w:rsidR="00A9699E" w:rsidDel="00C91D56">
          <w:rPr>
            <w:noProof/>
          </w:rPr>
          <w:delText>11</w:delText>
        </w:r>
      </w:del>
      <w:r w:rsidR="009A312C">
        <w:rPr>
          <w:noProof/>
        </w:rPr>
        <w:fldChar w:fldCharType="end"/>
      </w:r>
      <w:bookmarkEnd w:id="417"/>
      <w:r>
        <w:t xml:space="preserve">: </w:t>
      </w:r>
      <w:r w:rsidR="006C2BB3" w:rsidRPr="000B2401">
        <w:rPr>
          <w:b w:val="0"/>
          <w:bCs w:val="0"/>
        </w:rPr>
        <w:t>A SOM composed of 10 x 10 = 100 neurons (i.e nodes) of the two solar cell libraries, where each colored square represents a node color coded according to its library membership (see legend). White squares represent empty neurons.</w:t>
      </w:r>
      <w:bookmarkEnd w:id="418"/>
    </w:p>
    <w:p w14:paraId="78C6D5A1" w14:textId="77777777" w:rsidR="00743133" w:rsidRDefault="00791506" w:rsidP="007A22DB">
      <w:pPr>
        <w:spacing w:after="0"/>
      </w:pPr>
      <w:r>
        <w:t xml:space="preserve">Overall, </w:t>
      </w:r>
      <w:r w:rsidR="00F33757">
        <w:t>a</w:t>
      </w:r>
      <w:r w:rsidR="00E01CEB">
        <w:t xml:space="preserve"> clear separation is</w:t>
      </w:r>
      <w:r w:rsidR="00E01CEB">
        <w:rPr>
          <w:rFonts w:hint="cs"/>
          <w:rtl/>
        </w:rPr>
        <w:t xml:space="preserve"> </w:t>
      </w:r>
      <w:r w:rsidRPr="00791506">
        <w:t>observed between the two libraries with only minor overlap</w:t>
      </w:r>
      <w:r>
        <w:t xml:space="preserve"> as seen previously by using the PCA subcomponent (thus providing addition validation towards the reliability of both implementations).</w:t>
      </w:r>
      <w:r w:rsidRPr="00791506">
        <w:t xml:space="preserve"> In further agreement with </w:t>
      </w:r>
      <w:r w:rsidRPr="00791506">
        <w:lastRenderedPageBreak/>
        <w:t>the PCA results, members of the TiO</w:t>
      </w:r>
      <w:r w:rsidRPr="00152594">
        <w:rPr>
          <w:vertAlign w:val="subscript"/>
        </w:rPr>
        <w:t>2</w:t>
      </w:r>
      <w:r w:rsidRPr="00791506">
        <w:t>|Co</w:t>
      </w:r>
      <w:r w:rsidRPr="00152594">
        <w:rPr>
          <w:vertAlign w:val="subscript"/>
        </w:rPr>
        <w:t>3</w:t>
      </w:r>
      <w:r w:rsidRPr="00791506">
        <w:t>O</w:t>
      </w:r>
      <w:r w:rsidRPr="00152594">
        <w:rPr>
          <w:vertAlign w:val="subscript"/>
        </w:rPr>
        <w:t>4</w:t>
      </w:r>
      <w:r w:rsidRPr="00791506">
        <w:t>|MoO</w:t>
      </w:r>
      <w:r w:rsidRPr="00152594">
        <w:rPr>
          <w:vertAlign w:val="subscript"/>
        </w:rPr>
        <w:t>3</w:t>
      </w:r>
      <w:r w:rsidRPr="00791506">
        <w:t xml:space="preserve"> library occupy more nodes than members of the TiO</w:t>
      </w:r>
      <w:r w:rsidRPr="00152594">
        <w:rPr>
          <w:vertAlign w:val="subscript"/>
        </w:rPr>
        <w:t>2</w:t>
      </w:r>
      <w:r w:rsidRPr="00791506">
        <w:t>|Co</w:t>
      </w:r>
      <w:r w:rsidRPr="00152594">
        <w:rPr>
          <w:vertAlign w:val="subscript"/>
        </w:rPr>
        <w:t>3</w:t>
      </w:r>
      <w:r w:rsidRPr="00791506">
        <w:t>O</w:t>
      </w:r>
      <w:r w:rsidRPr="00152594">
        <w:rPr>
          <w:vertAlign w:val="subscript"/>
        </w:rPr>
        <w:t>4</w:t>
      </w:r>
      <w:r w:rsidRPr="00791506">
        <w:t xml:space="preserve"> library</w:t>
      </w:r>
      <w:r>
        <w:t xml:space="preserve"> thus suggesting the relatively to </w:t>
      </w:r>
      <w:r w:rsidRPr="00791506">
        <w:t>TiO</w:t>
      </w:r>
      <w:r w:rsidRPr="00152594">
        <w:rPr>
          <w:vertAlign w:val="subscript"/>
        </w:rPr>
        <w:t>2</w:t>
      </w:r>
      <w:r w:rsidRPr="00791506">
        <w:t>|Co</w:t>
      </w:r>
      <w:r w:rsidRPr="00152594">
        <w:rPr>
          <w:vertAlign w:val="subscript"/>
        </w:rPr>
        <w:t>3</w:t>
      </w:r>
      <w:r w:rsidRPr="00791506">
        <w:t>O</w:t>
      </w:r>
      <w:r w:rsidRPr="00152594">
        <w:rPr>
          <w:vertAlign w:val="subscript"/>
        </w:rPr>
        <w:t>4</w:t>
      </w:r>
      <w:r>
        <w:t xml:space="preserve">, </w:t>
      </w:r>
      <w:r w:rsidRPr="00791506">
        <w:t>TiO</w:t>
      </w:r>
      <w:r w:rsidRPr="00152594">
        <w:rPr>
          <w:vertAlign w:val="subscript"/>
        </w:rPr>
        <w:t>2</w:t>
      </w:r>
      <w:r w:rsidRPr="00791506">
        <w:t>|Co</w:t>
      </w:r>
      <w:r w:rsidRPr="00152594">
        <w:rPr>
          <w:vertAlign w:val="subscript"/>
        </w:rPr>
        <w:t>3</w:t>
      </w:r>
      <w:r w:rsidRPr="00791506">
        <w:t>O</w:t>
      </w:r>
      <w:r w:rsidRPr="00152594">
        <w:rPr>
          <w:vertAlign w:val="subscript"/>
        </w:rPr>
        <w:t>4</w:t>
      </w:r>
      <w:r w:rsidRPr="00791506">
        <w:t>|MoO</w:t>
      </w:r>
      <w:r w:rsidRPr="00152594">
        <w:rPr>
          <w:vertAlign w:val="subscript"/>
        </w:rPr>
        <w:t>3</w:t>
      </w:r>
      <w:r>
        <w:t xml:space="preserve"> cells vary from one another in such a way that they can not be clustered into the same node, while many </w:t>
      </w:r>
      <w:r w:rsidRPr="00791506">
        <w:t>TiO2|Co3O4</w:t>
      </w:r>
      <w:r>
        <w:t xml:space="preserve"> cells are clustered in the same node in groups more than two in a node as  </w:t>
      </w:r>
      <w:r w:rsidR="009A312C">
        <w:fldChar w:fldCharType="begin"/>
      </w:r>
      <w:r w:rsidR="006C26D1">
        <w:instrText xml:space="preserve"> REF _Ref475296666 \h </w:instrText>
      </w:r>
      <w:r w:rsidR="009A312C">
        <w:fldChar w:fldCharType="separate"/>
      </w:r>
      <w:r w:rsidR="00DC600D">
        <w:t xml:space="preserve">Figure </w:t>
      </w:r>
      <w:r w:rsidR="00DC600D">
        <w:rPr>
          <w:noProof/>
        </w:rPr>
        <w:t>9</w:t>
      </w:r>
      <w:r w:rsidR="009A312C">
        <w:fldChar w:fldCharType="end"/>
      </w:r>
      <w:r w:rsidR="006C26D1">
        <w:rPr>
          <w:rFonts w:hint="cs"/>
          <w:rtl/>
        </w:rPr>
        <w:t xml:space="preserve"> </w:t>
      </w:r>
      <w:r w:rsidRPr="00791506">
        <w:t xml:space="preserve">and </w:t>
      </w:r>
      <w:r w:rsidR="009A312C">
        <w:fldChar w:fldCharType="begin"/>
      </w:r>
      <w:r w:rsidR="006C26D1">
        <w:instrText xml:space="preserve"> REF _Ref475296757 \h </w:instrText>
      </w:r>
      <w:r w:rsidR="009A312C">
        <w:fldChar w:fldCharType="separate"/>
      </w:r>
      <w:r w:rsidR="00DC600D">
        <w:t xml:space="preserve">Figure </w:t>
      </w:r>
      <w:r w:rsidR="00DC600D">
        <w:rPr>
          <w:noProof/>
        </w:rPr>
        <w:t>10</w:t>
      </w:r>
      <w:r w:rsidR="009A312C">
        <w:fldChar w:fldCharType="end"/>
      </w:r>
      <w:r w:rsidR="006C26D1">
        <w:rPr>
          <w:rFonts w:hint="cs"/>
          <w:rtl/>
        </w:rPr>
        <w:t xml:space="preserve"> </w:t>
      </w:r>
      <w:r>
        <w:t>suggests</w:t>
      </w:r>
      <w:r w:rsidR="006C26D1">
        <w:rPr>
          <w:rFonts w:hint="cs"/>
          <w:rtl/>
        </w:rPr>
        <w:t xml:space="preserve"> </w:t>
      </w:r>
      <w:r w:rsidR="006C26D1">
        <w:t>(</w:t>
      </w:r>
      <w:r w:rsidR="009A312C">
        <w:fldChar w:fldCharType="begin"/>
      </w:r>
      <w:r w:rsidR="007A22DB">
        <w:instrText xml:space="preserve"> REF _Ref475296757 \h </w:instrText>
      </w:r>
      <w:r w:rsidR="009A312C">
        <w:fldChar w:fldCharType="separate"/>
      </w:r>
      <w:r w:rsidR="00DC600D">
        <w:t xml:space="preserve">Figure </w:t>
      </w:r>
      <w:r w:rsidR="00DC600D">
        <w:rPr>
          <w:noProof/>
        </w:rPr>
        <w:t>10</w:t>
      </w:r>
      <w:r w:rsidR="009A312C">
        <w:fldChar w:fldCharType="end"/>
      </w:r>
      <w:r w:rsidR="007A22DB">
        <w:t xml:space="preserve"> </w:t>
      </w:r>
      <w:r w:rsidR="006C26D1">
        <w:t xml:space="preserve">being a low resolution image of </w:t>
      </w:r>
      <w:r w:rsidR="009A312C">
        <w:fldChar w:fldCharType="begin"/>
      </w:r>
      <w:r w:rsidR="007A22DB">
        <w:instrText xml:space="preserve"> REF _Ref475296666 \h </w:instrText>
      </w:r>
      <w:r w:rsidR="009A312C">
        <w:fldChar w:fldCharType="separate"/>
      </w:r>
      <w:r w:rsidR="00DC600D">
        <w:t xml:space="preserve">Figure </w:t>
      </w:r>
      <w:r w:rsidR="00DC600D">
        <w:rPr>
          <w:noProof/>
        </w:rPr>
        <w:t>9</w:t>
      </w:r>
      <w:r w:rsidR="009A312C">
        <w:fldChar w:fldCharType="end"/>
      </w:r>
      <w:r w:rsidR="006C26D1">
        <w:t>)</w:t>
      </w:r>
      <w:r>
        <w:t>.</w:t>
      </w:r>
    </w:p>
    <w:p w14:paraId="7EFE89C8" w14:textId="77777777" w:rsidR="00242AA9" w:rsidRPr="008C1F58" w:rsidRDefault="00242AA9" w:rsidP="007A22DB">
      <w:pPr>
        <w:spacing w:after="0"/>
      </w:pPr>
    </w:p>
    <w:p w14:paraId="05F8A716" w14:textId="77EC69C0" w:rsidR="003A25AF" w:rsidRDefault="00A822B3" w:rsidP="00946890">
      <w:pPr>
        <w:pStyle w:val="Heading2"/>
        <w:rPr>
          <w:rtl/>
        </w:rPr>
      </w:pPr>
      <w:bookmarkStart w:id="421" w:name="_Toc480192483"/>
      <w:r>
        <w:t>3</w:t>
      </w:r>
      <w:r w:rsidR="00912597">
        <w:t xml:space="preserve">.2. </w:t>
      </w:r>
      <w:proofErr w:type="gramStart"/>
      <w:r w:rsidR="003A25AF" w:rsidRPr="00BD5502">
        <w:t xml:space="preserve">RANSAC </w:t>
      </w:r>
      <w:r w:rsidR="00BD5502">
        <w:rPr>
          <w:rFonts w:hint="cs"/>
          <w:rtl/>
        </w:rPr>
        <w:t xml:space="preserve"> </w:t>
      </w:r>
      <w:r w:rsidR="00BD5502">
        <w:t>Implementation</w:t>
      </w:r>
      <w:bookmarkEnd w:id="421"/>
      <w:proofErr w:type="gramEnd"/>
    </w:p>
    <w:p w14:paraId="2F2E99FC" w14:textId="36D917B7" w:rsidR="009E2DFD" w:rsidRDefault="00A822B3" w:rsidP="00242AA9">
      <w:pPr>
        <w:pStyle w:val="Heading3"/>
        <w:rPr>
          <w:rtl/>
        </w:rPr>
      </w:pPr>
      <w:bookmarkStart w:id="422" w:name="_Toc480192484"/>
      <w:r>
        <w:t>3</w:t>
      </w:r>
      <w:r w:rsidR="00912597">
        <w:t xml:space="preserve">.2.1. </w:t>
      </w:r>
      <w:r w:rsidR="009E2DFD" w:rsidRPr="005B6ED7">
        <w:t>Databases</w:t>
      </w:r>
      <w:bookmarkEnd w:id="422"/>
    </w:p>
    <w:p w14:paraId="29D62BB8" w14:textId="7F988ECA" w:rsidR="00947E69" w:rsidRDefault="00947E69" w:rsidP="001C0A8A">
      <w:pPr>
        <w:autoSpaceDE w:val="0"/>
        <w:autoSpaceDN w:val="0"/>
        <w:adjustRightInd w:val="0"/>
        <w:spacing w:after="0"/>
        <w:rPr>
          <w:rFonts w:eastAsia="Calibri"/>
        </w:rPr>
      </w:pPr>
      <w:r>
        <w:rPr>
          <w:rFonts w:eastAsia="Calibri"/>
        </w:rPr>
        <w:t xml:space="preserve">In a similar manner to the Pre-Processing stage, the RANSAC </w:t>
      </w:r>
      <w:r w:rsidR="005A1CB7">
        <w:rPr>
          <w:rFonts w:eastAsia="Calibri"/>
        </w:rPr>
        <w:t xml:space="preserve">module </w:t>
      </w:r>
      <w:r>
        <w:rPr>
          <w:rFonts w:eastAsia="Calibri"/>
        </w:rPr>
        <w:t xml:space="preserve">was validated </w:t>
      </w:r>
      <w:r w:rsidR="005A1CB7">
        <w:rPr>
          <w:rFonts w:eastAsia="Calibri"/>
        </w:rPr>
        <w:t xml:space="preserve">via its </w:t>
      </w:r>
      <w:r>
        <w:rPr>
          <w:rFonts w:eastAsia="Calibri"/>
        </w:rPr>
        <w:t xml:space="preserve">application on </w:t>
      </w:r>
      <w:r w:rsidR="005A1CB7">
        <w:rPr>
          <w:rFonts w:eastAsia="Calibri"/>
        </w:rPr>
        <w:t xml:space="preserve">the </w:t>
      </w:r>
      <w:r>
        <w:rPr>
          <w:rFonts w:eastAsia="Calibri"/>
        </w:rPr>
        <w:t xml:space="preserve">previously presented library as well as </w:t>
      </w:r>
      <w:r w:rsidR="005A1CB7">
        <w:rPr>
          <w:rFonts w:eastAsia="Calibri"/>
        </w:rPr>
        <w:t xml:space="preserve">on </w:t>
      </w:r>
      <w:r>
        <w:rPr>
          <w:rFonts w:eastAsia="Calibri"/>
        </w:rPr>
        <w:t>additional library</w:t>
      </w:r>
      <w:r w:rsidRPr="00585DAF">
        <w:t xml:space="preserve"> obtained from </w:t>
      </w:r>
      <w:r w:rsidRPr="0026538A">
        <w:t>Pavan</w:t>
      </w:r>
      <w:r w:rsidRPr="00585DAF">
        <w:rPr>
          <w:i/>
          <w:iCs/>
        </w:rPr>
        <w:t xml:space="preserve"> </w:t>
      </w:r>
      <w:r w:rsidRPr="0026538A">
        <w:t>et al.</w:t>
      </w:r>
      <w:r w:rsidR="00010C54" w:rsidRPr="00254202">
        <w:fldChar w:fldCharType="begin"/>
      </w:r>
      <w:r w:rsidR="001C0A8A">
        <w:instrText xml:space="preserve"> ADDIN EN.CITE &lt;EndNote&gt;&lt;Cite&gt;&lt;Author&gt;Pavan&lt;/Author&gt;&lt;Year&gt;2015&lt;/Year&gt;&lt;RecNum&gt;12&lt;/RecNum&gt;&lt;DisplayText&gt;&lt;style face="italic superscript"&gt;(22)&lt;/style&gt;&lt;/DisplayText&gt;&lt;record&gt;&lt;rec-number&gt;12&lt;/rec-number&gt;&lt;foreign-keys&gt;&lt;key app="EN" db-id="erpvvddtz2x0a6er5wxp5fszfw00dat2xewp" timestamp="0"&gt;12&lt;/key&gt;&lt;/foreign-keys&gt;&lt;ref-type name="Journal Article"&gt;17&lt;/ref-type&gt;&lt;contributors&gt;&lt;authors&gt;&lt;author&gt;Pavan, Michele&lt;/author&gt;&lt;author&gt;Rühle, Sven&lt;/author&gt;&lt;author&gt;Ginsburg, Adam&lt;/author&gt;&lt;author&gt;Keller, David A.&lt;/author&gt;&lt;author&gt;Barad, Hannah-Noa&lt;/author&gt;&lt;author&gt;Sberna, Paolo M.&lt;/author&gt;&lt;author&gt;Nunes, Daniela&lt;/author&gt;&lt;author&gt;Martins, Rodrigo&lt;/author&gt;&lt;author&gt;Anderson, Assaf Y.&lt;/author&gt;&lt;author&gt;Zaban, Arie&lt;/author&gt;&lt;author&gt;Fortunato, Elvira&lt;/author&gt;&lt;/authors&gt;&lt;/contributors&gt;&lt;titles&gt;&lt;title&gt;TiO2/Cu2O all-oxide heterojunction solar cells produced by spray pyrolysis&lt;/title&gt;&lt;secondary-title&gt;Solar Energy Materials and Solar Cells&lt;/secondary-title&gt;&lt;/titles&gt;&lt;pages&gt;549-556&lt;/pages&gt;&lt;volume&gt;132&lt;/volume&gt;&lt;number&gt;0&lt;/number&gt;&lt;keywords&gt;&lt;keyword&gt;Spray pyrolysis&lt;/keyword&gt;&lt;keyword&gt;All-oxide-photovoltaics&lt;/keyword&gt;&lt;keyword&gt;High throughput characterization&lt;/keyword&gt;&lt;keyword&gt;TiO2/Cu2O heterojunction&lt;/keyword&gt;&lt;/keywords&gt;&lt;dates&gt;&lt;year&gt;2015&lt;/year&gt;&lt;pub-dates&gt;&lt;date&gt;1//&lt;/date&gt;&lt;/pub-dates&gt;&lt;/dates&gt;&lt;isbn&gt;0927-0248&lt;/isbn&gt;&lt;urls&gt;&lt;related-urls&gt;&lt;url&gt;http://www.sciencedirect.com/science/article/pii/S0927024814005364&lt;/url&gt;&lt;/related-urls&gt;&lt;/urls&gt;&lt;electronic-resource-num&gt;http://dx.doi.org/10.1016/j.solmat.2014.10.005&lt;/electronic-resource-num&gt;&lt;/record&gt;&lt;/Cite&gt;&lt;/EndNote&gt;</w:instrText>
      </w:r>
      <w:r w:rsidR="00010C54" w:rsidRPr="00254202">
        <w:fldChar w:fldCharType="separate"/>
      </w:r>
      <w:r w:rsidR="001C0A8A" w:rsidRPr="001C0A8A">
        <w:rPr>
          <w:i/>
          <w:noProof/>
          <w:vertAlign w:val="superscript"/>
        </w:rPr>
        <w:t>(</w:t>
      </w:r>
      <w:hyperlink w:anchor="_ENREF_22" w:tooltip="Pavan, 2015 #12" w:history="1">
        <w:r w:rsidR="001C0A8A" w:rsidRPr="001C0A8A">
          <w:rPr>
            <w:i/>
            <w:noProof/>
            <w:vertAlign w:val="superscript"/>
          </w:rPr>
          <w:t>22</w:t>
        </w:r>
      </w:hyperlink>
      <w:r w:rsidR="001C0A8A" w:rsidRPr="001C0A8A">
        <w:rPr>
          <w:i/>
          <w:noProof/>
          <w:vertAlign w:val="superscript"/>
        </w:rPr>
        <w:t>)</w:t>
      </w:r>
      <w:r w:rsidR="00010C54" w:rsidRPr="00254202">
        <w:fldChar w:fldCharType="end"/>
      </w:r>
      <w:r w:rsidRPr="00585DAF">
        <w:t xml:space="preserve"> This library was generated on precut glass coated with Fluorine Doped tin Oxide (FTO) substrates onto which a TiO</w:t>
      </w:r>
      <w:r w:rsidRPr="00585DAF">
        <w:rPr>
          <w:vertAlign w:val="subscript"/>
        </w:rPr>
        <w:t>2</w:t>
      </w:r>
      <w:r w:rsidRPr="00585DAF">
        <w:t xml:space="preserve"> window layer with a linear gradient was deposited, followed by an absorber layer of Cu</w:t>
      </w:r>
      <w:r w:rsidRPr="00585DAF">
        <w:rPr>
          <w:vertAlign w:val="subscript"/>
        </w:rPr>
        <w:t>2</w:t>
      </w:r>
      <w:r w:rsidRPr="00585DAF">
        <w:t>O</w:t>
      </w:r>
      <w:r w:rsidR="00AF7BA1">
        <w:rPr>
          <w:rFonts w:hint="cs"/>
          <w:rtl/>
        </w:rPr>
        <w:t xml:space="preserve"> </w:t>
      </w:r>
      <w:r w:rsidR="00AF7BA1">
        <w:t>(</w:t>
      </w:r>
      <w:r w:rsidR="005A1CB7">
        <w:t>see</w:t>
      </w:r>
      <w:r w:rsidR="00AF7BA1">
        <w:t xml:space="preserve"> </w:t>
      </w:r>
      <w:r w:rsidR="000830DF">
        <w:fldChar w:fldCharType="begin"/>
      </w:r>
      <w:r w:rsidR="000830DF">
        <w:instrText xml:space="preserve"> REF _Ref475298230 \h  \* MERGEFORMAT </w:instrText>
      </w:r>
      <w:r w:rsidR="000830DF">
        <w:fldChar w:fldCharType="separate"/>
      </w:r>
      <w:r w:rsidR="00DC600D" w:rsidRPr="00DC600D">
        <w:t xml:space="preserve">Figure </w:t>
      </w:r>
      <w:r w:rsidR="00DC600D" w:rsidRPr="00DC600D">
        <w:rPr>
          <w:noProof/>
        </w:rPr>
        <w:t>11</w:t>
      </w:r>
      <w:r w:rsidR="000830DF">
        <w:fldChar w:fldCharType="end"/>
      </w:r>
      <w:r w:rsidR="00AF7BA1">
        <w:t>)</w:t>
      </w:r>
      <w:r w:rsidRPr="00585DAF">
        <w:t xml:space="preserve">. </w:t>
      </w:r>
      <w:r>
        <w:t>T</w:t>
      </w:r>
      <w:r w:rsidRPr="00585DAF">
        <w:t>wo different back-contacts were used, namely, silver only (Ag) and silver and copper (Ag</w:t>
      </w:r>
      <w:r>
        <w:t>|</w:t>
      </w:r>
      <w:r w:rsidRPr="00585DAF">
        <w:t>Cu) deposited one after the other, leading to two sub-libraries (data</w:t>
      </w:r>
      <w:r>
        <w:t>sets</w:t>
      </w:r>
      <w:r w:rsidRPr="00585DAF">
        <w:t xml:space="preserve">) each consisting of grid of 13 x 13 = 169 cells. In this </w:t>
      </w:r>
      <w:proofErr w:type="gramStart"/>
      <w:r>
        <w:t>work</w:t>
      </w:r>
      <w:proofErr w:type="gramEnd"/>
      <w:r w:rsidRPr="00585DAF">
        <w:t xml:space="preserve"> we omitted the non-photovoltaic cells leaving </w:t>
      </w:r>
      <w:r>
        <w:rPr>
          <w:rFonts w:eastAsia="Calibri"/>
        </w:rPr>
        <w:t xml:space="preserve">a total of </w:t>
      </w:r>
      <w:r w:rsidRPr="00585DAF">
        <w:rPr>
          <w:rFonts w:eastAsia="Calibri"/>
        </w:rPr>
        <w:t>166 and 162 cells for the Ag and Ag</w:t>
      </w:r>
      <w:r>
        <w:rPr>
          <w:rFonts w:eastAsia="Calibri"/>
        </w:rPr>
        <w:t>|</w:t>
      </w:r>
      <w:r w:rsidRPr="00585DAF">
        <w:rPr>
          <w:rFonts w:eastAsia="Calibri"/>
        </w:rPr>
        <w:t>Cu back</w:t>
      </w:r>
      <w:r>
        <w:rPr>
          <w:rFonts w:eastAsia="Calibri"/>
        </w:rPr>
        <w:t xml:space="preserve"> contact data base respectively</w:t>
      </w:r>
      <w:r w:rsidRPr="00585DAF">
        <w:rPr>
          <w:rFonts w:eastAsia="Calibri"/>
        </w:rPr>
        <w:t>.</w:t>
      </w:r>
      <w:r w:rsidR="00AF7BA1">
        <w:rPr>
          <w:rFonts w:eastAsia="Calibri"/>
        </w:rPr>
        <w:t xml:space="preserve"> Characterization of the libraries was performed in the same manner as described in the Pre-Processing implementation.</w:t>
      </w:r>
    </w:p>
    <w:p w14:paraId="1857FD26" w14:textId="77777777" w:rsidR="00B0396D" w:rsidRDefault="00B0396D" w:rsidP="009E2DFD">
      <w:pPr>
        <w:spacing w:after="0"/>
        <w:ind w:left="720"/>
        <w:rPr>
          <w:rFonts w:ascii="Times New Roman" w:hAnsi="Times New Roman" w:cs="Times New Roman"/>
          <w:rtl/>
        </w:rPr>
      </w:pPr>
      <w:r>
        <w:rPr>
          <w:rFonts w:ascii="Times New Roman" w:hAnsi="Times New Roman" w:cs="Times New Roman"/>
          <w:noProof/>
        </w:rPr>
        <w:drawing>
          <wp:inline distT="0" distB="0" distL="0" distR="0" wp14:anchorId="633D34B9" wp14:editId="3E1C99D0">
            <wp:extent cx="5057775" cy="1762125"/>
            <wp:effectExtent l="0" t="0" r="9525" b="952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VEN.jpg"/>
                    <pic:cNvPicPr/>
                  </pic:nvPicPr>
                  <pic:blipFill rotWithShape="1">
                    <a:blip r:embed="rId31" cstate="print">
                      <a:extLst>
                        <a:ext uri="{28A0092B-C50C-407E-A947-70E740481C1C}">
                          <a14:useLocalDpi xmlns:a14="http://schemas.microsoft.com/office/drawing/2010/main" val="0"/>
                        </a:ext>
                      </a:extLst>
                    </a:blip>
                    <a:srcRect t="7224" r="4106" b="48233"/>
                    <a:stretch/>
                  </pic:blipFill>
                  <pic:spPr bwMode="auto">
                    <a:xfrm>
                      <a:off x="0" y="0"/>
                      <a:ext cx="5057775" cy="1762125"/>
                    </a:xfrm>
                    <a:prstGeom prst="rect">
                      <a:avLst/>
                    </a:prstGeom>
                    <a:ln>
                      <a:noFill/>
                    </a:ln>
                    <a:extLst>
                      <a:ext uri="{53640926-AAD7-44D8-BBD7-CCE9431645EC}">
                        <a14:shadowObscured xmlns:a14="http://schemas.microsoft.com/office/drawing/2010/main"/>
                      </a:ext>
                    </a:extLst>
                  </pic:spPr>
                </pic:pic>
              </a:graphicData>
            </a:graphic>
          </wp:inline>
        </w:drawing>
      </w:r>
    </w:p>
    <w:p w14:paraId="02976357" w14:textId="7EC05710" w:rsidR="009E2DFD" w:rsidRDefault="009E2DFD" w:rsidP="00B0396D">
      <w:pPr>
        <w:spacing w:after="0"/>
        <w:ind w:left="720"/>
        <w:rPr>
          <w:u w:val="single"/>
        </w:rPr>
      </w:pPr>
      <w:bookmarkStart w:id="423" w:name="_Ref475298230"/>
      <w:bookmarkStart w:id="424" w:name="_Toc483041615"/>
      <w:r w:rsidRPr="009817B2">
        <w:rPr>
          <w:b/>
          <w:bCs/>
        </w:rPr>
        <w:t xml:space="preserve">Figure </w:t>
      </w:r>
      <w:r w:rsidR="009A312C" w:rsidRPr="009817B2">
        <w:rPr>
          <w:b/>
          <w:bCs/>
        </w:rPr>
        <w:fldChar w:fldCharType="begin"/>
      </w:r>
      <w:r w:rsidRPr="009817B2">
        <w:rPr>
          <w:b/>
          <w:bCs/>
        </w:rPr>
        <w:instrText xml:space="preserve"> SEQ Figure \* ARABIC </w:instrText>
      </w:r>
      <w:r w:rsidR="009A312C" w:rsidRPr="009817B2">
        <w:rPr>
          <w:b/>
          <w:bCs/>
        </w:rPr>
        <w:fldChar w:fldCharType="separate"/>
      </w:r>
      <w:ins w:id="425" w:author="Shy Alon" w:date="2017-07-18T22:39:00Z">
        <w:r w:rsidR="000F5381">
          <w:rPr>
            <w:b/>
            <w:bCs/>
            <w:noProof/>
          </w:rPr>
          <w:t>14</w:t>
        </w:r>
      </w:ins>
      <w:del w:id="426" w:author="Shy Alon" w:date="2017-07-05T22:58:00Z">
        <w:r w:rsidR="00A9699E" w:rsidDel="00C91D56">
          <w:rPr>
            <w:b/>
            <w:bCs/>
            <w:noProof/>
          </w:rPr>
          <w:delText>12</w:delText>
        </w:r>
      </w:del>
      <w:r w:rsidR="009A312C" w:rsidRPr="009817B2">
        <w:rPr>
          <w:b/>
          <w:bCs/>
        </w:rPr>
        <w:fldChar w:fldCharType="end"/>
      </w:r>
      <w:bookmarkEnd w:id="423"/>
      <w:r w:rsidRPr="009817B2">
        <w:rPr>
          <w:b/>
          <w:bCs/>
        </w:rPr>
        <w:t>:</w:t>
      </w:r>
      <w:r w:rsidRPr="00826098">
        <w:t xml:space="preserve"> A schematic representation of the PV solar cells TiO</w:t>
      </w:r>
      <w:r w:rsidRPr="00340A53">
        <w:rPr>
          <w:vertAlign w:val="subscript"/>
        </w:rPr>
        <w:t>2</w:t>
      </w:r>
      <w:r w:rsidRPr="00826098">
        <w:t>|Co</w:t>
      </w:r>
      <w:r w:rsidRPr="00FC34C5">
        <w:rPr>
          <w:vertAlign w:val="subscript"/>
        </w:rPr>
        <w:t>3</w:t>
      </w:r>
      <w:r w:rsidRPr="00826098">
        <w:t>O</w:t>
      </w:r>
      <w:r w:rsidRPr="00340A53">
        <w:rPr>
          <w:vertAlign w:val="subscript"/>
        </w:rPr>
        <w:t>4</w:t>
      </w:r>
      <w:r w:rsidRPr="00826098">
        <w:t xml:space="preserve"> library</w:t>
      </w:r>
      <w:bookmarkEnd w:id="424"/>
      <w:r w:rsidRPr="00826098">
        <w:t xml:space="preserve"> </w:t>
      </w:r>
    </w:p>
    <w:p w14:paraId="04CAAD7E" w14:textId="77777777" w:rsidR="00AE01E9" w:rsidRPr="00AE01E9" w:rsidRDefault="00AE01E9" w:rsidP="00AE01E9"/>
    <w:p w14:paraId="6E6E66AE" w14:textId="7E804FBA" w:rsidR="00802AFE" w:rsidRDefault="00802AFE" w:rsidP="00185BBB">
      <w:pPr>
        <w:rPr>
          <w:rFonts w:ascii="Times New Roman" w:eastAsia="Calibri" w:hAnsi="Times New Roman" w:cs="Arial"/>
        </w:rPr>
      </w:pPr>
      <w:r w:rsidRPr="00757CBC">
        <w:rPr>
          <w:rFonts w:ascii="Times New Roman" w:eastAsia="Calibri" w:hAnsi="Times New Roman" w:cs="Arial"/>
        </w:rPr>
        <w:t>The RANSC</w:t>
      </w:r>
      <w:r>
        <w:rPr>
          <w:rFonts w:ascii="Times New Roman" w:eastAsia="Calibri" w:hAnsi="Times New Roman" w:cs="Arial" w:hint="cs"/>
          <w:rtl/>
        </w:rPr>
        <w:t xml:space="preserve"> </w:t>
      </w:r>
      <w:r>
        <w:rPr>
          <w:rFonts w:ascii="Times New Roman" w:eastAsia="Calibri" w:hAnsi="Times New Roman" w:cs="Arial"/>
        </w:rPr>
        <w:t>algorithm</w:t>
      </w:r>
      <w:r w:rsidRPr="00757CBC">
        <w:rPr>
          <w:rFonts w:ascii="Times New Roman" w:eastAsia="Calibri" w:hAnsi="Times New Roman" w:cs="Arial"/>
        </w:rPr>
        <w:t xml:space="preserve"> was applied </w:t>
      </w:r>
      <w:r>
        <w:rPr>
          <w:rFonts w:ascii="Times New Roman" w:eastAsia="Calibri" w:hAnsi="Times New Roman" w:cs="Arial"/>
        </w:rPr>
        <w:t>to</w:t>
      </w:r>
      <w:r w:rsidRPr="00757CBC">
        <w:rPr>
          <w:rFonts w:ascii="Times New Roman" w:eastAsia="Calibri" w:hAnsi="Times New Roman" w:cs="Arial"/>
        </w:rPr>
        <w:t xml:space="preserve"> the three data</w:t>
      </w:r>
      <w:r>
        <w:rPr>
          <w:rFonts w:ascii="Times New Roman" w:eastAsia="Calibri" w:hAnsi="Times New Roman" w:cs="Arial"/>
        </w:rPr>
        <w:t>sets described above</w:t>
      </w:r>
      <w:r w:rsidRPr="00757CBC">
        <w:rPr>
          <w:rFonts w:ascii="Times New Roman" w:eastAsia="Calibri" w:hAnsi="Times New Roman" w:cs="Arial"/>
        </w:rPr>
        <w:t>.  For each</w:t>
      </w:r>
      <w:r>
        <w:rPr>
          <w:rFonts w:ascii="Times New Roman" w:eastAsia="Calibri" w:hAnsi="Times New Roman" w:cs="Arial"/>
        </w:rPr>
        <w:t xml:space="preserve"> dataset</w:t>
      </w:r>
      <w:r w:rsidRPr="00757CBC">
        <w:rPr>
          <w:rFonts w:ascii="Times New Roman" w:eastAsia="Calibri" w:hAnsi="Times New Roman" w:cs="Arial"/>
        </w:rPr>
        <w:t xml:space="preserve"> three models were </w:t>
      </w:r>
      <w:r>
        <w:rPr>
          <w:rFonts w:ascii="Times New Roman" w:eastAsia="Calibri" w:hAnsi="Times New Roman" w:cs="Arial"/>
        </w:rPr>
        <w:t>derived</w:t>
      </w:r>
      <w:r w:rsidRPr="00714C41">
        <w:rPr>
          <w:rFonts w:ascii="Times New Roman" w:eastAsia="Calibri" w:hAnsi="Times New Roman" w:cs="Arial"/>
        </w:rPr>
        <w:t xml:space="preserve"> to describe their Photo</w:t>
      </w:r>
      <w:r>
        <w:rPr>
          <w:rFonts w:ascii="Times New Roman" w:eastAsia="Calibri" w:hAnsi="Times New Roman" w:cs="Arial"/>
        </w:rPr>
        <w:t>v</w:t>
      </w:r>
      <w:r w:rsidRPr="00714C41">
        <w:rPr>
          <w:rFonts w:ascii="Times New Roman" w:eastAsia="Calibri" w:hAnsi="Times New Roman" w:cs="Arial"/>
        </w:rPr>
        <w:t>oltaic</w:t>
      </w:r>
      <w:r>
        <w:rPr>
          <w:rFonts w:ascii="Times New Roman" w:eastAsia="Calibri" w:hAnsi="Times New Roman" w:cs="Arial"/>
        </w:rPr>
        <w:t xml:space="preserve"> (PV)</w:t>
      </w:r>
      <w:r w:rsidRPr="00714C41">
        <w:rPr>
          <w:rFonts w:ascii="Times New Roman" w:eastAsia="Calibri" w:hAnsi="Times New Roman" w:cs="Arial"/>
        </w:rPr>
        <w:t xml:space="preserve"> </w:t>
      </w:r>
      <w:r>
        <w:rPr>
          <w:rFonts w:ascii="Times New Roman" w:eastAsia="Calibri" w:hAnsi="Times New Roman" w:cs="Arial"/>
        </w:rPr>
        <w:t>properties</w:t>
      </w:r>
      <w:r w:rsidRPr="00714C41">
        <w:rPr>
          <w:rFonts w:ascii="Times New Roman" w:eastAsia="Calibri" w:hAnsi="Times New Roman" w:cs="Arial"/>
        </w:rPr>
        <w:t xml:space="preserve"> (</w:t>
      </w:r>
      <w:r w:rsidRPr="00714C41">
        <w:rPr>
          <w:rFonts w:ascii="Times New Roman" w:eastAsia="Calibri" w:hAnsi="Times New Roman" w:cs="Arial"/>
          <w:i/>
          <w:iCs/>
        </w:rPr>
        <w:t>J</w:t>
      </w:r>
      <w:r w:rsidRPr="00714C41">
        <w:rPr>
          <w:rFonts w:ascii="Times New Roman" w:eastAsia="Calibri" w:hAnsi="Times New Roman" w:cs="Arial"/>
          <w:i/>
          <w:iCs/>
          <w:vertAlign w:val="subscript"/>
        </w:rPr>
        <w:t>SC</w:t>
      </w:r>
      <w:r w:rsidRPr="00714C41">
        <w:rPr>
          <w:rFonts w:ascii="Times New Roman" w:eastAsia="Calibri" w:hAnsi="Times New Roman" w:cs="Arial"/>
          <w:i/>
          <w:iCs/>
        </w:rPr>
        <w:t>, V</w:t>
      </w:r>
      <w:r w:rsidRPr="00714C41">
        <w:rPr>
          <w:rFonts w:ascii="Times New Roman" w:eastAsia="Calibri" w:hAnsi="Times New Roman" w:cs="Arial"/>
          <w:i/>
          <w:iCs/>
          <w:vertAlign w:val="subscript"/>
        </w:rPr>
        <w:t>OC</w:t>
      </w:r>
      <w:r w:rsidRPr="00714C41">
        <w:rPr>
          <w:rFonts w:ascii="Times New Roman" w:eastAsia="Calibri" w:hAnsi="Times New Roman" w:cs="Arial"/>
        </w:rPr>
        <w:t xml:space="preserve"> and </w:t>
      </w:r>
      <w:r w:rsidRPr="00714C41">
        <w:rPr>
          <w:rFonts w:ascii="Times New Roman" w:eastAsia="Calibri" w:hAnsi="Times New Roman" w:cs="Arial"/>
          <w:i/>
          <w:iCs/>
        </w:rPr>
        <w:t>IQE</w:t>
      </w:r>
      <w:r w:rsidRPr="00714C41">
        <w:rPr>
          <w:rFonts w:ascii="Times New Roman" w:eastAsia="Calibri" w:hAnsi="Times New Roman" w:cs="Arial"/>
        </w:rPr>
        <w:t xml:space="preserve">). </w:t>
      </w:r>
      <w:r w:rsidRPr="00757CBC">
        <w:rPr>
          <w:rFonts w:ascii="Times New Roman" w:eastAsia="Calibri" w:hAnsi="Times New Roman" w:cs="Arial"/>
        </w:rPr>
        <w:t xml:space="preserve">Table </w:t>
      </w:r>
      <w:r w:rsidR="00E644EC">
        <w:rPr>
          <w:rFonts w:ascii="Times New Roman" w:eastAsia="Calibri" w:hAnsi="Times New Roman" w:cs="Arial"/>
        </w:rPr>
        <w:t>4</w:t>
      </w:r>
      <w:r w:rsidRPr="00757CBC">
        <w:rPr>
          <w:rFonts w:ascii="Times New Roman" w:eastAsia="Calibri" w:hAnsi="Times New Roman" w:cs="Arial"/>
        </w:rPr>
        <w:t xml:space="preserve"> </w:t>
      </w:r>
      <w:r>
        <w:rPr>
          <w:rFonts w:ascii="Times New Roman" w:eastAsia="Calibri" w:hAnsi="Times New Roman" w:cs="Arial"/>
        </w:rPr>
        <w:t>presents the number of training set and test set sa</w:t>
      </w:r>
      <w:r w:rsidR="00185BBB">
        <w:rPr>
          <w:rFonts w:ascii="Times New Roman" w:eastAsia="Calibri" w:hAnsi="Times New Roman" w:cs="Arial"/>
        </w:rPr>
        <w:t xml:space="preserve">mples found to </w:t>
      </w:r>
      <w:r w:rsidR="00185BBB">
        <w:rPr>
          <w:rFonts w:ascii="Times New Roman" w:eastAsia="Calibri" w:hAnsi="Times New Roman" w:cs="Arial"/>
        </w:rPr>
        <w:lastRenderedPageBreak/>
        <w:t xml:space="preserve">reside within </w:t>
      </w:r>
      <w:proofErr w:type="gramStart"/>
      <w:r w:rsidR="00185BBB">
        <w:rPr>
          <w:rFonts w:ascii="Times New Roman" w:eastAsia="Calibri" w:hAnsi="Times New Roman" w:cs="Arial"/>
        </w:rPr>
        <w:t>a distance of one</w:t>
      </w:r>
      <w:proofErr w:type="gramEnd"/>
      <w:r w:rsidR="00185BBB">
        <w:rPr>
          <w:rFonts w:ascii="Times New Roman" w:eastAsia="Calibri" w:hAnsi="Times New Roman" w:cs="Arial"/>
        </w:rPr>
        <w:t xml:space="preserve"> standard deviation of the train subsample from the derived</w:t>
      </w:r>
      <w:r>
        <w:rPr>
          <w:rFonts w:ascii="Times New Roman" w:eastAsia="Calibri" w:hAnsi="Times New Roman" w:cs="Arial"/>
        </w:rPr>
        <w:t xml:space="preserve"> model (i.e., model-compatible samples).</w:t>
      </w:r>
      <w:r>
        <w:rPr>
          <w:rFonts w:ascii="Times New Roman" w:eastAsia="Times New Roman" w:hAnsi="Times New Roman" w:cs="Arial"/>
        </w:rPr>
        <w:t xml:space="preserve"> Model-incompatible samples </w:t>
      </w:r>
      <w:r>
        <w:rPr>
          <w:rFonts w:ascii="Times New Roman" w:eastAsia="Calibri" w:hAnsi="Times New Roman" w:cs="Arial"/>
        </w:rPr>
        <w:t xml:space="preserve">in the training and test sets are referred to as </w:t>
      </w:r>
      <w:r w:rsidRPr="00714C41">
        <w:rPr>
          <w:rFonts w:ascii="Times New Roman" w:eastAsia="Calibri" w:hAnsi="Times New Roman" w:cs="Arial"/>
        </w:rPr>
        <w:t>outliers</w:t>
      </w:r>
      <w:r w:rsidRPr="00757CBC">
        <w:rPr>
          <w:rFonts w:ascii="Times New Roman" w:eastAsia="Calibri" w:hAnsi="Times New Roman" w:cs="Arial"/>
        </w:rPr>
        <w:t xml:space="preserve"> </w:t>
      </w:r>
      <w:r>
        <w:rPr>
          <w:rFonts w:ascii="Times New Roman" w:eastAsia="Calibri" w:hAnsi="Times New Roman" w:cs="Arial"/>
        </w:rPr>
        <w:t>and outside of the model’s AD, respectively</w:t>
      </w:r>
      <w:r w:rsidRPr="00757CBC">
        <w:rPr>
          <w:rFonts w:ascii="Times New Roman" w:eastAsia="Calibri" w:hAnsi="Times New Roman" w:cs="Arial"/>
        </w:rPr>
        <w:t xml:space="preserve">. As </w:t>
      </w:r>
      <w:r>
        <w:rPr>
          <w:rFonts w:ascii="Times New Roman" w:eastAsia="Calibri" w:hAnsi="Times New Roman" w:cs="Arial"/>
        </w:rPr>
        <w:t xml:space="preserve">can </w:t>
      </w:r>
      <w:r w:rsidRPr="00757CBC">
        <w:rPr>
          <w:rFonts w:ascii="Times New Roman" w:eastAsia="Calibri" w:hAnsi="Times New Roman" w:cs="Arial"/>
        </w:rPr>
        <w:t xml:space="preserve">clearly </w:t>
      </w:r>
      <w:r>
        <w:rPr>
          <w:rFonts w:ascii="Times New Roman" w:eastAsia="Calibri" w:hAnsi="Times New Roman" w:cs="Arial"/>
        </w:rPr>
        <w:t xml:space="preserve">be </w:t>
      </w:r>
      <w:r w:rsidRPr="00757CBC">
        <w:rPr>
          <w:rFonts w:ascii="Times New Roman" w:eastAsia="Calibri" w:hAnsi="Times New Roman" w:cs="Arial"/>
        </w:rPr>
        <w:t xml:space="preserve">seen, the </w:t>
      </w:r>
      <w:proofErr w:type="gramStart"/>
      <w:r w:rsidRPr="00757CBC">
        <w:rPr>
          <w:rFonts w:ascii="Times New Roman" w:eastAsia="Calibri" w:hAnsi="Times New Roman" w:cs="Arial"/>
        </w:rPr>
        <w:t>vast majority</w:t>
      </w:r>
      <w:proofErr w:type="gramEnd"/>
      <w:r w:rsidRPr="00757CBC">
        <w:rPr>
          <w:rFonts w:ascii="Times New Roman" w:eastAsia="Calibri" w:hAnsi="Times New Roman" w:cs="Arial"/>
        </w:rPr>
        <w:t xml:space="preserve"> (</w:t>
      </w:r>
      <w:r w:rsidRPr="00757CBC">
        <w:rPr>
          <w:rFonts w:ascii="Arial" w:eastAsia="Calibri" w:hAnsi="Arial" w:cs="Arial"/>
        </w:rPr>
        <w:t>≥</w:t>
      </w:r>
      <w:r w:rsidRPr="00757CBC">
        <w:rPr>
          <w:rFonts w:ascii="Times New Roman" w:eastAsia="Calibri" w:hAnsi="Times New Roman" w:cs="Arial"/>
        </w:rPr>
        <w:t xml:space="preserve"> </w:t>
      </w:r>
      <w:r>
        <w:rPr>
          <w:rFonts w:ascii="Times New Roman" w:eastAsia="Calibri" w:hAnsi="Times New Roman" w:cs="Arial"/>
        </w:rPr>
        <w:t>8</w:t>
      </w:r>
      <w:r w:rsidRPr="00714C41">
        <w:rPr>
          <w:rFonts w:ascii="Times New Roman" w:eastAsia="Calibri" w:hAnsi="Times New Roman" w:cs="Arial"/>
        </w:rPr>
        <w:t>5</w:t>
      </w:r>
      <w:r w:rsidRPr="00757CBC">
        <w:rPr>
          <w:rFonts w:ascii="Times New Roman" w:eastAsia="Calibri" w:hAnsi="Times New Roman" w:cs="Arial"/>
        </w:rPr>
        <w:t xml:space="preserve">%) of the samples are included </w:t>
      </w:r>
      <w:r>
        <w:rPr>
          <w:rFonts w:ascii="Times New Roman" w:eastAsia="Calibri" w:hAnsi="Times New Roman" w:cs="Arial"/>
        </w:rPr>
        <w:t>within the strip for</w:t>
      </w:r>
      <w:r w:rsidRPr="00757CBC">
        <w:rPr>
          <w:rFonts w:ascii="Times New Roman" w:eastAsia="Calibri" w:hAnsi="Times New Roman" w:cs="Arial"/>
        </w:rPr>
        <w:t xml:space="preserve"> both the training and test sets</w:t>
      </w:r>
      <w:r>
        <w:rPr>
          <w:rFonts w:ascii="Times New Roman" w:eastAsia="Calibri" w:hAnsi="Times New Roman" w:cs="Arial"/>
        </w:rPr>
        <w:t xml:space="preserve">. This suggests that (i) Predictive models could likely be derived for this dataset and (ii) The model described by the strip forming curve approximates most of the training set and test set samples to within one standard deviation (the pre-defined strip width; see Methods section) from their experimental values. </w:t>
      </w:r>
      <w:r w:rsidRPr="00757CBC">
        <w:rPr>
          <w:rFonts w:ascii="Times New Roman" w:eastAsia="Calibri" w:hAnsi="Times New Roman" w:cs="Arial"/>
        </w:rPr>
        <w:t xml:space="preserve"> </w:t>
      </w:r>
      <w:r>
        <w:rPr>
          <w:rFonts w:ascii="Times New Roman" w:eastAsia="Calibri" w:hAnsi="Times New Roman" w:cs="Arial"/>
        </w:rPr>
        <w:t xml:space="preserve">One could therefore propose that </w:t>
      </w:r>
      <w:proofErr w:type="gramStart"/>
      <w:r>
        <w:rPr>
          <w:rFonts w:ascii="Times New Roman" w:eastAsia="Calibri" w:hAnsi="Times New Roman" w:cs="Arial"/>
        </w:rPr>
        <w:t>the majority of</w:t>
      </w:r>
      <w:proofErr w:type="gramEnd"/>
      <w:r>
        <w:rPr>
          <w:rFonts w:ascii="Times New Roman" w:eastAsia="Calibri" w:hAnsi="Times New Roman" w:cs="Arial"/>
        </w:rPr>
        <w:t xml:space="preserve"> future samples will be similarly predicted. </w:t>
      </w:r>
      <w:r w:rsidRPr="00B96174">
        <w:rPr>
          <w:rFonts w:ascii="Times New Roman" w:eastAsia="Calibri" w:hAnsi="Times New Roman" w:cs="Arial"/>
        </w:rPr>
        <w:t xml:space="preserve">However, in two </w:t>
      </w:r>
      <w:r>
        <w:rPr>
          <w:rFonts w:ascii="Times New Roman" w:eastAsia="Calibri" w:hAnsi="Times New Roman" w:cs="Arial"/>
        </w:rPr>
        <w:t>cases</w:t>
      </w:r>
      <w:r w:rsidRPr="00B96174">
        <w:rPr>
          <w:rFonts w:ascii="Times New Roman" w:eastAsia="Calibri" w:hAnsi="Times New Roman" w:cs="Arial"/>
        </w:rPr>
        <w:t xml:space="preserve"> the </w:t>
      </w:r>
      <w:r>
        <w:rPr>
          <w:rFonts w:ascii="Times New Roman" w:eastAsia="Calibri" w:hAnsi="Times New Roman" w:cs="Arial"/>
        </w:rPr>
        <w:t>number</w:t>
      </w:r>
      <w:r w:rsidRPr="00B96174">
        <w:rPr>
          <w:rFonts w:ascii="Times New Roman" w:eastAsia="Calibri" w:hAnsi="Times New Roman" w:cs="Arial"/>
        </w:rPr>
        <w:t xml:space="preserve"> of </w:t>
      </w:r>
      <w:r>
        <w:rPr>
          <w:rFonts w:ascii="Times New Roman" w:eastAsia="Calibri" w:hAnsi="Times New Roman" w:cs="Arial"/>
        </w:rPr>
        <w:t>a</w:t>
      </w:r>
      <w:r w:rsidRPr="00B96174">
        <w:rPr>
          <w:rFonts w:ascii="Times New Roman" w:eastAsia="Calibri" w:hAnsi="Times New Roman" w:cs="Arial"/>
        </w:rPr>
        <w:t xml:space="preserve">cceptable cells </w:t>
      </w:r>
      <w:r>
        <w:rPr>
          <w:rFonts w:ascii="Times New Roman" w:eastAsia="Calibri" w:hAnsi="Times New Roman" w:cs="Arial"/>
        </w:rPr>
        <w:t>was</w:t>
      </w:r>
      <w:r w:rsidRPr="00B96174">
        <w:rPr>
          <w:rFonts w:ascii="Times New Roman" w:eastAsia="Calibri" w:hAnsi="Times New Roman" w:cs="Arial"/>
        </w:rPr>
        <w:t xml:space="preserve"> </w:t>
      </w:r>
      <w:r>
        <w:rPr>
          <w:rFonts w:ascii="Times New Roman" w:eastAsia="Calibri" w:hAnsi="Times New Roman" w:cs="Arial"/>
        </w:rPr>
        <w:t>below the</w:t>
      </w:r>
      <w:r w:rsidRPr="00B96174">
        <w:rPr>
          <w:rFonts w:ascii="Times New Roman" w:eastAsia="Calibri" w:hAnsi="Times New Roman" w:cs="Arial"/>
        </w:rPr>
        <w:t xml:space="preserve"> 85%</w:t>
      </w:r>
      <w:r>
        <w:rPr>
          <w:rFonts w:ascii="Times New Roman" w:eastAsia="Calibri" w:hAnsi="Times New Roman" w:cs="Arial"/>
        </w:rPr>
        <w:t xml:space="preserve"> threshold (t</w:t>
      </w:r>
      <w:r w:rsidRPr="00B96174">
        <w:rPr>
          <w:rFonts w:ascii="Times New Roman" w:eastAsia="Calibri" w:hAnsi="Times New Roman" w:cs="Arial"/>
        </w:rPr>
        <w:t xml:space="preserve">he </w:t>
      </w:r>
      <w:r w:rsidRPr="00B96174">
        <w:rPr>
          <w:rFonts w:ascii="Times New Roman" w:eastAsia="Calibri" w:hAnsi="Times New Roman" w:cs="Arial"/>
          <w:i/>
          <w:iCs/>
        </w:rPr>
        <w:t>V</w:t>
      </w:r>
      <w:r w:rsidRPr="00B96174">
        <w:rPr>
          <w:rFonts w:ascii="Times New Roman" w:eastAsia="Calibri" w:hAnsi="Times New Roman" w:cs="Arial"/>
          <w:i/>
          <w:iCs/>
          <w:vertAlign w:val="subscript"/>
        </w:rPr>
        <w:t>OC</w:t>
      </w:r>
      <w:r w:rsidRPr="00B96174">
        <w:rPr>
          <w:rFonts w:ascii="Times New Roman" w:eastAsia="Calibri" w:hAnsi="Times New Roman" w:cs="Arial"/>
        </w:rPr>
        <w:t xml:space="preserve"> </w:t>
      </w:r>
      <w:r>
        <w:rPr>
          <w:rFonts w:ascii="Times New Roman" w:eastAsia="Calibri" w:hAnsi="Times New Roman" w:cs="Arial"/>
        </w:rPr>
        <w:t xml:space="preserve">models </w:t>
      </w:r>
      <w:r w:rsidRPr="00B96174">
        <w:rPr>
          <w:rFonts w:ascii="Times New Roman" w:eastAsia="Calibri" w:hAnsi="Times New Roman" w:cs="Arial"/>
        </w:rPr>
        <w:t xml:space="preserve">for the </w:t>
      </w:r>
      <m:oMath>
        <m:r>
          <w:rPr>
            <w:rFonts w:ascii="Cambria Math" w:eastAsia="Calibri" w:hAnsi="Cambria Math" w:cs="Arial"/>
          </w:rPr>
          <m:t>Ti</m:t>
        </m:r>
        <m:sSub>
          <m:sSubPr>
            <m:ctrlPr>
              <w:rPr>
                <w:rFonts w:ascii="Cambria Math" w:eastAsia="Calibri" w:hAnsi="Cambria Math" w:cs="Arial"/>
              </w:rPr>
            </m:ctrlPr>
          </m:sSubPr>
          <m:e>
            <m:r>
              <w:rPr>
                <w:rFonts w:ascii="Cambria Math" w:eastAsia="Calibri" w:hAnsi="Cambria Math" w:cs="Arial"/>
              </w:rPr>
              <m:t>O</m:t>
            </m:r>
          </m:e>
          <m:sub>
            <m:r>
              <m:rPr>
                <m:sty m:val="p"/>
              </m:rPr>
              <w:rPr>
                <w:rFonts w:ascii="Cambria Math" w:eastAsia="Calibri" w:hAnsi="Cambria Math" w:cs="Arial"/>
              </w:rPr>
              <m:t>2</m:t>
            </m:r>
          </m:sub>
        </m:sSub>
        <m:d>
          <m:dPr>
            <m:begChr m:val="|"/>
            <m:endChr m:val="|"/>
            <m:ctrlPr>
              <w:rPr>
                <w:rFonts w:ascii="Cambria Math" w:eastAsia="Calibri" w:hAnsi="Cambria Math" w:cs="Arial"/>
              </w:rPr>
            </m:ctrlPr>
          </m:dPr>
          <m:e>
            <m:r>
              <w:rPr>
                <w:rFonts w:ascii="Cambria Math" w:eastAsia="Calibri" w:hAnsi="Cambria Math" w:cs="Arial"/>
              </w:rPr>
              <m:t>C</m:t>
            </m:r>
            <m:sSub>
              <m:sSubPr>
                <m:ctrlPr>
                  <w:rPr>
                    <w:rFonts w:ascii="Cambria Math" w:eastAsia="Calibri" w:hAnsi="Cambria Math" w:cs="Arial"/>
                  </w:rPr>
                </m:ctrlPr>
              </m:sSubPr>
              <m:e>
                <m:r>
                  <w:rPr>
                    <w:rFonts w:ascii="Cambria Math" w:eastAsia="Calibri" w:hAnsi="Cambria Math" w:cs="Arial"/>
                  </w:rPr>
                  <m:t>o</m:t>
                </m:r>
              </m:e>
              <m:sub>
                <m:r>
                  <m:rPr>
                    <m:sty m:val="p"/>
                  </m:rPr>
                  <w:rPr>
                    <w:rFonts w:ascii="Cambria Math" w:eastAsia="Calibri" w:hAnsi="Cambria Math" w:cs="Arial"/>
                  </w:rPr>
                  <m:t>3</m:t>
                </m:r>
              </m:sub>
            </m:sSub>
            <m:sSub>
              <m:sSubPr>
                <m:ctrlPr>
                  <w:rPr>
                    <w:rFonts w:ascii="Cambria Math" w:eastAsia="Calibri" w:hAnsi="Cambria Math" w:cs="Arial"/>
                  </w:rPr>
                </m:ctrlPr>
              </m:sSubPr>
              <m:e>
                <m:r>
                  <w:rPr>
                    <w:rFonts w:ascii="Cambria Math" w:eastAsia="Calibri" w:hAnsi="Cambria Math" w:cs="Arial"/>
                  </w:rPr>
                  <m:t>O</m:t>
                </m:r>
              </m:e>
              <m:sub>
                <m:r>
                  <m:rPr>
                    <m:sty m:val="p"/>
                  </m:rPr>
                  <w:rPr>
                    <w:rFonts w:ascii="Cambria Math" w:eastAsia="Calibri" w:hAnsi="Cambria Math" w:cs="Arial"/>
                  </w:rPr>
                  <m:t>4</m:t>
                </m:r>
              </m:sub>
            </m:sSub>
          </m:e>
        </m:d>
        <m:r>
          <w:rPr>
            <w:rFonts w:ascii="Cambria Math" w:eastAsia="Calibri" w:hAnsi="Cambria Math" w:cs="Arial"/>
          </w:rPr>
          <m:t>Mo</m:t>
        </m:r>
        <m:sSub>
          <m:sSubPr>
            <m:ctrlPr>
              <w:rPr>
                <w:rFonts w:ascii="Cambria Math" w:eastAsia="Calibri" w:hAnsi="Cambria Math" w:cs="Arial"/>
              </w:rPr>
            </m:ctrlPr>
          </m:sSubPr>
          <m:e>
            <m:r>
              <w:rPr>
                <w:rFonts w:ascii="Cambria Math" w:eastAsia="Calibri" w:hAnsi="Cambria Math" w:cs="Arial"/>
              </w:rPr>
              <m:t>O</m:t>
            </m:r>
          </m:e>
          <m:sub>
            <m:r>
              <m:rPr>
                <m:sty m:val="p"/>
              </m:rPr>
              <w:rPr>
                <w:rFonts w:ascii="Cambria Math" w:eastAsia="Calibri" w:hAnsi="Cambria Math" w:cs="Arial"/>
              </w:rPr>
              <m:t>3</m:t>
            </m:r>
          </m:sub>
        </m:sSub>
      </m:oMath>
      <w:r w:rsidRPr="00B96174">
        <w:rPr>
          <w:rFonts w:ascii="Times New Roman" w:eastAsia="Calibri" w:hAnsi="Times New Roman" w:cs="Arial"/>
        </w:rPr>
        <w:t xml:space="preserve"> </w:t>
      </w:r>
      <w:r>
        <w:rPr>
          <w:rFonts w:ascii="Times New Roman" w:eastAsia="Calibri" w:hAnsi="Times New Roman" w:cs="Arial"/>
        </w:rPr>
        <w:t xml:space="preserve">library with 83% and 73% of acceptable cells for the </w:t>
      </w:r>
      <w:r w:rsidRPr="00B96174">
        <w:rPr>
          <w:rFonts w:ascii="Times New Roman" w:eastAsia="Calibri" w:hAnsi="Times New Roman" w:cs="Arial"/>
        </w:rPr>
        <w:t xml:space="preserve">training and test </w:t>
      </w:r>
      <w:r>
        <w:rPr>
          <w:rFonts w:ascii="Times New Roman" w:eastAsia="Calibri" w:hAnsi="Times New Roman" w:cs="Arial"/>
        </w:rPr>
        <w:t xml:space="preserve">sets, </w:t>
      </w:r>
      <w:r w:rsidRPr="00B96174">
        <w:rPr>
          <w:rFonts w:ascii="Times New Roman" w:eastAsia="Calibri" w:hAnsi="Times New Roman" w:cs="Arial"/>
        </w:rPr>
        <w:t>respectively</w:t>
      </w:r>
      <w:r>
        <w:rPr>
          <w:rFonts w:ascii="Times New Roman" w:eastAsia="Calibri" w:hAnsi="Times New Roman" w:cs="Arial"/>
        </w:rPr>
        <w:t xml:space="preserve">), indicating higher variance for this property in this dataset in comparison with the other datasets. This may potentially lead to poor model performance (see below). </w:t>
      </w:r>
      <w:proofErr w:type="gramStart"/>
      <w:r>
        <w:rPr>
          <w:rFonts w:ascii="Times New Roman" w:eastAsia="Calibri" w:hAnsi="Times New Roman" w:cs="Arial"/>
        </w:rPr>
        <w:t>Indeed</w:t>
      </w:r>
      <w:proofErr w:type="gramEnd"/>
      <w:r>
        <w:rPr>
          <w:rFonts w:ascii="Times New Roman" w:eastAsia="Calibri" w:hAnsi="Times New Roman" w:cs="Arial"/>
        </w:rPr>
        <w:t xml:space="preserve"> the performances of the </w:t>
      </w:r>
      <w:r w:rsidRPr="00E3100D">
        <w:rPr>
          <w:rFonts w:ascii="Times New Roman" w:eastAsia="Calibri" w:hAnsi="Times New Roman" w:cs="Arial"/>
          <w:i/>
          <w:iCs/>
        </w:rPr>
        <w:t>V</w:t>
      </w:r>
      <w:r w:rsidRPr="00E3100D">
        <w:rPr>
          <w:rFonts w:ascii="Times New Roman" w:eastAsia="Calibri" w:hAnsi="Times New Roman" w:cs="Arial"/>
          <w:i/>
          <w:iCs/>
          <w:vertAlign w:val="subscript"/>
        </w:rPr>
        <w:t>OC</w:t>
      </w:r>
      <w:r>
        <w:rPr>
          <w:rFonts w:ascii="Times New Roman" w:eastAsia="Calibri" w:hAnsi="Times New Roman" w:cs="Arial"/>
        </w:rPr>
        <w:t xml:space="preserve"> model from the </w:t>
      </w:r>
      <m:oMath>
        <m:r>
          <w:rPr>
            <w:rFonts w:ascii="Cambria Math" w:eastAsia="Calibri" w:hAnsi="Cambria Math" w:cs="Arial"/>
          </w:rPr>
          <m:t>Ti</m:t>
        </m:r>
        <m:sSub>
          <m:sSubPr>
            <m:ctrlPr>
              <w:rPr>
                <w:rFonts w:ascii="Cambria Math" w:eastAsia="Calibri" w:hAnsi="Cambria Math" w:cs="Arial"/>
              </w:rPr>
            </m:ctrlPr>
          </m:sSubPr>
          <m:e>
            <m:r>
              <w:rPr>
                <w:rFonts w:ascii="Cambria Math" w:eastAsia="Calibri" w:hAnsi="Cambria Math" w:cs="Arial"/>
              </w:rPr>
              <m:t>O</m:t>
            </m:r>
          </m:e>
          <m:sub>
            <m:r>
              <m:rPr>
                <m:sty m:val="p"/>
              </m:rPr>
              <w:rPr>
                <w:rFonts w:ascii="Cambria Math" w:eastAsia="Calibri" w:hAnsi="Cambria Math" w:cs="Arial"/>
              </w:rPr>
              <m:t>2</m:t>
            </m:r>
          </m:sub>
        </m:sSub>
        <m:d>
          <m:dPr>
            <m:begChr m:val="|"/>
            <m:endChr m:val="|"/>
            <m:ctrlPr>
              <w:rPr>
                <w:rFonts w:ascii="Cambria Math" w:eastAsia="Calibri" w:hAnsi="Cambria Math" w:cs="Arial"/>
              </w:rPr>
            </m:ctrlPr>
          </m:dPr>
          <m:e>
            <m:r>
              <w:rPr>
                <w:rFonts w:ascii="Cambria Math" w:eastAsia="Calibri" w:hAnsi="Cambria Math" w:cs="Arial"/>
              </w:rPr>
              <m:t>C</m:t>
            </m:r>
            <m:sSub>
              <m:sSubPr>
                <m:ctrlPr>
                  <w:rPr>
                    <w:rFonts w:ascii="Cambria Math" w:eastAsia="Calibri" w:hAnsi="Cambria Math" w:cs="Arial"/>
                  </w:rPr>
                </m:ctrlPr>
              </m:sSubPr>
              <m:e>
                <m:r>
                  <w:rPr>
                    <w:rFonts w:ascii="Cambria Math" w:eastAsia="Calibri" w:hAnsi="Cambria Math" w:cs="Arial"/>
                  </w:rPr>
                  <m:t>o</m:t>
                </m:r>
              </m:e>
              <m:sub>
                <m:r>
                  <m:rPr>
                    <m:sty m:val="p"/>
                  </m:rPr>
                  <w:rPr>
                    <w:rFonts w:ascii="Cambria Math" w:eastAsia="Calibri" w:hAnsi="Cambria Math" w:cs="Arial"/>
                  </w:rPr>
                  <m:t>3</m:t>
                </m:r>
              </m:sub>
            </m:sSub>
            <m:sSub>
              <m:sSubPr>
                <m:ctrlPr>
                  <w:rPr>
                    <w:rFonts w:ascii="Cambria Math" w:eastAsia="Calibri" w:hAnsi="Cambria Math" w:cs="Arial"/>
                  </w:rPr>
                </m:ctrlPr>
              </m:sSubPr>
              <m:e>
                <m:r>
                  <w:rPr>
                    <w:rFonts w:ascii="Cambria Math" w:eastAsia="Calibri" w:hAnsi="Cambria Math" w:cs="Arial"/>
                  </w:rPr>
                  <m:t>O</m:t>
                </m:r>
              </m:e>
              <m:sub>
                <m:r>
                  <m:rPr>
                    <m:sty m:val="p"/>
                  </m:rPr>
                  <w:rPr>
                    <w:rFonts w:ascii="Cambria Math" w:eastAsia="Calibri" w:hAnsi="Cambria Math" w:cs="Arial"/>
                  </w:rPr>
                  <m:t>4</m:t>
                </m:r>
              </m:sub>
            </m:sSub>
          </m:e>
        </m:d>
        <m:r>
          <w:rPr>
            <w:rFonts w:ascii="Cambria Math" w:eastAsia="Calibri" w:hAnsi="Cambria Math" w:cs="Arial"/>
          </w:rPr>
          <m:t>Mo</m:t>
        </m:r>
        <m:sSub>
          <m:sSubPr>
            <m:ctrlPr>
              <w:rPr>
                <w:rFonts w:ascii="Cambria Math" w:eastAsia="Calibri" w:hAnsi="Cambria Math" w:cs="Arial"/>
              </w:rPr>
            </m:ctrlPr>
          </m:sSubPr>
          <m:e>
            <m:r>
              <w:rPr>
                <w:rFonts w:ascii="Cambria Math" w:eastAsia="Calibri" w:hAnsi="Cambria Math" w:cs="Arial"/>
              </w:rPr>
              <m:t>O</m:t>
            </m:r>
          </m:e>
          <m:sub>
            <m:r>
              <m:rPr>
                <m:sty m:val="p"/>
              </m:rPr>
              <w:rPr>
                <w:rFonts w:ascii="Cambria Math" w:eastAsia="Calibri" w:hAnsi="Cambria Math" w:cs="Arial"/>
              </w:rPr>
              <m:t>3</m:t>
            </m:r>
          </m:sub>
        </m:sSub>
      </m:oMath>
      <w:r>
        <w:rPr>
          <w:rFonts w:ascii="Times New Roman" w:eastAsia="Calibri" w:hAnsi="Times New Roman" w:cs="Arial"/>
        </w:rPr>
        <w:t xml:space="preserve"> library are exceptionally poor in accord with the insufficient number of model-compatible samples (Table </w:t>
      </w:r>
      <w:r w:rsidR="00E644EC">
        <w:rPr>
          <w:rFonts w:ascii="Times New Roman" w:eastAsia="Calibri" w:hAnsi="Times New Roman" w:cs="Arial"/>
        </w:rPr>
        <w:t>4</w:t>
      </w:r>
      <w:r>
        <w:rPr>
          <w:rFonts w:ascii="Times New Roman" w:eastAsia="Calibri" w:hAnsi="Times New Roman" w:cs="Arial"/>
        </w:rPr>
        <w:t xml:space="preserve">). This model was therefore excluded from the analysis reported below. </w:t>
      </w:r>
    </w:p>
    <w:p w14:paraId="1C6622FB" w14:textId="77777777" w:rsidR="00802AFE" w:rsidRDefault="00802AFE" w:rsidP="009B1370">
      <w:pPr>
        <w:tabs>
          <w:tab w:val="left" w:pos="6060"/>
        </w:tabs>
        <w:spacing w:after="0"/>
        <w:rPr>
          <w:rFonts w:ascii="Times New Roman" w:eastAsia="Calibri" w:hAnsi="Times New Roman" w:cs="Arial"/>
        </w:rPr>
      </w:pPr>
      <w:r>
        <w:rPr>
          <w:rFonts w:ascii="Times New Roman" w:eastAsia="Calibri" w:hAnsi="Times New Roman" w:cs="Arial"/>
        </w:rPr>
        <w:tab/>
      </w:r>
    </w:p>
    <w:p w14:paraId="1558B29B" w14:textId="77777777" w:rsidR="00802AFE" w:rsidRDefault="00802AFE" w:rsidP="009B1370">
      <w:pPr>
        <w:spacing w:after="0"/>
        <w:rPr>
          <w:rFonts w:ascii="Times New Roman" w:eastAsia="Calibri" w:hAnsi="Times New Roman" w:cs="Arial"/>
          <w:color w:val="000000"/>
          <w:szCs w:val="20"/>
        </w:rPr>
      </w:pPr>
      <w:r>
        <w:rPr>
          <w:rFonts w:ascii="Times New Roman" w:eastAsia="Calibri" w:hAnsi="Times New Roman" w:cs="Arial"/>
        </w:rPr>
        <w:t xml:space="preserve">The RANSAC algorithm led to models with good statistical parameters (Table </w:t>
      </w:r>
      <w:r w:rsidR="00E644EC">
        <w:rPr>
          <w:rFonts w:ascii="Times New Roman" w:eastAsia="Calibri" w:hAnsi="Times New Roman" w:cs="Arial"/>
        </w:rPr>
        <w:t>5</w:t>
      </w:r>
      <w:r>
        <w:rPr>
          <w:rFonts w:ascii="Times New Roman" w:eastAsia="Calibri" w:hAnsi="Times New Roman" w:cs="Arial"/>
        </w:rPr>
        <w:t xml:space="preserve">) for training set samples for </w:t>
      </w:r>
      <w:r w:rsidRPr="00714C41">
        <w:rPr>
          <w:rFonts w:ascii="Times New Roman" w:eastAsia="Calibri" w:hAnsi="Times New Roman" w:cs="Arial"/>
          <w:i/>
          <w:iCs/>
        </w:rPr>
        <w:t>J</w:t>
      </w:r>
      <w:r w:rsidRPr="00714C41">
        <w:rPr>
          <w:rFonts w:ascii="Times New Roman" w:eastAsia="Calibri" w:hAnsi="Times New Roman" w:cs="Arial"/>
          <w:i/>
          <w:iCs/>
          <w:vertAlign w:val="subscript"/>
        </w:rPr>
        <w:t>SC</w:t>
      </w:r>
      <w:r>
        <w:rPr>
          <w:rFonts w:ascii="Times New Roman" w:eastAsia="Calibri" w:hAnsi="Times New Roman" w:cs="Arial"/>
        </w:rPr>
        <w:t xml:space="preserve"> (</w:t>
      </w:r>
      <m:oMath>
        <m:sSubSup>
          <m:sSubSupPr>
            <m:ctrlPr>
              <w:rPr>
                <w:rFonts w:ascii="Cambria Math" w:eastAsia="Times New Roman" w:hAnsi="Cambria Math" w:cs="Times New Roman"/>
                <w:i/>
                <w:color w:val="000000"/>
                <w:szCs w:val="20"/>
              </w:rPr>
            </m:ctrlPr>
          </m:sSubSupPr>
          <m:e>
            <m:r>
              <w:rPr>
                <w:rFonts w:ascii="Cambria Math" w:eastAsia="Times New Roman" w:hAnsi="Cambria Math" w:cs="Times New Roman"/>
                <w:color w:val="000000"/>
                <w:szCs w:val="20"/>
              </w:rPr>
              <m:t>Q</m:t>
            </m:r>
          </m:e>
          <m:sub>
            <m:r>
              <w:rPr>
                <w:rFonts w:ascii="Cambria Math" w:eastAsia="Times New Roman" w:hAnsi="Cambria Math" w:cs="Times New Roman"/>
                <w:color w:val="000000"/>
                <w:szCs w:val="20"/>
              </w:rPr>
              <m:t>train</m:t>
            </m:r>
          </m:sub>
          <m:sup>
            <m:r>
              <w:rPr>
                <w:rFonts w:ascii="Cambria Math" w:eastAsia="Times New Roman" w:hAnsi="Cambria Math" w:cs="Times New Roman"/>
                <w:color w:val="000000"/>
                <w:szCs w:val="20"/>
              </w:rPr>
              <m:t>2</m:t>
            </m:r>
          </m:sup>
        </m:sSubSup>
      </m:oMath>
      <w:r>
        <w:rPr>
          <w:rFonts w:ascii="Times New Roman" w:eastAsia="Calibri" w:hAnsi="Times New Roman" w:cs="Arial"/>
          <w:color w:val="000000"/>
          <w:szCs w:val="20"/>
        </w:rPr>
        <w:t xml:space="preserve"> </w:t>
      </w:r>
      <w:r>
        <w:rPr>
          <w:rFonts w:ascii="Times New Roman" w:eastAsia="Calibri" w:hAnsi="Times New Roman" w:cs="Arial"/>
        </w:rPr>
        <w:t xml:space="preserve">between 0.74-0.77), </w:t>
      </w:r>
      <w:r w:rsidRPr="00E3100D">
        <w:rPr>
          <w:rFonts w:ascii="Times New Roman" w:eastAsia="Calibri" w:hAnsi="Times New Roman" w:cs="Arial"/>
          <w:i/>
          <w:iCs/>
        </w:rPr>
        <w:t>Voc</w:t>
      </w:r>
      <w:r>
        <w:rPr>
          <w:rFonts w:ascii="Times New Roman" w:eastAsia="Calibri" w:hAnsi="Times New Roman" w:cs="Arial"/>
        </w:rPr>
        <w:t xml:space="preserve"> (</w:t>
      </w:r>
      <m:oMath>
        <m:sSubSup>
          <m:sSubSupPr>
            <m:ctrlPr>
              <w:rPr>
                <w:rFonts w:ascii="Cambria Math" w:eastAsia="Times New Roman" w:hAnsi="Cambria Math" w:cs="Times New Roman"/>
                <w:i/>
                <w:color w:val="000000"/>
                <w:szCs w:val="20"/>
              </w:rPr>
            </m:ctrlPr>
          </m:sSubSupPr>
          <m:e>
            <m:r>
              <w:rPr>
                <w:rFonts w:ascii="Cambria Math" w:eastAsia="Times New Roman" w:hAnsi="Cambria Math" w:cs="Times New Roman"/>
                <w:color w:val="000000"/>
                <w:szCs w:val="20"/>
              </w:rPr>
              <m:t>Q</m:t>
            </m:r>
          </m:e>
          <m:sub>
            <m:r>
              <w:rPr>
                <w:rFonts w:ascii="Cambria Math" w:eastAsia="Times New Roman" w:hAnsi="Cambria Math" w:cs="Times New Roman"/>
                <w:color w:val="000000"/>
                <w:szCs w:val="20"/>
              </w:rPr>
              <m:t>train</m:t>
            </m:r>
          </m:sub>
          <m:sup>
            <m:r>
              <w:rPr>
                <w:rFonts w:ascii="Cambria Math" w:eastAsia="Times New Roman" w:hAnsi="Cambria Math" w:cs="Times New Roman"/>
                <w:color w:val="000000"/>
                <w:szCs w:val="20"/>
              </w:rPr>
              <m:t>2</m:t>
            </m:r>
          </m:sup>
        </m:sSubSup>
      </m:oMath>
      <w:r>
        <w:rPr>
          <w:rFonts w:ascii="Times New Roman" w:eastAsia="Calibri" w:hAnsi="Times New Roman" w:cs="Arial"/>
          <w:color w:val="000000"/>
          <w:szCs w:val="20"/>
        </w:rPr>
        <w:t xml:space="preserve"> </w:t>
      </w:r>
      <w:r>
        <w:rPr>
          <w:rFonts w:ascii="Times New Roman" w:eastAsia="Calibri" w:hAnsi="Times New Roman" w:cs="Arial"/>
        </w:rPr>
        <w:t xml:space="preserve">between 0.41-0.57 excluding the </w:t>
      </w:r>
      <m:oMath>
        <m:r>
          <w:rPr>
            <w:rFonts w:ascii="Cambria Math" w:eastAsia="Calibri" w:hAnsi="Cambria Math" w:cs="Arial"/>
          </w:rPr>
          <m:t>Ti</m:t>
        </m:r>
        <m:sSub>
          <m:sSubPr>
            <m:ctrlPr>
              <w:rPr>
                <w:rFonts w:ascii="Cambria Math" w:eastAsia="Calibri" w:hAnsi="Cambria Math" w:cs="Arial"/>
              </w:rPr>
            </m:ctrlPr>
          </m:sSubPr>
          <m:e>
            <m:r>
              <w:rPr>
                <w:rFonts w:ascii="Cambria Math" w:eastAsia="Calibri" w:hAnsi="Cambria Math" w:cs="Arial"/>
              </w:rPr>
              <m:t>O</m:t>
            </m:r>
          </m:e>
          <m:sub>
            <m:r>
              <m:rPr>
                <m:sty m:val="p"/>
              </m:rPr>
              <w:rPr>
                <w:rFonts w:ascii="Cambria Math" w:eastAsia="Calibri" w:hAnsi="Cambria Math" w:cs="Arial"/>
              </w:rPr>
              <m:t>2</m:t>
            </m:r>
          </m:sub>
        </m:sSub>
        <m:d>
          <m:dPr>
            <m:begChr m:val="|"/>
            <m:endChr m:val="|"/>
            <m:ctrlPr>
              <w:rPr>
                <w:rFonts w:ascii="Cambria Math" w:eastAsia="Calibri" w:hAnsi="Cambria Math" w:cs="Arial"/>
              </w:rPr>
            </m:ctrlPr>
          </m:dPr>
          <m:e>
            <m:r>
              <w:rPr>
                <w:rFonts w:ascii="Cambria Math" w:eastAsia="Calibri" w:hAnsi="Cambria Math" w:cs="Arial"/>
              </w:rPr>
              <m:t>C</m:t>
            </m:r>
            <m:sSub>
              <m:sSubPr>
                <m:ctrlPr>
                  <w:rPr>
                    <w:rFonts w:ascii="Cambria Math" w:eastAsia="Calibri" w:hAnsi="Cambria Math" w:cs="Arial"/>
                  </w:rPr>
                </m:ctrlPr>
              </m:sSubPr>
              <m:e>
                <m:r>
                  <w:rPr>
                    <w:rFonts w:ascii="Cambria Math" w:eastAsia="Calibri" w:hAnsi="Cambria Math" w:cs="Arial"/>
                  </w:rPr>
                  <m:t>o</m:t>
                </m:r>
              </m:e>
              <m:sub>
                <m:r>
                  <m:rPr>
                    <m:sty m:val="p"/>
                  </m:rPr>
                  <w:rPr>
                    <w:rFonts w:ascii="Cambria Math" w:eastAsia="Calibri" w:hAnsi="Cambria Math" w:cs="Arial"/>
                  </w:rPr>
                  <m:t>3</m:t>
                </m:r>
              </m:sub>
            </m:sSub>
            <m:sSub>
              <m:sSubPr>
                <m:ctrlPr>
                  <w:rPr>
                    <w:rFonts w:ascii="Cambria Math" w:eastAsia="Calibri" w:hAnsi="Cambria Math" w:cs="Arial"/>
                  </w:rPr>
                </m:ctrlPr>
              </m:sSubPr>
              <m:e>
                <m:r>
                  <w:rPr>
                    <w:rFonts w:ascii="Cambria Math" w:eastAsia="Calibri" w:hAnsi="Cambria Math" w:cs="Arial"/>
                  </w:rPr>
                  <m:t>O</m:t>
                </m:r>
              </m:e>
              <m:sub>
                <m:r>
                  <m:rPr>
                    <m:sty m:val="p"/>
                  </m:rPr>
                  <w:rPr>
                    <w:rFonts w:ascii="Cambria Math" w:eastAsia="Calibri" w:hAnsi="Cambria Math" w:cs="Arial"/>
                  </w:rPr>
                  <m:t>4</m:t>
                </m:r>
              </m:sub>
            </m:sSub>
          </m:e>
        </m:d>
        <m:r>
          <w:rPr>
            <w:rFonts w:ascii="Cambria Math" w:eastAsia="Calibri" w:hAnsi="Cambria Math" w:cs="Arial"/>
          </w:rPr>
          <m:t>Mo</m:t>
        </m:r>
        <m:sSub>
          <m:sSubPr>
            <m:ctrlPr>
              <w:rPr>
                <w:rFonts w:ascii="Cambria Math" w:eastAsia="Calibri" w:hAnsi="Cambria Math" w:cs="Arial"/>
              </w:rPr>
            </m:ctrlPr>
          </m:sSubPr>
          <m:e>
            <m:r>
              <w:rPr>
                <w:rFonts w:ascii="Cambria Math" w:eastAsia="Calibri" w:hAnsi="Cambria Math" w:cs="Arial"/>
              </w:rPr>
              <m:t>O</m:t>
            </m:r>
          </m:e>
          <m:sub>
            <m:r>
              <m:rPr>
                <m:sty m:val="p"/>
              </m:rPr>
              <w:rPr>
                <w:rFonts w:ascii="Cambria Math" w:eastAsia="Calibri" w:hAnsi="Cambria Math" w:cs="Arial"/>
              </w:rPr>
              <m:t>3</m:t>
            </m:r>
          </m:sub>
        </m:sSub>
      </m:oMath>
      <w:r>
        <w:rPr>
          <w:rFonts w:ascii="Times New Roman" w:eastAsia="Calibri" w:hAnsi="Times New Roman" w:cs="Arial"/>
        </w:rPr>
        <w:t xml:space="preserve"> library; see above) and IQE (</w:t>
      </w:r>
      <m:oMath>
        <m:sSubSup>
          <m:sSubSupPr>
            <m:ctrlPr>
              <w:rPr>
                <w:rFonts w:ascii="Cambria Math" w:eastAsia="Times New Roman" w:hAnsi="Cambria Math" w:cs="Times New Roman"/>
                <w:i/>
                <w:color w:val="000000"/>
                <w:szCs w:val="20"/>
              </w:rPr>
            </m:ctrlPr>
          </m:sSubSupPr>
          <m:e>
            <m:r>
              <w:rPr>
                <w:rFonts w:ascii="Cambria Math" w:eastAsia="Times New Roman" w:hAnsi="Cambria Math" w:cs="Times New Roman"/>
                <w:color w:val="000000"/>
                <w:szCs w:val="20"/>
              </w:rPr>
              <m:t>Q</m:t>
            </m:r>
          </m:e>
          <m:sub>
            <m:r>
              <w:rPr>
                <w:rFonts w:ascii="Cambria Math" w:eastAsia="Times New Roman" w:hAnsi="Cambria Math" w:cs="Times New Roman"/>
                <w:color w:val="000000"/>
                <w:szCs w:val="20"/>
              </w:rPr>
              <m:t>train</m:t>
            </m:r>
          </m:sub>
          <m:sup>
            <m:r>
              <w:rPr>
                <w:rFonts w:ascii="Cambria Math" w:eastAsia="Times New Roman" w:hAnsi="Cambria Math" w:cs="Times New Roman"/>
                <w:color w:val="000000"/>
                <w:szCs w:val="20"/>
              </w:rPr>
              <m:t>2</m:t>
            </m:r>
          </m:sup>
        </m:sSubSup>
      </m:oMath>
      <w:r>
        <w:rPr>
          <w:rFonts w:ascii="Times New Roman" w:eastAsia="Calibri" w:hAnsi="Times New Roman" w:cs="Arial"/>
          <w:color w:val="000000"/>
          <w:szCs w:val="20"/>
        </w:rPr>
        <w:t xml:space="preserve"> </w:t>
      </w:r>
      <w:r>
        <w:rPr>
          <w:rFonts w:ascii="Times New Roman" w:eastAsia="Calibri" w:hAnsi="Times New Roman" w:cs="Arial"/>
        </w:rPr>
        <w:t xml:space="preserve">between 0.72-0.85). Upon the removal of outliers, the statistical parameters for all models improved with the largest improvement being obtained for </w:t>
      </w:r>
      <w:r w:rsidRPr="00E3100D">
        <w:rPr>
          <w:rFonts w:ascii="Times New Roman" w:eastAsia="Calibri" w:hAnsi="Times New Roman" w:cs="Arial"/>
          <w:i/>
          <w:iCs/>
        </w:rPr>
        <w:t>V</w:t>
      </w:r>
      <w:r w:rsidRPr="00E3100D">
        <w:rPr>
          <w:rFonts w:ascii="Times New Roman" w:eastAsia="Calibri" w:hAnsi="Times New Roman" w:cs="Arial"/>
          <w:i/>
          <w:iCs/>
          <w:vertAlign w:val="subscript"/>
        </w:rPr>
        <w:t>OC</w:t>
      </w:r>
      <w:r>
        <w:rPr>
          <w:rFonts w:ascii="Times New Roman" w:eastAsia="Calibri" w:hAnsi="Times New Roman" w:cs="Arial"/>
        </w:rPr>
        <w:t xml:space="preserve"> (</w:t>
      </w:r>
      <m:oMath>
        <m:sSubSup>
          <m:sSubSupPr>
            <m:ctrlPr>
              <w:rPr>
                <w:rFonts w:ascii="Cambria Math" w:eastAsia="Times New Roman" w:hAnsi="Cambria Math" w:cs="Times New Roman"/>
                <w:i/>
                <w:color w:val="000000"/>
                <w:szCs w:val="20"/>
              </w:rPr>
            </m:ctrlPr>
          </m:sSubSupPr>
          <m:e>
            <m:r>
              <w:rPr>
                <w:rFonts w:ascii="Cambria Math" w:eastAsia="Times New Roman" w:hAnsi="Cambria Math" w:cs="Times New Roman"/>
                <w:color w:val="000000"/>
                <w:szCs w:val="20"/>
              </w:rPr>
              <m:t>Q</m:t>
            </m:r>
          </m:e>
          <m:sub>
            <m:r>
              <w:rPr>
                <w:rFonts w:ascii="Cambria Math" w:eastAsia="Times New Roman" w:hAnsi="Cambria Math" w:cs="Times New Roman"/>
                <w:color w:val="000000"/>
                <w:szCs w:val="20"/>
              </w:rPr>
              <m:t>train</m:t>
            </m:r>
          </m:sub>
          <m:sup>
            <m:r>
              <w:rPr>
                <w:rFonts w:ascii="Cambria Math" w:eastAsia="Times New Roman" w:hAnsi="Cambria Math" w:cs="Times New Roman"/>
                <w:color w:val="000000"/>
                <w:szCs w:val="20"/>
              </w:rPr>
              <m:t>2</m:t>
            </m:r>
          </m:sup>
        </m:sSubSup>
      </m:oMath>
      <w:r>
        <w:rPr>
          <w:rFonts w:ascii="Times New Roman" w:eastAsia="Calibri" w:hAnsi="Times New Roman" w:cs="Arial"/>
          <w:color w:val="000000"/>
          <w:szCs w:val="20"/>
        </w:rPr>
        <w:t xml:space="preserve"> </w:t>
      </w:r>
      <w:r>
        <w:rPr>
          <w:rFonts w:ascii="Times New Roman" w:eastAsia="Calibri" w:hAnsi="Times New Roman" w:cs="Arial"/>
        </w:rPr>
        <w:t xml:space="preserve">between 0.78-0.82, 0.73-0.74 (excluding the </w:t>
      </w:r>
      <m:oMath>
        <m:r>
          <w:rPr>
            <w:rFonts w:ascii="Cambria Math" w:eastAsia="Calibri" w:hAnsi="Cambria Math" w:cs="Arial"/>
          </w:rPr>
          <m:t>Ti</m:t>
        </m:r>
        <m:sSub>
          <m:sSubPr>
            <m:ctrlPr>
              <w:rPr>
                <w:rFonts w:ascii="Cambria Math" w:eastAsia="Calibri" w:hAnsi="Cambria Math" w:cs="Arial"/>
              </w:rPr>
            </m:ctrlPr>
          </m:sSubPr>
          <m:e>
            <m:r>
              <w:rPr>
                <w:rFonts w:ascii="Cambria Math" w:eastAsia="Calibri" w:hAnsi="Cambria Math" w:cs="Arial"/>
              </w:rPr>
              <m:t>O</m:t>
            </m:r>
          </m:e>
          <m:sub>
            <m:r>
              <m:rPr>
                <m:sty m:val="p"/>
              </m:rPr>
              <w:rPr>
                <w:rFonts w:ascii="Cambria Math" w:eastAsia="Calibri" w:hAnsi="Cambria Math" w:cs="Arial"/>
              </w:rPr>
              <m:t>2</m:t>
            </m:r>
          </m:sub>
        </m:sSub>
        <m:d>
          <m:dPr>
            <m:begChr m:val="|"/>
            <m:endChr m:val="|"/>
            <m:ctrlPr>
              <w:rPr>
                <w:rFonts w:ascii="Cambria Math" w:eastAsia="Calibri" w:hAnsi="Cambria Math" w:cs="Arial"/>
              </w:rPr>
            </m:ctrlPr>
          </m:dPr>
          <m:e>
            <m:r>
              <w:rPr>
                <w:rFonts w:ascii="Cambria Math" w:eastAsia="Calibri" w:hAnsi="Cambria Math" w:cs="Arial"/>
              </w:rPr>
              <m:t>C</m:t>
            </m:r>
            <m:sSub>
              <m:sSubPr>
                <m:ctrlPr>
                  <w:rPr>
                    <w:rFonts w:ascii="Cambria Math" w:eastAsia="Calibri" w:hAnsi="Cambria Math" w:cs="Arial"/>
                  </w:rPr>
                </m:ctrlPr>
              </m:sSubPr>
              <m:e>
                <m:r>
                  <w:rPr>
                    <w:rFonts w:ascii="Cambria Math" w:eastAsia="Calibri" w:hAnsi="Cambria Math" w:cs="Arial"/>
                  </w:rPr>
                  <m:t>o</m:t>
                </m:r>
              </m:e>
              <m:sub>
                <m:r>
                  <m:rPr>
                    <m:sty m:val="p"/>
                  </m:rPr>
                  <w:rPr>
                    <w:rFonts w:ascii="Cambria Math" w:eastAsia="Calibri" w:hAnsi="Cambria Math" w:cs="Arial"/>
                  </w:rPr>
                  <m:t>3</m:t>
                </m:r>
              </m:sub>
            </m:sSub>
            <m:sSub>
              <m:sSubPr>
                <m:ctrlPr>
                  <w:rPr>
                    <w:rFonts w:ascii="Cambria Math" w:eastAsia="Calibri" w:hAnsi="Cambria Math" w:cs="Arial"/>
                  </w:rPr>
                </m:ctrlPr>
              </m:sSubPr>
              <m:e>
                <m:r>
                  <w:rPr>
                    <w:rFonts w:ascii="Cambria Math" w:eastAsia="Calibri" w:hAnsi="Cambria Math" w:cs="Arial"/>
                  </w:rPr>
                  <m:t>O</m:t>
                </m:r>
              </m:e>
              <m:sub>
                <m:r>
                  <m:rPr>
                    <m:sty m:val="p"/>
                  </m:rPr>
                  <w:rPr>
                    <w:rFonts w:ascii="Cambria Math" w:eastAsia="Calibri" w:hAnsi="Cambria Math" w:cs="Arial"/>
                  </w:rPr>
                  <m:t>4</m:t>
                </m:r>
              </m:sub>
            </m:sSub>
          </m:e>
        </m:d>
        <m:r>
          <w:rPr>
            <w:rFonts w:ascii="Cambria Math" w:eastAsia="Calibri" w:hAnsi="Cambria Math" w:cs="Arial"/>
          </w:rPr>
          <m:t>Mo</m:t>
        </m:r>
        <m:sSub>
          <m:sSubPr>
            <m:ctrlPr>
              <w:rPr>
                <w:rFonts w:ascii="Cambria Math" w:eastAsia="Calibri" w:hAnsi="Cambria Math" w:cs="Arial"/>
              </w:rPr>
            </m:ctrlPr>
          </m:sSubPr>
          <m:e>
            <m:r>
              <w:rPr>
                <w:rFonts w:ascii="Cambria Math" w:eastAsia="Calibri" w:hAnsi="Cambria Math" w:cs="Arial"/>
              </w:rPr>
              <m:t>O</m:t>
            </m:r>
          </m:e>
          <m:sub>
            <m:r>
              <m:rPr>
                <m:sty m:val="p"/>
              </m:rPr>
              <w:rPr>
                <w:rFonts w:ascii="Cambria Math" w:eastAsia="Calibri" w:hAnsi="Cambria Math" w:cs="Arial"/>
              </w:rPr>
              <m:t>3</m:t>
            </m:r>
          </m:sub>
        </m:sSub>
      </m:oMath>
      <w:r>
        <w:rPr>
          <w:rFonts w:ascii="Times New Roman" w:eastAsia="Calibri" w:hAnsi="Times New Roman" w:cs="Arial"/>
        </w:rPr>
        <w:t xml:space="preserve">) and 0.78-0.85 for </w:t>
      </w:r>
      <w:r w:rsidRPr="00714C41">
        <w:rPr>
          <w:rFonts w:ascii="Times New Roman" w:eastAsia="Calibri" w:hAnsi="Times New Roman" w:cs="Arial"/>
          <w:i/>
          <w:iCs/>
        </w:rPr>
        <w:t>J</w:t>
      </w:r>
      <w:r w:rsidRPr="00714C41">
        <w:rPr>
          <w:rFonts w:ascii="Times New Roman" w:eastAsia="Calibri" w:hAnsi="Times New Roman" w:cs="Arial"/>
          <w:i/>
          <w:iCs/>
          <w:vertAlign w:val="subscript"/>
        </w:rPr>
        <w:t>SC</w:t>
      </w:r>
      <w:r>
        <w:rPr>
          <w:rFonts w:ascii="Times New Roman" w:eastAsia="Calibri" w:hAnsi="Times New Roman" w:cs="Arial"/>
        </w:rPr>
        <w:t xml:space="preserve">, </w:t>
      </w:r>
      <w:r w:rsidRPr="00E3100D">
        <w:rPr>
          <w:rFonts w:ascii="Times New Roman" w:eastAsia="Calibri" w:hAnsi="Times New Roman" w:cs="Arial"/>
          <w:i/>
          <w:iCs/>
        </w:rPr>
        <w:t>V</w:t>
      </w:r>
      <w:r w:rsidRPr="00E3100D">
        <w:rPr>
          <w:rFonts w:ascii="Times New Roman" w:eastAsia="Calibri" w:hAnsi="Times New Roman" w:cs="Arial"/>
          <w:i/>
          <w:iCs/>
          <w:vertAlign w:val="subscript"/>
        </w:rPr>
        <w:t>OC</w:t>
      </w:r>
      <w:r>
        <w:rPr>
          <w:rFonts w:ascii="Times New Roman" w:eastAsia="Calibri" w:hAnsi="Times New Roman" w:cs="Arial"/>
        </w:rPr>
        <w:t xml:space="preserve"> and </w:t>
      </w:r>
      <w:proofErr w:type="gramStart"/>
      <w:r>
        <w:rPr>
          <w:rFonts w:ascii="Times New Roman" w:eastAsia="Calibri" w:hAnsi="Times New Roman" w:cs="Arial"/>
        </w:rPr>
        <w:t>IQE</w:t>
      </w:r>
      <w:r w:rsidRPr="00C639EE" w:rsidDel="001A6095">
        <w:rPr>
          <w:rFonts w:ascii="Times New Roman" w:eastAsia="Calibri" w:hAnsi="Times New Roman" w:cs="Arial"/>
        </w:rPr>
        <w:t xml:space="preserve"> </w:t>
      </w:r>
      <w:r>
        <w:rPr>
          <w:rFonts w:ascii="Times New Roman" w:eastAsia="Calibri" w:hAnsi="Times New Roman" w:cs="Arial"/>
        </w:rPr>
        <w:t>,</w:t>
      </w:r>
      <w:proofErr w:type="gramEnd"/>
      <w:r>
        <w:rPr>
          <w:rFonts w:ascii="Times New Roman" w:eastAsia="Calibri" w:hAnsi="Times New Roman" w:cs="Arial"/>
        </w:rPr>
        <w:t xml:space="preserve"> respectively. </w:t>
      </w:r>
    </w:p>
    <w:p w14:paraId="06C8995D" w14:textId="77777777" w:rsidR="00802AFE" w:rsidRDefault="00802AFE" w:rsidP="009B1370">
      <w:pPr>
        <w:spacing w:after="0"/>
        <w:rPr>
          <w:rFonts w:ascii="Times New Roman" w:eastAsia="Calibri" w:hAnsi="Times New Roman" w:cs="Arial"/>
        </w:rPr>
      </w:pPr>
    </w:p>
    <w:p w14:paraId="58B028F9" w14:textId="77777777" w:rsidR="00802AFE" w:rsidRDefault="00802AFE" w:rsidP="009B1370">
      <w:pPr>
        <w:spacing w:after="0"/>
        <w:rPr>
          <w:rFonts w:eastAsia="Times New Roman"/>
        </w:rPr>
      </w:pPr>
      <w:r>
        <w:rPr>
          <w:rFonts w:ascii="Times New Roman" w:eastAsia="Calibri" w:hAnsi="Times New Roman" w:cs="Arial"/>
        </w:rPr>
        <w:t xml:space="preserve">The performances of the RANSAC models on the test set samples followed a trend </w:t>
      </w:r>
      <w:proofErr w:type="gramStart"/>
      <w:r>
        <w:rPr>
          <w:rFonts w:ascii="Times New Roman" w:eastAsia="Calibri" w:hAnsi="Times New Roman" w:cs="Arial"/>
        </w:rPr>
        <w:t>similar to</w:t>
      </w:r>
      <w:proofErr w:type="gramEnd"/>
      <w:r>
        <w:rPr>
          <w:rFonts w:ascii="Times New Roman" w:eastAsia="Calibri" w:hAnsi="Times New Roman" w:cs="Arial"/>
        </w:rPr>
        <w:t xml:space="preserve"> that observed for the training set. Thus, for all test sets, </w:t>
      </w:r>
      <m:oMath>
        <m:sSubSup>
          <m:sSubSupPr>
            <m:ctrlPr>
              <w:rPr>
                <w:rFonts w:ascii="Cambria Math" w:eastAsia="Times New Roman" w:hAnsi="Cambria Math" w:cs="Times New Roman"/>
                <w:i/>
                <w:color w:val="000000"/>
                <w:szCs w:val="20"/>
              </w:rPr>
            </m:ctrlPr>
          </m:sSubSupPr>
          <m:e>
            <m:r>
              <w:rPr>
                <w:rFonts w:ascii="Cambria Math" w:eastAsia="Times New Roman" w:hAnsi="Cambria Math" w:cs="Times New Roman"/>
                <w:color w:val="000000"/>
                <w:szCs w:val="20"/>
              </w:rPr>
              <m:t>Q</m:t>
            </m:r>
          </m:e>
          <m:sub>
            <m:r>
              <w:rPr>
                <w:rFonts w:ascii="Cambria Math" w:eastAsia="Times New Roman" w:hAnsi="Cambria Math" w:cs="Times New Roman"/>
                <w:color w:val="000000"/>
                <w:szCs w:val="20"/>
              </w:rPr>
              <m:t>ext</m:t>
            </m:r>
          </m:sub>
          <m:sup>
            <m:r>
              <w:rPr>
                <w:rFonts w:ascii="Cambria Math" w:eastAsia="Times New Roman" w:hAnsi="Cambria Math" w:cs="Times New Roman"/>
                <w:color w:val="000000"/>
                <w:szCs w:val="20"/>
              </w:rPr>
              <m:t>2</m:t>
            </m:r>
          </m:sup>
        </m:sSubSup>
      </m:oMath>
      <w:r>
        <w:rPr>
          <w:rFonts w:ascii="Times New Roman" w:eastAsia="Calibri" w:hAnsi="Times New Roman" w:cs="Arial"/>
        </w:rPr>
        <w:t xml:space="preserve"> </w:t>
      </w:r>
      <w:r>
        <w:rPr>
          <w:rFonts w:ascii="Times New Roman" w:eastAsia="Calibri" w:hAnsi="Times New Roman" w:cs="Arial"/>
          <w:color w:val="000000"/>
        </w:rPr>
        <w:t xml:space="preserve">was between 0.69-0.82, 0.62-0.80, and 0.68-0.79 for </w:t>
      </w:r>
      <w:r w:rsidRPr="00E3100D">
        <w:rPr>
          <w:rFonts w:ascii="Times New Roman" w:eastAsia="Calibri" w:hAnsi="Times New Roman" w:cs="Arial"/>
          <w:i/>
          <w:iCs/>
        </w:rPr>
        <w:t>J</w:t>
      </w:r>
      <w:r w:rsidRPr="00E3100D">
        <w:rPr>
          <w:rFonts w:ascii="Times New Roman" w:eastAsia="Calibri" w:hAnsi="Times New Roman" w:cs="Arial"/>
          <w:i/>
          <w:iCs/>
          <w:vertAlign w:val="subscript"/>
        </w:rPr>
        <w:t>SC</w:t>
      </w:r>
      <w:r w:rsidRPr="00CF3E40">
        <w:rPr>
          <w:rFonts w:ascii="Times New Roman" w:eastAsia="Calibri" w:hAnsi="Times New Roman" w:cs="Arial"/>
          <w:vertAlign w:val="subscript"/>
        </w:rPr>
        <w:t>,</w:t>
      </w:r>
      <w:r w:rsidRPr="00CF3E40">
        <w:rPr>
          <w:rFonts w:ascii="Times New Roman" w:eastAsia="Calibri" w:hAnsi="Times New Roman" w:cs="Arial"/>
        </w:rPr>
        <w:t xml:space="preserve"> </w:t>
      </w:r>
      <w:r w:rsidRPr="00E3100D">
        <w:rPr>
          <w:rFonts w:ascii="Times New Roman" w:eastAsia="Calibri" w:hAnsi="Times New Roman" w:cs="Arial"/>
          <w:i/>
          <w:iCs/>
        </w:rPr>
        <w:t>V</w:t>
      </w:r>
      <w:r w:rsidRPr="00E3100D">
        <w:rPr>
          <w:rFonts w:ascii="Times New Roman" w:eastAsia="Calibri" w:hAnsi="Times New Roman" w:cs="Arial"/>
          <w:i/>
          <w:iCs/>
          <w:vertAlign w:val="subscript"/>
        </w:rPr>
        <w:t>OC</w:t>
      </w:r>
      <w:r>
        <w:rPr>
          <w:rFonts w:ascii="Times New Roman" w:eastAsia="Calibri" w:hAnsi="Times New Roman" w:cs="Arial"/>
          <w:vertAlign w:val="subscript"/>
        </w:rPr>
        <w:t xml:space="preserve"> </w:t>
      </w:r>
      <w:r>
        <w:rPr>
          <w:rFonts w:ascii="Times New Roman" w:eastAsia="Calibri" w:hAnsi="Times New Roman" w:cs="Arial"/>
        </w:rPr>
        <w:t xml:space="preserve">(excluding the </w:t>
      </w:r>
      <m:oMath>
        <m:r>
          <w:rPr>
            <w:rFonts w:ascii="Cambria Math" w:eastAsia="Calibri" w:hAnsi="Cambria Math" w:cs="Arial"/>
          </w:rPr>
          <m:t>Ti</m:t>
        </m:r>
        <m:sSub>
          <m:sSubPr>
            <m:ctrlPr>
              <w:rPr>
                <w:rFonts w:ascii="Cambria Math" w:eastAsia="Calibri" w:hAnsi="Cambria Math" w:cs="Arial"/>
              </w:rPr>
            </m:ctrlPr>
          </m:sSubPr>
          <m:e>
            <m:r>
              <w:rPr>
                <w:rFonts w:ascii="Cambria Math" w:eastAsia="Calibri" w:hAnsi="Cambria Math" w:cs="Arial"/>
              </w:rPr>
              <m:t>O</m:t>
            </m:r>
          </m:e>
          <m:sub>
            <m:r>
              <m:rPr>
                <m:sty m:val="p"/>
              </m:rPr>
              <w:rPr>
                <w:rFonts w:ascii="Cambria Math" w:eastAsia="Calibri" w:hAnsi="Cambria Math" w:cs="Arial"/>
              </w:rPr>
              <m:t>2</m:t>
            </m:r>
          </m:sub>
        </m:sSub>
        <m:d>
          <m:dPr>
            <m:begChr m:val="|"/>
            <m:endChr m:val="|"/>
            <m:ctrlPr>
              <w:rPr>
                <w:rFonts w:ascii="Cambria Math" w:eastAsia="Calibri" w:hAnsi="Cambria Math" w:cs="Arial"/>
              </w:rPr>
            </m:ctrlPr>
          </m:dPr>
          <m:e>
            <m:r>
              <w:rPr>
                <w:rFonts w:ascii="Cambria Math" w:eastAsia="Calibri" w:hAnsi="Cambria Math" w:cs="Arial"/>
              </w:rPr>
              <m:t>C</m:t>
            </m:r>
            <m:sSub>
              <m:sSubPr>
                <m:ctrlPr>
                  <w:rPr>
                    <w:rFonts w:ascii="Cambria Math" w:eastAsia="Calibri" w:hAnsi="Cambria Math" w:cs="Arial"/>
                  </w:rPr>
                </m:ctrlPr>
              </m:sSubPr>
              <m:e>
                <m:r>
                  <w:rPr>
                    <w:rFonts w:ascii="Cambria Math" w:eastAsia="Calibri" w:hAnsi="Cambria Math" w:cs="Arial"/>
                  </w:rPr>
                  <m:t>o</m:t>
                </m:r>
              </m:e>
              <m:sub>
                <m:r>
                  <m:rPr>
                    <m:sty m:val="p"/>
                  </m:rPr>
                  <w:rPr>
                    <w:rFonts w:ascii="Cambria Math" w:eastAsia="Calibri" w:hAnsi="Cambria Math" w:cs="Arial"/>
                  </w:rPr>
                  <m:t>3</m:t>
                </m:r>
              </m:sub>
            </m:sSub>
            <m:sSub>
              <m:sSubPr>
                <m:ctrlPr>
                  <w:rPr>
                    <w:rFonts w:ascii="Cambria Math" w:eastAsia="Calibri" w:hAnsi="Cambria Math" w:cs="Arial"/>
                  </w:rPr>
                </m:ctrlPr>
              </m:sSubPr>
              <m:e>
                <m:r>
                  <w:rPr>
                    <w:rFonts w:ascii="Cambria Math" w:eastAsia="Calibri" w:hAnsi="Cambria Math" w:cs="Arial"/>
                  </w:rPr>
                  <m:t>O</m:t>
                </m:r>
              </m:e>
              <m:sub>
                <m:r>
                  <m:rPr>
                    <m:sty m:val="p"/>
                  </m:rPr>
                  <w:rPr>
                    <w:rFonts w:ascii="Cambria Math" w:eastAsia="Calibri" w:hAnsi="Cambria Math" w:cs="Arial"/>
                  </w:rPr>
                  <m:t>4</m:t>
                </m:r>
              </m:sub>
            </m:sSub>
          </m:e>
        </m:d>
        <m:r>
          <w:rPr>
            <w:rFonts w:ascii="Cambria Math" w:eastAsia="Calibri" w:hAnsi="Cambria Math" w:cs="Arial"/>
          </w:rPr>
          <m:t>Mo</m:t>
        </m:r>
        <m:sSub>
          <m:sSubPr>
            <m:ctrlPr>
              <w:rPr>
                <w:rFonts w:ascii="Cambria Math" w:eastAsia="Calibri" w:hAnsi="Cambria Math" w:cs="Arial"/>
              </w:rPr>
            </m:ctrlPr>
          </m:sSubPr>
          <m:e>
            <m:r>
              <w:rPr>
                <w:rFonts w:ascii="Cambria Math" w:eastAsia="Calibri" w:hAnsi="Cambria Math" w:cs="Arial"/>
              </w:rPr>
              <m:t>O</m:t>
            </m:r>
          </m:e>
          <m:sub>
            <m:r>
              <m:rPr>
                <m:sty m:val="p"/>
              </m:rPr>
              <w:rPr>
                <w:rFonts w:ascii="Cambria Math" w:eastAsia="Calibri" w:hAnsi="Cambria Math" w:cs="Arial"/>
              </w:rPr>
              <m:t>3</m:t>
            </m:r>
          </m:sub>
        </m:sSub>
        <m:r>
          <m:rPr>
            <m:sty m:val="p"/>
          </m:rPr>
          <w:rPr>
            <w:rFonts w:ascii="Cambria Math" w:eastAsia="Calibri" w:hAnsi="Cambria Math" w:cs="Arial"/>
          </w:rPr>
          <m:t xml:space="preserve"> library)</m:t>
        </m:r>
      </m:oMath>
      <w:r>
        <w:rPr>
          <w:rFonts w:ascii="Times New Roman" w:eastAsia="Calibri" w:hAnsi="Times New Roman" w:cs="Arial"/>
        </w:rPr>
        <w:t xml:space="preserve"> and IQE, respectively.</w:t>
      </w:r>
      <w:r w:rsidRPr="00CF3E40">
        <w:rPr>
          <w:rFonts w:ascii="Times New Roman" w:eastAsia="Calibri" w:hAnsi="Times New Roman" w:cs="Arial"/>
        </w:rPr>
        <w:t xml:space="preserve"> </w:t>
      </w:r>
      <w:r>
        <w:rPr>
          <w:rFonts w:ascii="Times New Roman" w:eastAsia="Calibri" w:hAnsi="Times New Roman" w:cs="Arial"/>
        </w:rPr>
        <w:t>As expected for datasets devoid of significant activity cliffs, when considering only samples within the models’ applicability domains, these numbers improved to 0</w:t>
      </w:r>
      <w:r>
        <w:rPr>
          <w:rFonts w:ascii="Times New Roman" w:eastAsia="Calibri" w:hAnsi="Times New Roman" w:cs="Arial"/>
          <w:color w:val="000000"/>
        </w:rPr>
        <w:t xml:space="preserve">.82-0.87 and 0.79-0.83 for </w:t>
      </w:r>
      <w:r w:rsidRPr="00E3100D">
        <w:rPr>
          <w:rFonts w:ascii="Times New Roman" w:eastAsia="Calibri" w:hAnsi="Times New Roman" w:cs="Arial"/>
          <w:i/>
          <w:iCs/>
        </w:rPr>
        <w:t>J</w:t>
      </w:r>
      <w:r w:rsidRPr="00E3100D">
        <w:rPr>
          <w:rFonts w:ascii="Times New Roman" w:eastAsia="Calibri" w:hAnsi="Times New Roman" w:cs="Arial"/>
          <w:i/>
          <w:iCs/>
          <w:vertAlign w:val="subscript"/>
        </w:rPr>
        <w:t>SC</w:t>
      </w:r>
      <w:r w:rsidRPr="00CF3E40">
        <w:rPr>
          <w:rFonts w:ascii="Times New Roman" w:eastAsia="Calibri" w:hAnsi="Times New Roman" w:cs="Arial"/>
          <w:vertAlign w:val="subscript"/>
        </w:rPr>
        <w:t>,</w:t>
      </w:r>
      <w:r w:rsidRPr="00CF3E40">
        <w:rPr>
          <w:rFonts w:ascii="Times New Roman" w:eastAsia="Calibri" w:hAnsi="Times New Roman" w:cs="Arial"/>
        </w:rPr>
        <w:t xml:space="preserve"> </w:t>
      </w:r>
      <w:r>
        <w:rPr>
          <w:rFonts w:ascii="Times New Roman" w:eastAsia="Calibri" w:hAnsi="Times New Roman" w:cs="Arial"/>
        </w:rPr>
        <w:t xml:space="preserve">and IQE, respectively. For </w:t>
      </w:r>
      <w:r w:rsidRPr="00E3100D">
        <w:rPr>
          <w:rFonts w:ascii="Times New Roman" w:eastAsia="Calibri" w:hAnsi="Times New Roman" w:cs="Arial"/>
          <w:i/>
          <w:iCs/>
        </w:rPr>
        <w:t>V</w:t>
      </w:r>
      <w:r w:rsidRPr="00E3100D">
        <w:rPr>
          <w:rFonts w:ascii="Times New Roman" w:eastAsia="Calibri" w:hAnsi="Times New Roman" w:cs="Arial"/>
          <w:i/>
          <w:iCs/>
          <w:vertAlign w:val="subscript"/>
        </w:rPr>
        <w:t>OC</w:t>
      </w:r>
      <w:r>
        <w:rPr>
          <w:rFonts w:ascii="Times New Roman" w:eastAsia="Calibri" w:hAnsi="Times New Roman" w:cs="Arial"/>
          <w:color w:val="000000"/>
        </w:rPr>
        <w:t xml:space="preserve"> of the </w:t>
      </w:r>
      <m:oMath>
        <m:r>
          <w:rPr>
            <w:rFonts w:ascii="Cambria Math" w:eastAsia="Calibri" w:hAnsi="Cambria Math" w:cs="Arial"/>
          </w:rPr>
          <m:t>Ti</m:t>
        </m:r>
        <m:sSub>
          <m:sSubPr>
            <m:ctrlPr>
              <w:rPr>
                <w:rFonts w:ascii="Cambria Math" w:eastAsia="Calibri" w:hAnsi="Cambria Math" w:cs="Arial"/>
                <w:i/>
              </w:rPr>
            </m:ctrlPr>
          </m:sSubPr>
          <m:e>
            <m:r>
              <w:rPr>
                <w:rFonts w:ascii="Cambria Math" w:eastAsia="Calibri" w:hAnsi="Cambria Math" w:cs="Arial"/>
              </w:rPr>
              <m:t>O</m:t>
            </m:r>
          </m:e>
          <m:sub>
            <m:r>
              <w:rPr>
                <w:rFonts w:ascii="Cambria Math" w:eastAsia="Calibri" w:hAnsi="Cambria Math" w:cs="Arial"/>
              </w:rPr>
              <m:t>2</m:t>
            </m:r>
          </m:sub>
        </m:sSub>
        <m:r>
          <w:rPr>
            <w:rFonts w:ascii="Cambria Math" w:eastAsia="Calibri" w:hAnsi="Cambria Math" w:cs="Arial"/>
          </w:rPr>
          <m:t>|C</m:t>
        </m:r>
        <m:sSub>
          <m:sSubPr>
            <m:ctrlPr>
              <w:rPr>
                <w:rFonts w:ascii="Cambria Math" w:eastAsia="Calibri" w:hAnsi="Cambria Math" w:cs="Arial"/>
                <w:i/>
              </w:rPr>
            </m:ctrlPr>
          </m:sSubPr>
          <m:e>
            <m:r>
              <w:rPr>
                <w:rFonts w:ascii="Cambria Math" w:eastAsia="Calibri" w:hAnsi="Cambria Math" w:cs="Arial"/>
              </w:rPr>
              <m:t>u</m:t>
            </m:r>
          </m:e>
          <m:sub>
            <m:r>
              <w:rPr>
                <w:rFonts w:ascii="Cambria Math" w:eastAsia="Calibri" w:hAnsi="Cambria Math" w:cs="Arial"/>
              </w:rPr>
              <m:t>2</m:t>
            </m:r>
          </m:sub>
        </m:sSub>
        <m:r>
          <w:rPr>
            <w:rFonts w:ascii="Cambria Math" w:eastAsia="Calibri" w:hAnsi="Cambria Math" w:cs="Arial"/>
          </w:rPr>
          <m:t>O</m:t>
        </m:r>
      </m:oMath>
      <w:r w:rsidRPr="00CE0C94">
        <w:rPr>
          <w:rFonts w:ascii="Times New Roman" w:eastAsia="Times New Roman" w:hAnsi="Times New Roman" w:cs="Arial"/>
        </w:rPr>
        <w:t xml:space="preserve"> (Ag)</w:t>
      </w:r>
      <w:r>
        <w:rPr>
          <w:rFonts w:ascii="Times New Roman" w:eastAsia="Calibri" w:hAnsi="Times New Roman" w:cs="Arial"/>
        </w:rPr>
        <w:t xml:space="preserve"> library, no test set samples were </w:t>
      </w:r>
      <w:r>
        <w:rPr>
          <w:rFonts w:ascii="Times New Roman" w:eastAsia="Calibri" w:hAnsi="Times New Roman" w:cs="Arial"/>
        </w:rPr>
        <w:lastRenderedPageBreak/>
        <w:t>filtered by the applicability domain leading to no change in model performances (</w:t>
      </w:r>
      <m:oMath>
        <m:sSubSup>
          <m:sSubSupPr>
            <m:ctrlPr>
              <w:rPr>
                <w:rFonts w:ascii="Cambria Math" w:eastAsia="Times New Roman" w:hAnsi="Cambria Math" w:cs="Times New Roman"/>
                <w:i/>
                <w:color w:val="000000"/>
                <w:szCs w:val="20"/>
              </w:rPr>
            </m:ctrlPr>
          </m:sSubSupPr>
          <m:e>
            <m:r>
              <w:rPr>
                <w:rFonts w:ascii="Cambria Math" w:eastAsia="Times New Roman" w:hAnsi="Cambria Math" w:cs="Times New Roman"/>
                <w:color w:val="000000"/>
                <w:szCs w:val="20"/>
              </w:rPr>
              <m:t>Q</m:t>
            </m:r>
          </m:e>
          <m:sub>
            <m:r>
              <w:rPr>
                <w:rFonts w:ascii="Cambria Math" w:eastAsia="Times New Roman" w:hAnsi="Cambria Math" w:cs="Times New Roman"/>
                <w:color w:val="000000"/>
                <w:szCs w:val="20"/>
              </w:rPr>
              <m:t>ext</m:t>
            </m:r>
          </m:sub>
          <m:sup>
            <m:r>
              <w:rPr>
                <w:rFonts w:ascii="Cambria Math" w:eastAsia="Times New Roman" w:hAnsi="Cambria Math" w:cs="Times New Roman"/>
                <w:color w:val="000000"/>
                <w:szCs w:val="20"/>
              </w:rPr>
              <m:t>2</m:t>
            </m:r>
          </m:sup>
        </m:sSubSup>
      </m:oMath>
      <w:r>
        <w:rPr>
          <w:rFonts w:ascii="Times New Roman" w:eastAsia="Calibri" w:hAnsi="Times New Roman" w:cs="Arial"/>
        </w:rPr>
        <w:t xml:space="preserve"> </w:t>
      </w:r>
      <w:r>
        <w:rPr>
          <w:rFonts w:ascii="Times New Roman" w:eastAsia="Calibri" w:hAnsi="Times New Roman" w:cs="Arial"/>
          <w:color w:val="000000"/>
        </w:rPr>
        <w:t xml:space="preserve">= 0.80).  </w:t>
      </w:r>
      <w:proofErr w:type="gramStart"/>
      <w:r>
        <w:rPr>
          <w:rFonts w:ascii="Times New Roman" w:eastAsia="Calibri" w:hAnsi="Times New Roman" w:cs="Arial"/>
          <w:color w:val="000000"/>
        </w:rPr>
        <w:t>However</w:t>
      </w:r>
      <w:proofErr w:type="gramEnd"/>
      <w:r>
        <w:rPr>
          <w:rFonts w:ascii="Times New Roman" w:eastAsia="Calibri" w:hAnsi="Times New Roman" w:cs="Arial"/>
          <w:color w:val="000000"/>
        </w:rPr>
        <w:t xml:space="preserve"> for this property a significant increase in the </w:t>
      </w:r>
      <m:oMath>
        <m:r>
          <w:rPr>
            <w:rFonts w:ascii="Cambria Math" w:eastAsia="Calibri" w:hAnsi="Cambria Math" w:cs="Arial"/>
          </w:rPr>
          <m:t>Ti</m:t>
        </m:r>
        <m:sSub>
          <m:sSubPr>
            <m:ctrlPr>
              <w:rPr>
                <w:rFonts w:ascii="Cambria Math" w:eastAsia="Calibri" w:hAnsi="Cambria Math" w:cs="Arial"/>
                <w:i/>
              </w:rPr>
            </m:ctrlPr>
          </m:sSubPr>
          <m:e>
            <m:r>
              <w:rPr>
                <w:rFonts w:ascii="Cambria Math" w:eastAsia="Calibri" w:hAnsi="Cambria Math" w:cs="Arial"/>
              </w:rPr>
              <m:t>O</m:t>
            </m:r>
          </m:e>
          <m:sub>
            <m:r>
              <w:rPr>
                <w:rFonts w:ascii="Cambria Math" w:eastAsia="Calibri" w:hAnsi="Cambria Math" w:cs="Arial"/>
              </w:rPr>
              <m:t>2</m:t>
            </m:r>
          </m:sub>
        </m:sSub>
        <m:r>
          <w:rPr>
            <w:rFonts w:ascii="Cambria Math" w:eastAsia="Calibri" w:hAnsi="Cambria Math" w:cs="Arial"/>
          </w:rPr>
          <m:t>|C</m:t>
        </m:r>
        <m:sSub>
          <m:sSubPr>
            <m:ctrlPr>
              <w:rPr>
                <w:rFonts w:ascii="Cambria Math" w:eastAsia="Calibri" w:hAnsi="Cambria Math" w:cs="Arial"/>
                <w:i/>
              </w:rPr>
            </m:ctrlPr>
          </m:sSubPr>
          <m:e>
            <m:r>
              <w:rPr>
                <w:rFonts w:ascii="Cambria Math" w:eastAsia="Calibri" w:hAnsi="Cambria Math" w:cs="Arial"/>
              </w:rPr>
              <m:t>u</m:t>
            </m:r>
          </m:e>
          <m:sub>
            <m:r>
              <w:rPr>
                <w:rFonts w:ascii="Cambria Math" w:eastAsia="Calibri" w:hAnsi="Cambria Math" w:cs="Arial"/>
              </w:rPr>
              <m:t>2</m:t>
            </m:r>
          </m:sub>
        </m:sSub>
        <m:r>
          <w:rPr>
            <w:rFonts w:ascii="Cambria Math" w:eastAsia="Calibri" w:hAnsi="Cambria Math" w:cs="Arial"/>
          </w:rPr>
          <m:t>O</m:t>
        </m:r>
      </m:oMath>
      <w:r w:rsidRPr="00CE0C94">
        <w:rPr>
          <w:rFonts w:ascii="Times New Roman" w:eastAsia="Times New Roman" w:hAnsi="Times New Roman" w:cs="Arial"/>
        </w:rPr>
        <w:t xml:space="preserve"> (Ag</w:t>
      </w:r>
      <w:r>
        <w:rPr>
          <w:rFonts w:ascii="Times New Roman" w:eastAsia="Times New Roman" w:hAnsi="Times New Roman" w:cs="Arial"/>
        </w:rPr>
        <w:t>|Cu</w:t>
      </w:r>
      <w:r w:rsidRPr="00CE0C94">
        <w:rPr>
          <w:rFonts w:ascii="Times New Roman" w:eastAsia="Times New Roman" w:hAnsi="Times New Roman" w:cs="Arial"/>
        </w:rPr>
        <w:t>)</w:t>
      </w:r>
      <w:r>
        <w:rPr>
          <w:rFonts w:ascii="Times New Roman" w:eastAsia="Calibri" w:hAnsi="Times New Roman" w:cs="Arial"/>
        </w:rPr>
        <w:t xml:space="preserve"> library upon the removal of only two samples was observed (</w:t>
      </w:r>
      <m:oMath>
        <m:sSubSup>
          <m:sSubSupPr>
            <m:ctrlPr>
              <w:rPr>
                <w:rFonts w:ascii="Cambria Math" w:eastAsia="Times New Roman" w:hAnsi="Cambria Math" w:cs="Times New Roman"/>
                <w:i/>
                <w:color w:val="000000"/>
                <w:szCs w:val="20"/>
              </w:rPr>
            </m:ctrlPr>
          </m:sSubSupPr>
          <m:e>
            <m:r>
              <w:rPr>
                <w:rFonts w:ascii="Cambria Math" w:eastAsia="Times New Roman" w:hAnsi="Cambria Math" w:cs="Times New Roman"/>
                <w:color w:val="000000"/>
                <w:szCs w:val="20"/>
              </w:rPr>
              <m:t>Q</m:t>
            </m:r>
          </m:e>
          <m:sub>
            <m:r>
              <w:rPr>
                <w:rFonts w:ascii="Cambria Math" w:eastAsia="Times New Roman" w:hAnsi="Cambria Math" w:cs="Times New Roman"/>
                <w:color w:val="000000"/>
                <w:szCs w:val="20"/>
              </w:rPr>
              <m:t>ext</m:t>
            </m:r>
          </m:sub>
          <m:sup>
            <m:r>
              <w:rPr>
                <w:rFonts w:ascii="Cambria Math" w:eastAsia="Times New Roman" w:hAnsi="Cambria Math" w:cs="Times New Roman"/>
                <w:color w:val="000000"/>
                <w:szCs w:val="20"/>
              </w:rPr>
              <m:t>2</m:t>
            </m:r>
          </m:sup>
        </m:sSubSup>
      </m:oMath>
      <w:r>
        <w:rPr>
          <w:rFonts w:ascii="Times New Roman" w:eastAsia="Calibri" w:hAnsi="Times New Roman" w:cs="Arial"/>
        </w:rPr>
        <w:t xml:space="preserve"> </w:t>
      </w:r>
      <w:r>
        <w:rPr>
          <w:rFonts w:ascii="Times New Roman" w:eastAsia="Calibri" w:hAnsi="Times New Roman" w:cs="Arial"/>
          <w:color w:val="000000"/>
        </w:rPr>
        <w:t xml:space="preserve">= 0.62 and 0.73 without and with the model’s AD, respectively). </w:t>
      </w:r>
    </w:p>
    <w:p w14:paraId="7920CE64" w14:textId="77777777" w:rsidR="00802AFE" w:rsidRDefault="00802AFE" w:rsidP="009B1370">
      <w:pPr>
        <w:spacing w:after="0"/>
        <w:rPr>
          <w:rFonts w:ascii="Times New Roman" w:eastAsia="Calibri" w:hAnsi="Times New Roman" w:cs="Arial"/>
        </w:rPr>
      </w:pPr>
    </w:p>
    <w:p w14:paraId="7A9ACEC8" w14:textId="4F4310BF" w:rsidR="00802AFE" w:rsidRDefault="00802AFE" w:rsidP="001C0A8A">
      <w:pPr>
        <w:spacing w:after="0"/>
        <w:rPr>
          <w:rFonts w:ascii="Times New Roman" w:eastAsia="Calibri" w:hAnsi="Times New Roman" w:cs="Arial"/>
          <w:rtl/>
        </w:rPr>
      </w:pPr>
      <w:r>
        <w:rPr>
          <w:rFonts w:ascii="Times New Roman" w:eastAsia="Calibri" w:hAnsi="Times New Roman" w:cs="Arial"/>
        </w:rPr>
        <w:t>Two of the above described datasets (</w:t>
      </w:r>
      <m:oMath>
        <m:r>
          <w:rPr>
            <w:rFonts w:ascii="Cambria Math" w:eastAsia="Calibri" w:hAnsi="Cambria Math" w:cs="Arial"/>
          </w:rPr>
          <m:t>Ti</m:t>
        </m:r>
        <m:sSub>
          <m:sSubPr>
            <m:ctrlPr>
              <w:rPr>
                <w:rFonts w:ascii="Cambria Math" w:eastAsia="Calibri" w:hAnsi="Cambria Math" w:cs="Arial"/>
                <w:i/>
              </w:rPr>
            </m:ctrlPr>
          </m:sSubPr>
          <m:e>
            <m:r>
              <w:rPr>
                <w:rFonts w:ascii="Cambria Math" w:eastAsia="Calibri" w:hAnsi="Cambria Math" w:cs="Arial"/>
              </w:rPr>
              <m:t>O</m:t>
            </m:r>
          </m:e>
          <m:sub>
            <m:r>
              <w:rPr>
                <w:rFonts w:ascii="Cambria Math" w:eastAsia="Calibri" w:hAnsi="Cambria Math" w:cs="Arial"/>
              </w:rPr>
              <m:t>2</m:t>
            </m:r>
          </m:sub>
        </m:sSub>
        <m:r>
          <w:rPr>
            <w:rFonts w:ascii="Cambria Math" w:eastAsia="Calibri" w:hAnsi="Cambria Math" w:cs="Arial"/>
          </w:rPr>
          <m:t>|C</m:t>
        </m:r>
        <m:sSub>
          <m:sSubPr>
            <m:ctrlPr>
              <w:rPr>
                <w:rFonts w:ascii="Cambria Math" w:eastAsia="Calibri" w:hAnsi="Cambria Math" w:cs="Arial"/>
                <w:i/>
              </w:rPr>
            </m:ctrlPr>
          </m:sSubPr>
          <m:e>
            <m:r>
              <w:rPr>
                <w:rFonts w:ascii="Cambria Math" w:eastAsia="Calibri" w:hAnsi="Cambria Math" w:cs="Arial"/>
              </w:rPr>
              <m:t>u</m:t>
            </m:r>
          </m:e>
          <m:sub>
            <m:r>
              <w:rPr>
                <w:rFonts w:ascii="Cambria Math" w:eastAsia="Calibri" w:hAnsi="Cambria Math" w:cs="Arial"/>
              </w:rPr>
              <m:t>2</m:t>
            </m:r>
          </m:sub>
        </m:sSub>
        <m:r>
          <w:rPr>
            <w:rFonts w:ascii="Cambria Math" w:eastAsia="Calibri" w:hAnsi="Cambria Math" w:cs="Arial"/>
          </w:rPr>
          <m:t>O</m:t>
        </m:r>
      </m:oMath>
      <w:r w:rsidRPr="00CE0C94">
        <w:rPr>
          <w:rFonts w:ascii="Times New Roman" w:eastAsia="Times New Roman" w:hAnsi="Times New Roman" w:cs="Arial"/>
        </w:rPr>
        <w:t xml:space="preserve"> (Ag)</w:t>
      </w:r>
      <w:r>
        <w:rPr>
          <w:rFonts w:ascii="Times New Roman" w:eastAsia="Times New Roman" w:hAnsi="Times New Roman" w:cs="Arial"/>
        </w:rPr>
        <w:t xml:space="preserve"> and </w:t>
      </w:r>
      <m:oMath>
        <m:r>
          <w:rPr>
            <w:rFonts w:ascii="Cambria Math" w:eastAsia="Calibri" w:hAnsi="Cambria Math" w:cs="Arial"/>
          </w:rPr>
          <m:t>Ti</m:t>
        </m:r>
        <m:sSub>
          <m:sSubPr>
            <m:ctrlPr>
              <w:rPr>
                <w:rFonts w:ascii="Cambria Math" w:eastAsia="Calibri" w:hAnsi="Cambria Math" w:cs="Arial"/>
                <w:i/>
              </w:rPr>
            </m:ctrlPr>
          </m:sSubPr>
          <m:e>
            <m:r>
              <w:rPr>
                <w:rFonts w:ascii="Cambria Math" w:eastAsia="Calibri" w:hAnsi="Cambria Math" w:cs="Arial"/>
              </w:rPr>
              <m:t>O</m:t>
            </m:r>
          </m:e>
          <m:sub>
            <m:r>
              <w:rPr>
                <w:rFonts w:ascii="Cambria Math" w:eastAsia="Calibri" w:hAnsi="Cambria Math" w:cs="Arial"/>
              </w:rPr>
              <m:t>2</m:t>
            </m:r>
          </m:sub>
        </m:sSub>
        <m:r>
          <w:rPr>
            <w:rFonts w:ascii="Cambria Math" w:eastAsia="Calibri" w:hAnsi="Cambria Math" w:cs="Arial"/>
          </w:rPr>
          <m:t>|C</m:t>
        </m:r>
        <m:sSub>
          <m:sSubPr>
            <m:ctrlPr>
              <w:rPr>
                <w:rFonts w:ascii="Cambria Math" w:eastAsia="Calibri" w:hAnsi="Cambria Math" w:cs="Arial"/>
                <w:i/>
              </w:rPr>
            </m:ctrlPr>
          </m:sSubPr>
          <m:e>
            <m:r>
              <w:rPr>
                <w:rFonts w:ascii="Cambria Math" w:eastAsia="Calibri" w:hAnsi="Cambria Math" w:cs="Arial"/>
              </w:rPr>
              <m:t>u</m:t>
            </m:r>
          </m:e>
          <m:sub>
            <m:r>
              <w:rPr>
                <w:rFonts w:ascii="Cambria Math" w:eastAsia="Calibri" w:hAnsi="Cambria Math" w:cs="Arial"/>
              </w:rPr>
              <m:t>2</m:t>
            </m:r>
          </m:sub>
        </m:sSub>
        <m:r>
          <w:rPr>
            <w:rFonts w:ascii="Cambria Math" w:eastAsia="Calibri" w:hAnsi="Cambria Math" w:cs="Arial"/>
          </w:rPr>
          <m:t>O</m:t>
        </m:r>
      </m:oMath>
      <w:r w:rsidRPr="00CE0C94">
        <w:rPr>
          <w:rFonts w:ascii="Times New Roman" w:eastAsia="Times New Roman" w:hAnsi="Times New Roman" w:cs="Arial"/>
        </w:rPr>
        <w:t xml:space="preserve"> (Ag</w:t>
      </w:r>
      <w:r>
        <w:rPr>
          <w:rFonts w:ascii="Times New Roman" w:eastAsia="Times New Roman" w:hAnsi="Times New Roman" w:cs="Arial"/>
        </w:rPr>
        <w:t>|Cu</w:t>
      </w:r>
      <w:r w:rsidRPr="00CE0C94">
        <w:rPr>
          <w:rFonts w:ascii="Times New Roman" w:eastAsia="Times New Roman" w:hAnsi="Times New Roman" w:cs="Arial"/>
        </w:rPr>
        <w:t>)</w:t>
      </w:r>
      <w:r>
        <w:rPr>
          <w:rFonts w:ascii="Times New Roman" w:eastAsia="Calibri" w:hAnsi="Times New Roman" w:cs="Arial"/>
        </w:rPr>
        <w:t xml:space="preserve">) were previously modeled by Yosipof et al. using </w:t>
      </w:r>
      <w:r w:rsidRPr="00995B4F">
        <w:rPr>
          <w:rFonts w:ascii="Times New Roman" w:eastAsia="Calibri" w:hAnsi="Times New Roman" w:cs="Arial"/>
          <w:i/>
          <w:iCs/>
        </w:rPr>
        <w:t>k</w:t>
      </w:r>
      <w:r>
        <w:rPr>
          <w:rFonts w:ascii="Times New Roman" w:eastAsia="Calibri" w:hAnsi="Times New Roman" w:cs="Arial"/>
        </w:rPr>
        <w:t>NN and a Genetic Algorithm (GA) approach</w:t>
      </w:r>
      <w:r w:rsidR="00010C54" w:rsidRPr="00CE0C94">
        <w:rPr>
          <w:rFonts w:ascii="Times New Roman" w:eastAsia="Calibri" w:hAnsi="Times New Roman" w:cs="Arial"/>
        </w:rPr>
        <w:fldChar w:fldCharType="begin"/>
      </w:r>
      <w:r w:rsidR="001C0A8A">
        <w:rPr>
          <w:rFonts w:ascii="Times New Roman" w:eastAsia="Calibri" w:hAnsi="Times New Roman" w:cs="Arial"/>
        </w:rPr>
        <w:instrText xml:space="preserve"> ADDIN EN.CITE &lt;EndNote&gt;&lt;Cite&gt;&lt;Author&gt;Yosipof&lt;/Author&gt;&lt;Year&gt;2015&lt;/Year&gt;&lt;RecNum&gt;3&lt;/RecNum&gt;&lt;DisplayText&gt;&lt;style face="italic superscript"&gt;(23)&lt;/style&gt;&lt;/DisplayText&gt;&lt;record&gt;&lt;rec-number&gt;3&lt;/rec-number&gt;&lt;foreign-keys&gt;&lt;key app="EN" db-id="a550e29ro9vf20etr5rxfpaaawfvzfxwdz9p"&gt;3&lt;/key&gt;&lt;/foreign-keys&gt;&lt;ref-type name="Journal Article"&gt;17&lt;/ref-type&gt;&lt;contributors&gt;&lt;authors&gt;&lt;author&gt;Yosipof, Abraham&lt;/author&gt;&lt;author&gt;Nahum, Oren E.&lt;/author&gt;&lt;author&gt;Anderson, Assaf Y.&lt;/author&gt;&lt;author&gt;Barad, Hannah-Noa&lt;/author&gt;&lt;author&gt;Zaban, Arie&lt;/author&gt;&lt;author&gt;Senderowitz, Hanoch&lt;/author&gt;&lt;/authors&gt;&lt;/contributors&gt;&lt;titles&gt;&lt;title&gt;Data Mining and Machine Learning Tools for Combinatorial Material Science of All-Oxide Photovoltaic Cells&lt;/title&gt;&lt;secondary-title&gt;Molecular Informatics&lt;/secondary-title&gt;&lt;/titles&gt;&lt;periodical&gt;&lt;full-title&gt;Molecular Informatics&lt;/full-title&gt;&lt;/periodical&gt;&lt;pages&gt;367-379&lt;/pages&gt;&lt;volume&gt;34&lt;/volume&gt;&lt;number&gt;6-7&lt;/number&gt;&lt;keywords&gt;&lt;keyword&gt;Data mining&lt;/keyword&gt;&lt;keyword&gt;Machine learning&lt;/keyword&gt;&lt;keyword&gt;QSAR&lt;/keyword&gt;&lt;keyword&gt;Combinatorial material science&lt;/keyword&gt;&lt;keyword&gt;All oxide photovoltaic cells&lt;/keyword&gt;&lt;/keywords&gt;&lt;dates&gt;&lt;year&gt;2015&lt;/year&gt;&lt;/dates&gt;&lt;publisher&gt;WILEY-VCH Verlag&lt;/publisher&gt;&lt;isbn&gt;1868-1751&lt;/isbn&gt;&lt;urls&gt;&lt;related-urls&gt;&lt;url&gt;http://dx.doi.org/10.1002/minf.201400174&lt;/url&gt;&lt;/related-urls&gt;&lt;/urls&gt;&lt;electronic-resource-num&gt;10.1002/minf.201400174&lt;/electronic-resource-num&gt;&lt;/record&gt;&lt;/Cite&gt;&lt;/EndNote&gt;</w:instrText>
      </w:r>
      <w:r w:rsidR="00010C54" w:rsidRPr="00CE0C94">
        <w:rPr>
          <w:rFonts w:ascii="Times New Roman" w:eastAsia="Calibri" w:hAnsi="Times New Roman" w:cs="Arial"/>
        </w:rPr>
        <w:fldChar w:fldCharType="separate"/>
      </w:r>
      <w:r w:rsidR="001C0A8A" w:rsidRPr="001C0A8A">
        <w:rPr>
          <w:rFonts w:ascii="Times New Roman" w:eastAsia="Calibri" w:hAnsi="Times New Roman" w:cs="Arial"/>
          <w:i/>
          <w:noProof/>
          <w:vertAlign w:val="superscript"/>
        </w:rPr>
        <w:t>(</w:t>
      </w:r>
      <w:hyperlink w:anchor="_ENREF_23" w:tooltip="Yosipof, 2015 #3" w:history="1">
        <w:r w:rsidR="001C0A8A" w:rsidRPr="001C0A8A">
          <w:rPr>
            <w:rFonts w:ascii="Times New Roman" w:eastAsia="Calibri" w:hAnsi="Times New Roman" w:cs="Arial"/>
            <w:i/>
            <w:noProof/>
            <w:vertAlign w:val="superscript"/>
          </w:rPr>
          <w:t>23</w:t>
        </w:r>
      </w:hyperlink>
      <w:r w:rsidR="001C0A8A" w:rsidRPr="001C0A8A">
        <w:rPr>
          <w:rFonts w:ascii="Times New Roman" w:eastAsia="Calibri" w:hAnsi="Times New Roman" w:cs="Arial"/>
          <w:i/>
          <w:noProof/>
          <w:vertAlign w:val="superscript"/>
        </w:rPr>
        <w:t>)</w:t>
      </w:r>
      <w:r w:rsidR="00010C54" w:rsidRPr="00CE0C94">
        <w:rPr>
          <w:rFonts w:ascii="Times New Roman" w:eastAsia="Calibri" w:hAnsi="Times New Roman" w:cs="Arial"/>
        </w:rPr>
        <w:fldChar w:fldCharType="end"/>
      </w:r>
      <w:r>
        <w:rPr>
          <w:rFonts w:ascii="Times New Roman" w:eastAsia="Calibri" w:hAnsi="Times New Roman" w:cs="Arial"/>
        </w:rPr>
        <w:t xml:space="preserve"> thereby allowing for a direct comparison between the performances of the </w:t>
      </w:r>
      <w:r w:rsidRPr="00E03D56">
        <w:rPr>
          <w:rFonts w:eastAsia="Calibri"/>
        </w:rPr>
        <w:t xml:space="preserve">resulting models. GA produced models with </w:t>
      </w:r>
      <m:oMath>
        <m:sSubSup>
          <m:sSubSupPr>
            <m:ctrlPr>
              <w:rPr>
                <w:rFonts w:ascii="Cambria Math" w:eastAsia="Times New Roman" w:hAnsi="Cambria Math"/>
                <w:i/>
                <w:color w:val="000000"/>
              </w:rPr>
            </m:ctrlPr>
          </m:sSubSupPr>
          <m:e>
            <m:r>
              <w:rPr>
                <w:rFonts w:ascii="Cambria Math" w:eastAsia="Times New Roman" w:hAnsi="Cambria Math"/>
                <w:color w:val="000000"/>
              </w:rPr>
              <m:t>Q</m:t>
            </m:r>
          </m:e>
          <m:sub>
            <m:r>
              <w:rPr>
                <w:rFonts w:ascii="Cambria Math" w:eastAsia="Times New Roman" w:hAnsi="Cambria Math"/>
                <w:color w:val="000000"/>
              </w:rPr>
              <m:t>ext</m:t>
            </m:r>
          </m:sub>
          <m:sup>
            <m:r>
              <w:rPr>
                <w:rFonts w:ascii="Cambria Math" w:eastAsia="Times New Roman"/>
                <w:color w:val="000000"/>
              </w:rPr>
              <m:t>2</m:t>
            </m:r>
          </m:sup>
        </m:sSubSup>
      </m:oMath>
      <w:r w:rsidRPr="00E03D56">
        <w:rPr>
          <w:rFonts w:eastAsia="Calibri"/>
        </w:rPr>
        <w:t xml:space="preserve"> </w:t>
      </w:r>
      <w:r w:rsidRPr="00E03D56">
        <w:rPr>
          <w:rFonts w:eastAsia="Calibri"/>
          <w:color w:val="000000"/>
        </w:rPr>
        <w:t>values between</w:t>
      </w:r>
      <w:r w:rsidRPr="00E03D56">
        <w:rPr>
          <w:rFonts w:eastAsia="Calibri"/>
        </w:rPr>
        <w:t xml:space="preserve"> 0.74-0.76, 0.50-0.78 and 0.72 for </w:t>
      </w:r>
      <w:r w:rsidRPr="00E3100D">
        <w:rPr>
          <w:rFonts w:eastAsia="Calibri"/>
          <w:i/>
          <w:iCs/>
        </w:rPr>
        <w:t>J</w:t>
      </w:r>
      <w:r w:rsidRPr="00E3100D">
        <w:rPr>
          <w:rFonts w:eastAsia="Calibri"/>
          <w:i/>
          <w:iCs/>
          <w:vertAlign w:val="subscript"/>
        </w:rPr>
        <w:t>SC</w:t>
      </w:r>
      <w:r w:rsidRPr="00E03D56">
        <w:rPr>
          <w:rFonts w:eastAsia="Calibri"/>
        </w:rPr>
        <w:t xml:space="preserve">, </w:t>
      </w:r>
      <w:r w:rsidRPr="00E3100D">
        <w:rPr>
          <w:rFonts w:eastAsia="Calibri"/>
          <w:i/>
          <w:iCs/>
        </w:rPr>
        <w:t>V</w:t>
      </w:r>
      <w:r w:rsidRPr="00E3100D">
        <w:rPr>
          <w:rFonts w:eastAsia="Calibri"/>
          <w:i/>
          <w:iCs/>
          <w:vertAlign w:val="subscript"/>
        </w:rPr>
        <w:t>OC</w:t>
      </w:r>
      <w:r w:rsidRPr="00E03D56">
        <w:rPr>
          <w:rFonts w:eastAsia="Calibri"/>
        </w:rPr>
        <w:t xml:space="preserve"> and IQE respectively. The corresponding numbers obtained by RANSAC are </w:t>
      </w:r>
      <m:oMath>
        <m:sSubSup>
          <m:sSubSupPr>
            <m:ctrlPr>
              <w:rPr>
                <w:rFonts w:ascii="Cambria Math" w:eastAsia="Times New Roman" w:hAnsi="Cambria Math"/>
                <w:i/>
                <w:color w:val="000000"/>
              </w:rPr>
            </m:ctrlPr>
          </m:sSubSupPr>
          <m:e>
            <m:r>
              <w:rPr>
                <w:rFonts w:ascii="Cambria Math" w:eastAsia="Times New Roman" w:hAnsi="Cambria Math"/>
                <w:color w:val="000000"/>
              </w:rPr>
              <m:t>Q</m:t>
            </m:r>
          </m:e>
          <m:sub>
            <m:r>
              <w:rPr>
                <w:rFonts w:ascii="Cambria Math" w:eastAsia="Times New Roman" w:hAnsi="Cambria Math"/>
                <w:color w:val="000000"/>
              </w:rPr>
              <m:t>ext</m:t>
            </m:r>
          </m:sub>
          <m:sup>
            <m:r>
              <w:rPr>
                <w:rFonts w:ascii="Cambria Math" w:eastAsia="Times New Roman"/>
                <w:color w:val="000000"/>
              </w:rPr>
              <m:t>2</m:t>
            </m:r>
          </m:sup>
        </m:sSubSup>
      </m:oMath>
      <w:r w:rsidRPr="00E03D56">
        <w:rPr>
          <w:rFonts w:eastAsia="Calibri"/>
          <w:color w:val="000000"/>
        </w:rPr>
        <w:t xml:space="preserve"> = 0.69-0.76, 0.62-0.80, and 0.68-0.78 for </w:t>
      </w:r>
      <w:r w:rsidRPr="00E3100D">
        <w:rPr>
          <w:rFonts w:eastAsia="Calibri"/>
          <w:i/>
          <w:iCs/>
          <w:color w:val="000000"/>
        </w:rPr>
        <w:t>J</w:t>
      </w:r>
      <w:r w:rsidRPr="00E3100D">
        <w:rPr>
          <w:rFonts w:eastAsia="Calibri"/>
          <w:i/>
          <w:iCs/>
          <w:color w:val="000000"/>
          <w:vertAlign w:val="subscript"/>
        </w:rPr>
        <w:t>SC</w:t>
      </w:r>
      <w:r w:rsidRPr="00E03D56">
        <w:rPr>
          <w:rFonts w:eastAsia="Calibri"/>
          <w:color w:val="000000"/>
        </w:rPr>
        <w:t xml:space="preserve">, </w:t>
      </w:r>
      <w:r w:rsidRPr="00E3100D">
        <w:rPr>
          <w:rFonts w:eastAsia="Calibri"/>
          <w:i/>
          <w:iCs/>
          <w:color w:val="000000"/>
        </w:rPr>
        <w:t>V</w:t>
      </w:r>
      <w:r w:rsidRPr="00E3100D">
        <w:rPr>
          <w:rFonts w:eastAsia="Calibri"/>
          <w:i/>
          <w:iCs/>
          <w:color w:val="000000"/>
          <w:vertAlign w:val="subscript"/>
        </w:rPr>
        <w:t>OC</w:t>
      </w:r>
      <w:r w:rsidRPr="00E03D56">
        <w:rPr>
          <w:rFonts w:eastAsia="Calibri"/>
          <w:color w:val="000000"/>
        </w:rPr>
        <w:t xml:space="preserve"> and IQE, respectively, with no AD and </w:t>
      </w:r>
      <m:oMath>
        <m:sSubSup>
          <m:sSubSupPr>
            <m:ctrlPr>
              <w:rPr>
                <w:rFonts w:ascii="Cambria Math" w:eastAsia="Times New Roman" w:hAnsi="Cambria Math"/>
                <w:i/>
                <w:color w:val="000000"/>
              </w:rPr>
            </m:ctrlPr>
          </m:sSubSupPr>
          <m:e>
            <m:r>
              <w:rPr>
                <w:rFonts w:ascii="Cambria Math" w:eastAsia="Times New Roman" w:hAnsi="Cambria Math"/>
                <w:color w:val="000000"/>
              </w:rPr>
              <m:t>Q</m:t>
            </m:r>
          </m:e>
          <m:sub>
            <m:r>
              <w:rPr>
                <w:rFonts w:ascii="Cambria Math" w:eastAsia="Times New Roman" w:hAnsi="Cambria Math"/>
                <w:color w:val="000000"/>
              </w:rPr>
              <m:t>ext</m:t>
            </m:r>
          </m:sub>
          <m:sup>
            <m:r>
              <w:rPr>
                <w:rFonts w:ascii="Cambria Math" w:eastAsia="Times New Roman"/>
                <w:color w:val="000000"/>
              </w:rPr>
              <m:t>2</m:t>
            </m:r>
          </m:sup>
        </m:sSubSup>
      </m:oMath>
      <w:r w:rsidRPr="00E03D56">
        <w:rPr>
          <w:rFonts w:eastAsia="Calibri"/>
          <w:color w:val="000000"/>
        </w:rPr>
        <w:t xml:space="preserve"> = 0.84-0.87, 0.73-0.80 and 0.82-0.83 for </w:t>
      </w:r>
      <w:r w:rsidRPr="00E3100D">
        <w:rPr>
          <w:rFonts w:eastAsia="Calibri"/>
          <w:i/>
          <w:iCs/>
          <w:color w:val="000000"/>
        </w:rPr>
        <w:t>J</w:t>
      </w:r>
      <w:r w:rsidRPr="00E3100D">
        <w:rPr>
          <w:rFonts w:eastAsia="Calibri"/>
          <w:i/>
          <w:iCs/>
          <w:color w:val="000000"/>
          <w:vertAlign w:val="subscript"/>
        </w:rPr>
        <w:t>SC</w:t>
      </w:r>
      <w:r w:rsidRPr="00E03D56">
        <w:rPr>
          <w:rFonts w:eastAsia="Calibri"/>
          <w:color w:val="000000"/>
        </w:rPr>
        <w:t xml:space="preserve">, </w:t>
      </w:r>
      <w:r w:rsidRPr="00E3100D">
        <w:rPr>
          <w:rFonts w:eastAsia="Calibri"/>
          <w:i/>
          <w:iCs/>
          <w:color w:val="000000"/>
        </w:rPr>
        <w:t>V</w:t>
      </w:r>
      <w:r w:rsidRPr="00E3100D">
        <w:rPr>
          <w:rFonts w:eastAsia="Calibri"/>
          <w:i/>
          <w:iCs/>
          <w:color w:val="000000"/>
          <w:vertAlign w:val="subscript"/>
        </w:rPr>
        <w:t>OC</w:t>
      </w:r>
      <w:r w:rsidRPr="00E03D56">
        <w:rPr>
          <w:rFonts w:eastAsia="Calibri"/>
          <w:color w:val="000000"/>
        </w:rPr>
        <w:t xml:space="preserve"> and IQE, respectively, with AD</w:t>
      </w:r>
      <w:r w:rsidRPr="00E03D56">
        <w:rPr>
          <w:rFonts w:eastAsia="Calibri"/>
        </w:rPr>
        <w:t>. These results suggest that the</w:t>
      </w:r>
      <w:r>
        <w:rPr>
          <w:rFonts w:ascii="Times New Roman" w:eastAsia="Calibri" w:hAnsi="Times New Roman" w:cs="Arial"/>
        </w:rPr>
        <w:t xml:space="preserve"> performances of the RANSAC models are </w:t>
      </w:r>
      <w:proofErr w:type="gramStart"/>
      <w:r>
        <w:rPr>
          <w:rFonts w:ascii="Times New Roman" w:eastAsia="Calibri" w:hAnsi="Times New Roman" w:cs="Arial"/>
        </w:rPr>
        <w:t>similar to</w:t>
      </w:r>
      <w:proofErr w:type="gramEnd"/>
      <w:r>
        <w:rPr>
          <w:rFonts w:ascii="Times New Roman" w:eastAsia="Calibri" w:hAnsi="Times New Roman" w:cs="Arial"/>
        </w:rPr>
        <w:t xml:space="preserve"> those of the GA with no consideration of the AD and </w:t>
      </w:r>
      <w:r w:rsidRPr="00E03D56">
        <w:rPr>
          <w:rFonts w:eastAsia="Calibri"/>
        </w:rPr>
        <w:t xml:space="preserve">provide significant improvement upon the application of AD. Of note, there is no inherent definition of AD in the GA method. For </w:t>
      </w:r>
      <w:r w:rsidRPr="00E03D56">
        <w:rPr>
          <w:rFonts w:eastAsia="Calibri"/>
          <w:i/>
          <w:iCs/>
        </w:rPr>
        <w:t>k</w:t>
      </w:r>
      <w:r w:rsidRPr="00E03D56">
        <w:rPr>
          <w:rFonts w:eastAsia="Calibri"/>
        </w:rPr>
        <w:t xml:space="preserve">NN </w:t>
      </w:r>
      <m:oMath>
        <m:sSubSup>
          <m:sSubSupPr>
            <m:ctrlPr>
              <w:rPr>
                <w:rFonts w:ascii="Cambria Math" w:eastAsia="Times New Roman" w:hAnsi="Cambria Math"/>
                <w:i/>
                <w:color w:val="000000"/>
              </w:rPr>
            </m:ctrlPr>
          </m:sSubSupPr>
          <m:e>
            <m:r>
              <w:rPr>
                <w:rFonts w:ascii="Cambria Math" w:eastAsia="Times New Roman" w:hAnsi="Cambria Math"/>
                <w:color w:val="000000"/>
              </w:rPr>
              <m:t>Q</m:t>
            </m:r>
          </m:e>
          <m:sub>
            <m:r>
              <w:rPr>
                <w:rFonts w:ascii="Cambria Math" w:eastAsia="Times New Roman" w:hAnsi="Cambria Math"/>
                <w:color w:val="000000"/>
              </w:rPr>
              <m:t>ext</m:t>
            </m:r>
          </m:sub>
          <m:sup>
            <m:r>
              <w:rPr>
                <w:rFonts w:ascii="Cambria Math" w:eastAsia="Times New Roman"/>
                <w:color w:val="000000"/>
              </w:rPr>
              <m:t>2</m:t>
            </m:r>
          </m:sup>
        </m:sSubSup>
      </m:oMath>
      <w:r w:rsidRPr="00E03D56">
        <w:rPr>
          <w:rFonts w:eastAsia="Calibri"/>
          <w:color w:val="000000"/>
        </w:rPr>
        <w:t xml:space="preserve"> was reported to be 0.89-0.92, 0.56-0.89, and 0.87-0.91 for </w:t>
      </w:r>
      <w:r w:rsidRPr="00E3100D">
        <w:rPr>
          <w:rFonts w:eastAsia="Calibri"/>
          <w:i/>
          <w:iCs/>
          <w:color w:val="000000"/>
        </w:rPr>
        <w:t>J</w:t>
      </w:r>
      <w:r w:rsidRPr="00E3100D">
        <w:rPr>
          <w:rFonts w:eastAsia="Calibri"/>
          <w:i/>
          <w:iCs/>
          <w:color w:val="000000"/>
          <w:vertAlign w:val="subscript"/>
        </w:rPr>
        <w:t>SC</w:t>
      </w:r>
      <w:r w:rsidRPr="00E03D56">
        <w:rPr>
          <w:rFonts w:eastAsia="Calibri"/>
          <w:color w:val="000000"/>
        </w:rPr>
        <w:t xml:space="preserve">, </w:t>
      </w:r>
      <w:r w:rsidRPr="00E3100D">
        <w:rPr>
          <w:rFonts w:eastAsia="Calibri"/>
          <w:i/>
          <w:iCs/>
          <w:color w:val="000000"/>
        </w:rPr>
        <w:t>V</w:t>
      </w:r>
      <w:r w:rsidRPr="00E3100D">
        <w:rPr>
          <w:rFonts w:eastAsia="Calibri"/>
          <w:i/>
          <w:iCs/>
          <w:color w:val="000000"/>
          <w:vertAlign w:val="subscript"/>
        </w:rPr>
        <w:t>OC</w:t>
      </w:r>
      <w:r w:rsidRPr="00E03D56">
        <w:rPr>
          <w:rFonts w:eastAsia="Calibri"/>
          <w:color w:val="000000"/>
        </w:rPr>
        <w:t xml:space="preserve"> and IQE, respectively, with no AD and </w:t>
      </w:r>
      <m:oMath>
        <m:sSubSup>
          <m:sSubSupPr>
            <m:ctrlPr>
              <w:rPr>
                <w:rFonts w:ascii="Cambria Math" w:eastAsia="Times New Roman" w:hAnsi="Cambria Math"/>
                <w:i/>
                <w:color w:val="000000"/>
              </w:rPr>
            </m:ctrlPr>
          </m:sSubSupPr>
          <m:e>
            <m:r>
              <w:rPr>
                <w:rFonts w:ascii="Cambria Math" w:eastAsia="Times New Roman" w:hAnsi="Cambria Math"/>
                <w:color w:val="000000"/>
              </w:rPr>
              <m:t>Q</m:t>
            </m:r>
          </m:e>
          <m:sub>
            <m:r>
              <w:rPr>
                <w:rFonts w:ascii="Cambria Math" w:eastAsia="Times New Roman" w:hAnsi="Cambria Math"/>
                <w:color w:val="000000"/>
              </w:rPr>
              <m:t>ext</m:t>
            </m:r>
          </m:sub>
          <m:sup>
            <m:r>
              <w:rPr>
                <w:rFonts w:ascii="Cambria Math" w:eastAsia="Times New Roman"/>
                <w:color w:val="000000"/>
              </w:rPr>
              <m:t>2</m:t>
            </m:r>
          </m:sup>
        </m:sSubSup>
      </m:oMath>
      <w:r w:rsidRPr="00E03D56">
        <w:rPr>
          <w:rFonts w:eastAsia="Calibri"/>
          <w:color w:val="000000"/>
        </w:rPr>
        <w:t xml:space="preserve"> 0.88-0.92, 0.55-0.89 and 0.87-0.89 for </w:t>
      </w:r>
      <w:r w:rsidRPr="00E3100D">
        <w:rPr>
          <w:rFonts w:eastAsia="Calibri"/>
          <w:i/>
          <w:iCs/>
          <w:color w:val="000000"/>
        </w:rPr>
        <w:t>J</w:t>
      </w:r>
      <w:r w:rsidRPr="00E3100D">
        <w:rPr>
          <w:rFonts w:eastAsia="Calibri"/>
          <w:i/>
          <w:iCs/>
          <w:color w:val="000000"/>
          <w:vertAlign w:val="subscript"/>
        </w:rPr>
        <w:t>SC</w:t>
      </w:r>
      <w:r w:rsidRPr="00E03D56">
        <w:rPr>
          <w:rFonts w:eastAsia="Calibri"/>
          <w:color w:val="000000"/>
        </w:rPr>
        <w:t xml:space="preserve">, </w:t>
      </w:r>
      <w:r w:rsidRPr="00E3100D">
        <w:rPr>
          <w:rFonts w:eastAsia="Calibri"/>
          <w:i/>
          <w:iCs/>
          <w:color w:val="000000"/>
        </w:rPr>
        <w:t>V</w:t>
      </w:r>
      <w:r w:rsidRPr="00E3100D">
        <w:rPr>
          <w:rFonts w:eastAsia="Calibri"/>
          <w:i/>
          <w:iCs/>
          <w:color w:val="000000"/>
          <w:vertAlign w:val="subscript"/>
        </w:rPr>
        <w:t>OC</w:t>
      </w:r>
      <w:r w:rsidRPr="00E03D56">
        <w:rPr>
          <w:rFonts w:eastAsia="Calibri"/>
          <w:color w:val="000000"/>
        </w:rPr>
        <w:t xml:space="preserve"> and IQE, respectively, with AD</w:t>
      </w:r>
      <w:r w:rsidRPr="00E03D56">
        <w:rPr>
          <w:rFonts w:eastAsia="Calibri"/>
        </w:rPr>
        <w:t xml:space="preserve">. Thus, </w:t>
      </w:r>
      <w:r w:rsidRPr="00E03D56">
        <w:rPr>
          <w:rFonts w:eastAsia="Calibri"/>
          <w:i/>
          <w:iCs/>
        </w:rPr>
        <w:t>k</w:t>
      </w:r>
      <w:r w:rsidRPr="00E03D56">
        <w:rPr>
          <w:rFonts w:eastAsia="Calibri"/>
        </w:rPr>
        <w:t xml:space="preserve">NN provides models with higher prediction statistics than RANSAC </w:t>
      </w:r>
      <w:proofErr w:type="gramStart"/>
      <w:r w:rsidRPr="00E03D56">
        <w:rPr>
          <w:rFonts w:eastAsia="Calibri"/>
        </w:rPr>
        <w:t>in particular when</w:t>
      </w:r>
      <w:proofErr w:type="gramEnd"/>
      <w:r w:rsidRPr="00E03D56">
        <w:rPr>
          <w:rFonts w:eastAsia="Calibri"/>
        </w:rPr>
        <w:t xml:space="preserve"> the AD is not considered. However, the performances of RANSAC approach those of </w:t>
      </w:r>
      <w:r w:rsidRPr="00E03D56">
        <w:rPr>
          <w:rFonts w:eastAsia="Calibri"/>
          <w:i/>
          <w:iCs/>
        </w:rPr>
        <w:t>k</w:t>
      </w:r>
      <w:r w:rsidRPr="00E03D56">
        <w:rPr>
          <w:rFonts w:eastAsia="Calibri"/>
        </w:rPr>
        <w:t>NN upon the introduction of the AD.</w:t>
      </w:r>
      <w:r>
        <w:rPr>
          <w:rFonts w:ascii="Times New Roman" w:eastAsia="Calibri" w:hAnsi="Times New Roman" w:cs="Arial"/>
        </w:rPr>
        <w:t xml:space="preserve"> Moreover, the test set coverage provided by RANSAC is generally higher than that provided by </w:t>
      </w:r>
      <w:r w:rsidRPr="00F423A9">
        <w:rPr>
          <w:rFonts w:ascii="Times New Roman" w:eastAsia="Calibri" w:hAnsi="Times New Roman" w:cs="Arial"/>
          <w:i/>
          <w:iCs/>
        </w:rPr>
        <w:t>k</w:t>
      </w:r>
      <w:r w:rsidRPr="00F423A9">
        <w:rPr>
          <w:rFonts w:ascii="Times New Roman" w:eastAsia="Calibri" w:hAnsi="Times New Roman" w:cs="Arial"/>
        </w:rPr>
        <w:t xml:space="preserve">NN (Table </w:t>
      </w:r>
      <w:r w:rsidR="00E644EC">
        <w:rPr>
          <w:rFonts w:ascii="Times New Roman" w:eastAsia="Calibri" w:hAnsi="Times New Roman" w:cs="Arial"/>
        </w:rPr>
        <w:t>6</w:t>
      </w:r>
      <w:r w:rsidRPr="00F423A9">
        <w:rPr>
          <w:rFonts w:ascii="Times New Roman" w:eastAsia="Calibri" w:hAnsi="Times New Roman" w:cs="Arial"/>
        </w:rPr>
        <w:t>).</w:t>
      </w:r>
      <w:r>
        <w:rPr>
          <w:rFonts w:ascii="Times New Roman" w:eastAsia="Calibri" w:hAnsi="Times New Roman" w:cs="Arial"/>
        </w:rPr>
        <w:t xml:space="preserve"> Finally, in contrast with </w:t>
      </w:r>
      <w:r w:rsidRPr="00054734">
        <w:rPr>
          <w:rFonts w:ascii="Times New Roman" w:eastAsia="Calibri" w:hAnsi="Times New Roman" w:cs="Arial"/>
          <w:i/>
          <w:iCs/>
        </w:rPr>
        <w:t>k</w:t>
      </w:r>
      <w:r>
        <w:rPr>
          <w:rFonts w:ascii="Times New Roman" w:eastAsia="Calibri" w:hAnsi="Times New Roman" w:cs="Arial"/>
        </w:rPr>
        <w:t xml:space="preserve">NN, RANSAC provides a model in the form of a QSAR equation which enhances model interpretability. </w:t>
      </w:r>
    </w:p>
    <w:p w14:paraId="1FFBC39F" w14:textId="77777777" w:rsidR="00802AFE" w:rsidRDefault="00802AFE" w:rsidP="009B1370">
      <w:pPr>
        <w:rPr>
          <w:rFonts w:ascii="Times New Roman" w:eastAsia="Calibri" w:hAnsi="Times New Roman" w:cs="Arial"/>
        </w:rPr>
      </w:pPr>
    </w:p>
    <w:p w14:paraId="188C7312" w14:textId="4259C623" w:rsidR="00802AFE" w:rsidRPr="00F423A9" w:rsidRDefault="00826B66" w:rsidP="00826B66">
      <w:pPr>
        <w:pStyle w:val="Caption"/>
        <w:rPr>
          <w:rtl/>
        </w:rPr>
      </w:pPr>
      <w:bookmarkStart w:id="427" w:name="_Toc475380988"/>
      <w:r>
        <w:t xml:space="preserve">Table </w:t>
      </w:r>
      <w:fldSimple w:instr=" SEQ Table \* ARABIC ">
        <w:r w:rsidR="006C3932">
          <w:rPr>
            <w:noProof/>
          </w:rPr>
          <w:t>5</w:t>
        </w:r>
      </w:fldSimple>
      <w:r>
        <w:t xml:space="preserve">: </w:t>
      </w:r>
      <w:r w:rsidR="00802AFE" w:rsidRPr="00230DA2">
        <w:rPr>
          <w:b w:val="0"/>
          <w:bCs w:val="0"/>
        </w:rPr>
        <w:t>Number of model-compatible samples for the three datasets based on the RANSAC models.</w:t>
      </w:r>
      <w:bookmarkEnd w:id="427"/>
    </w:p>
    <w:tbl>
      <w:tblPr>
        <w:tblStyle w:val="TableGrid1"/>
        <w:tblW w:w="8100" w:type="dxa"/>
        <w:jc w:val="center"/>
        <w:tblBorders>
          <w:insideV w:val="none" w:sz="0" w:space="0" w:color="auto"/>
        </w:tblBorders>
        <w:tblLayout w:type="fixed"/>
        <w:tblLook w:val="04A0" w:firstRow="1" w:lastRow="0" w:firstColumn="1" w:lastColumn="0" w:noHBand="0" w:noVBand="1"/>
      </w:tblPr>
      <w:tblGrid>
        <w:gridCol w:w="2700"/>
        <w:gridCol w:w="1800"/>
        <w:gridCol w:w="1800"/>
        <w:gridCol w:w="1800"/>
      </w:tblGrid>
      <w:tr w:rsidR="00802AFE" w:rsidRPr="00F423A9" w14:paraId="560C6735" w14:textId="77777777" w:rsidTr="00564273">
        <w:trPr>
          <w:jc w:val="center"/>
        </w:trPr>
        <w:tc>
          <w:tcPr>
            <w:tcW w:w="2700" w:type="dxa"/>
            <w:tcBorders>
              <w:top w:val="nil"/>
              <w:left w:val="nil"/>
              <w:bottom w:val="single" w:sz="4" w:space="0" w:color="auto"/>
            </w:tcBorders>
          </w:tcPr>
          <w:p w14:paraId="5F2737E1" w14:textId="77777777" w:rsidR="00802AFE" w:rsidRPr="00F423A9" w:rsidRDefault="00802AFE" w:rsidP="009B1370">
            <w:pPr>
              <w:ind w:left="360"/>
              <w:jc w:val="center"/>
              <w:rPr>
                <w:rFonts w:ascii="Times New Roman" w:eastAsia="Calibri" w:hAnsi="Times New Roman" w:cs="Arial"/>
              </w:rPr>
            </w:pPr>
          </w:p>
        </w:tc>
        <w:tc>
          <w:tcPr>
            <w:tcW w:w="1800" w:type="dxa"/>
            <w:tcBorders>
              <w:top w:val="nil"/>
              <w:bottom w:val="single" w:sz="4" w:space="0" w:color="auto"/>
            </w:tcBorders>
          </w:tcPr>
          <w:p w14:paraId="7E97915F" w14:textId="77777777" w:rsidR="00802AFE" w:rsidRPr="00B471AE" w:rsidRDefault="00802AFE" w:rsidP="009B1370">
            <w:pPr>
              <w:spacing w:after="160"/>
              <w:jc w:val="center"/>
              <w:rPr>
                <w:rFonts w:ascii="Times New Roman" w:eastAsia="Calibri" w:hAnsi="Times New Roman" w:cs="Arial"/>
                <w:i/>
                <w:iCs/>
              </w:rPr>
            </w:pPr>
            <w:r w:rsidRPr="00E3100D">
              <w:rPr>
                <w:rFonts w:ascii="Times New Roman" w:eastAsia="Calibri" w:hAnsi="Times New Roman" w:cs="Arial"/>
                <w:i/>
                <w:iCs/>
              </w:rPr>
              <w:t>J</w:t>
            </w:r>
            <w:r w:rsidRPr="00E3100D">
              <w:rPr>
                <w:rFonts w:ascii="Times New Roman" w:eastAsia="Calibri" w:hAnsi="Times New Roman" w:cs="Arial"/>
                <w:i/>
                <w:iCs/>
                <w:vertAlign w:val="subscript"/>
              </w:rPr>
              <w:t>SC</w:t>
            </w:r>
          </w:p>
        </w:tc>
        <w:tc>
          <w:tcPr>
            <w:tcW w:w="1800" w:type="dxa"/>
            <w:tcBorders>
              <w:top w:val="nil"/>
              <w:bottom w:val="single" w:sz="4" w:space="0" w:color="auto"/>
            </w:tcBorders>
          </w:tcPr>
          <w:p w14:paraId="17B0D32A" w14:textId="77777777" w:rsidR="00802AFE" w:rsidRPr="00B471AE" w:rsidRDefault="00802AFE" w:rsidP="009B1370">
            <w:pPr>
              <w:spacing w:after="160"/>
              <w:jc w:val="center"/>
              <w:rPr>
                <w:rFonts w:ascii="Times New Roman" w:eastAsia="Calibri" w:hAnsi="Times New Roman" w:cs="Arial"/>
                <w:i/>
                <w:iCs/>
              </w:rPr>
            </w:pPr>
            <w:r w:rsidRPr="00E3100D">
              <w:rPr>
                <w:rFonts w:ascii="Times New Roman" w:eastAsia="Calibri" w:hAnsi="Times New Roman" w:cs="Arial"/>
                <w:i/>
                <w:iCs/>
              </w:rPr>
              <w:t>V</w:t>
            </w:r>
            <w:r w:rsidRPr="00E3100D">
              <w:rPr>
                <w:rFonts w:ascii="Times New Roman" w:eastAsia="Calibri" w:hAnsi="Times New Roman" w:cs="Arial"/>
                <w:i/>
                <w:iCs/>
                <w:vertAlign w:val="subscript"/>
              </w:rPr>
              <w:t>OC</w:t>
            </w:r>
          </w:p>
        </w:tc>
        <w:tc>
          <w:tcPr>
            <w:tcW w:w="1800" w:type="dxa"/>
            <w:tcBorders>
              <w:top w:val="nil"/>
              <w:bottom w:val="single" w:sz="4" w:space="0" w:color="auto"/>
              <w:right w:val="nil"/>
            </w:tcBorders>
          </w:tcPr>
          <w:p w14:paraId="75A1AA3A" w14:textId="77777777" w:rsidR="00802AFE" w:rsidRPr="00F423A9" w:rsidRDefault="00802AFE" w:rsidP="009B1370">
            <w:pPr>
              <w:jc w:val="center"/>
              <w:rPr>
                <w:rFonts w:ascii="Times New Roman" w:eastAsia="Calibri" w:hAnsi="Times New Roman" w:cs="Arial"/>
                <w:i/>
                <w:iCs/>
              </w:rPr>
            </w:pPr>
            <w:r w:rsidRPr="00F423A9">
              <w:rPr>
                <w:rFonts w:ascii="Times New Roman" w:eastAsia="Calibri" w:hAnsi="Times New Roman" w:cs="Arial"/>
                <w:i/>
                <w:iCs/>
              </w:rPr>
              <w:t>IQE</w:t>
            </w:r>
          </w:p>
        </w:tc>
      </w:tr>
      <w:tr w:rsidR="00802AFE" w:rsidRPr="00F423A9" w14:paraId="1BACE42F" w14:textId="77777777" w:rsidTr="00564273">
        <w:trPr>
          <w:jc w:val="center"/>
        </w:trPr>
        <w:tc>
          <w:tcPr>
            <w:tcW w:w="8100" w:type="dxa"/>
            <w:gridSpan w:val="4"/>
            <w:tcBorders>
              <w:left w:val="nil"/>
              <w:bottom w:val="nil"/>
              <w:right w:val="nil"/>
            </w:tcBorders>
          </w:tcPr>
          <w:p w14:paraId="34E04B13" w14:textId="77777777" w:rsidR="00802AFE" w:rsidRPr="00F423A9" w:rsidRDefault="00802AFE" w:rsidP="009B1370">
            <w:pPr>
              <w:ind w:left="360"/>
              <w:rPr>
                <w:rFonts w:ascii="Times New Roman" w:eastAsia="Times New Roman" w:hAnsi="Times New Roman" w:cs="Arial"/>
              </w:rPr>
            </w:pPr>
            <m:oMath>
              <m:r>
                <w:rPr>
                  <w:rFonts w:ascii="Cambria Math" w:eastAsia="Calibri" w:hAnsi="Cambria Math" w:cs="Arial"/>
                </w:rPr>
                <m:t>Ti</m:t>
              </m:r>
              <m:sSub>
                <m:sSubPr>
                  <m:ctrlPr>
                    <w:rPr>
                      <w:rFonts w:ascii="Cambria Math" w:eastAsia="Calibri" w:hAnsi="Cambria Math" w:cs="Arial"/>
                    </w:rPr>
                  </m:ctrlPr>
                </m:sSubPr>
                <m:e>
                  <m:r>
                    <w:rPr>
                      <w:rFonts w:ascii="Cambria Math" w:eastAsia="Calibri" w:hAnsi="Cambria Math" w:cs="Arial"/>
                    </w:rPr>
                    <m:t>O</m:t>
                  </m:r>
                </m:e>
                <m:sub>
                  <m:r>
                    <m:rPr>
                      <m:sty m:val="p"/>
                    </m:rPr>
                    <w:rPr>
                      <w:rFonts w:ascii="Cambria Math" w:eastAsia="Calibri" w:hAnsi="Cambria Math" w:cs="Arial"/>
                    </w:rPr>
                    <m:t>2</m:t>
                  </m:r>
                </m:sub>
              </m:sSub>
              <m:r>
                <m:rPr>
                  <m:sty m:val="p"/>
                </m:rPr>
                <w:rPr>
                  <w:rFonts w:ascii="Cambria Math" w:eastAsia="Calibri" w:hAnsi="Cambria Math" w:cs="Arial"/>
                </w:rPr>
                <m:t>|</m:t>
              </m:r>
              <m:r>
                <w:rPr>
                  <w:rFonts w:ascii="Cambria Math" w:eastAsia="Calibri" w:hAnsi="Cambria Math" w:cs="Arial"/>
                </w:rPr>
                <m:t>C</m:t>
              </m:r>
              <m:sSub>
                <m:sSubPr>
                  <m:ctrlPr>
                    <w:rPr>
                      <w:rFonts w:ascii="Cambria Math" w:eastAsia="Calibri" w:hAnsi="Cambria Math" w:cs="Arial"/>
                    </w:rPr>
                  </m:ctrlPr>
                </m:sSubPr>
                <m:e>
                  <m:r>
                    <w:rPr>
                      <w:rFonts w:ascii="Cambria Math" w:eastAsia="Calibri" w:hAnsi="Cambria Math" w:cs="Arial"/>
                    </w:rPr>
                    <m:t>u</m:t>
                  </m:r>
                </m:e>
                <m:sub>
                  <m:r>
                    <m:rPr>
                      <m:sty m:val="p"/>
                    </m:rPr>
                    <w:rPr>
                      <w:rFonts w:ascii="Cambria Math" w:eastAsia="Calibri" w:hAnsi="Cambria Math" w:cs="Arial"/>
                    </w:rPr>
                    <m:t>2</m:t>
                  </m:r>
                </m:sub>
              </m:sSub>
              <m:r>
                <w:rPr>
                  <w:rFonts w:ascii="Cambria Math" w:eastAsia="Calibri" w:hAnsi="Cambria Math" w:cs="Arial"/>
                </w:rPr>
                <m:t>O</m:t>
              </m:r>
            </m:oMath>
            <w:r w:rsidRPr="00F423A9">
              <w:rPr>
                <w:rFonts w:ascii="Times New Roman" w:eastAsia="Calibri" w:hAnsi="Times New Roman" w:cs="Arial"/>
              </w:rPr>
              <w:t xml:space="preserve"> (Ag) </w:t>
            </w:r>
          </w:p>
        </w:tc>
      </w:tr>
      <w:tr w:rsidR="00802AFE" w:rsidRPr="00F423A9" w14:paraId="5AD5FBD6" w14:textId="77777777" w:rsidTr="00564273">
        <w:trPr>
          <w:jc w:val="center"/>
        </w:trPr>
        <w:tc>
          <w:tcPr>
            <w:tcW w:w="2700" w:type="dxa"/>
            <w:tcBorders>
              <w:top w:val="nil"/>
              <w:left w:val="nil"/>
              <w:bottom w:val="nil"/>
            </w:tcBorders>
          </w:tcPr>
          <w:p w14:paraId="52BA8F1A" w14:textId="77777777" w:rsidR="00802AFE" w:rsidRPr="00F423A9" w:rsidRDefault="00802AFE" w:rsidP="009B1370">
            <w:pPr>
              <w:ind w:left="360"/>
              <w:rPr>
                <w:rFonts w:ascii="Times New Roman" w:eastAsia="Calibri" w:hAnsi="Times New Roman" w:cs="Arial"/>
              </w:rPr>
            </w:pPr>
            <w:r w:rsidRPr="00F423A9">
              <w:rPr>
                <w:rFonts w:ascii="Times New Roman" w:eastAsia="Calibri" w:hAnsi="Times New Roman" w:cs="Arial"/>
              </w:rPr>
              <w:t># Model</w:t>
            </w:r>
            <w:r>
              <w:rPr>
                <w:rFonts w:ascii="Times New Roman" w:eastAsia="Calibri" w:hAnsi="Times New Roman" w:cs="Arial"/>
              </w:rPr>
              <w:t xml:space="preserve"> </w:t>
            </w:r>
            <w:r w:rsidRPr="00F423A9">
              <w:rPr>
                <w:rFonts w:ascii="Times New Roman" w:eastAsia="Calibri" w:hAnsi="Times New Roman" w:cs="Arial"/>
              </w:rPr>
              <w:t>- Compatible Training Samples</w:t>
            </w:r>
          </w:p>
        </w:tc>
        <w:tc>
          <w:tcPr>
            <w:tcW w:w="1800" w:type="dxa"/>
            <w:tcBorders>
              <w:top w:val="nil"/>
              <w:bottom w:val="nil"/>
            </w:tcBorders>
            <w:vAlign w:val="center"/>
          </w:tcPr>
          <w:p w14:paraId="5A10C2D8" w14:textId="77777777" w:rsidR="00802AFE" w:rsidRPr="00F423A9" w:rsidRDefault="00802AFE" w:rsidP="009B1370">
            <w:pPr>
              <w:jc w:val="center"/>
              <w:rPr>
                <w:rFonts w:eastAsia="Times New Roman"/>
              </w:rPr>
            </w:pPr>
            <w:r w:rsidRPr="00F423A9">
              <w:rPr>
                <w:rFonts w:eastAsia="Calibri"/>
              </w:rPr>
              <w:t>129/</w:t>
            </w:r>
            <w:proofErr w:type="gramStart"/>
            <w:r w:rsidRPr="00F423A9">
              <w:rPr>
                <w:rFonts w:eastAsia="Calibri"/>
              </w:rPr>
              <w:t>130  (</w:t>
            </w:r>
            <w:proofErr w:type="gramEnd"/>
            <w:r w:rsidRPr="00F423A9">
              <w:rPr>
                <w:rFonts w:eastAsia="Calibri"/>
              </w:rPr>
              <w:t>99%)</w:t>
            </w:r>
          </w:p>
        </w:tc>
        <w:tc>
          <w:tcPr>
            <w:tcW w:w="1800" w:type="dxa"/>
            <w:tcBorders>
              <w:top w:val="nil"/>
              <w:bottom w:val="nil"/>
            </w:tcBorders>
            <w:vAlign w:val="center"/>
          </w:tcPr>
          <w:p w14:paraId="500FAF9C" w14:textId="77777777" w:rsidR="00802AFE" w:rsidRPr="00F423A9" w:rsidRDefault="00802AFE" w:rsidP="009B1370">
            <w:pPr>
              <w:jc w:val="center"/>
              <w:rPr>
                <w:rFonts w:eastAsia="Times New Roman"/>
              </w:rPr>
            </w:pPr>
            <w:r w:rsidRPr="00F423A9">
              <w:rPr>
                <w:rFonts w:eastAsia="Calibri"/>
              </w:rPr>
              <w:t>123/130 (95%)</w:t>
            </w:r>
          </w:p>
        </w:tc>
        <w:tc>
          <w:tcPr>
            <w:tcW w:w="1800" w:type="dxa"/>
            <w:tcBorders>
              <w:top w:val="nil"/>
              <w:bottom w:val="nil"/>
              <w:right w:val="nil"/>
            </w:tcBorders>
            <w:vAlign w:val="center"/>
          </w:tcPr>
          <w:p w14:paraId="04D0D708" w14:textId="77777777" w:rsidR="00802AFE" w:rsidRPr="00F423A9" w:rsidRDefault="00802AFE" w:rsidP="009B1370">
            <w:pPr>
              <w:jc w:val="center"/>
              <w:rPr>
                <w:rFonts w:eastAsia="Times New Roman"/>
              </w:rPr>
            </w:pPr>
            <w:r w:rsidRPr="00F423A9">
              <w:rPr>
                <w:rFonts w:eastAsia="Calibri"/>
              </w:rPr>
              <w:t>129/130 (99%)</w:t>
            </w:r>
          </w:p>
        </w:tc>
      </w:tr>
      <w:tr w:rsidR="00802AFE" w:rsidRPr="00F423A9" w14:paraId="038BDDA9" w14:textId="77777777" w:rsidTr="00564273">
        <w:trPr>
          <w:jc w:val="center"/>
        </w:trPr>
        <w:tc>
          <w:tcPr>
            <w:tcW w:w="2700" w:type="dxa"/>
            <w:tcBorders>
              <w:top w:val="nil"/>
              <w:left w:val="nil"/>
            </w:tcBorders>
          </w:tcPr>
          <w:p w14:paraId="5E2B27D8" w14:textId="77777777" w:rsidR="00802AFE" w:rsidRPr="00F423A9" w:rsidRDefault="00802AFE" w:rsidP="009B1370">
            <w:pPr>
              <w:ind w:left="360"/>
              <w:rPr>
                <w:rFonts w:ascii="Times New Roman" w:eastAsia="Calibri" w:hAnsi="Times New Roman" w:cs="Arial"/>
              </w:rPr>
            </w:pPr>
            <w:r w:rsidRPr="00F423A9">
              <w:rPr>
                <w:rFonts w:ascii="Times New Roman" w:eastAsia="Calibri" w:hAnsi="Times New Roman" w:cs="Arial"/>
              </w:rPr>
              <w:lastRenderedPageBreak/>
              <w:t># Model</w:t>
            </w:r>
            <w:r>
              <w:rPr>
                <w:rFonts w:ascii="Times New Roman" w:eastAsia="Calibri" w:hAnsi="Times New Roman" w:cs="Arial"/>
              </w:rPr>
              <w:t xml:space="preserve"> </w:t>
            </w:r>
            <w:r w:rsidRPr="00F423A9">
              <w:rPr>
                <w:rFonts w:ascii="Times New Roman" w:eastAsia="Calibri" w:hAnsi="Times New Roman" w:cs="Arial"/>
              </w:rPr>
              <w:t xml:space="preserve">- Compatible </w:t>
            </w:r>
            <w:r>
              <w:rPr>
                <w:rFonts w:ascii="Times New Roman" w:eastAsia="Calibri" w:hAnsi="Times New Roman" w:cs="Arial"/>
              </w:rPr>
              <w:t>Test</w:t>
            </w:r>
            <w:r w:rsidRPr="00F423A9">
              <w:rPr>
                <w:rFonts w:ascii="Times New Roman" w:eastAsia="Calibri" w:hAnsi="Times New Roman" w:cs="Arial"/>
              </w:rPr>
              <w:t xml:space="preserve"> Samples</w:t>
            </w:r>
          </w:p>
        </w:tc>
        <w:tc>
          <w:tcPr>
            <w:tcW w:w="1800" w:type="dxa"/>
            <w:tcBorders>
              <w:top w:val="nil"/>
            </w:tcBorders>
            <w:vAlign w:val="center"/>
          </w:tcPr>
          <w:p w14:paraId="38A460E9" w14:textId="77777777" w:rsidR="00802AFE" w:rsidRPr="00F423A9" w:rsidRDefault="00802AFE" w:rsidP="009B1370">
            <w:pPr>
              <w:jc w:val="center"/>
              <w:rPr>
                <w:rFonts w:eastAsia="Times New Roman"/>
              </w:rPr>
            </w:pPr>
            <w:r w:rsidRPr="00F423A9">
              <w:rPr>
                <w:rFonts w:eastAsia="Calibri"/>
              </w:rPr>
              <w:t>28/32 (88%)</w:t>
            </w:r>
          </w:p>
        </w:tc>
        <w:tc>
          <w:tcPr>
            <w:tcW w:w="1800" w:type="dxa"/>
            <w:tcBorders>
              <w:top w:val="nil"/>
            </w:tcBorders>
            <w:vAlign w:val="center"/>
          </w:tcPr>
          <w:p w14:paraId="1526A383" w14:textId="77777777" w:rsidR="00802AFE" w:rsidRPr="00F423A9" w:rsidRDefault="00802AFE" w:rsidP="009B1370">
            <w:pPr>
              <w:jc w:val="center"/>
              <w:rPr>
                <w:rFonts w:eastAsia="Times New Roman"/>
              </w:rPr>
            </w:pPr>
            <w:r w:rsidRPr="00F423A9">
              <w:rPr>
                <w:rFonts w:eastAsia="Calibri"/>
              </w:rPr>
              <w:t>32/32 (100%)</w:t>
            </w:r>
          </w:p>
        </w:tc>
        <w:tc>
          <w:tcPr>
            <w:tcW w:w="1800" w:type="dxa"/>
            <w:tcBorders>
              <w:top w:val="nil"/>
              <w:right w:val="nil"/>
            </w:tcBorders>
            <w:vAlign w:val="center"/>
          </w:tcPr>
          <w:p w14:paraId="065B9C67" w14:textId="77777777" w:rsidR="00802AFE" w:rsidRPr="00F423A9" w:rsidRDefault="00802AFE" w:rsidP="009B1370">
            <w:pPr>
              <w:jc w:val="center"/>
              <w:rPr>
                <w:rFonts w:eastAsia="Times New Roman"/>
              </w:rPr>
            </w:pPr>
            <w:r w:rsidRPr="00F423A9">
              <w:rPr>
                <w:rFonts w:eastAsia="Calibri"/>
              </w:rPr>
              <w:t>28/32 (88%)</w:t>
            </w:r>
          </w:p>
        </w:tc>
      </w:tr>
      <w:tr w:rsidR="00802AFE" w:rsidRPr="00F423A9" w14:paraId="08638C24" w14:textId="77777777" w:rsidTr="00564273">
        <w:trPr>
          <w:jc w:val="center"/>
        </w:trPr>
        <w:tc>
          <w:tcPr>
            <w:tcW w:w="8100" w:type="dxa"/>
            <w:gridSpan w:val="4"/>
            <w:tcBorders>
              <w:left w:val="nil"/>
              <w:bottom w:val="single" w:sz="4" w:space="0" w:color="auto"/>
              <w:right w:val="nil"/>
            </w:tcBorders>
            <w:vAlign w:val="center"/>
          </w:tcPr>
          <w:p w14:paraId="27C33F63" w14:textId="77777777" w:rsidR="00802AFE" w:rsidRPr="00F423A9" w:rsidRDefault="00802AFE" w:rsidP="009B1370">
            <w:pPr>
              <w:ind w:left="360"/>
              <w:rPr>
                <w:rFonts w:eastAsia="Times New Roman"/>
                <w:rtl/>
              </w:rPr>
            </w:pPr>
            <m:oMath>
              <m:r>
                <w:rPr>
                  <w:rFonts w:ascii="Cambria Math" w:eastAsia="Calibri" w:hAnsi="Cambria Math" w:cs="Arial"/>
                </w:rPr>
                <m:t>Ti</m:t>
              </m:r>
              <m:sSub>
                <m:sSubPr>
                  <m:ctrlPr>
                    <w:rPr>
                      <w:rFonts w:ascii="Cambria Math" w:eastAsia="Calibri" w:hAnsi="Cambria Math" w:cs="Arial"/>
                    </w:rPr>
                  </m:ctrlPr>
                </m:sSubPr>
                <m:e>
                  <m:r>
                    <w:rPr>
                      <w:rFonts w:ascii="Cambria Math" w:eastAsia="Calibri" w:hAnsi="Cambria Math" w:cs="Arial"/>
                    </w:rPr>
                    <m:t>O</m:t>
                  </m:r>
                </m:e>
                <m:sub>
                  <m:r>
                    <m:rPr>
                      <m:sty m:val="p"/>
                    </m:rPr>
                    <w:rPr>
                      <w:rFonts w:ascii="Cambria Math" w:eastAsia="Calibri" w:hAnsi="Cambria Math" w:cs="Arial"/>
                    </w:rPr>
                    <m:t>2</m:t>
                  </m:r>
                </m:sub>
              </m:sSub>
              <m:r>
                <m:rPr>
                  <m:sty m:val="p"/>
                </m:rPr>
                <w:rPr>
                  <w:rFonts w:ascii="Cambria Math" w:eastAsia="Calibri" w:hAnsi="Cambria Math" w:cs="Arial"/>
                </w:rPr>
                <m:t>|</m:t>
              </m:r>
              <m:r>
                <w:rPr>
                  <w:rFonts w:ascii="Cambria Math" w:eastAsia="Calibri" w:hAnsi="Cambria Math" w:cs="Arial"/>
                </w:rPr>
                <m:t>C</m:t>
              </m:r>
              <m:sSub>
                <m:sSubPr>
                  <m:ctrlPr>
                    <w:rPr>
                      <w:rFonts w:ascii="Cambria Math" w:eastAsia="Calibri" w:hAnsi="Cambria Math" w:cs="Arial"/>
                    </w:rPr>
                  </m:ctrlPr>
                </m:sSubPr>
                <m:e>
                  <m:r>
                    <w:rPr>
                      <w:rFonts w:ascii="Cambria Math" w:eastAsia="Calibri" w:hAnsi="Cambria Math" w:cs="Arial"/>
                    </w:rPr>
                    <m:t>u</m:t>
                  </m:r>
                </m:e>
                <m:sub>
                  <m:r>
                    <m:rPr>
                      <m:sty m:val="p"/>
                    </m:rPr>
                    <w:rPr>
                      <w:rFonts w:ascii="Cambria Math" w:eastAsia="Calibri" w:hAnsi="Cambria Math" w:cs="Arial"/>
                    </w:rPr>
                    <m:t>2</m:t>
                  </m:r>
                </m:sub>
              </m:sSub>
              <m:r>
                <w:rPr>
                  <w:rFonts w:ascii="Cambria Math" w:eastAsia="Calibri" w:hAnsi="Cambria Math" w:cs="Arial"/>
                </w:rPr>
                <m:t>O</m:t>
              </m:r>
            </m:oMath>
            <w:r w:rsidRPr="00F423A9">
              <w:rPr>
                <w:rFonts w:ascii="Times New Roman" w:eastAsia="Calibri" w:hAnsi="Times New Roman" w:cs="Arial"/>
              </w:rPr>
              <w:t xml:space="preserve"> (Ag|Cu)</w:t>
            </w:r>
          </w:p>
        </w:tc>
      </w:tr>
      <w:tr w:rsidR="00802AFE" w:rsidRPr="00F423A9" w14:paraId="2BD0E30B" w14:textId="77777777" w:rsidTr="00564273">
        <w:trPr>
          <w:jc w:val="center"/>
        </w:trPr>
        <w:tc>
          <w:tcPr>
            <w:tcW w:w="2700" w:type="dxa"/>
            <w:tcBorders>
              <w:left w:val="nil"/>
              <w:bottom w:val="nil"/>
            </w:tcBorders>
          </w:tcPr>
          <w:p w14:paraId="6E03E604" w14:textId="77777777" w:rsidR="00802AFE" w:rsidRPr="00F423A9" w:rsidRDefault="00802AFE" w:rsidP="009B1370">
            <w:pPr>
              <w:ind w:left="360"/>
              <w:rPr>
                <w:rFonts w:ascii="Times New Roman" w:eastAsia="Calibri" w:hAnsi="Times New Roman" w:cs="Arial"/>
              </w:rPr>
            </w:pPr>
            <w:r w:rsidRPr="00E02A8B">
              <w:rPr>
                <w:rFonts w:ascii="Times New Roman" w:eastAsia="Calibri" w:hAnsi="Times New Roman" w:cs="Arial"/>
              </w:rPr>
              <w:t># Model</w:t>
            </w:r>
            <w:r>
              <w:rPr>
                <w:rFonts w:ascii="Times New Roman" w:eastAsia="Calibri" w:hAnsi="Times New Roman" w:cs="Arial"/>
              </w:rPr>
              <w:t xml:space="preserve"> </w:t>
            </w:r>
            <w:r w:rsidRPr="00E02A8B">
              <w:rPr>
                <w:rFonts w:ascii="Times New Roman" w:eastAsia="Calibri" w:hAnsi="Times New Roman" w:cs="Arial"/>
              </w:rPr>
              <w:t>- Compatible Training Samples</w:t>
            </w:r>
          </w:p>
        </w:tc>
        <w:tc>
          <w:tcPr>
            <w:tcW w:w="1800" w:type="dxa"/>
            <w:tcBorders>
              <w:bottom w:val="nil"/>
            </w:tcBorders>
            <w:vAlign w:val="center"/>
          </w:tcPr>
          <w:p w14:paraId="269C1659" w14:textId="77777777" w:rsidR="00802AFE" w:rsidRPr="009E2CCB" w:rsidRDefault="00802AFE" w:rsidP="009B1370">
            <w:pPr>
              <w:jc w:val="center"/>
              <w:rPr>
                <w:rFonts w:eastAsia="Calibri"/>
              </w:rPr>
            </w:pPr>
            <w:r w:rsidRPr="00F423A9">
              <w:rPr>
                <w:rFonts w:eastAsia="Calibri"/>
                <w:rtl/>
              </w:rPr>
              <w:t>131</w:t>
            </w:r>
            <w:r w:rsidRPr="00F423A9">
              <w:rPr>
                <w:rFonts w:eastAsia="Calibri"/>
              </w:rPr>
              <w:t>/</w:t>
            </w:r>
            <w:r>
              <w:rPr>
                <w:rFonts w:eastAsia="Calibri"/>
              </w:rPr>
              <w:t>134 (98%)</w:t>
            </w:r>
          </w:p>
        </w:tc>
        <w:tc>
          <w:tcPr>
            <w:tcW w:w="1800" w:type="dxa"/>
            <w:tcBorders>
              <w:bottom w:val="nil"/>
            </w:tcBorders>
            <w:vAlign w:val="center"/>
          </w:tcPr>
          <w:p w14:paraId="4D122794" w14:textId="77777777" w:rsidR="00802AFE" w:rsidRPr="009E2CCB" w:rsidRDefault="00802AFE" w:rsidP="009B1370">
            <w:pPr>
              <w:jc w:val="center"/>
              <w:rPr>
                <w:rFonts w:eastAsia="Calibri"/>
              </w:rPr>
            </w:pPr>
            <w:r w:rsidRPr="00F423A9">
              <w:rPr>
                <w:rFonts w:eastAsia="Calibri"/>
                <w:rtl/>
              </w:rPr>
              <w:t>127</w:t>
            </w:r>
            <w:r>
              <w:rPr>
                <w:rFonts w:eastAsia="Calibri"/>
              </w:rPr>
              <w:t>/134 (95%)</w:t>
            </w:r>
          </w:p>
        </w:tc>
        <w:tc>
          <w:tcPr>
            <w:tcW w:w="1800" w:type="dxa"/>
            <w:tcBorders>
              <w:bottom w:val="nil"/>
              <w:right w:val="nil"/>
            </w:tcBorders>
            <w:vAlign w:val="center"/>
          </w:tcPr>
          <w:p w14:paraId="4C852B09" w14:textId="77777777" w:rsidR="00802AFE" w:rsidRPr="009E2CCB" w:rsidRDefault="00802AFE" w:rsidP="009B1370">
            <w:pPr>
              <w:jc w:val="center"/>
              <w:rPr>
                <w:rFonts w:eastAsia="Calibri"/>
              </w:rPr>
            </w:pPr>
            <w:r>
              <w:rPr>
                <w:rFonts w:eastAsia="Calibri"/>
              </w:rPr>
              <w:t>129/134 (96%)</w:t>
            </w:r>
          </w:p>
        </w:tc>
      </w:tr>
      <w:tr w:rsidR="00802AFE" w:rsidRPr="00F423A9" w14:paraId="1D4A19C9" w14:textId="77777777" w:rsidTr="00564273">
        <w:trPr>
          <w:jc w:val="center"/>
        </w:trPr>
        <w:tc>
          <w:tcPr>
            <w:tcW w:w="2700" w:type="dxa"/>
            <w:tcBorders>
              <w:top w:val="nil"/>
              <w:left w:val="nil"/>
            </w:tcBorders>
          </w:tcPr>
          <w:p w14:paraId="07A2F09F" w14:textId="77777777" w:rsidR="00802AFE" w:rsidRPr="00F423A9" w:rsidRDefault="00802AFE" w:rsidP="009B1370">
            <w:pPr>
              <w:ind w:left="360"/>
              <w:rPr>
                <w:rFonts w:ascii="Times New Roman" w:eastAsia="Calibri" w:hAnsi="Times New Roman" w:cs="Arial"/>
              </w:rPr>
            </w:pPr>
            <w:r w:rsidRPr="00E02A8B">
              <w:rPr>
                <w:rFonts w:ascii="Times New Roman" w:eastAsia="Calibri" w:hAnsi="Times New Roman" w:cs="Arial"/>
              </w:rPr>
              <w:t># Model</w:t>
            </w:r>
            <w:r>
              <w:rPr>
                <w:rFonts w:ascii="Times New Roman" w:eastAsia="Calibri" w:hAnsi="Times New Roman" w:cs="Arial"/>
              </w:rPr>
              <w:t xml:space="preserve"> </w:t>
            </w:r>
            <w:r w:rsidRPr="00E02A8B">
              <w:rPr>
                <w:rFonts w:ascii="Times New Roman" w:eastAsia="Calibri" w:hAnsi="Times New Roman" w:cs="Arial"/>
              </w:rPr>
              <w:t xml:space="preserve">- Compatible </w:t>
            </w:r>
            <w:r>
              <w:rPr>
                <w:rFonts w:ascii="Times New Roman" w:eastAsia="Calibri" w:hAnsi="Times New Roman" w:cs="Arial"/>
              </w:rPr>
              <w:t>Test</w:t>
            </w:r>
            <w:r w:rsidRPr="00E02A8B">
              <w:rPr>
                <w:rFonts w:ascii="Times New Roman" w:eastAsia="Calibri" w:hAnsi="Times New Roman" w:cs="Arial"/>
              </w:rPr>
              <w:t xml:space="preserve"> Samples</w:t>
            </w:r>
          </w:p>
        </w:tc>
        <w:tc>
          <w:tcPr>
            <w:tcW w:w="1800" w:type="dxa"/>
            <w:tcBorders>
              <w:top w:val="nil"/>
            </w:tcBorders>
            <w:vAlign w:val="center"/>
          </w:tcPr>
          <w:p w14:paraId="10F5AC27" w14:textId="77777777" w:rsidR="00802AFE" w:rsidRPr="009E2CCB" w:rsidRDefault="00802AFE" w:rsidP="009B1370">
            <w:pPr>
              <w:jc w:val="center"/>
              <w:rPr>
                <w:rFonts w:eastAsia="Calibri"/>
              </w:rPr>
            </w:pPr>
            <w:r w:rsidRPr="00F423A9">
              <w:rPr>
                <w:rFonts w:eastAsia="Calibri"/>
              </w:rPr>
              <w:t>30/32 (94%)</w:t>
            </w:r>
          </w:p>
        </w:tc>
        <w:tc>
          <w:tcPr>
            <w:tcW w:w="1800" w:type="dxa"/>
            <w:tcBorders>
              <w:top w:val="nil"/>
            </w:tcBorders>
            <w:vAlign w:val="center"/>
          </w:tcPr>
          <w:p w14:paraId="3BDA03F9" w14:textId="77777777" w:rsidR="00802AFE" w:rsidRPr="009E2CCB" w:rsidRDefault="00802AFE" w:rsidP="009B1370">
            <w:pPr>
              <w:jc w:val="center"/>
              <w:rPr>
                <w:rFonts w:eastAsia="Calibri"/>
              </w:rPr>
            </w:pPr>
            <w:r w:rsidRPr="00F423A9">
              <w:rPr>
                <w:rFonts w:eastAsia="Calibri"/>
              </w:rPr>
              <w:t>30/32 (94%)</w:t>
            </w:r>
          </w:p>
        </w:tc>
        <w:tc>
          <w:tcPr>
            <w:tcW w:w="1800" w:type="dxa"/>
            <w:tcBorders>
              <w:top w:val="nil"/>
              <w:right w:val="nil"/>
            </w:tcBorders>
            <w:vAlign w:val="center"/>
          </w:tcPr>
          <w:p w14:paraId="35D73CF3" w14:textId="77777777" w:rsidR="00802AFE" w:rsidRPr="009E2CCB" w:rsidRDefault="00802AFE" w:rsidP="009B1370">
            <w:pPr>
              <w:jc w:val="center"/>
              <w:rPr>
                <w:rFonts w:eastAsia="Calibri"/>
              </w:rPr>
            </w:pPr>
            <w:r w:rsidRPr="00F423A9">
              <w:rPr>
                <w:rFonts w:eastAsia="Calibri"/>
                <w:rtl/>
              </w:rPr>
              <w:t>31</w:t>
            </w:r>
            <w:r w:rsidRPr="00F423A9">
              <w:rPr>
                <w:rFonts w:eastAsia="Calibri"/>
              </w:rPr>
              <w:t>/32 (97%)</w:t>
            </w:r>
          </w:p>
        </w:tc>
      </w:tr>
      <w:tr w:rsidR="00802AFE" w:rsidRPr="00F423A9" w14:paraId="30BEB653" w14:textId="77777777" w:rsidTr="00564273">
        <w:trPr>
          <w:jc w:val="center"/>
        </w:trPr>
        <w:tc>
          <w:tcPr>
            <w:tcW w:w="8100" w:type="dxa"/>
            <w:gridSpan w:val="4"/>
            <w:tcBorders>
              <w:left w:val="nil"/>
              <w:bottom w:val="single" w:sz="4" w:space="0" w:color="auto"/>
              <w:right w:val="nil"/>
            </w:tcBorders>
            <w:vAlign w:val="center"/>
          </w:tcPr>
          <w:p w14:paraId="3ECBEFE3" w14:textId="77777777" w:rsidR="00802AFE" w:rsidRPr="00F423A9" w:rsidRDefault="00802AFE" w:rsidP="009B1370">
            <w:pPr>
              <w:ind w:left="360"/>
              <w:jc w:val="center"/>
              <w:rPr>
                <w:rFonts w:eastAsia="Times New Roman"/>
              </w:rPr>
            </w:pPr>
            <m:oMathPara>
              <m:oMathParaPr>
                <m:jc m:val="left"/>
              </m:oMathParaPr>
              <m:oMath>
                <m:r>
                  <w:rPr>
                    <w:rFonts w:ascii="Cambria Math" w:eastAsia="Calibri" w:hAnsi="Cambria Math"/>
                  </w:rPr>
                  <m:t>Ti</m:t>
                </m:r>
                <m:sSub>
                  <m:sSubPr>
                    <m:ctrlPr>
                      <w:rPr>
                        <w:rFonts w:ascii="Cambria Math" w:eastAsia="Calibri" w:hAnsi="Cambria Math"/>
                      </w:rPr>
                    </m:ctrlPr>
                  </m:sSubPr>
                  <m:e>
                    <m:r>
                      <w:rPr>
                        <w:rFonts w:ascii="Cambria Math" w:eastAsia="Calibri" w:hAnsi="Cambria Math"/>
                      </w:rPr>
                      <m:t>O</m:t>
                    </m:r>
                  </m:e>
                  <m:sub>
                    <m:r>
                      <m:rPr>
                        <m:sty m:val="p"/>
                      </m:rPr>
                      <w:rPr>
                        <w:rFonts w:ascii="Cambria Math" w:eastAsia="Calibri" w:hAnsi="Cambria Math"/>
                      </w:rPr>
                      <m:t>2</m:t>
                    </m:r>
                  </m:sub>
                </m:sSub>
                <m:d>
                  <m:dPr>
                    <m:begChr m:val="|"/>
                    <m:endChr m:val="|"/>
                    <m:ctrlPr>
                      <w:rPr>
                        <w:rFonts w:ascii="Cambria Math" w:eastAsia="Calibri" w:hAnsi="Cambria Math"/>
                      </w:rPr>
                    </m:ctrlPr>
                  </m:dPr>
                  <m:e>
                    <m:r>
                      <w:rPr>
                        <w:rFonts w:ascii="Cambria Math" w:eastAsia="Calibri" w:hAnsi="Cambria Math"/>
                      </w:rPr>
                      <m:t>C</m:t>
                    </m:r>
                    <m:sSub>
                      <m:sSubPr>
                        <m:ctrlPr>
                          <w:rPr>
                            <w:rFonts w:ascii="Cambria Math" w:eastAsia="Calibri" w:hAnsi="Cambria Math"/>
                          </w:rPr>
                        </m:ctrlPr>
                      </m:sSubPr>
                      <m:e>
                        <m:r>
                          <w:rPr>
                            <w:rFonts w:ascii="Cambria Math" w:eastAsia="Calibri" w:hAnsi="Cambria Math"/>
                          </w:rPr>
                          <m:t>o</m:t>
                        </m:r>
                      </m:e>
                      <m:sub>
                        <m:r>
                          <m:rPr>
                            <m:sty m:val="p"/>
                          </m:rPr>
                          <w:rPr>
                            <w:rFonts w:ascii="Cambria Math" w:eastAsia="Calibri" w:hAnsi="Cambria Math"/>
                          </w:rPr>
                          <m:t>3</m:t>
                        </m:r>
                      </m:sub>
                    </m:sSub>
                    <m:sSub>
                      <m:sSubPr>
                        <m:ctrlPr>
                          <w:rPr>
                            <w:rFonts w:ascii="Cambria Math" w:eastAsia="Calibri" w:hAnsi="Cambria Math"/>
                          </w:rPr>
                        </m:ctrlPr>
                      </m:sSubPr>
                      <m:e>
                        <m:r>
                          <w:rPr>
                            <w:rFonts w:ascii="Cambria Math" w:eastAsia="Calibri" w:hAnsi="Cambria Math"/>
                          </w:rPr>
                          <m:t>O</m:t>
                        </m:r>
                      </m:e>
                      <m:sub>
                        <m:r>
                          <m:rPr>
                            <m:sty m:val="p"/>
                          </m:rPr>
                          <w:rPr>
                            <w:rFonts w:ascii="Cambria Math" w:eastAsia="Calibri" w:hAnsi="Cambria Math"/>
                          </w:rPr>
                          <m:t>4</m:t>
                        </m:r>
                      </m:sub>
                    </m:sSub>
                  </m:e>
                </m:d>
                <m:r>
                  <w:rPr>
                    <w:rFonts w:ascii="Cambria Math" w:eastAsia="Calibri" w:hAnsi="Cambria Math"/>
                  </w:rPr>
                  <m:t>Mo</m:t>
                </m:r>
                <m:sSub>
                  <m:sSubPr>
                    <m:ctrlPr>
                      <w:rPr>
                        <w:rFonts w:ascii="Cambria Math" w:eastAsia="Calibri" w:hAnsi="Cambria Math"/>
                      </w:rPr>
                    </m:ctrlPr>
                  </m:sSubPr>
                  <m:e>
                    <m:r>
                      <w:rPr>
                        <w:rFonts w:ascii="Cambria Math" w:eastAsia="Calibri" w:hAnsi="Cambria Math"/>
                      </w:rPr>
                      <m:t>O</m:t>
                    </m:r>
                  </m:e>
                  <m:sub>
                    <m:r>
                      <m:rPr>
                        <m:sty m:val="p"/>
                      </m:rPr>
                      <w:rPr>
                        <w:rFonts w:ascii="Cambria Math" w:eastAsia="Calibri" w:hAnsi="Cambria Math"/>
                      </w:rPr>
                      <m:t>3</m:t>
                    </m:r>
                  </m:sub>
                </m:sSub>
              </m:oMath>
            </m:oMathPara>
          </w:p>
        </w:tc>
      </w:tr>
      <w:tr w:rsidR="00802AFE" w:rsidRPr="00F423A9" w14:paraId="4BE2E519" w14:textId="77777777" w:rsidTr="00564273">
        <w:trPr>
          <w:jc w:val="center"/>
        </w:trPr>
        <w:tc>
          <w:tcPr>
            <w:tcW w:w="2700" w:type="dxa"/>
            <w:tcBorders>
              <w:left w:val="nil"/>
              <w:bottom w:val="nil"/>
            </w:tcBorders>
          </w:tcPr>
          <w:p w14:paraId="1F656658" w14:textId="77777777" w:rsidR="00802AFE" w:rsidRPr="00F423A9" w:rsidRDefault="00802AFE" w:rsidP="009B1370">
            <w:pPr>
              <w:ind w:left="360"/>
              <w:rPr>
                <w:rFonts w:ascii="Times New Roman" w:eastAsia="Calibri" w:hAnsi="Times New Roman" w:cs="Arial"/>
              </w:rPr>
            </w:pPr>
            <w:r w:rsidRPr="00E02A8B">
              <w:rPr>
                <w:rFonts w:ascii="Times New Roman" w:eastAsia="Calibri" w:hAnsi="Times New Roman" w:cs="Arial"/>
              </w:rPr>
              <w:t># Model</w:t>
            </w:r>
            <w:r>
              <w:rPr>
                <w:rFonts w:ascii="Times New Roman" w:eastAsia="Calibri" w:hAnsi="Times New Roman" w:cs="Arial"/>
              </w:rPr>
              <w:t xml:space="preserve"> </w:t>
            </w:r>
            <w:r w:rsidRPr="00E02A8B">
              <w:rPr>
                <w:rFonts w:ascii="Times New Roman" w:eastAsia="Calibri" w:hAnsi="Times New Roman" w:cs="Arial"/>
              </w:rPr>
              <w:t>- Compatible Training Samples</w:t>
            </w:r>
          </w:p>
        </w:tc>
        <w:tc>
          <w:tcPr>
            <w:tcW w:w="1800" w:type="dxa"/>
            <w:tcBorders>
              <w:bottom w:val="nil"/>
            </w:tcBorders>
            <w:vAlign w:val="center"/>
          </w:tcPr>
          <w:p w14:paraId="10140FCB" w14:textId="77777777" w:rsidR="00802AFE" w:rsidRPr="00F423A9" w:rsidRDefault="00802AFE" w:rsidP="009B1370">
            <w:pPr>
              <w:jc w:val="center"/>
              <w:rPr>
                <w:rFonts w:eastAsia="Times New Roman"/>
              </w:rPr>
            </w:pPr>
            <w:r w:rsidRPr="00F423A9">
              <w:rPr>
                <w:rFonts w:eastAsia="Calibri"/>
              </w:rPr>
              <w:t>118/120 (98%)</w:t>
            </w:r>
          </w:p>
        </w:tc>
        <w:tc>
          <w:tcPr>
            <w:tcW w:w="1800" w:type="dxa"/>
            <w:tcBorders>
              <w:bottom w:val="nil"/>
            </w:tcBorders>
            <w:vAlign w:val="center"/>
          </w:tcPr>
          <w:p w14:paraId="6CAE9FB5" w14:textId="77777777" w:rsidR="00802AFE" w:rsidRPr="00F423A9" w:rsidRDefault="00802AFE" w:rsidP="009B1370">
            <w:pPr>
              <w:jc w:val="center"/>
              <w:rPr>
                <w:rFonts w:eastAsia="Times New Roman"/>
              </w:rPr>
            </w:pPr>
            <w:r w:rsidRPr="00F423A9">
              <w:rPr>
                <w:rFonts w:eastAsia="Calibri"/>
              </w:rPr>
              <w:t>100/120 (83%)</w:t>
            </w:r>
          </w:p>
        </w:tc>
        <w:tc>
          <w:tcPr>
            <w:tcW w:w="1800" w:type="dxa"/>
            <w:tcBorders>
              <w:bottom w:val="nil"/>
              <w:right w:val="nil"/>
            </w:tcBorders>
            <w:vAlign w:val="center"/>
          </w:tcPr>
          <w:p w14:paraId="0231CF1B" w14:textId="77777777" w:rsidR="00802AFE" w:rsidRPr="00F423A9" w:rsidRDefault="00802AFE" w:rsidP="009B1370">
            <w:pPr>
              <w:jc w:val="center"/>
              <w:rPr>
                <w:rFonts w:eastAsia="Times New Roman"/>
              </w:rPr>
            </w:pPr>
            <w:r w:rsidRPr="00F423A9">
              <w:rPr>
                <w:rFonts w:eastAsia="Calibri"/>
              </w:rPr>
              <w:t>120/120 (100%)</w:t>
            </w:r>
          </w:p>
        </w:tc>
      </w:tr>
      <w:tr w:rsidR="00802AFE" w:rsidRPr="00CE0C94" w14:paraId="2D380D74" w14:textId="77777777" w:rsidTr="00564273">
        <w:trPr>
          <w:jc w:val="center"/>
        </w:trPr>
        <w:tc>
          <w:tcPr>
            <w:tcW w:w="2700" w:type="dxa"/>
            <w:tcBorders>
              <w:top w:val="nil"/>
              <w:left w:val="nil"/>
              <w:bottom w:val="nil"/>
            </w:tcBorders>
          </w:tcPr>
          <w:p w14:paraId="5A7BC2F4" w14:textId="77777777" w:rsidR="00802AFE" w:rsidRPr="00F423A9" w:rsidRDefault="00802AFE" w:rsidP="009B1370">
            <w:pPr>
              <w:ind w:left="360"/>
              <w:rPr>
                <w:rFonts w:ascii="Times New Roman" w:eastAsia="Calibri" w:hAnsi="Times New Roman" w:cs="Arial"/>
              </w:rPr>
            </w:pPr>
            <w:r w:rsidRPr="00E02A8B">
              <w:rPr>
                <w:rFonts w:ascii="Times New Roman" w:eastAsia="Calibri" w:hAnsi="Times New Roman" w:cs="Arial"/>
              </w:rPr>
              <w:t># Model</w:t>
            </w:r>
            <w:r>
              <w:rPr>
                <w:rFonts w:ascii="Times New Roman" w:eastAsia="Calibri" w:hAnsi="Times New Roman" w:cs="Arial"/>
              </w:rPr>
              <w:t xml:space="preserve"> </w:t>
            </w:r>
            <w:r w:rsidRPr="00E02A8B">
              <w:rPr>
                <w:rFonts w:ascii="Times New Roman" w:eastAsia="Calibri" w:hAnsi="Times New Roman" w:cs="Arial"/>
              </w:rPr>
              <w:t xml:space="preserve">- Compatible </w:t>
            </w:r>
            <w:r>
              <w:rPr>
                <w:rFonts w:ascii="Times New Roman" w:eastAsia="Calibri" w:hAnsi="Times New Roman" w:cs="Arial"/>
              </w:rPr>
              <w:t>Test</w:t>
            </w:r>
            <w:r w:rsidRPr="00E02A8B">
              <w:rPr>
                <w:rFonts w:ascii="Times New Roman" w:eastAsia="Calibri" w:hAnsi="Times New Roman" w:cs="Arial"/>
              </w:rPr>
              <w:t xml:space="preserve"> Samples</w:t>
            </w:r>
          </w:p>
        </w:tc>
        <w:tc>
          <w:tcPr>
            <w:tcW w:w="1800" w:type="dxa"/>
            <w:tcBorders>
              <w:top w:val="nil"/>
              <w:bottom w:val="nil"/>
            </w:tcBorders>
            <w:vAlign w:val="center"/>
          </w:tcPr>
          <w:p w14:paraId="58F2F76F" w14:textId="77777777" w:rsidR="00802AFE" w:rsidRPr="009E2CCB" w:rsidRDefault="00802AFE" w:rsidP="009B1370">
            <w:pPr>
              <w:jc w:val="center"/>
              <w:rPr>
                <w:rFonts w:eastAsia="Calibri"/>
              </w:rPr>
            </w:pPr>
            <w:r>
              <w:rPr>
                <w:rFonts w:eastAsia="Calibri"/>
              </w:rPr>
              <w:t>30/30 (100%)</w:t>
            </w:r>
          </w:p>
        </w:tc>
        <w:tc>
          <w:tcPr>
            <w:tcW w:w="1800" w:type="dxa"/>
            <w:tcBorders>
              <w:top w:val="nil"/>
              <w:bottom w:val="nil"/>
            </w:tcBorders>
            <w:vAlign w:val="center"/>
          </w:tcPr>
          <w:p w14:paraId="7C0B53A2" w14:textId="77777777" w:rsidR="00802AFE" w:rsidRPr="009E2CCB" w:rsidRDefault="00802AFE" w:rsidP="009B1370">
            <w:pPr>
              <w:jc w:val="center"/>
              <w:rPr>
                <w:rFonts w:eastAsia="Calibri"/>
              </w:rPr>
            </w:pPr>
            <w:r>
              <w:rPr>
                <w:rFonts w:eastAsia="Calibri"/>
              </w:rPr>
              <w:t>22/30 (73%)</w:t>
            </w:r>
          </w:p>
        </w:tc>
        <w:tc>
          <w:tcPr>
            <w:tcW w:w="1800" w:type="dxa"/>
            <w:tcBorders>
              <w:top w:val="nil"/>
              <w:bottom w:val="nil"/>
              <w:right w:val="nil"/>
            </w:tcBorders>
            <w:vAlign w:val="center"/>
          </w:tcPr>
          <w:p w14:paraId="599466C9" w14:textId="77777777" w:rsidR="00802AFE" w:rsidRPr="009E2CCB" w:rsidRDefault="00802AFE" w:rsidP="009B1370">
            <w:pPr>
              <w:jc w:val="center"/>
              <w:rPr>
                <w:rFonts w:eastAsia="Calibri"/>
              </w:rPr>
            </w:pPr>
            <w:r w:rsidRPr="00F423A9">
              <w:rPr>
                <w:rFonts w:eastAsia="Calibri"/>
              </w:rPr>
              <w:t>30/30 (100%)</w:t>
            </w:r>
          </w:p>
        </w:tc>
      </w:tr>
    </w:tbl>
    <w:p w14:paraId="5A68EC36" w14:textId="77777777" w:rsidR="00802AFE" w:rsidRDefault="00802AFE" w:rsidP="009B1370">
      <w:pPr>
        <w:spacing w:after="0"/>
        <w:ind w:left="360"/>
        <w:rPr>
          <w:rFonts w:ascii="Times New Roman" w:eastAsia="Calibri" w:hAnsi="Times New Roman" w:cs="Arial"/>
        </w:rPr>
      </w:pPr>
    </w:p>
    <w:p w14:paraId="063AC1FE" w14:textId="674A8898" w:rsidR="00802AFE" w:rsidRPr="001A7F4F" w:rsidRDefault="00826B66" w:rsidP="00826B66">
      <w:pPr>
        <w:pStyle w:val="Caption"/>
      </w:pPr>
      <w:bookmarkStart w:id="428" w:name="_Toc475380989"/>
      <w:r>
        <w:t xml:space="preserve">Table </w:t>
      </w:r>
      <w:fldSimple w:instr=" SEQ Table \* ARABIC ">
        <w:r w:rsidR="006C3932">
          <w:rPr>
            <w:noProof/>
          </w:rPr>
          <w:t>6</w:t>
        </w:r>
      </w:fldSimple>
      <w:r>
        <w:t xml:space="preserve">: </w:t>
      </w:r>
      <w:r w:rsidR="00802AFE" w:rsidRPr="00230DA2">
        <w:rPr>
          <w:b w:val="0"/>
          <w:bCs w:val="0"/>
        </w:rPr>
        <w:t>RANSC model performance for the three datasets.</w:t>
      </w:r>
      <w:bookmarkEnd w:id="428"/>
      <w:r w:rsidR="00802AFE" w:rsidRPr="00230DA2">
        <w:rPr>
          <w:b w:val="0"/>
          <w:bCs w:val="0"/>
        </w:rPr>
        <w:t xml:space="preserve"> </w:t>
      </w:r>
    </w:p>
    <w:tbl>
      <w:tblPr>
        <w:tblW w:w="8587" w:type="dxa"/>
        <w:tblLook w:val="04A0" w:firstRow="1" w:lastRow="0" w:firstColumn="1" w:lastColumn="0" w:noHBand="0" w:noVBand="1"/>
      </w:tblPr>
      <w:tblGrid>
        <w:gridCol w:w="2357"/>
        <w:gridCol w:w="1040"/>
        <w:gridCol w:w="905"/>
        <w:gridCol w:w="2205"/>
        <w:gridCol w:w="756"/>
        <w:gridCol w:w="1324"/>
      </w:tblGrid>
      <w:tr w:rsidR="00802AFE" w:rsidRPr="00BB3EA2" w14:paraId="468E97EF" w14:textId="77777777" w:rsidTr="00564273">
        <w:trPr>
          <w:trHeight w:val="280"/>
        </w:trPr>
        <w:tc>
          <w:tcPr>
            <w:tcW w:w="2357" w:type="dxa"/>
            <w:tcBorders>
              <w:top w:val="nil"/>
              <w:left w:val="nil"/>
              <w:bottom w:val="single" w:sz="4" w:space="0" w:color="auto"/>
              <w:right w:val="nil"/>
            </w:tcBorders>
            <w:shd w:val="clear" w:color="auto" w:fill="auto"/>
            <w:noWrap/>
            <w:vAlign w:val="bottom"/>
            <w:hideMark/>
          </w:tcPr>
          <w:p w14:paraId="1730CFBE" w14:textId="77777777" w:rsidR="00802AFE" w:rsidRPr="00BB3EA2" w:rsidRDefault="00826B66" w:rsidP="009B1370">
            <w:pPr>
              <w:spacing w:after="0"/>
              <w:rPr>
                <w:rFonts w:eastAsia="Times New Roman"/>
                <w:color w:val="000000"/>
              </w:rPr>
            </w:pPr>
            <w:r w:rsidRPr="00BB3EA2">
              <w:rPr>
                <w:rFonts w:eastAsia="Times New Roman"/>
                <w:color w:val="000000"/>
              </w:rPr>
              <w:t>L</w:t>
            </w:r>
            <w:r w:rsidR="00802AFE" w:rsidRPr="00BB3EA2">
              <w:rPr>
                <w:rFonts w:eastAsia="Times New Roman"/>
                <w:color w:val="000000"/>
              </w:rPr>
              <w:t>ibrary</w:t>
            </w:r>
          </w:p>
        </w:tc>
        <w:tc>
          <w:tcPr>
            <w:tcW w:w="1040" w:type="dxa"/>
            <w:tcBorders>
              <w:top w:val="nil"/>
              <w:left w:val="nil"/>
              <w:bottom w:val="single" w:sz="4" w:space="0" w:color="auto"/>
              <w:right w:val="nil"/>
            </w:tcBorders>
            <w:shd w:val="clear" w:color="auto" w:fill="auto"/>
            <w:noWrap/>
            <w:vAlign w:val="bottom"/>
            <w:hideMark/>
          </w:tcPr>
          <w:p w14:paraId="469E74C7" w14:textId="77777777" w:rsidR="00802AFE" w:rsidRPr="00BB3EA2" w:rsidRDefault="00802AFE" w:rsidP="009B1370">
            <w:pPr>
              <w:spacing w:after="0"/>
              <w:rPr>
                <w:rFonts w:eastAsia="Times New Roman"/>
                <w:color w:val="000000"/>
              </w:rPr>
            </w:pPr>
            <w:r w:rsidRPr="00BB3EA2">
              <w:rPr>
                <w:rFonts w:eastAsia="Times New Roman"/>
                <w:color w:val="000000"/>
              </w:rPr>
              <w:t xml:space="preserve">Activity </w:t>
            </w:r>
          </w:p>
        </w:tc>
        <w:tc>
          <w:tcPr>
            <w:tcW w:w="905" w:type="dxa"/>
            <w:tcBorders>
              <w:top w:val="nil"/>
              <w:left w:val="nil"/>
              <w:bottom w:val="single" w:sz="4" w:space="0" w:color="auto"/>
              <w:right w:val="nil"/>
            </w:tcBorders>
            <w:shd w:val="clear" w:color="auto" w:fill="auto"/>
            <w:noWrap/>
            <w:vAlign w:val="bottom"/>
            <w:hideMark/>
          </w:tcPr>
          <w:p w14:paraId="47F2DE71" w14:textId="77777777" w:rsidR="00802AFE" w:rsidRPr="00BB3EA2" w:rsidRDefault="00937424" w:rsidP="009B1370">
            <w:pPr>
              <w:spacing w:after="0"/>
              <w:rPr>
                <w:rFonts w:eastAsia="Times New Roman"/>
                <w:color w:val="000000"/>
              </w:rPr>
            </w:pPr>
            <m:oMathPara>
              <m:oMath>
                <m:sSubSup>
                  <m:sSubSupPr>
                    <m:ctrlPr>
                      <w:rPr>
                        <w:rFonts w:ascii="Cambria Math" w:eastAsia="Times New Roman" w:hAnsi="Cambria Math" w:cs="Times New Roman"/>
                        <w:i/>
                        <w:color w:val="000000"/>
                        <w:szCs w:val="20"/>
                      </w:rPr>
                    </m:ctrlPr>
                  </m:sSubSupPr>
                  <m:e>
                    <m:r>
                      <w:rPr>
                        <w:rFonts w:ascii="Cambria Math" w:eastAsia="Times New Roman" w:hAnsi="Cambria Math" w:cs="Times New Roman"/>
                        <w:color w:val="000000"/>
                        <w:szCs w:val="20"/>
                      </w:rPr>
                      <m:t>Q</m:t>
                    </m:r>
                  </m:e>
                  <m:sub>
                    <m:r>
                      <w:rPr>
                        <w:rFonts w:ascii="Cambria Math" w:eastAsia="Times New Roman" w:hAnsi="Cambria Math" w:cs="Times New Roman"/>
                        <w:color w:val="000000"/>
                        <w:szCs w:val="20"/>
                      </w:rPr>
                      <m:t>train</m:t>
                    </m:r>
                  </m:sub>
                  <m:sup>
                    <m:r>
                      <w:rPr>
                        <w:rFonts w:ascii="Cambria Math" w:eastAsia="Times New Roman" w:hAnsi="Cambria Math" w:cs="Times New Roman"/>
                        <w:color w:val="000000"/>
                        <w:szCs w:val="20"/>
                      </w:rPr>
                      <m:t>2</m:t>
                    </m:r>
                  </m:sup>
                </m:sSubSup>
              </m:oMath>
            </m:oMathPara>
          </w:p>
        </w:tc>
        <w:tc>
          <w:tcPr>
            <w:tcW w:w="2205" w:type="dxa"/>
            <w:tcBorders>
              <w:top w:val="nil"/>
              <w:left w:val="nil"/>
              <w:bottom w:val="single" w:sz="4" w:space="0" w:color="auto"/>
              <w:right w:val="nil"/>
            </w:tcBorders>
            <w:shd w:val="clear" w:color="auto" w:fill="auto"/>
            <w:noWrap/>
            <w:vAlign w:val="bottom"/>
            <w:hideMark/>
          </w:tcPr>
          <w:p w14:paraId="4B4C8152" w14:textId="77777777" w:rsidR="00802AFE" w:rsidRPr="00BB3EA2" w:rsidRDefault="00937424" w:rsidP="009B1370">
            <w:pPr>
              <w:spacing w:after="0"/>
              <w:rPr>
                <w:rFonts w:eastAsia="Times New Roman"/>
              </w:rPr>
            </w:pPr>
            <m:oMath>
              <m:sSubSup>
                <m:sSubSupPr>
                  <m:ctrlPr>
                    <w:rPr>
                      <w:rFonts w:ascii="Cambria Math" w:eastAsia="Times New Roman" w:hAnsi="Cambria Math" w:cs="Times New Roman"/>
                      <w:i/>
                      <w:color w:val="000000"/>
                      <w:szCs w:val="20"/>
                    </w:rPr>
                  </m:ctrlPr>
                </m:sSubSupPr>
                <m:e>
                  <m:r>
                    <w:rPr>
                      <w:rFonts w:ascii="Cambria Math" w:eastAsia="Times New Roman" w:hAnsi="Cambria Math" w:cs="Times New Roman"/>
                      <w:color w:val="000000"/>
                      <w:szCs w:val="20"/>
                    </w:rPr>
                    <m:t>Q</m:t>
                  </m:r>
                </m:e>
                <m:sub>
                  <m:r>
                    <w:rPr>
                      <w:rFonts w:ascii="Cambria Math" w:eastAsia="Times New Roman" w:hAnsi="Cambria Math" w:cs="Times New Roman"/>
                      <w:color w:val="000000"/>
                      <w:szCs w:val="20"/>
                    </w:rPr>
                    <m:t>train</m:t>
                  </m:r>
                </m:sub>
                <m:sup>
                  <m:r>
                    <w:rPr>
                      <w:rFonts w:ascii="Cambria Math" w:eastAsia="Times New Roman" w:hAnsi="Cambria Math" w:cs="Times New Roman"/>
                      <w:color w:val="000000"/>
                      <w:szCs w:val="20"/>
                    </w:rPr>
                    <m:t>2</m:t>
                  </m:r>
                </m:sup>
              </m:sSubSup>
            </m:oMath>
            <w:r w:rsidR="00802AFE">
              <w:rPr>
                <w:rFonts w:eastAsia="Times New Roman"/>
              </w:rPr>
              <w:t xml:space="preserve">  (no outliers)</w:t>
            </w:r>
          </w:p>
        </w:tc>
        <w:tc>
          <w:tcPr>
            <w:tcW w:w="756" w:type="dxa"/>
            <w:tcBorders>
              <w:top w:val="nil"/>
              <w:left w:val="nil"/>
              <w:bottom w:val="single" w:sz="4" w:space="0" w:color="auto"/>
              <w:right w:val="nil"/>
            </w:tcBorders>
            <w:shd w:val="clear" w:color="auto" w:fill="auto"/>
            <w:noWrap/>
            <w:vAlign w:val="bottom"/>
            <w:hideMark/>
          </w:tcPr>
          <w:p w14:paraId="510A12AF" w14:textId="77777777" w:rsidR="00802AFE" w:rsidRPr="00BB3EA2" w:rsidRDefault="00937424" w:rsidP="009B1370">
            <w:pPr>
              <w:spacing w:after="0"/>
              <w:rPr>
                <w:rFonts w:eastAsia="Times New Roman"/>
              </w:rPr>
            </w:pPr>
            <m:oMathPara>
              <m:oMath>
                <m:sSubSup>
                  <m:sSubSupPr>
                    <m:ctrlPr>
                      <w:rPr>
                        <w:rFonts w:ascii="Cambria Math" w:eastAsia="Times New Roman" w:hAnsi="Cambria Math" w:cs="Times New Roman"/>
                        <w:i/>
                        <w:color w:val="000000"/>
                        <w:szCs w:val="20"/>
                      </w:rPr>
                    </m:ctrlPr>
                  </m:sSubSupPr>
                  <m:e>
                    <m:r>
                      <w:rPr>
                        <w:rFonts w:ascii="Cambria Math" w:eastAsia="Times New Roman" w:hAnsi="Cambria Math" w:cs="Times New Roman"/>
                        <w:color w:val="000000"/>
                        <w:szCs w:val="20"/>
                      </w:rPr>
                      <m:t>Q</m:t>
                    </m:r>
                  </m:e>
                  <m:sub>
                    <m:r>
                      <w:rPr>
                        <w:rFonts w:ascii="Cambria Math" w:eastAsia="Times New Roman" w:hAnsi="Cambria Math" w:cs="Times New Roman"/>
                        <w:color w:val="000000"/>
                        <w:szCs w:val="20"/>
                      </w:rPr>
                      <m:t>ext</m:t>
                    </m:r>
                  </m:sub>
                  <m:sup>
                    <m:r>
                      <w:rPr>
                        <w:rFonts w:ascii="Cambria Math" w:eastAsia="Times New Roman" w:hAnsi="Cambria Math" w:cs="Times New Roman"/>
                        <w:color w:val="000000"/>
                        <w:szCs w:val="20"/>
                      </w:rPr>
                      <m:t>2</m:t>
                    </m:r>
                  </m:sup>
                </m:sSubSup>
              </m:oMath>
            </m:oMathPara>
          </w:p>
        </w:tc>
        <w:tc>
          <w:tcPr>
            <w:tcW w:w="1324" w:type="dxa"/>
            <w:tcBorders>
              <w:top w:val="nil"/>
              <w:left w:val="nil"/>
              <w:bottom w:val="single" w:sz="4" w:space="0" w:color="auto"/>
              <w:right w:val="nil"/>
            </w:tcBorders>
            <w:shd w:val="clear" w:color="auto" w:fill="auto"/>
            <w:noWrap/>
            <w:vAlign w:val="bottom"/>
            <w:hideMark/>
          </w:tcPr>
          <w:p w14:paraId="0A7BB2FF" w14:textId="77777777" w:rsidR="00802AFE" w:rsidRPr="00BB3EA2" w:rsidRDefault="00937424" w:rsidP="009B1370">
            <w:pPr>
              <w:spacing w:after="0"/>
              <w:rPr>
                <w:rFonts w:eastAsia="Times New Roman"/>
              </w:rPr>
            </w:pPr>
            <m:oMath>
              <m:sSubSup>
                <m:sSubSupPr>
                  <m:ctrlPr>
                    <w:rPr>
                      <w:rFonts w:ascii="Cambria Math" w:eastAsia="Times New Roman" w:hAnsi="Cambria Math" w:cs="Times New Roman"/>
                      <w:i/>
                      <w:color w:val="000000"/>
                      <w:szCs w:val="20"/>
                    </w:rPr>
                  </m:ctrlPr>
                </m:sSubSupPr>
                <m:e>
                  <m:r>
                    <w:rPr>
                      <w:rFonts w:ascii="Cambria Math" w:eastAsia="Times New Roman" w:hAnsi="Cambria Math" w:cs="Times New Roman"/>
                      <w:color w:val="000000"/>
                      <w:szCs w:val="20"/>
                    </w:rPr>
                    <m:t>Q</m:t>
                  </m:r>
                </m:e>
                <m:sub>
                  <m:r>
                    <w:rPr>
                      <w:rFonts w:ascii="Cambria Math" w:eastAsia="Times New Roman" w:hAnsi="Cambria Math" w:cs="Times New Roman"/>
                      <w:color w:val="000000"/>
                      <w:szCs w:val="20"/>
                    </w:rPr>
                    <m:t>ext</m:t>
                  </m:r>
                </m:sub>
                <m:sup>
                  <m:r>
                    <w:rPr>
                      <w:rFonts w:ascii="Cambria Math" w:eastAsia="Times New Roman" w:hAnsi="Cambria Math" w:cs="Times New Roman"/>
                      <w:color w:val="000000"/>
                      <w:szCs w:val="20"/>
                    </w:rPr>
                    <m:t>2</m:t>
                  </m:r>
                </m:sup>
              </m:sSubSup>
            </m:oMath>
            <w:r w:rsidR="00802AFE">
              <w:rPr>
                <w:rFonts w:eastAsia="Times New Roman"/>
              </w:rPr>
              <w:t xml:space="preserve"> (AD)</w:t>
            </w:r>
          </w:p>
        </w:tc>
      </w:tr>
      <w:tr w:rsidR="00802AFE" w:rsidRPr="00BB3EA2" w14:paraId="76452A6C" w14:textId="77777777" w:rsidTr="00564273">
        <w:trPr>
          <w:trHeight w:val="290"/>
        </w:trPr>
        <w:tc>
          <w:tcPr>
            <w:tcW w:w="2357" w:type="dxa"/>
            <w:vMerge w:val="restart"/>
            <w:tcBorders>
              <w:top w:val="single" w:sz="4" w:space="0" w:color="auto"/>
              <w:left w:val="nil"/>
              <w:bottom w:val="nil"/>
              <w:right w:val="nil"/>
            </w:tcBorders>
            <w:shd w:val="clear" w:color="auto" w:fill="auto"/>
            <w:noWrap/>
            <w:vAlign w:val="center"/>
            <w:hideMark/>
          </w:tcPr>
          <w:p w14:paraId="6767879C" w14:textId="77777777" w:rsidR="00802AFE" w:rsidRPr="00BB3EA2" w:rsidRDefault="00802AFE" w:rsidP="009B1370">
            <w:pPr>
              <w:spacing w:after="0"/>
              <w:rPr>
                <w:rFonts w:eastAsia="Calibri"/>
              </w:rPr>
            </w:pPr>
            <m:oMath>
              <m:r>
                <w:rPr>
                  <w:rFonts w:ascii="Cambria Math" w:eastAsia="Calibri" w:hAnsi="Cambria Math"/>
                </w:rPr>
                <m:t>Ti</m:t>
              </m:r>
              <m:sSub>
                <m:sSubPr>
                  <m:ctrlPr>
                    <w:rPr>
                      <w:rFonts w:ascii="Cambria Math" w:eastAsia="Calibri" w:hAnsi="Cambria Math"/>
                    </w:rPr>
                  </m:ctrlPr>
                </m:sSubPr>
                <m:e>
                  <m:r>
                    <w:rPr>
                      <w:rFonts w:ascii="Cambria Math" w:eastAsia="Calibri" w:hAnsi="Cambria Math"/>
                    </w:rPr>
                    <m:t>O</m:t>
                  </m:r>
                </m:e>
                <m:sub>
                  <m:r>
                    <m:rPr>
                      <m:sty m:val="p"/>
                    </m:rPr>
                    <w:rPr>
                      <w:rFonts w:ascii="Cambria Math" w:eastAsia="Calibri" w:hAnsi="Cambria Math"/>
                    </w:rPr>
                    <m:t>2</m:t>
                  </m:r>
                </m:sub>
              </m:sSub>
              <m:r>
                <m:rPr>
                  <m:sty m:val="p"/>
                </m:rPr>
                <w:rPr>
                  <w:rFonts w:ascii="Cambria Math" w:eastAsia="Calibri" w:hAnsi="Cambria Math"/>
                </w:rPr>
                <m:t>|</m:t>
              </m:r>
              <m:r>
                <w:rPr>
                  <w:rFonts w:ascii="Cambria Math" w:eastAsia="Calibri" w:hAnsi="Cambria Math"/>
                </w:rPr>
                <m:t>C</m:t>
              </m:r>
              <m:sSub>
                <m:sSubPr>
                  <m:ctrlPr>
                    <w:rPr>
                      <w:rFonts w:ascii="Cambria Math" w:eastAsia="Calibri" w:hAnsi="Cambria Math"/>
                    </w:rPr>
                  </m:ctrlPr>
                </m:sSubPr>
                <m:e>
                  <m:r>
                    <w:rPr>
                      <w:rFonts w:ascii="Cambria Math" w:eastAsia="Calibri" w:hAnsi="Cambria Math"/>
                    </w:rPr>
                    <m:t>u</m:t>
                  </m:r>
                </m:e>
                <m:sub>
                  <m:r>
                    <m:rPr>
                      <m:sty m:val="p"/>
                    </m:rPr>
                    <w:rPr>
                      <w:rFonts w:ascii="Cambria Math" w:eastAsia="Calibri" w:hAnsi="Cambria Math"/>
                    </w:rPr>
                    <m:t>2</m:t>
                  </m:r>
                </m:sub>
              </m:sSub>
              <m:r>
                <w:rPr>
                  <w:rFonts w:ascii="Cambria Math" w:eastAsia="Calibri" w:hAnsi="Cambria Math"/>
                </w:rPr>
                <m:t>O</m:t>
              </m:r>
            </m:oMath>
            <w:r w:rsidRPr="00BB3EA2">
              <w:rPr>
                <w:rFonts w:eastAsia="Calibri"/>
              </w:rPr>
              <w:t xml:space="preserve"> (Ag)</w:t>
            </w:r>
          </w:p>
          <w:p w14:paraId="09CA5912" w14:textId="77777777" w:rsidR="00802AFE" w:rsidRPr="00BB3EA2" w:rsidRDefault="00802AFE" w:rsidP="009B1370">
            <w:pPr>
              <w:spacing w:after="0"/>
              <w:rPr>
                <w:rFonts w:eastAsia="Times New Roman"/>
              </w:rPr>
            </w:pPr>
          </w:p>
        </w:tc>
        <w:tc>
          <w:tcPr>
            <w:tcW w:w="1040" w:type="dxa"/>
            <w:tcBorders>
              <w:top w:val="single" w:sz="4" w:space="0" w:color="auto"/>
              <w:left w:val="nil"/>
              <w:bottom w:val="nil"/>
              <w:right w:val="nil"/>
            </w:tcBorders>
            <w:shd w:val="clear" w:color="auto" w:fill="auto"/>
            <w:noWrap/>
            <w:vAlign w:val="bottom"/>
            <w:hideMark/>
          </w:tcPr>
          <w:p w14:paraId="32C7C282" w14:textId="77777777" w:rsidR="00802AFE" w:rsidRPr="00BB3EA2" w:rsidRDefault="00802AFE" w:rsidP="009B1370">
            <w:pPr>
              <w:spacing w:after="0"/>
              <w:rPr>
                <w:rFonts w:eastAsia="Times New Roman"/>
                <w:i/>
                <w:iCs/>
                <w:color w:val="000000"/>
              </w:rPr>
            </w:pPr>
            <w:r w:rsidRPr="00BB3EA2">
              <w:rPr>
                <w:rFonts w:eastAsia="Times New Roman"/>
                <w:i/>
                <w:iCs/>
                <w:color w:val="000000"/>
              </w:rPr>
              <w:t>J</w:t>
            </w:r>
            <w:r w:rsidRPr="00BB3EA2">
              <w:rPr>
                <w:rFonts w:eastAsia="Times New Roman"/>
                <w:i/>
                <w:iCs/>
                <w:color w:val="000000"/>
                <w:vertAlign w:val="subscript"/>
              </w:rPr>
              <w:t>SC</w:t>
            </w:r>
          </w:p>
        </w:tc>
        <w:tc>
          <w:tcPr>
            <w:tcW w:w="905" w:type="dxa"/>
            <w:tcBorders>
              <w:top w:val="single" w:sz="4" w:space="0" w:color="auto"/>
              <w:left w:val="nil"/>
              <w:bottom w:val="nil"/>
              <w:right w:val="nil"/>
            </w:tcBorders>
            <w:shd w:val="clear" w:color="auto" w:fill="auto"/>
            <w:vAlign w:val="center"/>
            <w:hideMark/>
          </w:tcPr>
          <w:p w14:paraId="347DCD32" w14:textId="77777777" w:rsidR="00802AFE" w:rsidRPr="00BB3EA2" w:rsidRDefault="00802AFE" w:rsidP="009B1370">
            <w:pPr>
              <w:spacing w:after="0"/>
              <w:jc w:val="center"/>
              <w:rPr>
                <w:rFonts w:eastAsia="Times New Roman"/>
                <w:color w:val="000000"/>
              </w:rPr>
            </w:pPr>
            <w:r w:rsidRPr="00BB3EA2">
              <w:rPr>
                <w:rFonts w:eastAsia="Times New Roman"/>
                <w:color w:val="000000"/>
              </w:rPr>
              <w:t>0.76</w:t>
            </w:r>
          </w:p>
        </w:tc>
        <w:tc>
          <w:tcPr>
            <w:tcW w:w="2205" w:type="dxa"/>
            <w:tcBorders>
              <w:top w:val="single" w:sz="4" w:space="0" w:color="auto"/>
              <w:left w:val="nil"/>
              <w:bottom w:val="nil"/>
              <w:right w:val="nil"/>
            </w:tcBorders>
            <w:shd w:val="clear" w:color="auto" w:fill="auto"/>
            <w:vAlign w:val="center"/>
            <w:hideMark/>
          </w:tcPr>
          <w:p w14:paraId="5935B414" w14:textId="77777777" w:rsidR="00802AFE" w:rsidRPr="00BB3EA2" w:rsidRDefault="00802AFE" w:rsidP="009B1370">
            <w:pPr>
              <w:spacing w:after="0"/>
              <w:jc w:val="center"/>
              <w:rPr>
                <w:rFonts w:eastAsia="Times New Roman"/>
                <w:color w:val="000000"/>
              </w:rPr>
            </w:pPr>
            <w:r w:rsidRPr="00BB3EA2">
              <w:rPr>
                <w:rFonts w:eastAsia="Times New Roman"/>
                <w:color w:val="000000"/>
              </w:rPr>
              <w:t>0.82</w:t>
            </w:r>
          </w:p>
        </w:tc>
        <w:tc>
          <w:tcPr>
            <w:tcW w:w="756" w:type="dxa"/>
            <w:tcBorders>
              <w:top w:val="single" w:sz="4" w:space="0" w:color="auto"/>
              <w:left w:val="nil"/>
              <w:bottom w:val="nil"/>
              <w:right w:val="nil"/>
            </w:tcBorders>
            <w:shd w:val="clear" w:color="auto" w:fill="auto"/>
            <w:vAlign w:val="center"/>
            <w:hideMark/>
          </w:tcPr>
          <w:p w14:paraId="7C4A56F4" w14:textId="77777777" w:rsidR="00802AFE" w:rsidRPr="00BB3EA2" w:rsidRDefault="00802AFE" w:rsidP="009B1370">
            <w:pPr>
              <w:spacing w:after="0"/>
              <w:jc w:val="center"/>
              <w:rPr>
                <w:rFonts w:eastAsia="Times New Roman"/>
                <w:color w:val="000000"/>
              </w:rPr>
            </w:pPr>
            <w:r w:rsidRPr="00BB3EA2">
              <w:rPr>
                <w:rFonts w:eastAsia="Times New Roman"/>
                <w:color w:val="000000"/>
              </w:rPr>
              <w:t>0.69</w:t>
            </w:r>
          </w:p>
        </w:tc>
        <w:tc>
          <w:tcPr>
            <w:tcW w:w="1324" w:type="dxa"/>
            <w:tcBorders>
              <w:top w:val="single" w:sz="4" w:space="0" w:color="auto"/>
              <w:left w:val="nil"/>
              <w:bottom w:val="nil"/>
              <w:right w:val="nil"/>
            </w:tcBorders>
            <w:shd w:val="clear" w:color="auto" w:fill="auto"/>
            <w:vAlign w:val="center"/>
            <w:hideMark/>
          </w:tcPr>
          <w:p w14:paraId="4AF6B9DD" w14:textId="77777777" w:rsidR="00802AFE" w:rsidRPr="00BB3EA2" w:rsidRDefault="00802AFE" w:rsidP="009B1370">
            <w:pPr>
              <w:spacing w:after="0"/>
              <w:jc w:val="center"/>
              <w:rPr>
                <w:rFonts w:eastAsia="Times New Roman"/>
                <w:color w:val="000000"/>
              </w:rPr>
            </w:pPr>
            <w:r w:rsidRPr="00BB3EA2">
              <w:rPr>
                <w:rFonts w:eastAsia="Times New Roman"/>
                <w:color w:val="000000"/>
              </w:rPr>
              <w:t>0.87</w:t>
            </w:r>
          </w:p>
        </w:tc>
      </w:tr>
      <w:tr w:rsidR="00802AFE" w:rsidRPr="00BB3EA2" w14:paraId="07685F82" w14:textId="77777777" w:rsidTr="00564273">
        <w:trPr>
          <w:trHeight w:val="290"/>
        </w:trPr>
        <w:tc>
          <w:tcPr>
            <w:tcW w:w="2357" w:type="dxa"/>
            <w:vMerge/>
            <w:tcBorders>
              <w:top w:val="nil"/>
              <w:left w:val="nil"/>
              <w:bottom w:val="nil"/>
              <w:right w:val="nil"/>
            </w:tcBorders>
            <w:vAlign w:val="center"/>
            <w:hideMark/>
          </w:tcPr>
          <w:p w14:paraId="56797AF4" w14:textId="77777777" w:rsidR="00802AFE" w:rsidRPr="00BB3EA2" w:rsidRDefault="00802AFE" w:rsidP="009B1370">
            <w:pPr>
              <w:spacing w:after="0"/>
              <w:rPr>
                <w:rFonts w:eastAsia="Times New Roman"/>
              </w:rPr>
            </w:pPr>
          </w:p>
        </w:tc>
        <w:tc>
          <w:tcPr>
            <w:tcW w:w="1040" w:type="dxa"/>
            <w:tcBorders>
              <w:top w:val="nil"/>
              <w:left w:val="nil"/>
              <w:bottom w:val="nil"/>
              <w:right w:val="nil"/>
            </w:tcBorders>
            <w:shd w:val="clear" w:color="auto" w:fill="auto"/>
            <w:noWrap/>
            <w:vAlign w:val="bottom"/>
            <w:hideMark/>
          </w:tcPr>
          <w:p w14:paraId="0D6EB717" w14:textId="77777777" w:rsidR="00802AFE" w:rsidRPr="00BB3EA2" w:rsidRDefault="00802AFE" w:rsidP="009B1370">
            <w:pPr>
              <w:spacing w:after="0"/>
              <w:rPr>
                <w:rFonts w:eastAsia="Times New Roman"/>
                <w:i/>
                <w:iCs/>
                <w:color w:val="000000"/>
              </w:rPr>
            </w:pPr>
            <w:r w:rsidRPr="00BB3EA2">
              <w:rPr>
                <w:rFonts w:eastAsia="Times New Roman"/>
                <w:i/>
                <w:iCs/>
                <w:color w:val="000000"/>
              </w:rPr>
              <w:t>V</w:t>
            </w:r>
            <w:r w:rsidRPr="00BB3EA2">
              <w:rPr>
                <w:rFonts w:eastAsia="Times New Roman"/>
                <w:i/>
                <w:iCs/>
                <w:color w:val="000000"/>
                <w:vertAlign w:val="subscript"/>
              </w:rPr>
              <w:t>OC</w:t>
            </w:r>
          </w:p>
        </w:tc>
        <w:tc>
          <w:tcPr>
            <w:tcW w:w="905" w:type="dxa"/>
            <w:tcBorders>
              <w:top w:val="nil"/>
              <w:left w:val="nil"/>
              <w:bottom w:val="nil"/>
              <w:right w:val="nil"/>
            </w:tcBorders>
            <w:shd w:val="clear" w:color="auto" w:fill="auto"/>
            <w:vAlign w:val="center"/>
            <w:hideMark/>
          </w:tcPr>
          <w:p w14:paraId="6B7295AA" w14:textId="77777777" w:rsidR="00802AFE" w:rsidRPr="00BB3EA2" w:rsidRDefault="00802AFE" w:rsidP="009B1370">
            <w:pPr>
              <w:spacing w:after="0"/>
              <w:jc w:val="center"/>
              <w:rPr>
                <w:rFonts w:eastAsia="Times New Roman"/>
                <w:color w:val="000000"/>
              </w:rPr>
            </w:pPr>
            <w:r w:rsidRPr="00BB3EA2">
              <w:rPr>
                <w:rFonts w:eastAsia="Times New Roman"/>
                <w:color w:val="000000"/>
              </w:rPr>
              <w:t>0.41</w:t>
            </w:r>
          </w:p>
        </w:tc>
        <w:tc>
          <w:tcPr>
            <w:tcW w:w="2205" w:type="dxa"/>
            <w:tcBorders>
              <w:top w:val="nil"/>
              <w:left w:val="nil"/>
              <w:bottom w:val="nil"/>
              <w:right w:val="nil"/>
            </w:tcBorders>
            <w:shd w:val="clear" w:color="auto" w:fill="auto"/>
            <w:vAlign w:val="center"/>
            <w:hideMark/>
          </w:tcPr>
          <w:p w14:paraId="25E49052" w14:textId="77777777" w:rsidR="00802AFE" w:rsidRPr="00BB3EA2" w:rsidRDefault="00802AFE" w:rsidP="009B1370">
            <w:pPr>
              <w:spacing w:after="0"/>
              <w:jc w:val="center"/>
              <w:rPr>
                <w:rFonts w:eastAsia="Times New Roman"/>
                <w:color w:val="000000"/>
              </w:rPr>
            </w:pPr>
            <w:r w:rsidRPr="00BB3EA2">
              <w:rPr>
                <w:rFonts w:eastAsia="Times New Roman"/>
                <w:color w:val="000000"/>
              </w:rPr>
              <w:t>0.74</w:t>
            </w:r>
          </w:p>
        </w:tc>
        <w:tc>
          <w:tcPr>
            <w:tcW w:w="756" w:type="dxa"/>
            <w:tcBorders>
              <w:top w:val="nil"/>
              <w:left w:val="nil"/>
              <w:bottom w:val="nil"/>
              <w:right w:val="nil"/>
            </w:tcBorders>
            <w:shd w:val="clear" w:color="auto" w:fill="auto"/>
            <w:vAlign w:val="center"/>
            <w:hideMark/>
          </w:tcPr>
          <w:p w14:paraId="4C81737A" w14:textId="77777777" w:rsidR="00802AFE" w:rsidRPr="00BB3EA2" w:rsidRDefault="00802AFE" w:rsidP="009B1370">
            <w:pPr>
              <w:spacing w:after="0"/>
              <w:jc w:val="center"/>
              <w:rPr>
                <w:rFonts w:eastAsia="Times New Roman"/>
                <w:color w:val="000000"/>
              </w:rPr>
            </w:pPr>
            <w:r w:rsidRPr="00BB3EA2">
              <w:rPr>
                <w:rFonts w:eastAsia="Times New Roman"/>
                <w:color w:val="000000"/>
              </w:rPr>
              <w:t>0.8</w:t>
            </w:r>
            <w:r>
              <w:rPr>
                <w:rFonts w:eastAsia="Times New Roman"/>
                <w:color w:val="000000"/>
              </w:rPr>
              <w:t>0</w:t>
            </w:r>
          </w:p>
        </w:tc>
        <w:tc>
          <w:tcPr>
            <w:tcW w:w="1324" w:type="dxa"/>
            <w:tcBorders>
              <w:top w:val="nil"/>
              <w:left w:val="nil"/>
              <w:bottom w:val="nil"/>
              <w:right w:val="nil"/>
            </w:tcBorders>
            <w:shd w:val="clear" w:color="auto" w:fill="auto"/>
            <w:vAlign w:val="center"/>
            <w:hideMark/>
          </w:tcPr>
          <w:p w14:paraId="1D37F96C" w14:textId="77777777" w:rsidR="00802AFE" w:rsidRPr="00BB3EA2" w:rsidRDefault="00802AFE" w:rsidP="009B1370">
            <w:pPr>
              <w:spacing w:after="0"/>
              <w:jc w:val="center"/>
              <w:rPr>
                <w:rFonts w:eastAsia="Times New Roman"/>
                <w:color w:val="000000"/>
              </w:rPr>
            </w:pPr>
            <w:r w:rsidRPr="00BB3EA2">
              <w:rPr>
                <w:rFonts w:eastAsia="Times New Roman"/>
                <w:color w:val="000000"/>
              </w:rPr>
              <w:t>0.8</w:t>
            </w:r>
            <w:r>
              <w:rPr>
                <w:rFonts w:eastAsia="Times New Roman"/>
                <w:color w:val="000000"/>
              </w:rPr>
              <w:t>0</w:t>
            </w:r>
          </w:p>
        </w:tc>
      </w:tr>
      <w:tr w:rsidR="00802AFE" w:rsidRPr="00BB3EA2" w14:paraId="27EEC957" w14:textId="77777777" w:rsidTr="00564273">
        <w:trPr>
          <w:trHeight w:val="290"/>
        </w:trPr>
        <w:tc>
          <w:tcPr>
            <w:tcW w:w="2357" w:type="dxa"/>
            <w:vMerge/>
            <w:tcBorders>
              <w:top w:val="nil"/>
              <w:left w:val="nil"/>
              <w:bottom w:val="single" w:sz="4" w:space="0" w:color="auto"/>
              <w:right w:val="nil"/>
            </w:tcBorders>
            <w:vAlign w:val="center"/>
            <w:hideMark/>
          </w:tcPr>
          <w:p w14:paraId="4A24A557" w14:textId="77777777" w:rsidR="00802AFE" w:rsidRPr="00BB3EA2" w:rsidRDefault="00802AFE" w:rsidP="009B1370">
            <w:pPr>
              <w:spacing w:after="0"/>
              <w:rPr>
                <w:rFonts w:eastAsia="Times New Roman"/>
              </w:rPr>
            </w:pPr>
          </w:p>
        </w:tc>
        <w:tc>
          <w:tcPr>
            <w:tcW w:w="1040" w:type="dxa"/>
            <w:tcBorders>
              <w:top w:val="nil"/>
              <w:left w:val="nil"/>
              <w:bottom w:val="single" w:sz="4" w:space="0" w:color="auto"/>
              <w:right w:val="nil"/>
            </w:tcBorders>
            <w:shd w:val="clear" w:color="auto" w:fill="auto"/>
            <w:noWrap/>
            <w:vAlign w:val="bottom"/>
            <w:hideMark/>
          </w:tcPr>
          <w:p w14:paraId="7AE7CD66" w14:textId="77777777" w:rsidR="00802AFE" w:rsidRPr="00BB3EA2" w:rsidRDefault="00802AFE" w:rsidP="009B1370">
            <w:pPr>
              <w:spacing w:after="0"/>
              <w:rPr>
                <w:rFonts w:eastAsia="Times New Roman"/>
                <w:i/>
                <w:iCs/>
                <w:color w:val="000000"/>
              </w:rPr>
            </w:pPr>
            <w:r w:rsidRPr="00BB3EA2">
              <w:rPr>
                <w:rFonts w:eastAsia="Times New Roman"/>
                <w:i/>
                <w:iCs/>
                <w:color w:val="000000"/>
              </w:rPr>
              <w:t>IQE</w:t>
            </w:r>
          </w:p>
        </w:tc>
        <w:tc>
          <w:tcPr>
            <w:tcW w:w="905" w:type="dxa"/>
            <w:tcBorders>
              <w:top w:val="nil"/>
              <w:left w:val="nil"/>
              <w:bottom w:val="single" w:sz="4" w:space="0" w:color="auto"/>
              <w:right w:val="nil"/>
            </w:tcBorders>
            <w:shd w:val="clear" w:color="auto" w:fill="auto"/>
            <w:vAlign w:val="center"/>
            <w:hideMark/>
          </w:tcPr>
          <w:p w14:paraId="29BFB73F" w14:textId="77777777" w:rsidR="00802AFE" w:rsidRPr="00BB3EA2" w:rsidRDefault="00802AFE" w:rsidP="009B1370">
            <w:pPr>
              <w:spacing w:after="0"/>
              <w:jc w:val="center"/>
              <w:rPr>
                <w:rFonts w:eastAsia="Times New Roman"/>
                <w:color w:val="000000"/>
              </w:rPr>
            </w:pPr>
            <w:r w:rsidRPr="00BB3EA2">
              <w:rPr>
                <w:rFonts w:eastAsia="Times New Roman"/>
                <w:color w:val="000000"/>
              </w:rPr>
              <w:t>0.72</w:t>
            </w:r>
          </w:p>
        </w:tc>
        <w:tc>
          <w:tcPr>
            <w:tcW w:w="2205" w:type="dxa"/>
            <w:tcBorders>
              <w:top w:val="nil"/>
              <w:left w:val="nil"/>
              <w:bottom w:val="single" w:sz="4" w:space="0" w:color="auto"/>
              <w:right w:val="nil"/>
            </w:tcBorders>
            <w:shd w:val="clear" w:color="auto" w:fill="auto"/>
            <w:vAlign w:val="center"/>
            <w:hideMark/>
          </w:tcPr>
          <w:p w14:paraId="3AE5A2A9" w14:textId="77777777" w:rsidR="00802AFE" w:rsidRPr="00BB3EA2" w:rsidRDefault="00802AFE" w:rsidP="009B1370">
            <w:pPr>
              <w:spacing w:after="0"/>
              <w:jc w:val="center"/>
              <w:rPr>
                <w:rFonts w:eastAsia="Times New Roman"/>
                <w:color w:val="000000"/>
              </w:rPr>
            </w:pPr>
            <w:r w:rsidRPr="00BB3EA2">
              <w:rPr>
                <w:rFonts w:eastAsia="Times New Roman"/>
                <w:color w:val="000000"/>
              </w:rPr>
              <w:t>0.79</w:t>
            </w:r>
          </w:p>
        </w:tc>
        <w:tc>
          <w:tcPr>
            <w:tcW w:w="756" w:type="dxa"/>
            <w:tcBorders>
              <w:top w:val="nil"/>
              <w:left w:val="nil"/>
              <w:bottom w:val="single" w:sz="4" w:space="0" w:color="auto"/>
              <w:right w:val="nil"/>
            </w:tcBorders>
            <w:shd w:val="clear" w:color="auto" w:fill="auto"/>
            <w:vAlign w:val="center"/>
            <w:hideMark/>
          </w:tcPr>
          <w:p w14:paraId="169DFEC5" w14:textId="77777777" w:rsidR="00802AFE" w:rsidRPr="00BB3EA2" w:rsidRDefault="00802AFE" w:rsidP="009B1370">
            <w:pPr>
              <w:spacing w:after="0"/>
              <w:jc w:val="center"/>
              <w:rPr>
                <w:rFonts w:eastAsia="Times New Roman"/>
                <w:color w:val="000000"/>
              </w:rPr>
            </w:pPr>
            <w:r w:rsidRPr="00BB3EA2">
              <w:rPr>
                <w:rFonts w:eastAsia="Times New Roman"/>
                <w:color w:val="000000"/>
              </w:rPr>
              <w:t>0.68</w:t>
            </w:r>
          </w:p>
        </w:tc>
        <w:tc>
          <w:tcPr>
            <w:tcW w:w="1324" w:type="dxa"/>
            <w:tcBorders>
              <w:top w:val="nil"/>
              <w:left w:val="nil"/>
              <w:bottom w:val="single" w:sz="4" w:space="0" w:color="auto"/>
              <w:right w:val="nil"/>
            </w:tcBorders>
            <w:shd w:val="clear" w:color="auto" w:fill="auto"/>
            <w:vAlign w:val="center"/>
            <w:hideMark/>
          </w:tcPr>
          <w:p w14:paraId="46438915" w14:textId="77777777" w:rsidR="00802AFE" w:rsidRPr="00BB3EA2" w:rsidRDefault="00802AFE" w:rsidP="009B1370">
            <w:pPr>
              <w:spacing w:after="0"/>
              <w:jc w:val="center"/>
              <w:rPr>
                <w:rFonts w:eastAsia="Times New Roman"/>
                <w:color w:val="000000"/>
              </w:rPr>
            </w:pPr>
            <w:r w:rsidRPr="00BB3EA2">
              <w:rPr>
                <w:rFonts w:eastAsia="Times New Roman"/>
                <w:color w:val="000000"/>
              </w:rPr>
              <w:t>0.83</w:t>
            </w:r>
          </w:p>
        </w:tc>
      </w:tr>
      <w:tr w:rsidR="00802AFE" w:rsidRPr="00BB3EA2" w14:paraId="0647ECC1" w14:textId="77777777" w:rsidTr="00564273">
        <w:trPr>
          <w:trHeight w:val="290"/>
        </w:trPr>
        <w:tc>
          <w:tcPr>
            <w:tcW w:w="2357" w:type="dxa"/>
            <w:vMerge w:val="restart"/>
            <w:tcBorders>
              <w:top w:val="single" w:sz="4" w:space="0" w:color="auto"/>
              <w:left w:val="nil"/>
              <w:bottom w:val="nil"/>
              <w:right w:val="nil"/>
            </w:tcBorders>
            <w:shd w:val="clear" w:color="auto" w:fill="auto"/>
            <w:noWrap/>
            <w:vAlign w:val="center"/>
            <w:hideMark/>
          </w:tcPr>
          <w:p w14:paraId="0EAED8DD" w14:textId="77777777" w:rsidR="00802AFE" w:rsidRPr="00BB3EA2" w:rsidRDefault="00802AFE" w:rsidP="009B1370">
            <w:pPr>
              <w:spacing w:after="0"/>
              <w:rPr>
                <w:rFonts w:eastAsia="Calibri"/>
              </w:rPr>
            </w:pPr>
            <m:oMath>
              <m:r>
                <w:rPr>
                  <w:rFonts w:ascii="Cambria Math" w:eastAsia="Calibri" w:hAnsi="Cambria Math"/>
                </w:rPr>
                <m:t>Ti</m:t>
              </m:r>
              <m:sSub>
                <m:sSubPr>
                  <m:ctrlPr>
                    <w:rPr>
                      <w:rFonts w:ascii="Cambria Math" w:eastAsia="Calibri" w:hAnsi="Cambria Math"/>
                    </w:rPr>
                  </m:ctrlPr>
                </m:sSubPr>
                <m:e>
                  <m:r>
                    <w:rPr>
                      <w:rFonts w:ascii="Cambria Math" w:eastAsia="Calibri" w:hAnsi="Cambria Math"/>
                    </w:rPr>
                    <m:t>O</m:t>
                  </m:r>
                </m:e>
                <m:sub>
                  <m:r>
                    <m:rPr>
                      <m:sty m:val="p"/>
                    </m:rPr>
                    <w:rPr>
                      <w:rFonts w:ascii="Cambria Math" w:eastAsia="Calibri" w:hAnsi="Cambria Math"/>
                    </w:rPr>
                    <m:t>2</m:t>
                  </m:r>
                </m:sub>
              </m:sSub>
              <m:r>
                <m:rPr>
                  <m:sty m:val="p"/>
                </m:rPr>
                <w:rPr>
                  <w:rFonts w:ascii="Cambria Math" w:eastAsia="Calibri" w:hAnsi="Cambria Math"/>
                </w:rPr>
                <m:t>|</m:t>
              </m:r>
              <m:r>
                <w:rPr>
                  <w:rFonts w:ascii="Cambria Math" w:eastAsia="Calibri" w:hAnsi="Cambria Math"/>
                </w:rPr>
                <m:t>C</m:t>
              </m:r>
              <m:sSub>
                <m:sSubPr>
                  <m:ctrlPr>
                    <w:rPr>
                      <w:rFonts w:ascii="Cambria Math" w:eastAsia="Calibri" w:hAnsi="Cambria Math"/>
                    </w:rPr>
                  </m:ctrlPr>
                </m:sSubPr>
                <m:e>
                  <m:r>
                    <w:rPr>
                      <w:rFonts w:ascii="Cambria Math" w:eastAsia="Calibri" w:hAnsi="Cambria Math"/>
                    </w:rPr>
                    <m:t>u</m:t>
                  </m:r>
                </m:e>
                <m:sub>
                  <m:r>
                    <m:rPr>
                      <m:sty m:val="p"/>
                    </m:rPr>
                    <w:rPr>
                      <w:rFonts w:ascii="Cambria Math" w:eastAsia="Calibri" w:hAnsi="Cambria Math"/>
                    </w:rPr>
                    <m:t>2</m:t>
                  </m:r>
                </m:sub>
              </m:sSub>
              <m:r>
                <w:rPr>
                  <w:rFonts w:ascii="Cambria Math" w:eastAsia="Calibri" w:hAnsi="Cambria Math"/>
                </w:rPr>
                <m:t>O</m:t>
              </m:r>
            </m:oMath>
            <w:r w:rsidRPr="00BB3EA2">
              <w:rPr>
                <w:rFonts w:eastAsia="Calibri"/>
              </w:rPr>
              <w:t xml:space="preserve"> (Ag|Cu)</w:t>
            </w:r>
          </w:p>
          <w:p w14:paraId="64C249FC" w14:textId="77777777" w:rsidR="00802AFE" w:rsidRPr="00BB3EA2" w:rsidRDefault="00802AFE" w:rsidP="009B1370">
            <w:pPr>
              <w:spacing w:after="0"/>
              <w:rPr>
                <w:rFonts w:eastAsia="Times New Roman"/>
                <w:color w:val="000000"/>
              </w:rPr>
            </w:pPr>
          </w:p>
        </w:tc>
        <w:tc>
          <w:tcPr>
            <w:tcW w:w="1040" w:type="dxa"/>
            <w:tcBorders>
              <w:top w:val="single" w:sz="4" w:space="0" w:color="auto"/>
              <w:left w:val="nil"/>
              <w:bottom w:val="nil"/>
              <w:right w:val="nil"/>
            </w:tcBorders>
            <w:shd w:val="clear" w:color="auto" w:fill="auto"/>
            <w:noWrap/>
            <w:vAlign w:val="bottom"/>
            <w:hideMark/>
          </w:tcPr>
          <w:p w14:paraId="0C9D2F21" w14:textId="77777777" w:rsidR="00802AFE" w:rsidRPr="00BB3EA2" w:rsidRDefault="00802AFE" w:rsidP="009B1370">
            <w:pPr>
              <w:spacing w:after="0"/>
              <w:rPr>
                <w:rFonts w:eastAsia="Times New Roman"/>
                <w:i/>
                <w:iCs/>
                <w:color w:val="000000"/>
              </w:rPr>
            </w:pPr>
            <w:r w:rsidRPr="00BB3EA2">
              <w:rPr>
                <w:rFonts w:eastAsia="Times New Roman"/>
                <w:i/>
                <w:iCs/>
                <w:color w:val="000000"/>
              </w:rPr>
              <w:t>J</w:t>
            </w:r>
            <w:r w:rsidRPr="00BB3EA2">
              <w:rPr>
                <w:rFonts w:eastAsia="Times New Roman"/>
                <w:i/>
                <w:iCs/>
                <w:color w:val="000000"/>
                <w:vertAlign w:val="subscript"/>
              </w:rPr>
              <w:t>SC</w:t>
            </w:r>
          </w:p>
        </w:tc>
        <w:tc>
          <w:tcPr>
            <w:tcW w:w="905" w:type="dxa"/>
            <w:tcBorders>
              <w:top w:val="single" w:sz="4" w:space="0" w:color="auto"/>
              <w:left w:val="nil"/>
              <w:bottom w:val="nil"/>
              <w:right w:val="nil"/>
            </w:tcBorders>
            <w:shd w:val="clear" w:color="auto" w:fill="auto"/>
            <w:vAlign w:val="center"/>
            <w:hideMark/>
          </w:tcPr>
          <w:p w14:paraId="0525ABA8" w14:textId="77777777" w:rsidR="00802AFE" w:rsidRPr="00BB3EA2" w:rsidRDefault="00802AFE" w:rsidP="009B1370">
            <w:pPr>
              <w:spacing w:after="0"/>
              <w:jc w:val="center"/>
              <w:rPr>
                <w:rFonts w:eastAsia="Times New Roman"/>
                <w:color w:val="000000"/>
              </w:rPr>
            </w:pPr>
            <w:r w:rsidRPr="00BB3EA2">
              <w:rPr>
                <w:rFonts w:eastAsia="Times New Roman"/>
                <w:color w:val="000000"/>
              </w:rPr>
              <w:t>0.74</w:t>
            </w:r>
          </w:p>
        </w:tc>
        <w:tc>
          <w:tcPr>
            <w:tcW w:w="2205" w:type="dxa"/>
            <w:tcBorders>
              <w:top w:val="single" w:sz="4" w:space="0" w:color="auto"/>
              <w:left w:val="nil"/>
              <w:bottom w:val="nil"/>
              <w:right w:val="nil"/>
            </w:tcBorders>
            <w:shd w:val="clear" w:color="auto" w:fill="auto"/>
            <w:vAlign w:val="center"/>
            <w:hideMark/>
          </w:tcPr>
          <w:p w14:paraId="1136F505" w14:textId="77777777" w:rsidR="00802AFE" w:rsidRPr="00BB3EA2" w:rsidRDefault="00802AFE" w:rsidP="009B1370">
            <w:pPr>
              <w:spacing w:after="0"/>
              <w:jc w:val="center"/>
              <w:rPr>
                <w:rFonts w:eastAsia="Times New Roman"/>
                <w:color w:val="000000"/>
              </w:rPr>
            </w:pPr>
            <w:r w:rsidRPr="00BB3EA2">
              <w:rPr>
                <w:rFonts w:eastAsia="Times New Roman"/>
                <w:color w:val="000000"/>
              </w:rPr>
              <w:t>0.78</w:t>
            </w:r>
          </w:p>
        </w:tc>
        <w:tc>
          <w:tcPr>
            <w:tcW w:w="756" w:type="dxa"/>
            <w:tcBorders>
              <w:top w:val="single" w:sz="4" w:space="0" w:color="auto"/>
              <w:left w:val="nil"/>
              <w:bottom w:val="nil"/>
              <w:right w:val="nil"/>
            </w:tcBorders>
            <w:shd w:val="clear" w:color="auto" w:fill="auto"/>
            <w:vAlign w:val="center"/>
            <w:hideMark/>
          </w:tcPr>
          <w:p w14:paraId="04628202" w14:textId="77777777" w:rsidR="00802AFE" w:rsidRPr="00BB3EA2" w:rsidRDefault="00802AFE" w:rsidP="009B1370">
            <w:pPr>
              <w:spacing w:after="0"/>
              <w:jc w:val="center"/>
              <w:rPr>
                <w:rFonts w:eastAsia="Times New Roman"/>
                <w:color w:val="000000"/>
              </w:rPr>
            </w:pPr>
            <w:r w:rsidRPr="00BB3EA2">
              <w:rPr>
                <w:rFonts w:eastAsia="Times New Roman"/>
                <w:color w:val="000000"/>
              </w:rPr>
              <w:t>0.76</w:t>
            </w:r>
          </w:p>
        </w:tc>
        <w:tc>
          <w:tcPr>
            <w:tcW w:w="1324" w:type="dxa"/>
            <w:tcBorders>
              <w:top w:val="single" w:sz="4" w:space="0" w:color="auto"/>
              <w:left w:val="nil"/>
              <w:bottom w:val="nil"/>
              <w:right w:val="nil"/>
            </w:tcBorders>
            <w:shd w:val="clear" w:color="auto" w:fill="auto"/>
            <w:vAlign w:val="center"/>
            <w:hideMark/>
          </w:tcPr>
          <w:p w14:paraId="52223B40" w14:textId="77777777" w:rsidR="00802AFE" w:rsidRPr="00BB3EA2" w:rsidRDefault="00802AFE" w:rsidP="009B1370">
            <w:pPr>
              <w:spacing w:after="0"/>
              <w:jc w:val="center"/>
              <w:rPr>
                <w:rFonts w:eastAsia="Times New Roman"/>
                <w:color w:val="000000"/>
              </w:rPr>
            </w:pPr>
            <w:r w:rsidRPr="00BB3EA2">
              <w:rPr>
                <w:rFonts w:eastAsia="Times New Roman"/>
                <w:color w:val="000000"/>
              </w:rPr>
              <w:t>0.84</w:t>
            </w:r>
          </w:p>
        </w:tc>
      </w:tr>
      <w:tr w:rsidR="00802AFE" w:rsidRPr="00BB3EA2" w14:paraId="53D5D04C" w14:textId="77777777" w:rsidTr="00564273">
        <w:trPr>
          <w:trHeight w:val="290"/>
        </w:trPr>
        <w:tc>
          <w:tcPr>
            <w:tcW w:w="2357" w:type="dxa"/>
            <w:vMerge/>
            <w:tcBorders>
              <w:top w:val="nil"/>
              <w:left w:val="nil"/>
              <w:bottom w:val="nil"/>
              <w:right w:val="nil"/>
            </w:tcBorders>
            <w:vAlign w:val="center"/>
            <w:hideMark/>
          </w:tcPr>
          <w:p w14:paraId="10526E2D" w14:textId="77777777" w:rsidR="00802AFE" w:rsidRPr="00BB3EA2" w:rsidRDefault="00802AFE" w:rsidP="009B1370">
            <w:pPr>
              <w:spacing w:after="0"/>
              <w:rPr>
                <w:rFonts w:eastAsia="Times New Roman"/>
                <w:color w:val="000000"/>
              </w:rPr>
            </w:pPr>
          </w:p>
        </w:tc>
        <w:tc>
          <w:tcPr>
            <w:tcW w:w="1040" w:type="dxa"/>
            <w:tcBorders>
              <w:top w:val="nil"/>
              <w:left w:val="nil"/>
              <w:bottom w:val="nil"/>
              <w:right w:val="nil"/>
            </w:tcBorders>
            <w:shd w:val="clear" w:color="auto" w:fill="auto"/>
            <w:noWrap/>
            <w:vAlign w:val="bottom"/>
            <w:hideMark/>
          </w:tcPr>
          <w:p w14:paraId="45596174" w14:textId="77777777" w:rsidR="00802AFE" w:rsidRPr="00BB3EA2" w:rsidRDefault="00802AFE" w:rsidP="009B1370">
            <w:pPr>
              <w:spacing w:after="0"/>
              <w:rPr>
                <w:rFonts w:eastAsia="Times New Roman"/>
                <w:i/>
                <w:iCs/>
                <w:color w:val="000000"/>
              </w:rPr>
            </w:pPr>
            <w:r w:rsidRPr="00BB3EA2">
              <w:rPr>
                <w:rFonts w:eastAsia="Times New Roman"/>
                <w:i/>
                <w:iCs/>
                <w:color w:val="000000"/>
              </w:rPr>
              <w:t>V</w:t>
            </w:r>
            <w:r w:rsidRPr="00BB3EA2">
              <w:rPr>
                <w:rFonts w:eastAsia="Times New Roman"/>
                <w:i/>
                <w:iCs/>
                <w:color w:val="000000"/>
                <w:vertAlign w:val="subscript"/>
              </w:rPr>
              <w:t>OC</w:t>
            </w:r>
          </w:p>
        </w:tc>
        <w:tc>
          <w:tcPr>
            <w:tcW w:w="905" w:type="dxa"/>
            <w:tcBorders>
              <w:top w:val="nil"/>
              <w:left w:val="nil"/>
              <w:bottom w:val="nil"/>
              <w:right w:val="nil"/>
            </w:tcBorders>
            <w:shd w:val="clear" w:color="auto" w:fill="auto"/>
            <w:vAlign w:val="center"/>
            <w:hideMark/>
          </w:tcPr>
          <w:p w14:paraId="10FC8652" w14:textId="77777777" w:rsidR="00802AFE" w:rsidRPr="00BB3EA2" w:rsidRDefault="00802AFE" w:rsidP="009B1370">
            <w:pPr>
              <w:spacing w:after="0"/>
              <w:jc w:val="center"/>
              <w:rPr>
                <w:rFonts w:eastAsia="Times New Roman"/>
                <w:color w:val="000000"/>
              </w:rPr>
            </w:pPr>
            <w:r w:rsidRPr="00BB3EA2">
              <w:rPr>
                <w:rFonts w:eastAsia="Times New Roman"/>
                <w:color w:val="000000"/>
              </w:rPr>
              <w:t>0.57</w:t>
            </w:r>
          </w:p>
        </w:tc>
        <w:tc>
          <w:tcPr>
            <w:tcW w:w="2205" w:type="dxa"/>
            <w:tcBorders>
              <w:top w:val="nil"/>
              <w:left w:val="nil"/>
              <w:bottom w:val="nil"/>
              <w:right w:val="nil"/>
            </w:tcBorders>
            <w:shd w:val="clear" w:color="auto" w:fill="auto"/>
            <w:vAlign w:val="center"/>
            <w:hideMark/>
          </w:tcPr>
          <w:p w14:paraId="42B9AFD6" w14:textId="77777777" w:rsidR="00802AFE" w:rsidRPr="00BB3EA2" w:rsidRDefault="00802AFE" w:rsidP="009B1370">
            <w:pPr>
              <w:spacing w:after="0"/>
              <w:jc w:val="center"/>
              <w:rPr>
                <w:rFonts w:eastAsia="Times New Roman"/>
                <w:color w:val="000000"/>
              </w:rPr>
            </w:pPr>
            <w:r w:rsidRPr="00BB3EA2">
              <w:rPr>
                <w:rFonts w:eastAsia="Times New Roman"/>
                <w:color w:val="000000"/>
              </w:rPr>
              <w:t>0.73</w:t>
            </w:r>
          </w:p>
        </w:tc>
        <w:tc>
          <w:tcPr>
            <w:tcW w:w="756" w:type="dxa"/>
            <w:tcBorders>
              <w:top w:val="nil"/>
              <w:left w:val="nil"/>
              <w:bottom w:val="nil"/>
              <w:right w:val="nil"/>
            </w:tcBorders>
            <w:shd w:val="clear" w:color="auto" w:fill="auto"/>
            <w:vAlign w:val="center"/>
            <w:hideMark/>
          </w:tcPr>
          <w:p w14:paraId="689B797C" w14:textId="77777777" w:rsidR="00802AFE" w:rsidRPr="00BB3EA2" w:rsidRDefault="00802AFE" w:rsidP="009B1370">
            <w:pPr>
              <w:spacing w:after="0"/>
              <w:jc w:val="center"/>
              <w:rPr>
                <w:rFonts w:eastAsia="Times New Roman"/>
                <w:color w:val="000000"/>
              </w:rPr>
            </w:pPr>
            <w:r w:rsidRPr="00BB3EA2">
              <w:rPr>
                <w:rFonts w:eastAsia="Times New Roman"/>
                <w:color w:val="000000"/>
              </w:rPr>
              <w:t>0.62</w:t>
            </w:r>
          </w:p>
        </w:tc>
        <w:tc>
          <w:tcPr>
            <w:tcW w:w="1324" w:type="dxa"/>
            <w:tcBorders>
              <w:top w:val="nil"/>
              <w:left w:val="nil"/>
              <w:bottom w:val="nil"/>
              <w:right w:val="nil"/>
            </w:tcBorders>
            <w:shd w:val="clear" w:color="auto" w:fill="auto"/>
            <w:vAlign w:val="center"/>
            <w:hideMark/>
          </w:tcPr>
          <w:p w14:paraId="2F907499" w14:textId="77777777" w:rsidR="00802AFE" w:rsidRPr="00BB3EA2" w:rsidRDefault="00802AFE" w:rsidP="009B1370">
            <w:pPr>
              <w:spacing w:after="0"/>
              <w:jc w:val="center"/>
              <w:rPr>
                <w:rFonts w:eastAsia="Times New Roman"/>
                <w:color w:val="000000"/>
              </w:rPr>
            </w:pPr>
            <w:r w:rsidRPr="00BB3EA2">
              <w:rPr>
                <w:rFonts w:eastAsia="Times New Roman"/>
                <w:color w:val="000000"/>
              </w:rPr>
              <w:t>0.73</w:t>
            </w:r>
          </w:p>
        </w:tc>
      </w:tr>
      <w:tr w:rsidR="00802AFE" w:rsidRPr="00BB3EA2" w14:paraId="1BF84B1B" w14:textId="77777777" w:rsidTr="00564273">
        <w:trPr>
          <w:trHeight w:val="290"/>
        </w:trPr>
        <w:tc>
          <w:tcPr>
            <w:tcW w:w="2357" w:type="dxa"/>
            <w:vMerge/>
            <w:tcBorders>
              <w:top w:val="nil"/>
              <w:left w:val="nil"/>
              <w:bottom w:val="single" w:sz="4" w:space="0" w:color="auto"/>
              <w:right w:val="nil"/>
            </w:tcBorders>
            <w:vAlign w:val="center"/>
            <w:hideMark/>
          </w:tcPr>
          <w:p w14:paraId="4CA4CEB9" w14:textId="77777777" w:rsidR="00802AFE" w:rsidRPr="00BB3EA2" w:rsidRDefault="00802AFE" w:rsidP="009B1370">
            <w:pPr>
              <w:spacing w:after="0"/>
              <w:rPr>
                <w:rFonts w:eastAsia="Times New Roman"/>
                <w:color w:val="000000"/>
              </w:rPr>
            </w:pPr>
          </w:p>
        </w:tc>
        <w:tc>
          <w:tcPr>
            <w:tcW w:w="1040" w:type="dxa"/>
            <w:tcBorders>
              <w:top w:val="nil"/>
              <w:left w:val="nil"/>
              <w:bottom w:val="single" w:sz="4" w:space="0" w:color="auto"/>
              <w:right w:val="nil"/>
            </w:tcBorders>
            <w:shd w:val="clear" w:color="auto" w:fill="auto"/>
            <w:noWrap/>
            <w:vAlign w:val="bottom"/>
            <w:hideMark/>
          </w:tcPr>
          <w:p w14:paraId="699B6440" w14:textId="77777777" w:rsidR="00802AFE" w:rsidRPr="00BB3EA2" w:rsidRDefault="00802AFE" w:rsidP="009B1370">
            <w:pPr>
              <w:spacing w:after="0"/>
              <w:rPr>
                <w:rFonts w:eastAsia="Times New Roman"/>
                <w:i/>
                <w:iCs/>
                <w:color w:val="000000"/>
              </w:rPr>
            </w:pPr>
            <w:r w:rsidRPr="00BB3EA2">
              <w:rPr>
                <w:rFonts w:eastAsia="Times New Roman"/>
                <w:i/>
                <w:iCs/>
                <w:color w:val="000000"/>
              </w:rPr>
              <w:t>IQE</w:t>
            </w:r>
          </w:p>
        </w:tc>
        <w:tc>
          <w:tcPr>
            <w:tcW w:w="905" w:type="dxa"/>
            <w:tcBorders>
              <w:top w:val="nil"/>
              <w:left w:val="nil"/>
              <w:bottom w:val="single" w:sz="4" w:space="0" w:color="auto"/>
              <w:right w:val="nil"/>
            </w:tcBorders>
            <w:shd w:val="clear" w:color="auto" w:fill="auto"/>
            <w:vAlign w:val="center"/>
            <w:hideMark/>
          </w:tcPr>
          <w:p w14:paraId="0961CB50" w14:textId="77777777" w:rsidR="00802AFE" w:rsidRPr="00BB3EA2" w:rsidRDefault="00802AFE" w:rsidP="009B1370">
            <w:pPr>
              <w:spacing w:after="0"/>
              <w:jc w:val="center"/>
              <w:rPr>
                <w:rFonts w:eastAsia="Times New Roman"/>
                <w:color w:val="000000"/>
              </w:rPr>
            </w:pPr>
            <w:r w:rsidRPr="00BB3EA2">
              <w:rPr>
                <w:rFonts w:eastAsia="Times New Roman"/>
                <w:color w:val="000000"/>
              </w:rPr>
              <w:t>0.72</w:t>
            </w:r>
          </w:p>
        </w:tc>
        <w:tc>
          <w:tcPr>
            <w:tcW w:w="2205" w:type="dxa"/>
            <w:tcBorders>
              <w:top w:val="nil"/>
              <w:left w:val="nil"/>
              <w:bottom w:val="single" w:sz="4" w:space="0" w:color="auto"/>
              <w:right w:val="nil"/>
            </w:tcBorders>
            <w:shd w:val="clear" w:color="auto" w:fill="auto"/>
            <w:vAlign w:val="center"/>
            <w:hideMark/>
          </w:tcPr>
          <w:p w14:paraId="07C16A4C" w14:textId="77777777" w:rsidR="00802AFE" w:rsidRPr="00BB3EA2" w:rsidRDefault="00802AFE" w:rsidP="009B1370">
            <w:pPr>
              <w:spacing w:after="0"/>
              <w:jc w:val="center"/>
              <w:rPr>
                <w:rFonts w:eastAsia="Times New Roman"/>
                <w:color w:val="000000"/>
              </w:rPr>
            </w:pPr>
            <w:r w:rsidRPr="00BB3EA2">
              <w:rPr>
                <w:rFonts w:eastAsia="Times New Roman"/>
                <w:color w:val="000000"/>
              </w:rPr>
              <w:t>0.78</w:t>
            </w:r>
          </w:p>
        </w:tc>
        <w:tc>
          <w:tcPr>
            <w:tcW w:w="756" w:type="dxa"/>
            <w:tcBorders>
              <w:top w:val="nil"/>
              <w:left w:val="nil"/>
              <w:bottom w:val="single" w:sz="4" w:space="0" w:color="auto"/>
              <w:right w:val="nil"/>
            </w:tcBorders>
            <w:shd w:val="clear" w:color="auto" w:fill="auto"/>
            <w:vAlign w:val="center"/>
            <w:hideMark/>
          </w:tcPr>
          <w:p w14:paraId="22179BDC" w14:textId="77777777" w:rsidR="00802AFE" w:rsidRPr="00BB3EA2" w:rsidRDefault="00802AFE" w:rsidP="009B1370">
            <w:pPr>
              <w:spacing w:after="0"/>
              <w:jc w:val="center"/>
              <w:rPr>
                <w:rFonts w:eastAsia="Times New Roman"/>
                <w:color w:val="000000"/>
              </w:rPr>
            </w:pPr>
            <w:r w:rsidRPr="00BB3EA2">
              <w:rPr>
                <w:rFonts w:eastAsia="Times New Roman"/>
                <w:color w:val="000000"/>
              </w:rPr>
              <w:t>0.78</w:t>
            </w:r>
          </w:p>
        </w:tc>
        <w:tc>
          <w:tcPr>
            <w:tcW w:w="1324" w:type="dxa"/>
            <w:tcBorders>
              <w:top w:val="nil"/>
              <w:left w:val="nil"/>
              <w:bottom w:val="single" w:sz="4" w:space="0" w:color="auto"/>
              <w:right w:val="nil"/>
            </w:tcBorders>
            <w:shd w:val="clear" w:color="auto" w:fill="auto"/>
            <w:vAlign w:val="center"/>
            <w:hideMark/>
          </w:tcPr>
          <w:p w14:paraId="7EC30DE0" w14:textId="77777777" w:rsidR="00802AFE" w:rsidRPr="00BB3EA2" w:rsidRDefault="00802AFE" w:rsidP="009B1370">
            <w:pPr>
              <w:spacing w:after="0"/>
              <w:jc w:val="center"/>
              <w:rPr>
                <w:rFonts w:eastAsia="Times New Roman"/>
                <w:color w:val="000000"/>
              </w:rPr>
            </w:pPr>
            <w:r w:rsidRPr="00BB3EA2">
              <w:rPr>
                <w:rFonts w:eastAsia="Times New Roman"/>
                <w:color w:val="000000"/>
              </w:rPr>
              <w:t>0.82</w:t>
            </w:r>
          </w:p>
        </w:tc>
      </w:tr>
      <w:tr w:rsidR="00802AFE" w:rsidRPr="00BB3EA2" w14:paraId="1E3C2DF0" w14:textId="77777777" w:rsidTr="00564273">
        <w:trPr>
          <w:trHeight w:val="290"/>
        </w:trPr>
        <w:tc>
          <w:tcPr>
            <w:tcW w:w="2357" w:type="dxa"/>
            <w:vMerge w:val="restart"/>
            <w:tcBorders>
              <w:top w:val="single" w:sz="4" w:space="0" w:color="auto"/>
              <w:left w:val="nil"/>
              <w:bottom w:val="nil"/>
              <w:right w:val="nil"/>
            </w:tcBorders>
            <w:shd w:val="clear" w:color="auto" w:fill="auto"/>
            <w:noWrap/>
            <w:vAlign w:val="center"/>
            <w:hideMark/>
          </w:tcPr>
          <w:p w14:paraId="1F6600AF" w14:textId="77777777" w:rsidR="00802AFE" w:rsidRPr="00BB3EA2" w:rsidRDefault="00802AFE" w:rsidP="009B1370">
            <w:pPr>
              <w:spacing w:after="0"/>
              <w:rPr>
                <w:rFonts w:eastAsia="Calibri"/>
                <w:iCs/>
              </w:rPr>
            </w:pPr>
            <m:oMathPara>
              <m:oMath>
                <m:r>
                  <w:rPr>
                    <w:rFonts w:ascii="Cambria Math" w:eastAsia="Calibri" w:hAnsi="Cambria Math"/>
                  </w:rPr>
                  <m:t>Ti</m:t>
                </m:r>
                <m:sSub>
                  <m:sSubPr>
                    <m:ctrlPr>
                      <w:rPr>
                        <w:rFonts w:ascii="Cambria Math" w:eastAsia="Calibri" w:hAnsi="Cambria Math"/>
                      </w:rPr>
                    </m:ctrlPr>
                  </m:sSubPr>
                  <m:e>
                    <m:r>
                      <w:rPr>
                        <w:rFonts w:ascii="Cambria Math" w:eastAsia="Calibri" w:hAnsi="Cambria Math"/>
                      </w:rPr>
                      <m:t>O</m:t>
                    </m:r>
                  </m:e>
                  <m:sub>
                    <m:r>
                      <m:rPr>
                        <m:sty m:val="p"/>
                      </m:rPr>
                      <w:rPr>
                        <w:rFonts w:ascii="Cambria Math" w:eastAsia="Calibri" w:hAnsi="Cambria Math"/>
                      </w:rPr>
                      <m:t>2</m:t>
                    </m:r>
                  </m:sub>
                </m:sSub>
                <m:d>
                  <m:dPr>
                    <m:begChr m:val="|"/>
                    <m:endChr m:val="|"/>
                    <m:ctrlPr>
                      <w:rPr>
                        <w:rFonts w:ascii="Cambria Math" w:eastAsia="Calibri" w:hAnsi="Cambria Math"/>
                      </w:rPr>
                    </m:ctrlPr>
                  </m:dPr>
                  <m:e>
                    <m:r>
                      <w:rPr>
                        <w:rFonts w:ascii="Cambria Math" w:eastAsia="Calibri" w:hAnsi="Cambria Math"/>
                      </w:rPr>
                      <m:t>C</m:t>
                    </m:r>
                    <m:sSub>
                      <m:sSubPr>
                        <m:ctrlPr>
                          <w:rPr>
                            <w:rFonts w:ascii="Cambria Math" w:eastAsia="Calibri" w:hAnsi="Cambria Math"/>
                          </w:rPr>
                        </m:ctrlPr>
                      </m:sSubPr>
                      <m:e>
                        <m:r>
                          <w:rPr>
                            <w:rFonts w:ascii="Cambria Math" w:eastAsia="Calibri" w:hAnsi="Cambria Math"/>
                          </w:rPr>
                          <m:t>o</m:t>
                        </m:r>
                      </m:e>
                      <m:sub>
                        <m:r>
                          <m:rPr>
                            <m:sty m:val="p"/>
                          </m:rPr>
                          <w:rPr>
                            <w:rFonts w:ascii="Cambria Math" w:eastAsia="Calibri" w:hAnsi="Cambria Math"/>
                          </w:rPr>
                          <m:t>3</m:t>
                        </m:r>
                      </m:sub>
                    </m:sSub>
                    <m:sSub>
                      <m:sSubPr>
                        <m:ctrlPr>
                          <w:rPr>
                            <w:rFonts w:ascii="Cambria Math" w:eastAsia="Calibri" w:hAnsi="Cambria Math"/>
                          </w:rPr>
                        </m:ctrlPr>
                      </m:sSubPr>
                      <m:e>
                        <m:r>
                          <w:rPr>
                            <w:rFonts w:ascii="Cambria Math" w:eastAsia="Calibri" w:hAnsi="Cambria Math"/>
                          </w:rPr>
                          <m:t>O</m:t>
                        </m:r>
                      </m:e>
                      <m:sub>
                        <m:r>
                          <m:rPr>
                            <m:sty m:val="p"/>
                          </m:rPr>
                          <w:rPr>
                            <w:rFonts w:ascii="Cambria Math" w:eastAsia="Calibri" w:hAnsi="Cambria Math"/>
                          </w:rPr>
                          <m:t>4</m:t>
                        </m:r>
                      </m:sub>
                    </m:sSub>
                  </m:e>
                </m:d>
                <m:r>
                  <w:rPr>
                    <w:rFonts w:ascii="Cambria Math" w:eastAsia="Calibri" w:hAnsi="Cambria Math"/>
                  </w:rPr>
                  <m:t>Mo</m:t>
                </m:r>
                <m:sSub>
                  <m:sSubPr>
                    <m:ctrlPr>
                      <w:rPr>
                        <w:rFonts w:ascii="Cambria Math" w:eastAsia="Calibri" w:hAnsi="Cambria Math"/>
                      </w:rPr>
                    </m:ctrlPr>
                  </m:sSubPr>
                  <m:e>
                    <m:r>
                      <w:rPr>
                        <w:rFonts w:ascii="Cambria Math" w:eastAsia="Calibri" w:hAnsi="Cambria Math"/>
                      </w:rPr>
                      <m:t>O</m:t>
                    </m:r>
                  </m:e>
                  <m:sub>
                    <m:r>
                      <m:rPr>
                        <m:sty m:val="p"/>
                      </m:rPr>
                      <w:rPr>
                        <w:rFonts w:ascii="Cambria Math" w:eastAsia="Calibri" w:hAnsi="Cambria Math"/>
                      </w:rPr>
                      <m:t>3</m:t>
                    </m:r>
                  </m:sub>
                </m:sSub>
              </m:oMath>
            </m:oMathPara>
          </w:p>
          <w:p w14:paraId="2735040E" w14:textId="77777777" w:rsidR="00802AFE" w:rsidRPr="00BB3EA2" w:rsidRDefault="00802AFE" w:rsidP="009B1370">
            <w:pPr>
              <w:spacing w:after="0"/>
              <w:rPr>
                <w:rFonts w:eastAsia="Times New Roman"/>
                <w:color w:val="000000"/>
              </w:rPr>
            </w:pPr>
          </w:p>
        </w:tc>
        <w:tc>
          <w:tcPr>
            <w:tcW w:w="1040" w:type="dxa"/>
            <w:tcBorders>
              <w:top w:val="single" w:sz="4" w:space="0" w:color="auto"/>
              <w:left w:val="nil"/>
              <w:bottom w:val="nil"/>
              <w:right w:val="nil"/>
            </w:tcBorders>
            <w:shd w:val="clear" w:color="auto" w:fill="auto"/>
            <w:noWrap/>
            <w:vAlign w:val="bottom"/>
            <w:hideMark/>
          </w:tcPr>
          <w:p w14:paraId="37E955B1" w14:textId="77777777" w:rsidR="00802AFE" w:rsidRPr="00BB3EA2" w:rsidRDefault="00802AFE" w:rsidP="009B1370">
            <w:pPr>
              <w:spacing w:after="0"/>
              <w:rPr>
                <w:rFonts w:eastAsia="Times New Roman"/>
                <w:i/>
                <w:iCs/>
                <w:color w:val="000000"/>
              </w:rPr>
            </w:pPr>
            <w:r w:rsidRPr="00BB3EA2">
              <w:rPr>
                <w:rFonts w:eastAsia="Times New Roman"/>
                <w:i/>
                <w:iCs/>
                <w:color w:val="000000"/>
              </w:rPr>
              <w:t>J</w:t>
            </w:r>
            <w:r w:rsidRPr="00BB3EA2">
              <w:rPr>
                <w:rFonts w:eastAsia="Times New Roman"/>
                <w:i/>
                <w:iCs/>
                <w:color w:val="000000"/>
                <w:vertAlign w:val="subscript"/>
              </w:rPr>
              <w:t>SC</w:t>
            </w:r>
          </w:p>
        </w:tc>
        <w:tc>
          <w:tcPr>
            <w:tcW w:w="905" w:type="dxa"/>
            <w:tcBorders>
              <w:top w:val="single" w:sz="4" w:space="0" w:color="auto"/>
              <w:left w:val="nil"/>
              <w:bottom w:val="nil"/>
              <w:right w:val="nil"/>
            </w:tcBorders>
            <w:shd w:val="clear" w:color="auto" w:fill="auto"/>
            <w:vAlign w:val="center"/>
            <w:hideMark/>
          </w:tcPr>
          <w:p w14:paraId="0D894185" w14:textId="77777777" w:rsidR="00802AFE" w:rsidRPr="00BB3EA2" w:rsidRDefault="00802AFE" w:rsidP="009B1370">
            <w:pPr>
              <w:spacing w:after="0"/>
              <w:jc w:val="center"/>
              <w:rPr>
                <w:rFonts w:eastAsia="Times New Roman"/>
                <w:color w:val="000000"/>
              </w:rPr>
            </w:pPr>
            <w:r w:rsidRPr="00BB3EA2">
              <w:rPr>
                <w:rFonts w:eastAsia="Times New Roman"/>
                <w:color w:val="000000"/>
              </w:rPr>
              <w:t>0.77</w:t>
            </w:r>
          </w:p>
        </w:tc>
        <w:tc>
          <w:tcPr>
            <w:tcW w:w="2205" w:type="dxa"/>
            <w:tcBorders>
              <w:top w:val="single" w:sz="4" w:space="0" w:color="auto"/>
              <w:left w:val="nil"/>
              <w:bottom w:val="nil"/>
              <w:right w:val="nil"/>
            </w:tcBorders>
            <w:shd w:val="clear" w:color="auto" w:fill="auto"/>
            <w:vAlign w:val="center"/>
            <w:hideMark/>
          </w:tcPr>
          <w:p w14:paraId="65A3331A" w14:textId="77777777" w:rsidR="00802AFE" w:rsidRPr="00BB3EA2" w:rsidRDefault="00802AFE" w:rsidP="009B1370">
            <w:pPr>
              <w:spacing w:after="0"/>
              <w:jc w:val="center"/>
              <w:rPr>
                <w:rFonts w:eastAsia="Times New Roman"/>
                <w:color w:val="000000"/>
              </w:rPr>
            </w:pPr>
            <w:r w:rsidRPr="00BB3EA2">
              <w:rPr>
                <w:rFonts w:eastAsia="Times New Roman"/>
                <w:color w:val="000000"/>
              </w:rPr>
              <w:t>0.78</w:t>
            </w:r>
          </w:p>
        </w:tc>
        <w:tc>
          <w:tcPr>
            <w:tcW w:w="756" w:type="dxa"/>
            <w:tcBorders>
              <w:top w:val="single" w:sz="4" w:space="0" w:color="auto"/>
              <w:left w:val="nil"/>
              <w:bottom w:val="nil"/>
              <w:right w:val="nil"/>
            </w:tcBorders>
            <w:shd w:val="clear" w:color="auto" w:fill="auto"/>
            <w:vAlign w:val="center"/>
            <w:hideMark/>
          </w:tcPr>
          <w:p w14:paraId="40EC5798" w14:textId="77777777" w:rsidR="00802AFE" w:rsidRPr="00BB3EA2" w:rsidRDefault="00802AFE" w:rsidP="009B1370">
            <w:pPr>
              <w:spacing w:after="0"/>
              <w:jc w:val="center"/>
              <w:rPr>
                <w:rFonts w:eastAsia="Times New Roman"/>
                <w:color w:val="000000"/>
              </w:rPr>
            </w:pPr>
            <w:r w:rsidRPr="00BB3EA2">
              <w:rPr>
                <w:rFonts w:eastAsia="Times New Roman"/>
                <w:color w:val="000000"/>
              </w:rPr>
              <w:t>0.82</w:t>
            </w:r>
          </w:p>
        </w:tc>
        <w:tc>
          <w:tcPr>
            <w:tcW w:w="1324" w:type="dxa"/>
            <w:tcBorders>
              <w:top w:val="single" w:sz="4" w:space="0" w:color="auto"/>
              <w:left w:val="nil"/>
              <w:bottom w:val="nil"/>
              <w:right w:val="nil"/>
            </w:tcBorders>
            <w:shd w:val="clear" w:color="auto" w:fill="auto"/>
            <w:vAlign w:val="center"/>
            <w:hideMark/>
          </w:tcPr>
          <w:p w14:paraId="45E93251" w14:textId="77777777" w:rsidR="00802AFE" w:rsidRPr="00BB3EA2" w:rsidRDefault="00802AFE" w:rsidP="009B1370">
            <w:pPr>
              <w:spacing w:after="0"/>
              <w:jc w:val="center"/>
              <w:rPr>
                <w:rFonts w:eastAsia="Times New Roman"/>
                <w:color w:val="000000"/>
              </w:rPr>
            </w:pPr>
            <w:r w:rsidRPr="00BB3EA2">
              <w:rPr>
                <w:rFonts w:eastAsia="Times New Roman"/>
                <w:color w:val="000000"/>
              </w:rPr>
              <w:t>0.82</w:t>
            </w:r>
          </w:p>
        </w:tc>
      </w:tr>
      <w:tr w:rsidR="00802AFE" w:rsidRPr="00BB3EA2" w14:paraId="06BCD059" w14:textId="77777777" w:rsidTr="00564273">
        <w:trPr>
          <w:trHeight w:val="290"/>
        </w:trPr>
        <w:tc>
          <w:tcPr>
            <w:tcW w:w="2357" w:type="dxa"/>
            <w:vMerge/>
            <w:tcBorders>
              <w:top w:val="nil"/>
              <w:left w:val="nil"/>
              <w:bottom w:val="nil"/>
              <w:right w:val="nil"/>
            </w:tcBorders>
            <w:vAlign w:val="center"/>
            <w:hideMark/>
          </w:tcPr>
          <w:p w14:paraId="05BB01DE" w14:textId="77777777" w:rsidR="00802AFE" w:rsidRPr="00BB3EA2" w:rsidRDefault="00802AFE" w:rsidP="009B1370">
            <w:pPr>
              <w:spacing w:after="0"/>
              <w:rPr>
                <w:rFonts w:eastAsia="Times New Roman"/>
                <w:color w:val="000000"/>
              </w:rPr>
            </w:pPr>
          </w:p>
        </w:tc>
        <w:tc>
          <w:tcPr>
            <w:tcW w:w="1040" w:type="dxa"/>
            <w:tcBorders>
              <w:top w:val="nil"/>
              <w:left w:val="nil"/>
              <w:bottom w:val="nil"/>
              <w:right w:val="nil"/>
            </w:tcBorders>
            <w:shd w:val="clear" w:color="auto" w:fill="auto"/>
            <w:noWrap/>
            <w:vAlign w:val="bottom"/>
            <w:hideMark/>
          </w:tcPr>
          <w:p w14:paraId="72436588" w14:textId="77777777" w:rsidR="00802AFE" w:rsidRPr="00BB3EA2" w:rsidRDefault="00802AFE" w:rsidP="009B1370">
            <w:pPr>
              <w:spacing w:after="0"/>
              <w:rPr>
                <w:rFonts w:eastAsia="Times New Roman"/>
                <w:i/>
                <w:iCs/>
                <w:color w:val="000000"/>
              </w:rPr>
            </w:pPr>
            <w:r w:rsidRPr="00BB3EA2">
              <w:rPr>
                <w:rFonts w:eastAsia="Times New Roman"/>
                <w:i/>
                <w:iCs/>
                <w:color w:val="000000"/>
              </w:rPr>
              <w:t>V</w:t>
            </w:r>
            <w:r w:rsidRPr="00BB3EA2">
              <w:rPr>
                <w:rFonts w:eastAsia="Times New Roman"/>
                <w:i/>
                <w:iCs/>
                <w:color w:val="000000"/>
                <w:vertAlign w:val="subscript"/>
              </w:rPr>
              <w:t>OC</w:t>
            </w:r>
          </w:p>
        </w:tc>
        <w:tc>
          <w:tcPr>
            <w:tcW w:w="905" w:type="dxa"/>
            <w:tcBorders>
              <w:top w:val="nil"/>
              <w:left w:val="nil"/>
              <w:bottom w:val="nil"/>
              <w:right w:val="nil"/>
            </w:tcBorders>
            <w:shd w:val="clear" w:color="auto" w:fill="auto"/>
            <w:vAlign w:val="center"/>
            <w:hideMark/>
          </w:tcPr>
          <w:p w14:paraId="1E9B01FA" w14:textId="77777777" w:rsidR="00802AFE" w:rsidRPr="00BB3EA2" w:rsidRDefault="00802AFE" w:rsidP="009B1370">
            <w:pPr>
              <w:spacing w:after="0"/>
              <w:jc w:val="center"/>
              <w:rPr>
                <w:rFonts w:eastAsia="Times New Roman"/>
                <w:color w:val="000000"/>
              </w:rPr>
            </w:pPr>
            <w:r w:rsidRPr="00BB3EA2">
              <w:rPr>
                <w:rFonts w:eastAsia="Times New Roman"/>
                <w:color w:val="000000"/>
              </w:rPr>
              <w:t>0.14</w:t>
            </w:r>
          </w:p>
        </w:tc>
        <w:tc>
          <w:tcPr>
            <w:tcW w:w="2205" w:type="dxa"/>
            <w:tcBorders>
              <w:top w:val="nil"/>
              <w:left w:val="nil"/>
              <w:bottom w:val="nil"/>
              <w:right w:val="nil"/>
            </w:tcBorders>
            <w:shd w:val="clear" w:color="auto" w:fill="auto"/>
            <w:vAlign w:val="center"/>
            <w:hideMark/>
          </w:tcPr>
          <w:p w14:paraId="3BA79921" w14:textId="77777777" w:rsidR="00802AFE" w:rsidRPr="00BB3EA2" w:rsidRDefault="00802AFE" w:rsidP="009B1370">
            <w:pPr>
              <w:spacing w:after="0"/>
              <w:jc w:val="center"/>
              <w:rPr>
                <w:rFonts w:eastAsia="Times New Roman"/>
                <w:color w:val="000000"/>
              </w:rPr>
            </w:pPr>
            <w:r w:rsidRPr="00BB3EA2">
              <w:rPr>
                <w:rFonts w:eastAsia="Times New Roman"/>
                <w:color w:val="000000"/>
              </w:rPr>
              <w:t>0.59</w:t>
            </w:r>
          </w:p>
        </w:tc>
        <w:tc>
          <w:tcPr>
            <w:tcW w:w="756" w:type="dxa"/>
            <w:tcBorders>
              <w:top w:val="nil"/>
              <w:left w:val="nil"/>
              <w:bottom w:val="nil"/>
              <w:right w:val="nil"/>
            </w:tcBorders>
            <w:shd w:val="clear" w:color="auto" w:fill="auto"/>
            <w:vAlign w:val="center"/>
            <w:hideMark/>
          </w:tcPr>
          <w:p w14:paraId="27AA6181" w14:textId="77777777" w:rsidR="00802AFE" w:rsidRPr="00BB3EA2" w:rsidRDefault="00802AFE" w:rsidP="009B1370">
            <w:pPr>
              <w:spacing w:after="0"/>
              <w:jc w:val="center"/>
              <w:rPr>
                <w:rFonts w:eastAsia="Times New Roman"/>
                <w:color w:val="000000"/>
              </w:rPr>
            </w:pPr>
            <w:r w:rsidRPr="00BB3EA2">
              <w:rPr>
                <w:rFonts w:eastAsia="Times New Roman"/>
                <w:color w:val="000000"/>
              </w:rPr>
              <w:t>0.41</w:t>
            </w:r>
          </w:p>
        </w:tc>
        <w:tc>
          <w:tcPr>
            <w:tcW w:w="1324" w:type="dxa"/>
            <w:tcBorders>
              <w:top w:val="nil"/>
              <w:left w:val="nil"/>
              <w:bottom w:val="nil"/>
              <w:right w:val="nil"/>
            </w:tcBorders>
            <w:shd w:val="clear" w:color="auto" w:fill="auto"/>
            <w:vAlign w:val="center"/>
            <w:hideMark/>
          </w:tcPr>
          <w:p w14:paraId="4E6B5586" w14:textId="77777777" w:rsidR="00802AFE" w:rsidRPr="00BB3EA2" w:rsidRDefault="00802AFE" w:rsidP="009B1370">
            <w:pPr>
              <w:spacing w:after="0"/>
              <w:jc w:val="center"/>
              <w:rPr>
                <w:rFonts w:eastAsia="Times New Roman"/>
                <w:color w:val="000000"/>
              </w:rPr>
            </w:pPr>
            <w:r w:rsidRPr="00BB3EA2">
              <w:rPr>
                <w:rFonts w:eastAsia="Times New Roman"/>
                <w:color w:val="000000"/>
              </w:rPr>
              <w:t>0.26</w:t>
            </w:r>
            <w:r w:rsidRPr="005F1DA5">
              <w:rPr>
                <w:rFonts w:eastAsia="Times New Roman"/>
                <w:color w:val="000000"/>
                <w:vertAlign w:val="superscript"/>
              </w:rPr>
              <w:t>*</w:t>
            </w:r>
          </w:p>
        </w:tc>
      </w:tr>
      <w:tr w:rsidR="00802AFE" w:rsidRPr="00BB3EA2" w14:paraId="74A3AC78" w14:textId="77777777" w:rsidTr="00564273">
        <w:trPr>
          <w:trHeight w:val="290"/>
        </w:trPr>
        <w:tc>
          <w:tcPr>
            <w:tcW w:w="2357" w:type="dxa"/>
            <w:vMerge/>
            <w:tcBorders>
              <w:top w:val="nil"/>
              <w:left w:val="nil"/>
              <w:bottom w:val="single" w:sz="4" w:space="0" w:color="auto"/>
              <w:right w:val="nil"/>
            </w:tcBorders>
            <w:vAlign w:val="center"/>
            <w:hideMark/>
          </w:tcPr>
          <w:p w14:paraId="14919192" w14:textId="77777777" w:rsidR="00802AFE" w:rsidRPr="00BB3EA2" w:rsidRDefault="00802AFE" w:rsidP="009B1370">
            <w:pPr>
              <w:spacing w:after="0"/>
              <w:rPr>
                <w:rFonts w:eastAsia="Times New Roman"/>
                <w:color w:val="000000"/>
              </w:rPr>
            </w:pPr>
          </w:p>
        </w:tc>
        <w:tc>
          <w:tcPr>
            <w:tcW w:w="1040" w:type="dxa"/>
            <w:tcBorders>
              <w:top w:val="nil"/>
              <w:left w:val="nil"/>
              <w:bottom w:val="single" w:sz="4" w:space="0" w:color="auto"/>
              <w:right w:val="nil"/>
            </w:tcBorders>
            <w:shd w:val="clear" w:color="auto" w:fill="auto"/>
            <w:noWrap/>
            <w:vAlign w:val="bottom"/>
            <w:hideMark/>
          </w:tcPr>
          <w:p w14:paraId="2F8A3A19" w14:textId="77777777" w:rsidR="00802AFE" w:rsidRPr="00BB3EA2" w:rsidRDefault="00802AFE" w:rsidP="009B1370">
            <w:pPr>
              <w:spacing w:after="0"/>
              <w:rPr>
                <w:rFonts w:eastAsia="Times New Roman"/>
                <w:i/>
                <w:iCs/>
                <w:color w:val="000000"/>
              </w:rPr>
            </w:pPr>
            <w:r w:rsidRPr="00BB3EA2">
              <w:rPr>
                <w:rFonts w:eastAsia="Times New Roman"/>
                <w:i/>
                <w:iCs/>
                <w:color w:val="000000"/>
              </w:rPr>
              <w:t>IQE</w:t>
            </w:r>
          </w:p>
        </w:tc>
        <w:tc>
          <w:tcPr>
            <w:tcW w:w="905" w:type="dxa"/>
            <w:tcBorders>
              <w:top w:val="nil"/>
              <w:left w:val="nil"/>
              <w:bottom w:val="single" w:sz="4" w:space="0" w:color="auto"/>
              <w:right w:val="nil"/>
            </w:tcBorders>
            <w:shd w:val="clear" w:color="auto" w:fill="auto"/>
            <w:vAlign w:val="center"/>
            <w:hideMark/>
          </w:tcPr>
          <w:p w14:paraId="64E3A36D" w14:textId="77777777" w:rsidR="00802AFE" w:rsidRPr="00BB3EA2" w:rsidRDefault="00802AFE" w:rsidP="009B1370">
            <w:pPr>
              <w:spacing w:after="0"/>
              <w:jc w:val="center"/>
              <w:rPr>
                <w:rFonts w:eastAsia="Times New Roman"/>
                <w:color w:val="000000"/>
              </w:rPr>
            </w:pPr>
            <w:r w:rsidRPr="00BB3EA2">
              <w:rPr>
                <w:rFonts w:eastAsia="Times New Roman"/>
                <w:color w:val="000000"/>
              </w:rPr>
              <w:t>0.85</w:t>
            </w:r>
          </w:p>
        </w:tc>
        <w:tc>
          <w:tcPr>
            <w:tcW w:w="2205" w:type="dxa"/>
            <w:tcBorders>
              <w:top w:val="nil"/>
              <w:left w:val="nil"/>
              <w:bottom w:val="single" w:sz="4" w:space="0" w:color="auto"/>
              <w:right w:val="nil"/>
            </w:tcBorders>
            <w:shd w:val="clear" w:color="auto" w:fill="auto"/>
            <w:vAlign w:val="center"/>
            <w:hideMark/>
          </w:tcPr>
          <w:p w14:paraId="0C017E58" w14:textId="77777777" w:rsidR="00802AFE" w:rsidRPr="00BB3EA2" w:rsidRDefault="00802AFE" w:rsidP="009B1370">
            <w:pPr>
              <w:spacing w:after="0"/>
              <w:jc w:val="center"/>
              <w:rPr>
                <w:rFonts w:eastAsia="Times New Roman"/>
                <w:color w:val="000000"/>
              </w:rPr>
            </w:pPr>
            <w:r w:rsidRPr="00BB3EA2">
              <w:rPr>
                <w:rFonts w:eastAsia="Times New Roman"/>
                <w:color w:val="000000"/>
              </w:rPr>
              <w:t>0.85</w:t>
            </w:r>
          </w:p>
        </w:tc>
        <w:tc>
          <w:tcPr>
            <w:tcW w:w="756" w:type="dxa"/>
            <w:tcBorders>
              <w:top w:val="nil"/>
              <w:left w:val="nil"/>
              <w:bottom w:val="single" w:sz="4" w:space="0" w:color="auto"/>
              <w:right w:val="nil"/>
            </w:tcBorders>
            <w:shd w:val="clear" w:color="auto" w:fill="auto"/>
            <w:vAlign w:val="center"/>
            <w:hideMark/>
          </w:tcPr>
          <w:p w14:paraId="30589F1B" w14:textId="77777777" w:rsidR="00802AFE" w:rsidRPr="00BB3EA2" w:rsidRDefault="00802AFE" w:rsidP="009B1370">
            <w:pPr>
              <w:spacing w:after="0"/>
              <w:jc w:val="center"/>
              <w:rPr>
                <w:rFonts w:eastAsia="Times New Roman"/>
                <w:color w:val="000000"/>
              </w:rPr>
            </w:pPr>
            <w:r w:rsidRPr="00BB3EA2">
              <w:rPr>
                <w:rFonts w:eastAsia="Times New Roman"/>
                <w:color w:val="000000"/>
              </w:rPr>
              <w:t>0.79</w:t>
            </w:r>
          </w:p>
        </w:tc>
        <w:tc>
          <w:tcPr>
            <w:tcW w:w="1324" w:type="dxa"/>
            <w:tcBorders>
              <w:top w:val="nil"/>
              <w:left w:val="nil"/>
              <w:bottom w:val="single" w:sz="4" w:space="0" w:color="auto"/>
              <w:right w:val="nil"/>
            </w:tcBorders>
            <w:shd w:val="clear" w:color="auto" w:fill="auto"/>
            <w:vAlign w:val="center"/>
            <w:hideMark/>
          </w:tcPr>
          <w:p w14:paraId="52DC9DEF" w14:textId="77777777" w:rsidR="00802AFE" w:rsidRPr="00BB3EA2" w:rsidRDefault="00802AFE" w:rsidP="009B1370">
            <w:pPr>
              <w:spacing w:after="0"/>
              <w:jc w:val="center"/>
              <w:rPr>
                <w:rFonts w:eastAsia="Times New Roman"/>
                <w:color w:val="000000"/>
              </w:rPr>
            </w:pPr>
            <w:r w:rsidRPr="00BB3EA2">
              <w:rPr>
                <w:rFonts w:eastAsia="Times New Roman"/>
                <w:color w:val="000000"/>
              </w:rPr>
              <w:t>0.79</w:t>
            </w:r>
          </w:p>
        </w:tc>
      </w:tr>
    </w:tbl>
    <w:p w14:paraId="461C5ED8" w14:textId="77777777" w:rsidR="00802AFE" w:rsidRDefault="00802AFE" w:rsidP="009B1370">
      <w:pPr>
        <w:spacing w:after="0"/>
        <w:rPr>
          <w:rFonts w:eastAsia="Times New Roman"/>
        </w:rPr>
      </w:pPr>
      <w:r w:rsidRPr="005F1DA5">
        <w:rPr>
          <w:rFonts w:ascii="Times New Roman" w:eastAsia="Calibri" w:hAnsi="Times New Roman" w:cs="Arial"/>
          <w:vertAlign w:val="superscript"/>
        </w:rPr>
        <w:t>*</w:t>
      </w:r>
      <w:r>
        <w:rPr>
          <w:rFonts w:ascii="Times New Roman" w:eastAsia="Calibri" w:hAnsi="Times New Roman" w:cs="Arial"/>
          <w:color w:val="000000"/>
        </w:rPr>
        <w:t xml:space="preserve">The significant decrease in model performance for </w:t>
      </w:r>
      <w:r w:rsidRPr="00E3100D">
        <w:rPr>
          <w:rFonts w:ascii="Times New Roman" w:eastAsia="Calibri" w:hAnsi="Times New Roman" w:cs="Arial"/>
          <w:i/>
          <w:iCs/>
          <w:color w:val="000000"/>
        </w:rPr>
        <w:t>V</w:t>
      </w:r>
      <w:r w:rsidRPr="00E3100D">
        <w:rPr>
          <w:rFonts w:ascii="Times New Roman" w:eastAsia="Calibri" w:hAnsi="Times New Roman" w:cs="Arial"/>
          <w:i/>
          <w:iCs/>
          <w:color w:val="000000"/>
          <w:vertAlign w:val="subscript"/>
        </w:rPr>
        <w:t>OC</w:t>
      </w:r>
      <w:r>
        <w:rPr>
          <w:rFonts w:ascii="Times New Roman" w:eastAsia="Calibri" w:hAnsi="Times New Roman" w:cs="Arial"/>
          <w:color w:val="000000"/>
        </w:rPr>
        <w:t xml:space="preserve"> in the </w:t>
      </w:r>
      <m:oMath>
        <m:r>
          <w:rPr>
            <w:rFonts w:ascii="Cambria Math" w:eastAsia="Calibri" w:hAnsi="Cambria Math"/>
          </w:rPr>
          <m:t>Ti</m:t>
        </m:r>
        <m:sSub>
          <m:sSubPr>
            <m:ctrlPr>
              <w:rPr>
                <w:rFonts w:ascii="Cambria Math" w:eastAsia="Calibri" w:hAnsi="Cambria Math"/>
              </w:rPr>
            </m:ctrlPr>
          </m:sSubPr>
          <m:e>
            <m:r>
              <w:rPr>
                <w:rFonts w:ascii="Cambria Math" w:eastAsia="Calibri" w:hAnsi="Cambria Math"/>
              </w:rPr>
              <m:t>O</m:t>
            </m:r>
          </m:e>
          <m:sub>
            <m:r>
              <m:rPr>
                <m:sty m:val="p"/>
              </m:rPr>
              <w:rPr>
                <w:rFonts w:ascii="Cambria Math" w:eastAsia="Calibri" w:hAnsi="Cambria Math"/>
              </w:rPr>
              <m:t>2</m:t>
            </m:r>
          </m:sub>
        </m:sSub>
        <m:d>
          <m:dPr>
            <m:begChr m:val="|"/>
            <m:endChr m:val="|"/>
            <m:ctrlPr>
              <w:rPr>
                <w:rFonts w:ascii="Cambria Math" w:eastAsia="Calibri" w:hAnsi="Cambria Math"/>
              </w:rPr>
            </m:ctrlPr>
          </m:dPr>
          <m:e>
            <m:r>
              <w:rPr>
                <w:rFonts w:ascii="Cambria Math" w:eastAsia="Calibri" w:hAnsi="Cambria Math"/>
              </w:rPr>
              <m:t>C</m:t>
            </m:r>
            <m:sSub>
              <m:sSubPr>
                <m:ctrlPr>
                  <w:rPr>
                    <w:rFonts w:ascii="Cambria Math" w:eastAsia="Calibri" w:hAnsi="Cambria Math"/>
                  </w:rPr>
                </m:ctrlPr>
              </m:sSubPr>
              <m:e>
                <m:r>
                  <w:rPr>
                    <w:rFonts w:ascii="Cambria Math" w:eastAsia="Calibri" w:hAnsi="Cambria Math"/>
                  </w:rPr>
                  <m:t>o</m:t>
                </m:r>
              </m:e>
              <m:sub>
                <m:r>
                  <m:rPr>
                    <m:sty m:val="p"/>
                  </m:rPr>
                  <w:rPr>
                    <w:rFonts w:ascii="Cambria Math" w:eastAsia="Calibri" w:hAnsi="Cambria Math"/>
                  </w:rPr>
                  <m:t>3</m:t>
                </m:r>
              </m:sub>
            </m:sSub>
            <m:sSub>
              <m:sSubPr>
                <m:ctrlPr>
                  <w:rPr>
                    <w:rFonts w:ascii="Cambria Math" w:eastAsia="Calibri" w:hAnsi="Cambria Math"/>
                  </w:rPr>
                </m:ctrlPr>
              </m:sSubPr>
              <m:e>
                <m:r>
                  <w:rPr>
                    <w:rFonts w:ascii="Cambria Math" w:eastAsia="Calibri" w:hAnsi="Cambria Math"/>
                  </w:rPr>
                  <m:t>O</m:t>
                </m:r>
              </m:e>
              <m:sub>
                <m:r>
                  <m:rPr>
                    <m:sty m:val="p"/>
                  </m:rPr>
                  <w:rPr>
                    <w:rFonts w:ascii="Cambria Math" w:eastAsia="Calibri" w:hAnsi="Cambria Math"/>
                  </w:rPr>
                  <m:t>4</m:t>
                </m:r>
              </m:sub>
            </m:sSub>
          </m:e>
        </m:d>
        <m:r>
          <w:rPr>
            <w:rFonts w:ascii="Cambria Math" w:eastAsia="Calibri" w:hAnsi="Cambria Math"/>
          </w:rPr>
          <m:t>Mo</m:t>
        </m:r>
        <m:sSub>
          <m:sSubPr>
            <m:ctrlPr>
              <w:rPr>
                <w:rFonts w:ascii="Cambria Math" w:eastAsia="Calibri" w:hAnsi="Cambria Math"/>
              </w:rPr>
            </m:ctrlPr>
          </m:sSubPr>
          <m:e>
            <m:r>
              <w:rPr>
                <w:rFonts w:ascii="Cambria Math" w:eastAsia="Calibri" w:hAnsi="Cambria Math"/>
              </w:rPr>
              <m:t>O</m:t>
            </m:r>
          </m:e>
          <m:sub>
            <m:r>
              <m:rPr>
                <m:sty m:val="p"/>
              </m:rPr>
              <w:rPr>
                <w:rFonts w:ascii="Cambria Math" w:eastAsia="Calibri" w:hAnsi="Cambria Math"/>
              </w:rPr>
              <m:t>3</m:t>
            </m:r>
          </m:sub>
        </m:sSub>
      </m:oMath>
      <w:r w:rsidRPr="00B5532A">
        <w:rPr>
          <w:rFonts w:eastAsia="Times New Roman"/>
        </w:rPr>
        <w:t xml:space="preserve"> </w:t>
      </w:r>
      <w:r>
        <w:rPr>
          <w:rFonts w:eastAsia="Times New Roman"/>
        </w:rPr>
        <w:t xml:space="preserve">library upon the application of the AD </w:t>
      </w:r>
      <w:r>
        <w:rPr>
          <w:rFonts w:ascii="Times New Roman" w:eastAsia="Calibri" w:hAnsi="Times New Roman" w:cs="Arial"/>
        </w:rPr>
        <w:t>(</w:t>
      </w:r>
      <m:oMath>
        <m:sSubSup>
          <m:sSubSupPr>
            <m:ctrlPr>
              <w:rPr>
                <w:rFonts w:ascii="Cambria Math" w:eastAsia="Times New Roman" w:hAnsi="Cambria Math" w:cs="Times New Roman"/>
                <w:i/>
                <w:color w:val="000000"/>
                <w:szCs w:val="20"/>
              </w:rPr>
            </m:ctrlPr>
          </m:sSubSupPr>
          <m:e>
            <m:r>
              <w:rPr>
                <w:rFonts w:ascii="Cambria Math" w:eastAsia="Times New Roman" w:hAnsi="Cambria Math" w:cs="Times New Roman"/>
                <w:color w:val="000000"/>
                <w:szCs w:val="20"/>
              </w:rPr>
              <m:t>Q</m:t>
            </m:r>
          </m:e>
          <m:sub>
            <m:r>
              <w:rPr>
                <w:rFonts w:ascii="Cambria Math" w:eastAsia="Times New Roman" w:hAnsi="Cambria Math" w:cs="Times New Roman"/>
                <w:color w:val="000000"/>
                <w:szCs w:val="20"/>
              </w:rPr>
              <m:t>ext</m:t>
            </m:r>
          </m:sub>
          <m:sup>
            <m:r>
              <w:rPr>
                <w:rFonts w:ascii="Cambria Math" w:eastAsia="Times New Roman" w:hAnsi="Cambria Math" w:cs="Times New Roman"/>
                <w:color w:val="000000"/>
                <w:szCs w:val="20"/>
              </w:rPr>
              <m:t>2</m:t>
            </m:r>
          </m:sup>
        </m:sSubSup>
      </m:oMath>
      <w:r>
        <w:rPr>
          <w:rFonts w:ascii="Times New Roman" w:eastAsia="Calibri" w:hAnsi="Times New Roman" w:cs="Arial"/>
        </w:rPr>
        <w:t xml:space="preserve"> </w:t>
      </w:r>
      <w:r>
        <w:rPr>
          <w:rFonts w:ascii="Times New Roman" w:eastAsia="Calibri" w:hAnsi="Times New Roman" w:cs="Arial"/>
          <w:color w:val="000000"/>
        </w:rPr>
        <w:t xml:space="preserve">= 0.41 and 0.26 without and with the model’s AD, respectively) is indicative of the likely presence </w:t>
      </w:r>
      <w:r>
        <w:rPr>
          <w:rFonts w:eastAsia="Times New Roman"/>
        </w:rPr>
        <w:t xml:space="preserve">of an activity cliffs for </w:t>
      </w:r>
      <w:r>
        <w:rPr>
          <w:rFonts w:ascii="Times New Roman" w:eastAsia="Calibri" w:hAnsi="Times New Roman" w:cs="Arial"/>
        </w:rPr>
        <w:t>this property</w:t>
      </w:r>
      <w:r>
        <w:rPr>
          <w:rFonts w:eastAsia="Times New Roman"/>
        </w:rPr>
        <w:t>.</w:t>
      </w:r>
    </w:p>
    <w:p w14:paraId="496F69FF" w14:textId="77777777" w:rsidR="00802AFE" w:rsidRDefault="00802AFE" w:rsidP="009B1370">
      <w:pPr>
        <w:spacing w:after="0"/>
        <w:rPr>
          <w:rFonts w:ascii="Times New Roman" w:eastAsia="Calibri" w:hAnsi="Times New Roman" w:cs="Arial"/>
        </w:rPr>
      </w:pPr>
    </w:p>
    <w:p w14:paraId="52423A32" w14:textId="6C59CA38" w:rsidR="00802AFE" w:rsidRDefault="00BF4866" w:rsidP="00BF4866">
      <w:pPr>
        <w:pStyle w:val="Caption"/>
        <w:keepNext/>
      </w:pPr>
      <w:bookmarkStart w:id="429" w:name="_Toc475380990"/>
      <w:r>
        <w:t xml:space="preserve">Table </w:t>
      </w:r>
      <w:fldSimple w:instr=" SEQ Table \* ARABIC ">
        <w:r w:rsidR="006C3932">
          <w:rPr>
            <w:noProof/>
          </w:rPr>
          <w:t>7</w:t>
        </w:r>
      </w:fldSimple>
      <w:r>
        <w:t xml:space="preserve">: </w:t>
      </w:r>
      <w:r w:rsidRPr="00BF4866">
        <w:rPr>
          <w:b w:val="0"/>
          <w:bCs w:val="0"/>
        </w:rPr>
        <w:t xml:space="preserve">A comparison of model coverage between RANSAC and </w:t>
      </w:r>
      <w:r w:rsidRPr="00BF4866">
        <w:rPr>
          <w:b w:val="0"/>
          <w:bCs w:val="0"/>
          <w:i/>
          <w:iCs/>
        </w:rPr>
        <w:t>k</w:t>
      </w:r>
      <w:r w:rsidRPr="00BF4866">
        <w:rPr>
          <w:b w:val="0"/>
          <w:bCs w:val="0"/>
        </w:rPr>
        <w:t>NN models</w:t>
      </w:r>
      <w:bookmarkEnd w:id="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1350"/>
        <w:gridCol w:w="2250"/>
        <w:gridCol w:w="1823"/>
      </w:tblGrid>
      <w:tr w:rsidR="00802AFE" w14:paraId="4803860E" w14:textId="77777777" w:rsidTr="00564273">
        <w:trPr>
          <w:jc w:val="center"/>
        </w:trPr>
        <w:tc>
          <w:tcPr>
            <w:tcW w:w="2448" w:type="dxa"/>
            <w:tcBorders>
              <w:bottom w:val="single" w:sz="4" w:space="0" w:color="auto"/>
            </w:tcBorders>
          </w:tcPr>
          <w:p w14:paraId="51BF72D8" w14:textId="77777777" w:rsidR="00802AFE" w:rsidRDefault="00802AFE" w:rsidP="009B1370">
            <w:pPr>
              <w:rPr>
                <w:rFonts w:ascii="Times New Roman" w:eastAsia="Calibri" w:hAnsi="Times New Roman" w:cs="Arial"/>
              </w:rPr>
            </w:pPr>
            <w:r>
              <w:rPr>
                <w:rFonts w:ascii="Times New Roman" w:eastAsia="Calibri" w:hAnsi="Times New Roman" w:cs="Arial"/>
              </w:rPr>
              <w:t>Library</w:t>
            </w:r>
          </w:p>
        </w:tc>
        <w:tc>
          <w:tcPr>
            <w:tcW w:w="1350" w:type="dxa"/>
            <w:tcBorders>
              <w:bottom w:val="single" w:sz="4" w:space="0" w:color="auto"/>
            </w:tcBorders>
          </w:tcPr>
          <w:p w14:paraId="38A5AAC7" w14:textId="77777777" w:rsidR="00802AFE" w:rsidRDefault="00802AFE" w:rsidP="009B1370">
            <w:pPr>
              <w:jc w:val="center"/>
              <w:rPr>
                <w:rFonts w:ascii="Times New Roman" w:eastAsia="Calibri" w:hAnsi="Times New Roman" w:cs="Arial"/>
              </w:rPr>
            </w:pPr>
            <w:r w:rsidRPr="00BB3EA2">
              <w:rPr>
                <w:rFonts w:eastAsia="Times New Roman"/>
                <w:color w:val="000000"/>
              </w:rPr>
              <w:t>Activity</w:t>
            </w:r>
          </w:p>
        </w:tc>
        <w:tc>
          <w:tcPr>
            <w:tcW w:w="2250" w:type="dxa"/>
            <w:tcBorders>
              <w:bottom w:val="single" w:sz="4" w:space="0" w:color="auto"/>
            </w:tcBorders>
          </w:tcPr>
          <w:p w14:paraId="469553C2" w14:textId="77777777" w:rsidR="00802AFE" w:rsidRDefault="00802AFE" w:rsidP="009B1370">
            <w:pPr>
              <w:jc w:val="center"/>
              <w:rPr>
                <w:rFonts w:ascii="Times New Roman" w:eastAsia="Calibri" w:hAnsi="Times New Roman" w:cs="Arial"/>
              </w:rPr>
            </w:pPr>
            <w:r>
              <w:rPr>
                <w:rFonts w:ascii="Times New Roman" w:eastAsia="Calibri" w:hAnsi="Times New Roman" w:cs="Arial"/>
              </w:rPr>
              <w:t>RANSAC coverage</w:t>
            </w:r>
          </w:p>
        </w:tc>
        <w:tc>
          <w:tcPr>
            <w:tcW w:w="1823" w:type="dxa"/>
            <w:tcBorders>
              <w:bottom w:val="single" w:sz="4" w:space="0" w:color="auto"/>
            </w:tcBorders>
          </w:tcPr>
          <w:p w14:paraId="69BB0D8B" w14:textId="77777777" w:rsidR="00802AFE" w:rsidRDefault="00802AFE" w:rsidP="009B1370">
            <w:pPr>
              <w:jc w:val="center"/>
              <w:rPr>
                <w:rFonts w:ascii="Times New Roman" w:eastAsia="Calibri" w:hAnsi="Times New Roman" w:cs="Arial"/>
              </w:rPr>
            </w:pPr>
            <w:r>
              <w:rPr>
                <w:rFonts w:ascii="Times New Roman" w:eastAsia="Calibri" w:hAnsi="Times New Roman" w:cs="Arial"/>
                <w:i/>
                <w:iCs/>
              </w:rPr>
              <w:t>k</w:t>
            </w:r>
            <w:r>
              <w:rPr>
                <w:rFonts w:ascii="Times New Roman" w:eastAsia="Calibri" w:hAnsi="Times New Roman" w:cs="Arial"/>
              </w:rPr>
              <w:t>NN coverage</w:t>
            </w:r>
            <w:r w:rsidRPr="00E03D56">
              <w:rPr>
                <w:rFonts w:ascii="Times New Roman" w:eastAsia="Calibri" w:hAnsi="Times New Roman" w:cs="Arial"/>
                <w:vertAlign w:val="superscript"/>
              </w:rPr>
              <w:t>*</w:t>
            </w:r>
          </w:p>
        </w:tc>
      </w:tr>
      <w:tr w:rsidR="00802AFE" w14:paraId="0EA0EF44" w14:textId="77777777" w:rsidTr="00564273">
        <w:trPr>
          <w:jc w:val="center"/>
        </w:trPr>
        <w:tc>
          <w:tcPr>
            <w:tcW w:w="2448" w:type="dxa"/>
            <w:vMerge w:val="restart"/>
            <w:tcBorders>
              <w:top w:val="single" w:sz="4" w:space="0" w:color="auto"/>
            </w:tcBorders>
            <w:vAlign w:val="center"/>
          </w:tcPr>
          <w:p w14:paraId="4A3AAAE4" w14:textId="77777777" w:rsidR="00802AFE" w:rsidRPr="00F423A9" w:rsidRDefault="00802AFE" w:rsidP="009B1370">
            <w:pPr>
              <w:jc w:val="center"/>
              <w:rPr>
                <w:rFonts w:eastAsia="Calibri"/>
              </w:rPr>
            </w:pPr>
            <m:oMath>
              <m:r>
                <w:rPr>
                  <w:rFonts w:ascii="Cambria Math" w:eastAsia="Calibri" w:hAnsi="Cambria Math"/>
                </w:rPr>
                <m:t>Ti</m:t>
              </m:r>
              <m:sSub>
                <m:sSubPr>
                  <m:ctrlPr>
                    <w:rPr>
                      <w:rFonts w:ascii="Cambria Math" w:eastAsia="Calibri" w:hAnsi="Cambria Math"/>
                    </w:rPr>
                  </m:ctrlPr>
                </m:sSubPr>
                <m:e>
                  <m:r>
                    <w:rPr>
                      <w:rFonts w:ascii="Cambria Math" w:eastAsia="Calibri" w:hAnsi="Cambria Math"/>
                    </w:rPr>
                    <m:t>O</m:t>
                  </m:r>
                </m:e>
                <m:sub>
                  <m:r>
                    <m:rPr>
                      <m:sty m:val="p"/>
                    </m:rPr>
                    <w:rPr>
                      <w:rFonts w:ascii="Cambria Math" w:eastAsia="Calibri" w:hAnsi="Cambria Math"/>
                    </w:rPr>
                    <m:t>2</m:t>
                  </m:r>
                </m:sub>
              </m:sSub>
              <m:r>
                <m:rPr>
                  <m:sty m:val="p"/>
                </m:rPr>
                <w:rPr>
                  <w:rFonts w:ascii="Cambria Math" w:eastAsia="Calibri" w:hAnsi="Cambria Math"/>
                </w:rPr>
                <m:t>|</m:t>
              </m:r>
              <m:r>
                <w:rPr>
                  <w:rFonts w:ascii="Cambria Math" w:eastAsia="Calibri" w:hAnsi="Cambria Math"/>
                </w:rPr>
                <m:t>C</m:t>
              </m:r>
              <m:sSub>
                <m:sSubPr>
                  <m:ctrlPr>
                    <w:rPr>
                      <w:rFonts w:ascii="Cambria Math" w:eastAsia="Calibri" w:hAnsi="Cambria Math"/>
                    </w:rPr>
                  </m:ctrlPr>
                </m:sSubPr>
                <m:e>
                  <m:r>
                    <w:rPr>
                      <w:rFonts w:ascii="Cambria Math" w:eastAsia="Calibri" w:hAnsi="Cambria Math"/>
                    </w:rPr>
                    <m:t>u</m:t>
                  </m:r>
                </m:e>
                <m:sub>
                  <m:r>
                    <m:rPr>
                      <m:sty m:val="p"/>
                    </m:rPr>
                    <w:rPr>
                      <w:rFonts w:ascii="Cambria Math" w:eastAsia="Calibri" w:hAnsi="Cambria Math"/>
                    </w:rPr>
                    <m:t>2</m:t>
                  </m:r>
                </m:sub>
              </m:sSub>
              <m:r>
                <w:rPr>
                  <w:rFonts w:ascii="Cambria Math" w:eastAsia="Calibri" w:hAnsi="Cambria Math"/>
                </w:rPr>
                <m:t>O</m:t>
              </m:r>
            </m:oMath>
            <w:r>
              <w:rPr>
                <w:rFonts w:eastAsia="Calibri"/>
              </w:rPr>
              <w:t xml:space="preserve"> (Ag)</w:t>
            </w:r>
          </w:p>
        </w:tc>
        <w:tc>
          <w:tcPr>
            <w:tcW w:w="1350" w:type="dxa"/>
            <w:tcBorders>
              <w:top w:val="single" w:sz="4" w:space="0" w:color="auto"/>
            </w:tcBorders>
            <w:vAlign w:val="bottom"/>
          </w:tcPr>
          <w:p w14:paraId="47BAC492" w14:textId="77777777" w:rsidR="00802AFE" w:rsidRDefault="00802AFE" w:rsidP="009B1370">
            <w:pPr>
              <w:jc w:val="center"/>
              <w:rPr>
                <w:rFonts w:ascii="Times New Roman" w:eastAsia="Calibri" w:hAnsi="Times New Roman" w:cs="Arial"/>
              </w:rPr>
            </w:pPr>
            <w:r w:rsidRPr="00BB3EA2">
              <w:rPr>
                <w:rFonts w:eastAsia="Times New Roman"/>
                <w:i/>
                <w:iCs/>
                <w:color w:val="000000"/>
              </w:rPr>
              <w:t>J</w:t>
            </w:r>
            <w:r w:rsidRPr="00BB3EA2">
              <w:rPr>
                <w:rFonts w:eastAsia="Times New Roman"/>
                <w:i/>
                <w:iCs/>
                <w:color w:val="000000"/>
                <w:vertAlign w:val="subscript"/>
              </w:rPr>
              <w:t>SC</w:t>
            </w:r>
          </w:p>
        </w:tc>
        <w:tc>
          <w:tcPr>
            <w:tcW w:w="2250" w:type="dxa"/>
            <w:tcBorders>
              <w:top w:val="single" w:sz="4" w:space="0" w:color="auto"/>
            </w:tcBorders>
          </w:tcPr>
          <w:p w14:paraId="6313E36A" w14:textId="77777777" w:rsidR="00802AFE" w:rsidRDefault="00802AFE" w:rsidP="009B1370">
            <w:pPr>
              <w:jc w:val="center"/>
              <w:rPr>
                <w:rFonts w:ascii="Times New Roman" w:eastAsia="Calibri" w:hAnsi="Times New Roman" w:cs="Arial"/>
              </w:rPr>
            </w:pPr>
            <w:r>
              <w:rPr>
                <w:rFonts w:ascii="Times New Roman" w:eastAsia="Calibri" w:hAnsi="Times New Roman" w:cs="Arial"/>
              </w:rPr>
              <w:t>88%</w:t>
            </w:r>
          </w:p>
        </w:tc>
        <w:tc>
          <w:tcPr>
            <w:tcW w:w="1823" w:type="dxa"/>
            <w:tcBorders>
              <w:top w:val="single" w:sz="4" w:space="0" w:color="auto"/>
            </w:tcBorders>
            <w:vAlign w:val="center"/>
          </w:tcPr>
          <w:p w14:paraId="0D083333" w14:textId="77777777" w:rsidR="00802AFE" w:rsidRDefault="00802AFE" w:rsidP="009B1370">
            <w:pPr>
              <w:jc w:val="center"/>
              <w:rPr>
                <w:rFonts w:ascii="Times New Roman" w:eastAsia="Calibri" w:hAnsi="Times New Roman" w:cs="Arial"/>
              </w:rPr>
            </w:pPr>
            <w:r w:rsidRPr="00F423A9">
              <w:rPr>
                <w:rFonts w:ascii="Times New Roman" w:eastAsia="Calibri" w:hAnsi="Times New Roman" w:cs="Arial"/>
              </w:rPr>
              <w:t>91%</w:t>
            </w:r>
          </w:p>
        </w:tc>
      </w:tr>
      <w:tr w:rsidR="00802AFE" w14:paraId="3E6EBB93" w14:textId="77777777" w:rsidTr="00564273">
        <w:trPr>
          <w:jc w:val="center"/>
        </w:trPr>
        <w:tc>
          <w:tcPr>
            <w:tcW w:w="2448" w:type="dxa"/>
            <w:vMerge/>
          </w:tcPr>
          <w:p w14:paraId="4F07BEF9" w14:textId="77777777" w:rsidR="00802AFE" w:rsidRDefault="00802AFE" w:rsidP="009B1370">
            <w:pPr>
              <w:rPr>
                <w:rFonts w:ascii="Times New Roman" w:eastAsia="Calibri" w:hAnsi="Times New Roman" w:cs="Arial"/>
              </w:rPr>
            </w:pPr>
          </w:p>
        </w:tc>
        <w:tc>
          <w:tcPr>
            <w:tcW w:w="1350" w:type="dxa"/>
            <w:vAlign w:val="bottom"/>
          </w:tcPr>
          <w:p w14:paraId="773623EE" w14:textId="77777777" w:rsidR="00802AFE" w:rsidRDefault="00802AFE" w:rsidP="009B1370">
            <w:pPr>
              <w:jc w:val="center"/>
              <w:rPr>
                <w:rFonts w:ascii="Times New Roman" w:eastAsia="Calibri" w:hAnsi="Times New Roman" w:cs="Arial"/>
              </w:rPr>
            </w:pPr>
            <w:r w:rsidRPr="00BB3EA2">
              <w:rPr>
                <w:rFonts w:eastAsia="Times New Roman"/>
                <w:i/>
                <w:iCs/>
                <w:color w:val="000000"/>
              </w:rPr>
              <w:t>V</w:t>
            </w:r>
            <w:r w:rsidRPr="00BB3EA2">
              <w:rPr>
                <w:rFonts w:eastAsia="Times New Roman"/>
                <w:i/>
                <w:iCs/>
                <w:color w:val="000000"/>
                <w:vertAlign w:val="subscript"/>
              </w:rPr>
              <w:t>OC</w:t>
            </w:r>
          </w:p>
        </w:tc>
        <w:tc>
          <w:tcPr>
            <w:tcW w:w="2250" w:type="dxa"/>
          </w:tcPr>
          <w:p w14:paraId="730D5A9E" w14:textId="77777777" w:rsidR="00802AFE" w:rsidRDefault="00802AFE" w:rsidP="009B1370">
            <w:pPr>
              <w:jc w:val="center"/>
              <w:rPr>
                <w:rFonts w:ascii="Times New Roman" w:eastAsia="Calibri" w:hAnsi="Times New Roman" w:cs="Arial"/>
              </w:rPr>
            </w:pPr>
            <w:r>
              <w:rPr>
                <w:rFonts w:ascii="Times New Roman" w:eastAsia="Calibri" w:hAnsi="Times New Roman" w:cs="Arial"/>
              </w:rPr>
              <w:t>100%</w:t>
            </w:r>
          </w:p>
        </w:tc>
        <w:tc>
          <w:tcPr>
            <w:tcW w:w="1823" w:type="dxa"/>
            <w:vAlign w:val="center"/>
          </w:tcPr>
          <w:p w14:paraId="625A54A9" w14:textId="77777777" w:rsidR="00802AFE" w:rsidRDefault="00802AFE" w:rsidP="009B1370">
            <w:pPr>
              <w:jc w:val="center"/>
              <w:rPr>
                <w:rFonts w:ascii="Times New Roman" w:eastAsia="Calibri" w:hAnsi="Times New Roman" w:cs="Arial"/>
              </w:rPr>
            </w:pPr>
            <w:r w:rsidRPr="00F423A9">
              <w:rPr>
                <w:rFonts w:ascii="Times New Roman" w:eastAsia="Calibri" w:hAnsi="Times New Roman" w:cs="Arial"/>
              </w:rPr>
              <w:t>84%</w:t>
            </w:r>
          </w:p>
        </w:tc>
      </w:tr>
      <w:tr w:rsidR="00802AFE" w14:paraId="2DEBEA62" w14:textId="77777777" w:rsidTr="00564273">
        <w:trPr>
          <w:jc w:val="center"/>
        </w:trPr>
        <w:tc>
          <w:tcPr>
            <w:tcW w:w="2448" w:type="dxa"/>
            <w:vMerge/>
            <w:tcBorders>
              <w:bottom w:val="single" w:sz="4" w:space="0" w:color="auto"/>
            </w:tcBorders>
          </w:tcPr>
          <w:p w14:paraId="391ECA9F" w14:textId="77777777" w:rsidR="00802AFE" w:rsidRDefault="00802AFE" w:rsidP="009B1370">
            <w:pPr>
              <w:rPr>
                <w:rFonts w:ascii="Times New Roman" w:eastAsia="Calibri" w:hAnsi="Times New Roman" w:cs="Arial"/>
              </w:rPr>
            </w:pPr>
          </w:p>
        </w:tc>
        <w:tc>
          <w:tcPr>
            <w:tcW w:w="1350" w:type="dxa"/>
            <w:tcBorders>
              <w:bottom w:val="single" w:sz="4" w:space="0" w:color="auto"/>
            </w:tcBorders>
            <w:vAlign w:val="bottom"/>
          </w:tcPr>
          <w:p w14:paraId="6D5015E4" w14:textId="77777777" w:rsidR="00802AFE" w:rsidRDefault="00802AFE" w:rsidP="009B1370">
            <w:pPr>
              <w:jc w:val="center"/>
              <w:rPr>
                <w:rFonts w:ascii="Times New Roman" w:eastAsia="Calibri" w:hAnsi="Times New Roman" w:cs="Arial"/>
              </w:rPr>
            </w:pPr>
            <w:r w:rsidRPr="00BB3EA2">
              <w:rPr>
                <w:rFonts w:eastAsia="Times New Roman"/>
                <w:i/>
                <w:iCs/>
                <w:color w:val="000000"/>
              </w:rPr>
              <w:t>IQE</w:t>
            </w:r>
          </w:p>
        </w:tc>
        <w:tc>
          <w:tcPr>
            <w:tcW w:w="2250" w:type="dxa"/>
            <w:tcBorders>
              <w:bottom w:val="single" w:sz="4" w:space="0" w:color="auto"/>
            </w:tcBorders>
          </w:tcPr>
          <w:p w14:paraId="3464CDC1" w14:textId="77777777" w:rsidR="00802AFE" w:rsidRDefault="00802AFE" w:rsidP="009B1370">
            <w:pPr>
              <w:jc w:val="center"/>
              <w:rPr>
                <w:rFonts w:ascii="Times New Roman" w:eastAsia="Calibri" w:hAnsi="Times New Roman" w:cs="Arial"/>
              </w:rPr>
            </w:pPr>
            <w:r>
              <w:rPr>
                <w:rFonts w:ascii="Times New Roman" w:eastAsia="Calibri" w:hAnsi="Times New Roman" w:cs="Arial"/>
              </w:rPr>
              <w:t>88%</w:t>
            </w:r>
          </w:p>
        </w:tc>
        <w:tc>
          <w:tcPr>
            <w:tcW w:w="1823" w:type="dxa"/>
            <w:tcBorders>
              <w:bottom w:val="single" w:sz="4" w:space="0" w:color="auto"/>
            </w:tcBorders>
            <w:vAlign w:val="center"/>
          </w:tcPr>
          <w:p w14:paraId="1A363DC2" w14:textId="77777777" w:rsidR="00802AFE" w:rsidRDefault="00802AFE" w:rsidP="009B1370">
            <w:pPr>
              <w:jc w:val="center"/>
              <w:rPr>
                <w:rFonts w:ascii="Times New Roman" w:eastAsia="Calibri" w:hAnsi="Times New Roman" w:cs="Arial"/>
              </w:rPr>
            </w:pPr>
            <w:r w:rsidRPr="00F423A9">
              <w:rPr>
                <w:rFonts w:ascii="Times New Roman" w:eastAsia="Calibri" w:hAnsi="Times New Roman" w:cs="Arial"/>
              </w:rPr>
              <w:t>91%</w:t>
            </w:r>
          </w:p>
        </w:tc>
      </w:tr>
      <w:tr w:rsidR="00802AFE" w14:paraId="41BD6B9A" w14:textId="77777777" w:rsidTr="00564273">
        <w:trPr>
          <w:jc w:val="center"/>
        </w:trPr>
        <w:tc>
          <w:tcPr>
            <w:tcW w:w="2448" w:type="dxa"/>
            <w:vMerge w:val="restart"/>
            <w:tcBorders>
              <w:top w:val="single" w:sz="4" w:space="0" w:color="auto"/>
            </w:tcBorders>
            <w:vAlign w:val="center"/>
          </w:tcPr>
          <w:p w14:paraId="4E8B8033" w14:textId="77777777" w:rsidR="00802AFE" w:rsidRPr="00F423A9" w:rsidRDefault="00802AFE" w:rsidP="009B1370">
            <w:pPr>
              <w:jc w:val="center"/>
              <w:rPr>
                <w:rFonts w:eastAsia="Calibri"/>
              </w:rPr>
            </w:pPr>
            <m:oMath>
              <m:r>
                <w:rPr>
                  <w:rFonts w:ascii="Cambria Math" w:eastAsia="Calibri" w:hAnsi="Cambria Math"/>
                </w:rPr>
                <m:t>Ti</m:t>
              </m:r>
              <m:sSub>
                <m:sSubPr>
                  <m:ctrlPr>
                    <w:rPr>
                      <w:rFonts w:ascii="Cambria Math" w:eastAsia="Calibri" w:hAnsi="Cambria Math"/>
                    </w:rPr>
                  </m:ctrlPr>
                </m:sSubPr>
                <m:e>
                  <m:r>
                    <w:rPr>
                      <w:rFonts w:ascii="Cambria Math" w:eastAsia="Calibri" w:hAnsi="Cambria Math"/>
                    </w:rPr>
                    <m:t>O</m:t>
                  </m:r>
                </m:e>
                <m:sub>
                  <m:r>
                    <m:rPr>
                      <m:sty m:val="p"/>
                    </m:rPr>
                    <w:rPr>
                      <w:rFonts w:ascii="Cambria Math" w:eastAsia="Calibri" w:hAnsi="Cambria Math"/>
                    </w:rPr>
                    <m:t>2</m:t>
                  </m:r>
                </m:sub>
              </m:sSub>
              <m:r>
                <m:rPr>
                  <m:sty m:val="p"/>
                </m:rPr>
                <w:rPr>
                  <w:rFonts w:ascii="Cambria Math" w:eastAsia="Calibri" w:hAnsi="Cambria Math"/>
                </w:rPr>
                <m:t>|</m:t>
              </m:r>
              <m:r>
                <w:rPr>
                  <w:rFonts w:ascii="Cambria Math" w:eastAsia="Calibri" w:hAnsi="Cambria Math"/>
                </w:rPr>
                <m:t>C</m:t>
              </m:r>
              <m:sSub>
                <m:sSubPr>
                  <m:ctrlPr>
                    <w:rPr>
                      <w:rFonts w:ascii="Cambria Math" w:eastAsia="Calibri" w:hAnsi="Cambria Math"/>
                    </w:rPr>
                  </m:ctrlPr>
                </m:sSubPr>
                <m:e>
                  <m:r>
                    <w:rPr>
                      <w:rFonts w:ascii="Cambria Math" w:eastAsia="Calibri" w:hAnsi="Cambria Math"/>
                    </w:rPr>
                    <m:t>u</m:t>
                  </m:r>
                </m:e>
                <m:sub>
                  <m:r>
                    <m:rPr>
                      <m:sty m:val="p"/>
                    </m:rPr>
                    <w:rPr>
                      <w:rFonts w:ascii="Cambria Math" w:eastAsia="Calibri" w:hAnsi="Cambria Math"/>
                    </w:rPr>
                    <m:t>2</m:t>
                  </m:r>
                </m:sub>
              </m:sSub>
              <m:r>
                <w:rPr>
                  <w:rFonts w:ascii="Cambria Math" w:eastAsia="Calibri" w:hAnsi="Cambria Math"/>
                </w:rPr>
                <m:t>O</m:t>
              </m:r>
            </m:oMath>
            <w:r>
              <w:rPr>
                <w:rFonts w:eastAsia="Calibri"/>
              </w:rPr>
              <w:t xml:space="preserve"> (Ag|Cu)</w:t>
            </w:r>
          </w:p>
        </w:tc>
        <w:tc>
          <w:tcPr>
            <w:tcW w:w="1350" w:type="dxa"/>
            <w:tcBorders>
              <w:top w:val="single" w:sz="4" w:space="0" w:color="auto"/>
            </w:tcBorders>
            <w:vAlign w:val="bottom"/>
          </w:tcPr>
          <w:p w14:paraId="58C2131F" w14:textId="77777777" w:rsidR="00802AFE" w:rsidRDefault="00802AFE" w:rsidP="009B1370">
            <w:pPr>
              <w:jc w:val="center"/>
              <w:rPr>
                <w:rFonts w:ascii="Times New Roman" w:eastAsia="Calibri" w:hAnsi="Times New Roman" w:cs="Arial"/>
              </w:rPr>
            </w:pPr>
            <w:r w:rsidRPr="00BB3EA2">
              <w:rPr>
                <w:rFonts w:eastAsia="Times New Roman"/>
                <w:i/>
                <w:iCs/>
                <w:color w:val="000000"/>
              </w:rPr>
              <w:t>J</w:t>
            </w:r>
            <w:r w:rsidRPr="00BB3EA2">
              <w:rPr>
                <w:rFonts w:eastAsia="Times New Roman"/>
                <w:i/>
                <w:iCs/>
                <w:color w:val="000000"/>
                <w:vertAlign w:val="subscript"/>
              </w:rPr>
              <w:t>SC</w:t>
            </w:r>
          </w:p>
        </w:tc>
        <w:tc>
          <w:tcPr>
            <w:tcW w:w="2250" w:type="dxa"/>
            <w:tcBorders>
              <w:top w:val="single" w:sz="4" w:space="0" w:color="auto"/>
            </w:tcBorders>
          </w:tcPr>
          <w:p w14:paraId="28646A00" w14:textId="77777777" w:rsidR="00802AFE" w:rsidRDefault="00802AFE" w:rsidP="009B1370">
            <w:pPr>
              <w:jc w:val="center"/>
              <w:rPr>
                <w:rFonts w:ascii="Times New Roman" w:eastAsia="Calibri" w:hAnsi="Times New Roman" w:cs="Arial"/>
              </w:rPr>
            </w:pPr>
            <w:r>
              <w:rPr>
                <w:rFonts w:ascii="Times New Roman" w:eastAsia="Calibri" w:hAnsi="Times New Roman" w:cs="Arial"/>
              </w:rPr>
              <w:t>94%</w:t>
            </w:r>
          </w:p>
        </w:tc>
        <w:tc>
          <w:tcPr>
            <w:tcW w:w="1823" w:type="dxa"/>
            <w:tcBorders>
              <w:top w:val="single" w:sz="4" w:space="0" w:color="auto"/>
            </w:tcBorders>
            <w:vAlign w:val="center"/>
          </w:tcPr>
          <w:p w14:paraId="2F433E65" w14:textId="77777777" w:rsidR="00802AFE" w:rsidRDefault="00802AFE" w:rsidP="009B1370">
            <w:pPr>
              <w:jc w:val="center"/>
              <w:rPr>
                <w:rFonts w:ascii="Times New Roman" w:eastAsia="Calibri" w:hAnsi="Times New Roman" w:cs="Arial"/>
              </w:rPr>
            </w:pPr>
            <w:r w:rsidRPr="00F423A9">
              <w:rPr>
                <w:rFonts w:ascii="Times New Roman" w:eastAsia="Calibri" w:hAnsi="Times New Roman" w:cs="Arial"/>
              </w:rPr>
              <w:t>79%</w:t>
            </w:r>
          </w:p>
        </w:tc>
      </w:tr>
      <w:tr w:rsidR="00802AFE" w14:paraId="1BDDB38B" w14:textId="77777777" w:rsidTr="00564273">
        <w:trPr>
          <w:jc w:val="center"/>
        </w:trPr>
        <w:tc>
          <w:tcPr>
            <w:tcW w:w="2448" w:type="dxa"/>
            <w:vMerge/>
          </w:tcPr>
          <w:p w14:paraId="1AD5D4A8" w14:textId="77777777" w:rsidR="00802AFE" w:rsidRDefault="00802AFE" w:rsidP="009B1370">
            <w:pPr>
              <w:rPr>
                <w:rFonts w:ascii="Times New Roman" w:eastAsia="Calibri" w:hAnsi="Times New Roman" w:cs="Arial"/>
              </w:rPr>
            </w:pPr>
          </w:p>
        </w:tc>
        <w:tc>
          <w:tcPr>
            <w:tcW w:w="1350" w:type="dxa"/>
            <w:vAlign w:val="bottom"/>
          </w:tcPr>
          <w:p w14:paraId="184BDF1D" w14:textId="77777777" w:rsidR="00802AFE" w:rsidRDefault="00802AFE" w:rsidP="009B1370">
            <w:pPr>
              <w:jc w:val="center"/>
              <w:rPr>
                <w:rFonts w:ascii="Times New Roman" w:eastAsia="Calibri" w:hAnsi="Times New Roman" w:cs="Arial"/>
              </w:rPr>
            </w:pPr>
            <w:r w:rsidRPr="00BB3EA2">
              <w:rPr>
                <w:rFonts w:eastAsia="Times New Roman"/>
                <w:i/>
                <w:iCs/>
                <w:color w:val="000000"/>
              </w:rPr>
              <w:t>V</w:t>
            </w:r>
            <w:r w:rsidRPr="00BB3EA2">
              <w:rPr>
                <w:rFonts w:eastAsia="Times New Roman"/>
                <w:i/>
                <w:iCs/>
                <w:color w:val="000000"/>
                <w:vertAlign w:val="subscript"/>
              </w:rPr>
              <w:t>OC</w:t>
            </w:r>
          </w:p>
        </w:tc>
        <w:tc>
          <w:tcPr>
            <w:tcW w:w="2250" w:type="dxa"/>
          </w:tcPr>
          <w:p w14:paraId="31BB2A36" w14:textId="77777777" w:rsidR="00802AFE" w:rsidRDefault="00802AFE" w:rsidP="009B1370">
            <w:pPr>
              <w:jc w:val="center"/>
              <w:rPr>
                <w:rFonts w:ascii="Times New Roman" w:eastAsia="Calibri" w:hAnsi="Times New Roman" w:cs="Arial"/>
              </w:rPr>
            </w:pPr>
            <w:r>
              <w:rPr>
                <w:rFonts w:ascii="Times New Roman" w:eastAsia="Calibri" w:hAnsi="Times New Roman" w:cs="Arial"/>
              </w:rPr>
              <w:t>94%</w:t>
            </w:r>
          </w:p>
        </w:tc>
        <w:tc>
          <w:tcPr>
            <w:tcW w:w="1823" w:type="dxa"/>
            <w:vAlign w:val="center"/>
          </w:tcPr>
          <w:p w14:paraId="744F28D0" w14:textId="77777777" w:rsidR="00802AFE" w:rsidRDefault="00802AFE" w:rsidP="009B1370">
            <w:pPr>
              <w:jc w:val="center"/>
              <w:rPr>
                <w:rFonts w:ascii="Times New Roman" w:eastAsia="Calibri" w:hAnsi="Times New Roman" w:cs="Arial"/>
              </w:rPr>
            </w:pPr>
            <w:r w:rsidRPr="00F423A9">
              <w:rPr>
                <w:rFonts w:ascii="Times New Roman" w:eastAsia="Calibri" w:hAnsi="Times New Roman" w:cs="Arial"/>
              </w:rPr>
              <w:t>82%</w:t>
            </w:r>
          </w:p>
        </w:tc>
      </w:tr>
      <w:tr w:rsidR="00802AFE" w14:paraId="13A488BE" w14:textId="77777777" w:rsidTr="00564273">
        <w:trPr>
          <w:jc w:val="center"/>
        </w:trPr>
        <w:tc>
          <w:tcPr>
            <w:tcW w:w="2448" w:type="dxa"/>
            <w:vMerge/>
            <w:tcBorders>
              <w:bottom w:val="single" w:sz="4" w:space="0" w:color="auto"/>
            </w:tcBorders>
          </w:tcPr>
          <w:p w14:paraId="233D9844" w14:textId="77777777" w:rsidR="00802AFE" w:rsidRDefault="00802AFE" w:rsidP="009B1370">
            <w:pPr>
              <w:rPr>
                <w:rFonts w:ascii="Times New Roman" w:eastAsia="Calibri" w:hAnsi="Times New Roman" w:cs="Arial"/>
              </w:rPr>
            </w:pPr>
          </w:p>
        </w:tc>
        <w:tc>
          <w:tcPr>
            <w:tcW w:w="1350" w:type="dxa"/>
            <w:tcBorders>
              <w:bottom w:val="single" w:sz="4" w:space="0" w:color="auto"/>
            </w:tcBorders>
            <w:vAlign w:val="bottom"/>
          </w:tcPr>
          <w:p w14:paraId="0D072819" w14:textId="77777777" w:rsidR="00802AFE" w:rsidRDefault="00802AFE" w:rsidP="009B1370">
            <w:pPr>
              <w:jc w:val="center"/>
              <w:rPr>
                <w:rFonts w:ascii="Times New Roman" w:eastAsia="Calibri" w:hAnsi="Times New Roman" w:cs="Arial"/>
              </w:rPr>
            </w:pPr>
            <w:r w:rsidRPr="00BB3EA2">
              <w:rPr>
                <w:rFonts w:eastAsia="Times New Roman"/>
                <w:i/>
                <w:iCs/>
                <w:color w:val="000000"/>
              </w:rPr>
              <w:t>IQE</w:t>
            </w:r>
          </w:p>
        </w:tc>
        <w:tc>
          <w:tcPr>
            <w:tcW w:w="2250" w:type="dxa"/>
            <w:tcBorders>
              <w:bottom w:val="single" w:sz="4" w:space="0" w:color="auto"/>
            </w:tcBorders>
          </w:tcPr>
          <w:p w14:paraId="6699EDD1" w14:textId="77777777" w:rsidR="00802AFE" w:rsidRDefault="00802AFE" w:rsidP="009B1370">
            <w:pPr>
              <w:jc w:val="center"/>
              <w:rPr>
                <w:rFonts w:ascii="Times New Roman" w:eastAsia="Calibri" w:hAnsi="Times New Roman" w:cs="Arial"/>
              </w:rPr>
            </w:pPr>
            <w:r>
              <w:rPr>
                <w:rFonts w:ascii="Times New Roman" w:eastAsia="Calibri" w:hAnsi="Times New Roman" w:cs="Arial"/>
              </w:rPr>
              <w:t>97%</w:t>
            </w:r>
          </w:p>
        </w:tc>
        <w:tc>
          <w:tcPr>
            <w:tcW w:w="1823" w:type="dxa"/>
            <w:tcBorders>
              <w:bottom w:val="single" w:sz="4" w:space="0" w:color="auto"/>
            </w:tcBorders>
            <w:vAlign w:val="center"/>
          </w:tcPr>
          <w:p w14:paraId="3A45679B" w14:textId="77777777" w:rsidR="00802AFE" w:rsidRDefault="00802AFE" w:rsidP="009B1370">
            <w:pPr>
              <w:jc w:val="center"/>
              <w:rPr>
                <w:rFonts w:ascii="Times New Roman" w:eastAsia="Calibri" w:hAnsi="Times New Roman" w:cs="Arial"/>
              </w:rPr>
            </w:pPr>
            <w:r w:rsidRPr="00F423A9">
              <w:rPr>
                <w:rFonts w:ascii="Times New Roman" w:eastAsia="Calibri" w:hAnsi="Times New Roman" w:cs="Arial"/>
              </w:rPr>
              <w:t>73%</w:t>
            </w:r>
          </w:p>
        </w:tc>
      </w:tr>
    </w:tbl>
    <w:p w14:paraId="2A1E95ED" w14:textId="6BABBBEA" w:rsidR="00802AFE" w:rsidRPr="00E03D56" w:rsidRDefault="00802AFE" w:rsidP="001C0A8A">
      <w:pPr>
        <w:spacing w:after="0"/>
        <w:ind w:left="360"/>
        <w:rPr>
          <w:rFonts w:ascii="Times New Roman" w:eastAsia="Calibri" w:hAnsi="Times New Roman" w:cs="Arial"/>
        </w:rPr>
      </w:pPr>
      <w:r w:rsidRPr="00E03D56">
        <w:rPr>
          <w:rFonts w:ascii="Times New Roman" w:eastAsia="Calibri" w:hAnsi="Times New Roman" w:cs="Arial"/>
          <w:vertAlign w:val="superscript"/>
        </w:rPr>
        <w:t>*</w:t>
      </w:r>
      <w:r>
        <w:rPr>
          <w:rFonts w:ascii="Times New Roman" w:eastAsia="Calibri" w:hAnsi="Times New Roman" w:cs="Arial"/>
        </w:rPr>
        <w:t xml:space="preserve">The data for </w:t>
      </w:r>
      <w:r w:rsidRPr="00E03D56">
        <w:rPr>
          <w:rFonts w:ascii="Times New Roman" w:eastAsia="Calibri" w:hAnsi="Times New Roman" w:cs="Arial"/>
          <w:i/>
          <w:iCs/>
        </w:rPr>
        <w:t>k</w:t>
      </w:r>
      <w:r>
        <w:rPr>
          <w:rFonts w:ascii="Times New Roman" w:eastAsia="Calibri" w:hAnsi="Times New Roman" w:cs="Arial"/>
        </w:rPr>
        <w:t>NN were taken from Table 5 in reference</w:t>
      </w:r>
      <w:r w:rsidR="00010C54">
        <w:rPr>
          <w:rFonts w:ascii="Times New Roman" w:eastAsia="Calibri" w:hAnsi="Times New Roman" w:cs="Arial"/>
        </w:rPr>
        <w:fldChar w:fldCharType="begin"/>
      </w:r>
      <w:r w:rsidR="001C0A8A">
        <w:rPr>
          <w:rFonts w:ascii="Times New Roman" w:eastAsia="Calibri" w:hAnsi="Times New Roman" w:cs="Arial"/>
        </w:rPr>
        <w:instrText xml:space="preserve"> ADDIN EN.CITE &lt;EndNote&gt;&lt;Cite&gt;&lt;Author&gt;Yosipof&lt;/Author&gt;&lt;Year&gt;2015&lt;/Year&gt;&lt;RecNum&gt;3&lt;/RecNum&gt;&lt;DisplayText&gt;&lt;style face="italic superscript"&gt;(23)&lt;/style&gt;&lt;/DisplayText&gt;&lt;record&gt;&lt;rec-number&gt;3&lt;/rec-number&gt;&lt;foreign-keys&gt;&lt;key app="EN" db-id="a550e29ro9vf20etr5rxfpaaawfvzfxwdz9p"&gt;3&lt;/key&gt;&lt;/foreign-keys&gt;&lt;ref-type name="Journal Article"&gt;17&lt;/ref-type&gt;&lt;contributors&gt;&lt;authors&gt;&lt;author&gt;Yosipof, Abraham&lt;/author&gt;&lt;author&gt;Nahum, Oren E.&lt;/author&gt;&lt;author&gt;Anderson, Assaf Y.&lt;/author&gt;&lt;author&gt;Barad, Hannah-Noa&lt;/author&gt;&lt;author&gt;Zaban, Arie&lt;/author&gt;&lt;author&gt;Senderowitz, Hanoch&lt;/author&gt;&lt;/authors&gt;&lt;/contributors&gt;&lt;titles&gt;&lt;title&gt;Data Mining and Machine Learning Tools for Combinatorial Material Science of All-Oxide Photovoltaic Cells&lt;/title&gt;&lt;secondary-title&gt;Molecular Informatics&lt;/secondary-title&gt;&lt;/titles&gt;&lt;periodical&gt;&lt;full-title&gt;Molecular Informatics&lt;/full-title&gt;&lt;/periodical&gt;&lt;pages&gt;367-379&lt;/pages&gt;&lt;volume&gt;34&lt;/volume&gt;&lt;number&gt;6-7&lt;/number&gt;&lt;keywords&gt;&lt;keyword&gt;Data mining&lt;/keyword&gt;&lt;keyword&gt;Machine learning&lt;/keyword&gt;&lt;keyword&gt;QSAR&lt;/keyword&gt;&lt;keyword&gt;Combinatorial material science&lt;/keyword&gt;&lt;keyword&gt;All oxide photovoltaic cells&lt;/keyword&gt;&lt;/keywords&gt;&lt;dates&gt;&lt;year&gt;2015&lt;/year&gt;&lt;/dates&gt;&lt;publisher&gt;WILEY-VCH Verlag&lt;/publisher&gt;&lt;isbn&gt;1868-1751&lt;/isbn&gt;&lt;urls&gt;&lt;related-urls&gt;&lt;url&gt;http://dx.doi.org/10.1002/minf.201400174&lt;/url&gt;&lt;/related-urls&gt;&lt;/urls&gt;&lt;electronic-resource-num&gt;10.1002/minf.201400174&lt;/electronic-resource-num&gt;&lt;/record&gt;&lt;/Cite&gt;&lt;/EndNote&gt;</w:instrText>
      </w:r>
      <w:r w:rsidR="00010C54">
        <w:rPr>
          <w:rFonts w:ascii="Times New Roman" w:eastAsia="Calibri" w:hAnsi="Times New Roman" w:cs="Arial"/>
        </w:rPr>
        <w:fldChar w:fldCharType="separate"/>
      </w:r>
      <w:r w:rsidR="001C0A8A" w:rsidRPr="001C0A8A">
        <w:rPr>
          <w:rFonts w:ascii="Times New Roman" w:eastAsia="Calibri" w:hAnsi="Times New Roman" w:cs="Arial"/>
          <w:i/>
          <w:noProof/>
          <w:vertAlign w:val="superscript"/>
        </w:rPr>
        <w:t>(</w:t>
      </w:r>
      <w:hyperlink w:anchor="_ENREF_23" w:tooltip="Yosipof, 2015 #3" w:history="1">
        <w:r w:rsidR="001C0A8A" w:rsidRPr="001C0A8A">
          <w:rPr>
            <w:rFonts w:ascii="Times New Roman" w:eastAsia="Calibri" w:hAnsi="Times New Roman" w:cs="Arial"/>
            <w:i/>
            <w:noProof/>
            <w:vertAlign w:val="superscript"/>
          </w:rPr>
          <w:t>23</w:t>
        </w:r>
      </w:hyperlink>
      <w:r w:rsidR="001C0A8A" w:rsidRPr="001C0A8A">
        <w:rPr>
          <w:rFonts w:ascii="Times New Roman" w:eastAsia="Calibri" w:hAnsi="Times New Roman" w:cs="Arial"/>
          <w:i/>
          <w:noProof/>
          <w:vertAlign w:val="superscript"/>
        </w:rPr>
        <w:t>)</w:t>
      </w:r>
      <w:r w:rsidR="00010C54">
        <w:rPr>
          <w:rFonts w:ascii="Times New Roman" w:eastAsia="Calibri" w:hAnsi="Times New Roman" w:cs="Arial"/>
        </w:rPr>
        <w:fldChar w:fldCharType="end"/>
      </w:r>
      <w:r>
        <w:rPr>
          <w:rFonts w:ascii="Times New Roman" w:eastAsia="Calibri" w:hAnsi="Times New Roman" w:cs="Arial"/>
        </w:rPr>
        <w:t>.</w:t>
      </w:r>
    </w:p>
    <w:p w14:paraId="726A61B6" w14:textId="77777777" w:rsidR="00802AFE" w:rsidRPr="00CE0C94" w:rsidRDefault="00802AFE" w:rsidP="009B1370">
      <w:pPr>
        <w:spacing w:after="0"/>
        <w:ind w:left="360"/>
        <w:rPr>
          <w:rFonts w:ascii="Times New Roman" w:eastAsia="Calibri" w:hAnsi="Times New Roman" w:cs="Arial"/>
          <w:rtl/>
        </w:rPr>
      </w:pPr>
    </w:p>
    <w:p w14:paraId="7633814B" w14:textId="77777777" w:rsidR="00802AFE" w:rsidRPr="00BB5620" w:rsidRDefault="00802AFE" w:rsidP="009B1370">
      <w:pPr>
        <w:spacing w:after="0"/>
        <w:ind w:firstLine="360"/>
        <w:contextualSpacing/>
        <w:rPr>
          <w:rFonts w:ascii="Times New Roman" w:eastAsia="Calibri" w:hAnsi="Times New Roman" w:cs="Arial"/>
          <w:i/>
          <w:iCs/>
        </w:rPr>
      </w:pPr>
      <w:r>
        <w:rPr>
          <w:rFonts w:ascii="Times New Roman" w:eastAsia="Calibri" w:hAnsi="Times New Roman" w:cs="Arial"/>
          <w:i/>
          <w:iCs/>
        </w:rPr>
        <w:t>3.2 RANSAC as a feature selection tool</w:t>
      </w:r>
    </w:p>
    <w:p w14:paraId="30F415F4" w14:textId="77777777" w:rsidR="00802AFE" w:rsidRDefault="000830DF" w:rsidP="00BF4866">
      <w:pPr>
        <w:pStyle w:val="Caption"/>
      </w:pPr>
      <w:r>
        <w:fldChar w:fldCharType="begin"/>
      </w:r>
      <w:r>
        <w:instrText xml:space="preserve"> REF _Ref475298523 \h  \* MERGEFORMAT </w:instrText>
      </w:r>
      <w:r>
        <w:fldChar w:fldCharType="separate"/>
      </w:r>
      <w:r w:rsidR="00DC600D" w:rsidRPr="00DC600D">
        <w:rPr>
          <w:b w:val="0"/>
          <w:bCs w:val="0"/>
        </w:rPr>
        <w:t>Table 7</w:t>
      </w:r>
      <w:r>
        <w:fldChar w:fldCharType="end"/>
      </w:r>
      <w:r w:rsidR="00BF4866">
        <w:rPr>
          <w:b w:val="0"/>
          <w:bCs w:val="0"/>
        </w:rPr>
        <w:t xml:space="preserve"> </w:t>
      </w:r>
      <w:r w:rsidR="00802AFE" w:rsidRPr="00BF4866" w:rsidDel="0049325A">
        <w:rPr>
          <w:b w:val="0"/>
          <w:bCs w:val="0"/>
        </w:rPr>
        <w:t>presents the model equations produced by RANSAC for the different PV properties of the three datasets.</w:t>
      </w:r>
    </w:p>
    <w:p w14:paraId="1EFB0749" w14:textId="77777777" w:rsidR="00802AFE" w:rsidRDefault="00802AFE" w:rsidP="009B1370">
      <w:pPr>
        <w:spacing w:after="0"/>
        <w:rPr>
          <w:rFonts w:ascii="Times New Roman" w:eastAsia="Calibri" w:hAnsi="Times New Roman" w:cs="Arial"/>
          <w:rtl/>
        </w:rPr>
      </w:pPr>
    </w:p>
    <w:p w14:paraId="1F53469A" w14:textId="710A0710" w:rsidR="00802AFE" w:rsidRPr="001A7F4F" w:rsidRDefault="00826B66" w:rsidP="00826B66">
      <w:pPr>
        <w:pStyle w:val="Caption"/>
        <w:rPr>
          <w:szCs w:val="20"/>
        </w:rPr>
      </w:pPr>
      <w:bookmarkStart w:id="430" w:name="_Ref475298523"/>
      <w:bookmarkStart w:id="431" w:name="_Ref475298471"/>
      <w:bookmarkStart w:id="432" w:name="_Toc475380991"/>
      <w:r>
        <w:t xml:space="preserve">Table </w:t>
      </w:r>
      <w:fldSimple w:instr=" SEQ Table \* ARABIC ">
        <w:r w:rsidR="006C3932">
          <w:rPr>
            <w:noProof/>
          </w:rPr>
          <w:t>8</w:t>
        </w:r>
      </w:fldSimple>
      <w:bookmarkEnd w:id="430"/>
      <w:r w:rsidR="00802AFE" w:rsidRPr="00F423A9">
        <w:t xml:space="preserve">: </w:t>
      </w:r>
      <w:bookmarkStart w:id="433" w:name="_Ref475298516"/>
      <w:r w:rsidR="00802AFE" w:rsidRPr="00BF4866">
        <w:rPr>
          <w:b w:val="0"/>
          <w:bCs w:val="0"/>
        </w:rPr>
        <w:t>RANSAC derived models for different PV properties</w:t>
      </w:r>
      <w:r w:rsidR="00802AFE" w:rsidRPr="00BF4866">
        <w:rPr>
          <w:b w:val="0"/>
          <w:bCs w:val="0"/>
          <w:szCs w:val="20"/>
        </w:rPr>
        <w:t>.</w:t>
      </w:r>
      <w:bookmarkEnd w:id="431"/>
      <w:bookmarkEnd w:id="432"/>
      <w:bookmarkEnd w:id="433"/>
      <w:r w:rsidR="00802AFE" w:rsidRPr="00BF4866">
        <w:rPr>
          <w:b w:val="0"/>
          <w:bCs w:val="0"/>
          <w:szCs w:val="20"/>
        </w:rPr>
        <w:tab/>
      </w:r>
      <w:r w:rsidR="00802AFE" w:rsidRPr="001A7F4F">
        <w:rPr>
          <w:szCs w:val="20"/>
        </w:rPr>
        <w:tab/>
      </w:r>
      <w:r w:rsidR="00802AFE">
        <w:rPr>
          <w:szCs w:val="20"/>
        </w:rPr>
        <w:tab/>
      </w:r>
    </w:p>
    <w:tbl>
      <w:tblPr>
        <w:tblStyle w:val="TableGrid1"/>
        <w:tblW w:w="94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5"/>
        <w:gridCol w:w="7327"/>
      </w:tblGrid>
      <w:tr w:rsidR="00802AFE" w:rsidRPr="00CE0C94" w14:paraId="2E980E74" w14:textId="77777777" w:rsidTr="00564273">
        <w:tc>
          <w:tcPr>
            <w:tcW w:w="1985" w:type="dxa"/>
            <w:tcBorders>
              <w:bottom w:val="single" w:sz="4" w:space="0" w:color="auto"/>
            </w:tcBorders>
            <w:vAlign w:val="center"/>
          </w:tcPr>
          <w:p w14:paraId="58C83592" w14:textId="77777777" w:rsidR="00802AFE" w:rsidRDefault="00802AFE" w:rsidP="009B1370">
            <w:pPr>
              <w:jc w:val="center"/>
              <w:rPr>
                <w:rFonts w:ascii="Times New Roman" w:eastAsia="Calibri" w:hAnsi="Times New Roman" w:cs="Arial"/>
                <w:szCs w:val="20"/>
              </w:rPr>
            </w:pPr>
            <w:r>
              <w:rPr>
                <w:rFonts w:ascii="Times New Roman" w:eastAsia="Calibri" w:hAnsi="Times New Roman" w:cs="Arial"/>
                <w:szCs w:val="20"/>
              </w:rPr>
              <w:t xml:space="preserve">PV Property </w:t>
            </w:r>
          </w:p>
        </w:tc>
        <w:tc>
          <w:tcPr>
            <w:tcW w:w="7427" w:type="dxa"/>
            <w:tcBorders>
              <w:bottom w:val="single" w:sz="4" w:space="0" w:color="auto"/>
            </w:tcBorders>
            <w:vAlign w:val="center"/>
          </w:tcPr>
          <w:p w14:paraId="13BC01A7" w14:textId="77777777" w:rsidR="00802AFE" w:rsidRDefault="00802AFE" w:rsidP="009B1370">
            <w:pPr>
              <w:jc w:val="center"/>
              <w:rPr>
                <w:rFonts w:ascii="Times New Roman" w:eastAsia="Calibri" w:hAnsi="Times New Roman" w:cs="Arial"/>
                <w:szCs w:val="20"/>
              </w:rPr>
            </w:pPr>
            <w:r>
              <w:rPr>
                <w:rFonts w:ascii="Times New Roman" w:eastAsia="Calibri" w:hAnsi="Times New Roman" w:cs="Arial"/>
                <w:szCs w:val="20"/>
              </w:rPr>
              <w:t>Model</w:t>
            </w:r>
          </w:p>
        </w:tc>
      </w:tr>
      <w:tr w:rsidR="00802AFE" w:rsidRPr="00CE0C94" w14:paraId="4A0D801A" w14:textId="77777777" w:rsidTr="00564273">
        <w:tc>
          <w:tcPr>
            <w:tcW w:w="1985" w:type="dxa"/>
            <w:vMerge w:val="restart"/>
            <w:tcBorders>
              <w:top w:val="single" w:sz="4" w:space="0" w:color="auto"/>
            </w:tcBorders>
            <w:vAlign w:val="center"/>
          </w:tcPr>
          <w:p w14:paraId="1A6F471E" w14:textId="77777777" w:rsidR="00802AFE" w:rsidRPr="00CE0C94" w:rsidRDefault="00802AFE" w:rsidP="009B1370">
            <w:pPr>
              <w:jc w:val="center"/>
              <w:rPr>
                <w:rFonts w:ascii="Times New Roman" w:eastAsia="Calibri" w:hAnsi="Times New Roman" w:cs="Arial"/>
                <w:szCs w:val="20"/>
              </w:rPr>
            </w:pPr>
            <m:oMath>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r>
                <m:rPr>
                  <m:sty m:val="p"/>
                </m:rPr>
                <w:rPr>
                  <w:rFonts w:ascii="Cambria Math" w:eastAsia="Calibri" w:hAnsi="Cambria Math" w:cs="Arial"/>
                  <w:szCs w:val="20"/>
                </w:rPr>
                <m:t>|</m:t>
              </m:r>
              <m:r>
                <w:rPr>
                  <w:rFonts w:ascii="Cambria Math" w:eastAsia="Calibri" w:hAnsi="Cambria Math" w:cs="Arial"/>
                  <w:szCs w:val="20"/>
                </w:rPr>
                <m:t>C</m:t>
              </m:r>
              <m:sSub>
                <m:sSubPr>
                  <m:ctrlPr>
                    <w:rPr>
                      <w:rFonts w:ascii="Cambria Math" w:eastAsia="Calibri" w:hAnsi="Cambria Math" w:cs="Arial"/>
                      <w:szCs w:val="20"/>
                    </w:rPr>
                  </m:ctrlPr>
                </m:sSubPr>
                <m:e>
                  <m:r>
                    <w:rPr>
                      <w:rFonts w:ascii="Cambria Math" w:eastAsia="Calibri" w:hAnsi="Cambria Math" w:cs="Arial"/>
                      <w:szCs w:val="20"/>
                    </w:rPr>
                    <m:t>u</m:t>
                  </m:r>
                </m:e>
                <m:sub>
                  <m:r>
                    <m:rPr>
                      <m:sty m:val="p"/>
                    </m:rPr>
                    <w:rPr>
                      <w:rFonts w:ascii="Cambria Math" w:eastAsia="Calibri" w:hAnsi="Cambria Math" w:cs="Arial"/>
                      <w:szCs w:val="20"/>
                    </w:rPr>
                    <m:t>2</m:t>
                  </m:r>
                </m:sub>
              </m:sSub>
              <m:r>
                <w:rPr>
                  <w:rFonts w:ascii="Cambria Math" w:eastAsia="Calibri" w:hAnsi="Cambria Math" w:cs="Arial"/>
                  <w:szCs w:val="20"/>
                </w:rPr>
                <m:t>O</m:t>
              </m:r>
            </m:oMath>
            <w:r w:rsidRPr="00CE0C94">
              <w:rPr>
                <w:rFonts w:ascii="Times New Roman" w:eastAsia="Calibri" w:hAnsi="Times New Roman" w:cs="Arial"/>
                <w:szCs w:val="20"/>
              </w:rPr>
              <w:t xml:space="preserve"> (Ag)</w:t>
            </w:r>
          </w:p>
          <w:p w14:paraId="3A080E9C" w14:textId="77777777" w:rsidR="00802AFE" w:rsidRDefault="00802AFE" w:rsidP="009B1370">
            <w:pPr>
              <w:jc w:val="center"/>
              <w:rPr>
                <w:rFonts w:ascii="Times New Roman" w:eastAsia="Calibri" w:hAnsi="Times New Roman" w:cs="Arial"/>
                <w:szCs w:val="20"/>
              </w:rPr>
            </w:pPr>
          </w:p>
        </w:tc>
        <w:tc>
          <w:tcPr>
            <w:tcW w:w="7427" w:type="dxa"/>
            <w:tcBorders>
              <w:top w:val="single" w:sz="4" w:space="0" w:color="auto"/>
            </w:tcBorders>
            <w:vAlign w:val="center"/>
          </w:tcPr>
          <w:p w14:paraId="62253FCD" w14:textId="77777777" w:rsidR="00802AFE" w:rsidRPr="00535682" w:rsidRDefault="00802AFE" w:rsidP="009B1370">
            <w:pPr>
              <w:jc w:val="center"/>
              <w:rPr>
                <w:rFonts w:ascii="Times New Roman" w:eastAsia="Calibri" w:hAnsi="Times New Roman" w:cs="Arial"/>
                <w:szCs w:val="20"/>
              </w:rPr>
            </w:pPr>
            <w:r w:rsidRPr="00BB3EA2">
              <w:rPr>
                <w:rFonts w:eastAsia="Times New Roman"/>
                <w:i/>
                <w:iCs/>
                <w:color w:val="000000"/>
              </w:rPr>
              <w:t>J</w:t>
            </w:r>
            <w:r w:rsidRPr="00BB3EA2">
              <w:rPr>
                <w:rFonts w:eastAsia="Times New Roman"/>
                <w:i/>
                <w:iCs/>
                <w:color w:val="000000"/>
                <w:vertAlign w:val="subscript"/>
              </w:rPr>
              <w:t>SC</w:t>
            </w:r>
            <m:oMath>
              <m:r>
                <m:rPr>
                  <m:sty m:val="p"/>
                </m:rPr>
                <w:rPr>
                  <w:rFonts w:ascii="Cambria Math" w:eastAsia="Calibri" w:hAnsi="Cambria Math" w:cs="Arial"/>
                  <w:szCs w:val="20"/>
                </w:rPr>
                <m:t xml:space="preserve"> </m:t>
              </m:r>
              <m:d>
                <m:dPr>
                  <m:ctrlPr>
                    <w:rPr>
                      <w:rFonts w:ascii="Cambria Math" w:eastAsia="Calibri" w:hAnsi="Cambria Math" w:cs="Arial"/>
                      <w:szCs w:val="20"/>
                    </w:rPr>
                  </m:ctrlPr>
                </m:dPr>
                <m:e>
                  <m:f>
                    <m:fPr>
                      <m:ctrlPr>
                        <w:rPr>
                          <w:rFonts w:ascii="Cambria Math" w:eastAsia="Calibri" w:hAnsi="Cambria Math" w:cs="Arial"/>
                          <w:i/>
                          <w:szCs w:val="20"/>
                        </w:rPr>
                      </m:ctrlPr>
                    </m:fPr>
                    <m:num>
                      <m:r>
                        <w:rPr>
                          <w:rFonts w:ascii="Cambria Math" w:eastAsia="Calibri" w:hAnsi="Cambria Math" w:cs="Arial"/>
                          <w:szCs w:val="20"/>
                        </w:rPr>
                        <m:t>mA</m:t>
                      </m:r>
                      <m:ctrlPr>
                        <w:rPr>
                          <w:rFonts w:ascii="Cambria Math" w:eastAsia="Calibri" w:hAnsi="Cambria Math" w:cs="Arial"/>
                          <w:szCs w:val="20"/>
                        </w:rPr>
                      </m:ctrlPr>
                    </m:num>
                    <m:den>
                      <m:r>
                        <w:rPr>
                          <w:rFonts w:ascii="Cambria Math" w:eastAsia="Calibri" w:hAnsi="Cambria Math" w:cs="Arial"/>
                          <w:szCs w:val="20"/>
                        </w:rPr>
                        <m:t>c</m:t>
                      </m:r>
                      <m:sSup>
                        <m:sSupPr>
                          <m:ctrlPr>
                            <w:rPr>
                              <w:rFonts w:ascii="Cambria Math" w:eastAsia="Calibri" w:hAnsi="Cambria Math" w:cs="Arial"/>
                              <w:szCs w:val="20"/>
                            </w:rPr>
                          </m:ctrlPr>
                        </m:sSupPr>
                        <m:e>
                          <m:r>
                            <w:rPr>
                              <w:rFonts w:ascii="Cambria Math" w:eastAsia="Calibri" w:hAnsi="Cambria Math" w:cs="Arial"/>
                              <w:szCs w:val="20"/>
                            </w:rPr>
                            <m:t>m</m:t>
                          </m:r>
                        </m:e>
                        <m:sup>
                          <m:r>
                            <m:rPr>
                              <m:sty m:val="p"/>
                            </m:rPr>
                            <w:rPr>
                              <w:rFonts w:ascii="Cambria Math" w:eastAsia="Calibri" w:hAnsi="Cambria Math" w:cs="Arial"/>
                              <w:szCs w:val="20"/>
                            </w:rPr>
                            <m:t>2</m:t>
                          </m:r>
                        </m:sup>
                      </m:sSup>
                    </m:den>
                  </m:f>
                  <m:ctrlPr>
                    <w:rPr>
                      <w:rFonts w:ascii="Cambria Math" w:eastAsia="Times New Roman" w:hAnsi="Cambria Math" w:cs="Arial"/>
                      <w:szCs w:val="20"/>
                    </w:rPr>
                  </m:ctrlPr>
                </m:e>
              </m:d>
              <m:r>
                <m:rPr>
                  <m:sty m:val="p"/>
                </m:rPr>
                <w:rPr>
                  <w:rFonts w:ascii="Cambria Math" w:eastAsia="Calibri" w:hAnsi="Cambria Math" w:cs="Arial"/>
                  <w:szCs w:val="20"/>
                </w:rPr>
                <m:t>=-7.9*</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-8</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e>
                <m:sup>
                  <m:r>
                    <m:rPr>
                      <m:sty m:val="p"/>
                    </m:rPr>
                    <w:rPr>
                      <w:rFonts w:ascii="Cambria Math" w:eastAsia="Calibri" w:hAnsi="Cambria Math" w:cs="Arial"/>
                      <w:szCs w:val="20"/>
                    </w:rPr>
                    <m:t>3</m:t>
                  </m:r>
                </m:sup>
              </m:sSup>
              <m:r>
                <m:rPr>
                  <m:sty m:val="p"/>
                </m:rPr>
                <w:rPr>
                  <w:rFonts w:ascii="Cambria Math" w:eastAsia="Calibri" w:hAnsi="Cambria Math" w:cs="Arial"/>
                  <w:szCs w:val="20"/>
                </w:rPr>
                <m:t>+6.32*</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-10</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e>
                <m:sup>
                  <m:r>
                    <m:rPr>
                      <m:sty m:val="p"/>
                    </m:rPr>
                    <w:rPr>
                      <w:rFonts w:ascii="Cambria Math" w:eastAsia="Calibri" w:hAnsi="Cambria Math" w:cs="Arial"/>
                      <w:szCs w:val="20"/>
                    </w:rPr>
                    <m:t>4</m:t>
                  </m:r>
                </m:sup>
              </m:sSup>
              <m:r>
                <m:rPr>
                  <m:sty m:val="p"/>
                </m:rPr>
                <w:rPr>
                  <w:rFonts w:ascii="Cambria Math" w:eastAsia="Calibri" w:hAnsi="Cambria Math" w:cs="Arial"/>
                  <w:szCs w:val="20"/>
                </w:rPr>
                <m:t>-1.3*</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-12</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e>
                <m:sup>
                  <m:r>
                    <m:rPr>
                      <m:sty m:val="p"/>
                    </m:rPr>
                    <w:rPr>
                      <w:rFonts w:ascii="Cambria Math" w:eastAsia="Calibri" w:hAnsi="Cambria Math" w:cs="Arial"/>
                      <w:szCs w:val="20"/>
                    </w:rPr>
                    <m:t>5</m:t>
                  </m:r>
                </m:sup>
              </m:sSup>
              <m:r>
                <m:rPr>
                  <m:sty m:val="p"/>
                </m:rPr>
                <w:rPr>
                  <w:rFonts w:ascii="Cambria Math" w:eastAsia="Calibri" w:hAnsi="Cambria Math" w:cs="Arial"/>
                  <w:szCs w:val="20"/>
                </w:rPr>
                <m:t>+7.27*</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-9</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e>
                <m:sup>
                  <m:r>
                    <m:rPr>
                      <m:sty m:val="p"/>
                    </m:rPr>
                    <w:rPr>
                      <w:rFonts w:ascii="Cambria Math" w:eastAsia="Calibri" w:hAnsi="Cambria Math" w:cs="Arial"/>
                      <w:szCs w:val="20"/>
                    </w:rPr>
                    <m:t>3</m:t>
                  </m:r>
                </m:sup>
              </m:sSup>
              <m:r>
                <m:rPr>
                  <m:sty m:val="p"/>
                </m:rPr>
                <w:rPr>
                  <w:rFonts w:ascii="Cambria Math" w:eastAsia="Calibri" w:hAnsi="Cambria Math" w:cs="Arial"/>
                  <w:szCs w:val="20"/>
                </w:rPr>
                <m:t>-1.8*</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-11</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e>
                <m:sup>
                  <m:r>
                    <m:rPr>
                      <m:sty m:val="p"/>
                    </m:rPr>
                    <w:rPr>
                      <w:rFonts w:ascii="Cambria Math" w:eastAsia="Calibri" w:hAnsi="Cambria Math" w:cs="Arial"/>
                      <w:szCs w:val="20"/>
                    </w:rPr>
                    <m:t>4</m:t>
                  </m:r>
                </m:sup>
              </m:sSup>
              <m:r>
                <m:rPr>
                  <m:sty m:val="p"/>
                </m:rPr>
                <w:rPr>
                  <w:rFonts w:ascii="Cambria Math" w:eastAsia="Calibri" w:hAnsi="Cambria Math" w:cs="Arial"/>
                  <w:szCs w:val="20"/>
                </w:rPr>
                <m:t>+1.47*</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-14</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e>
                <m:sup>
                  <m:r>
                    <w:rPr>
                      <w:rFonts w:ascii="Cambria Math" w:eastAsia="Calibri" w:hAnsi="Cambria Math" w:cs="Arial"/>
                      <w:szCs w:val="20"/>
                    </w:rPr>
                    <m:t>5</m:t>
                  </m:r>
                </m:sup>
              </m:sSup>
            </m:oMath>
          </w:p>
        </w:tc>
      </w:tr>
      <w:tr w:rsidR="00802AFE" w:rsidRPr="00CE0C94" w14:paraId="17F4235E" w14:textId="77777777" w:rsidTr="00564273">
        <w:tc>
          <w:tcPr>
            <w:tcW w:w="1985" w:type="dxa"/>
            <w:vMerge/>
            <w:vAlign w:val="center"/>
          </w:tcPr>
          <w:p w14:paraId="02F83D1E" w14:textId="77777777" w:rsidR="00802AFE" w:rsidRDefault="00802AFE" w:rsidP="009B1370">
            <w:pPr>
              <w:jc w:val="center"/>
              <w:rPr>
                <w:rFonts w:ascii="Times New Roman" w:eastAsia="Calibri" w:hAnsi="Times New Roman" w:cs="Arial"/>
                <w:szCs w:val="20"/>
              </w:rPr>
            </w:pPr>
          </w:p>
        </w:tc>
        <w:tc>
          <w:tcPr>
            <w:tcW w:w="7427" w:type="dxa"/>
            <w:vAlign w:val="center"/>
          </w:tcPr>
          <w:p w14:paraId="084D48F2" w14:textId="77777777" w:rsidR="00802AFE" w:rsidRPr="00A633F3" w:rsidRDefault="00802AFE" w:rsidP="009B1370">
            <w:pPr>
              <w:rPr>
                <w:rFonts w:ascii="Times New Roman" w:eastAsia="Calibri" w:hAnsi="Times New Roman" w:cs="Arial"/>
                <w:szCs w:val="20"/>
              </w:rPr>
            </w:pPr>
            <w:r w:rsidRPr="00AA7DAC">
              <w:rPr>
                <w:rFonts w:ascii="Times New Roman" w:eastAsia="Calibri" w:hAnsi="Times New Roman" w:cs="Arial"/>
                <w:i/>
                <w:iCs/>
              </w:rPr>
              <w:t>V</w:t>
            </w:r>
            <w:r w:rsidRPr="00AA7DAC">
              <w:rPr>
                <w:rFonts w:ascii="Times New Roman" w:eastAsia="Calibri" w:hAnsi="Times New Roman" w:cs="Arial"/>
                <w:i/>
                <w:iCs/>
                <w:vertAlign w:val="subscript"/>
              </w:rPr>
              <w:t>OC</w:t>
            </w:r>
            <m:oMath>
              <m:d>
                <m:dPr>
                  <m:ctrlPr>
                    <w:rPr>
                      <w:rFonts w:ascii="Cambria Math" w:eastAsia="Calibri" w:hAnsi="Cambria Math" w:cs="Arial"/>
                      <w:szCs w:val="20"/>
                    </w:rPr>
                  </m:ctrlPr>
                </m:dPr>
                <m:e>
                  <m:r>
                    <m:rPr>
                      <m:sty m:val="p"/>
                    </m:rPr>
                    <w:rPr>
                      <w:rFonts w:ascii="Cambria Math" w:eastAsia="Calibri" w:hAnsi="Cambria Math" w:cs="Arial"/>
                      <w:szCs w:val="20"/>
                    </w:rPr>
                    <m:t>V</m:t>
                  </m:r>
                </m:e>
              </m:d>
              <m:r>
                <m:rPr>
                  <m:sty m:val="p"/>
                </m:rPr>
                <w:rPr>
                  <w:rFonts w:ascii="Cambria Math" w:eastAsia="Calibri" w:hAnsi="Cambria Math" w:cs="Arial"/>
                  <w:szCs w:val="20"/>
                </w:rPr>
                <m:t>=4.44*</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-8</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e>
                <m:sup>
                  <m:r>
                    <m:rPr>
                      <m:sty m:val="p"/>
                    </m:rPr>
                    <w:rPr>
                      <w:rFonts w:ascii="Cambria Math" w:eastAsia="Calibri" w:hAnsi="Cambria Math" w:cs="Arial"/>
                      <w:szCs w:val="20"/>
                    </w:rPr>
                    <m:t>3</m:t>
                  </m:r>
                </m:sup>
              </m:sSup>
              <m:r>
                <m:rPr>
                  <m:sty m:val="p"/>
                </m:rPr>
                <w:rPr>
                  <w:rFonts w:ascii="Cambria Math" w:eastAsia="Calibri" w:hAnsi="Cambria Math" w:cs="Arial"/>
                  <w:szCs w:val="20"/>
                </w:rPr>
                <m:t>-2*</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-10</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e>
                <m:sup>
                  <m:r>
                    <m:rPr>
                      <m:sty m:val="p"/>
                    </m:rPr>
                    <w:rPr>
                      <w:rFonts w:ascii="Cambria Math" w:eastAsia="Calibri" w:hAnsi="Cambria Math" w:cs="Arial"/>
                      <w:szCs w:val="20"/>
                    </w:rPr>
                    <m:t>4</m:t>
                  </m:r>
                </m:sup>
              </m:sSup>
              <m:r>
                <m:rPr>
                  <m:sty m:val="p"/>
                </m:rPr>
                <w:rPr>
                  <w:rFonts w:ascii="Cambria Math" w:eastAsia="Calibri" w:hAnsi="Cambria Math" w:cs="Arial"/>
                  <w:szCs w:val="20"/>
                </w:rPr>
                <m:t>+2.12*</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-13</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e>
                <m:sup>
                  <m:r>
                    <m:rPr>
                      <m:sty m:val="p"/>
                    </m:rPr>
                    <w:rPr>
                      <w:rFonts w:ascii="Cambria Math" w:eastAsia="Calibri" w:hAnsi="Cambria Math" w:cs="Arial"/>
                      <w:szCs w:val="20"/>
                    </w:rPr>
                    <m:t>5</m:t>
                  </m:r>
                </m:sup>
              </m:sSup>
              <m:r>
                <m:rPr>
                  <m:sty m:val="p"/>
                </m:rPr>
                <w:rPr>
                  <w:rFonts w:ascii="Cambria Math" w:eastAsia="Calibri" w:hAnsi="Cambria Math" w:cs="Arial"/>
                  <w:szCs w:val="20"/>
                </w:rPr>
                <m:t>+1.76*</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-8</m:t>
                  </m:r>
                </m:sup>
              </m:sSup>
              <m:sSubSup>
                <m:sSubSupPr>
                  <m:ctrlPr>
                    <w:rPr>
                      <w:rFonts w:ascii="Cambria Math" w:eastAsia="Calibri" w:hAnsi="Cambria Math" w:cs="Arial"/>
                      <w:szCs w:val="20"/>
                    </w:rPr>
                  </m:ctrlPr>
                </m:sSubSupPr>
                <m:e>
                  <m:r>
                    <w:rPr>
                      <w:rFonts w:ascii="Cambria Math" w:eastAsia="Calibri" w:hAnsi="Cambria Math" w:cs="Arial"/>
                      <w:szCs w:val="20"/>
                    </w:rPr>
                    <m:t>d</m:t>
                  </m:r>
                  <m:ctrlPr>
                    <w:rPr>
                      <w:rFonts w:ascii="Cambria Math" w:eastAsia="Calibri" w:hAnsi="Cambria Math" w:cs="Arial"/>
                      <w:i/>
                      <w:szCs w:val="20"/>
                    </w:rPr>
                  </m:ctrlP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ctrlPr>
                    <w:rPr>
                      <w:rFonts w:ascii="Cambria Math" w:eastAsia="Calibri" w:hAnsi="Cambria Math" w:cs="Arial"/>
                      <w:i/>
                      <w:szCs w:val="20"/>
                    </w:rPr>
                  </m:ctrlPr>
                </m:sub>
                <m:sup>
                  <m:r>
                    <m:rPr>
                      <m:sty m:val="p"/>
                    </m:rPr>
                    <w:rPr>
                      <w:rFonts w:ascii="Cambria Math" w:eastAsia="Calibri" w:hAnsi="Cambria Math" w:cs="Arial"/>
                      <w:szCs w:val="20"/>
                    </w:rPr>
                    <m:t>3</m:t>
                  </m:r>
                </m:sup>
              </m:sSubSup>
              <m:r>
                <m:rPr>
                  <m:sty m:val="p"/>
                </m:rPr>
                <w:rPr>
                  <w:rFonts w:ascii="Cambria Math" w:eastAsia="Calibri" w:hAnsi="Cambria Math" w:cs="Arial"/>
                  <w:szCs w:val="20"/>
                </w:rPr>
                <m:t>-5.7*</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-11</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e>
                <m:sup>
                  <m:r>
                    <m:rPr>
                      <m:sty m:val="p"/>
                    </m:rPr>
                    <w:rPr>
                      <w:rFonts w:ascii="Cambria Math" w:eastAsia="Calibri" w:hAnsi="Cambria Math" w:cs="Arial"/>
                      <w:szCs w:val="20"/>
                    </w:rPr>
                    <m:t>4</m:t>
                  </m:r>
                </m:sup>
              </m:sSup>
              <m:r>
                <m:rPr>
                  <m:sty m:val="p"/>
                </m:rPr>
                <w:rPr>
                  <w:rFonts w:ascii="Cambria Math" w:eastAsia="Calibri" w:hAnsi="Cambria Math" w:cs="Arial"/>
                  <w:szCs w:val="20"/>
                </w:rPr>
                <m:t>+4.87*</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-14</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e>
                <m:sup>
                  <m:r>
                    <w:rPr>
                      <w:rFonts w:ascii="Cambria Math" w:eastAsia="Calibri" w:hAnsi="Cambria Math" w:cs="Arial"/>
                      <w:szCs w:val="20"/>
                    </w:rPr>
                    <m:t>5</m:t>
                  </m:r>
                </m:sup>
              </m:sSup>
            </m:oMath>
          </w:p>
        </w:tc>
      </w:tr>
      <w:tr w:rsidR="00802AFE" w:rsidRPr="00CE0C94" w14:paraId="75591E7A" w14:textId="77777777" w:rsidTr="00564273">
        <w:tc>
          <w:tcPr>
            <w:tcW w:w="1985" w:type="dxa"/>
            <w:vMerge/>
            <w:tcBorders>
              <w:bottom w:val="single" w:sz="4" w:space="0" w:color="auto"/>
            </w:tcBorders>
            <w:vAlign w:val="center"/>
          </w:tcPr>
          <w:p w14:paraId="0BFD8125" w14:textId="77777777" w:rsidR="00802AFE" w:rsidRDefault="00802AFE" w:rsidP="009B1370">
            <w:pPr>
              <w:jc w:val="center"/>
              <w:rPr>
                <w:rFonts w:ascii="Times New Roman" w:eastAsia="Calibri" w:hAnsi="Times New Roman" w:cs="Arial"/>
                <w:szCs w:val="20"/>
              </w:rPr>
            </w:pPr>
          </w:p>
        </w:tc>
        <w:tc>
          <w:tcPr>
            <w:tcW w:w="7427" w:type="dxa"/>
            <w:tcBorders>
              <w:bottom w:val="single" w:sz="4" w:space="0" w:color="auto"/>
            </w:tcBorders>
            <w:vAlign w:val="center"/>
          </w:tcPr>
          <w:p w14:paraId="17500EEB" w14:textId="77777777" w:rsidR="00802AFE" w:rsidRPr="00A633F3" w:rsidRDefault="00802AFE" w:rsidP="009B1370">
            <w:pPr>
              <w:jc w:val="center"/>
              <w:rPr>
                <w:rFonts w:ascii="Times New Roman" w:eastAsia="Calibri" w:hAnsi="Times New Roman" w:cs="Arial"/>
                <w:szCs w:val="20"/>
              </w:rPr>
            </w:pPr>
            <m:oMathPara>
              <m:oMathParaPr>
                <m:jc m:val="left"/>
              </m:oMathParaPr>
              <m:oMath>
                <m:r>
                  <m:rPr>
                    <m:sty m:val="p"/>
                  </m:rPr>
                  <w:rPr>
                    <w:rFonts w:ascii="Cambria Math" w:eastAsia="Calibri" w:hAnsi="Cambria Math" w:cs="Arial"/>
                    <w:szCs w:val="20"/>
                  </w:rPr>
                  <m:t xml:space="preserve">IQE </m:t>
                </m:r>
                <m:d>
                  <m:dPr>
                    <m:ctrlPr>
                      <w:rPr>
                        <w:rFonts w:ascii="Cambria Math" w:eastAsia="Calibri" w:hAnsi="Cambria Math" w:cs="Arial"/>
                        <w:szCs w:val="20"/>
                      </w:rPr>
                    </m:ctrlPr>
                  </m:dPr>
                  <m:e>
                    <m:r>
                      <m:rPr>
                        <m:sty m:val="p"/>
                      </m:rPr>
                      <w:rPr>
                        <w:rFonts w:ascii="Cambria Math" w:eastAsia="Calibri" w:hAnsi="Cambria Math" w:cs="Arial"/>
                        <w:szCs w:val="20"/>
                      </w:rPr>
                      <m:t>%</m:t>
                    </m:r>
                  </m:e>
                </m:d>
                <m:r>
                  <m:rPr>
                    <m:sty m:val="p"/>
                  </m:rPr>
                  <w:rPr>
                    <w:rFonts w:ascii="Cambria Math" w:eastAsia="Calibri" w:hAnsi="Cambria Math" w:cs="Arial"/>
                    <w:szCs w:val="20"/>
                  </w:rPr>
                  <m:t>=-9.6*</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-8</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e>
                  <m:sup>
                    <m:r>
                      <m:rPr>
                        <m:sty m:val="p"/>
                      </m:rPr>
                      <w:rPr>
                        <w:rFonts w:ascii="Cambria Math" w:eastAsia="Calibri" w:hAnsi="Cambria Math" w:cs="Arial"/>
                        <w:szCs w:val="20"/>
                      </w:rPr>
                      <m:t>3</m:t>
                    </m:r>
                  </m:sup>
                </m:sSup>
                <m:r>
                  <m:rPr>
                    <m:sty m:val="p"/>
                  </m:rPr>
                  <w:rPr>
                    <w:rFonts w:ascii="Cambria Math" w:eastAsia="Calibri" w:hAnsi="Cambria Math" w:cs="Arial"/>
                    <w:szCs w:val="20"/>
                  </w:rPr>
                  <m:t>+1.43*</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-9</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e>
                  <m:sup>
                    <m:r>
                      <m:rPr>
                        <m:sty m:val="p"/>
                      </m:rPr>
                      <w:rPr>
                        <w:rFonts w:ascii="Cambria Math" w:eastAsia="Calibri" w:hAnsi="Cambria Math" w:cs="Arial"/>
                        <w:szCs w:val="20"/>
                      </w:rPr>
                      <m:t>4</m:t>
                    </m:r>
                  </m:sup>
                </m:sSup>
                <m:r>
                  <m:rPr>
                    <m:sty m:val="p"/>
                  </m:rPr>
                  <w:rPr>
                    <w:rFonts w:ascii="Cambria Math" w:eastAsia="Calibri" w:hAnsi="Cambria Math" w:cs="Arial"/>
                    <w:szCs w:val="20"/>
                  </w:rPr>
                  <m:t>-3.7*</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-12</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e>
                  <m:sup>
                    <m:r>
                      <m:rPr>
                        <m:sty m:val="p"/>
                      </m:rPr>
                      <w:rPr>
                        <w:rFonts w:ascii="Cambria Math" w:eastAsia="Calibri" w:hAnsi="Cambria Math" w:cs="Arial"/>
                        <w:szCs w:val="20"/>
                      </w:rPr>
                      <m:t>5</m:t>
                    </m:r>
                  </m:sup>
                </m:sSup>
                <m:r>
                  <m:rPr>
                    <m:sty m:val="p"/>
                  </m:rPr>
                  <w:rPr>
                    <w:rFonts w:ascii="Cambria Math" w:eastAsia="Calibri" w:hAnsi="Cambria Math" w:cs="Arial"/>
                    <w:szCs w:val="20"/>
                  </w:rPr>
                  <m:t>+3.39*</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-8</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e>
                  <m:sup>
                    <m:r>
                      <m:rPr>
                        <m:sty m:val="p"/>
                      </m:rPr>
                      <w:rPr>
                        <w:rFonts w:ascii="Cambria Math" w:eastAsia="Calibri" w:hAnsi="Cambria Math" w:cs="Arial"/>
                        <w:szCs w:val="20"/>
                      </w:rPr>
                      <m:t>3</m:t>
                    </m:r>
                  </m:sup>
                </m:sSup>
                <m:r>
                  <m:rPr>
                    <m:sty m:val="p"/>
                  </m:rPr>
                  <w:rPr>
                    <w:rFonts w:ascii="Cambria Math" w:eastAsia="Calibri" w:hAnsi="Cambria Math" w:cs="Arial"/>
                    <w:szCs w:val="20"/>
                  </w:rPr>
                  <m:t>-9.2*</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-11</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e>
                  <m:sup>
                    <m:r>
                      <m:rPr>
                        <m:sty m:val="p"/>
                      </m:rPr>
                      <w:rPr>
                        <w:rFonts w:ascii="Cambria Math" w:eastAsia="Calibri" w:hAnsi="Cambria Math" w:cs="Arial"/>
                        <w:szCs w:val="20"/>
                      </w:rPr>
                      <m:t>4</m:t>
                    </m:r>
                  </m:sup>
                </m:sSup>
                <m:r>
                  <m:rPr>
                    <m:sty m:val="p"/>
                  </m:rPr>
                  <w:rPr>
                    <w:rFonts w:ascii="Cambria Math" w:eastAsia="Calibri" w:hAnsi="Cambria Math" w:cs="Arial"/>
                    <w:szCs w:val="20"/>
                  </w:rPr>
                  <m:t>+8.52*</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-14</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e>
                  <m:sup>
                    <m:r>
                      <w:rPr>
                        <w:rFonts w:ascii="Cambria Math" w:eastAsia="Calibri" w:hAnsi="Cambria Math" w:cs="Arial"/>
                        <w:szCs w:val="20"/>
                      </w:rPr>
                      <m:t>5</m:t>
                    </m:r>
                  </m:sup>
                </m:sSup>
              </m:oMath>
            </m:oMathPara>
          </w:p>
        </w:tc>
      </w:tr>
      <w:tr w:rsidR="00802AFE" w:rsidRPr="00CE0C94" w14:paraId="11981E31" w14:textId="77777777" w:rsidTr="00564273">
        <w:tc>
          <w:tcPr>
            <w:tcW w:w="1985" w:type="dxa"/>
            <w:vMerge w:val="restart"/>
            <w:tcBorders>
              <w:top w:val="single" w:sz="4" w:space="0" w:color="auto"/>
            </w:tcBorders>
            <w:vAlign w:val="center"/>
          </w:tcPr>
          <w:p w14:paraId="76F3335A" w14:textId="77777777" w:rsidR="00802AFE" w:rsidRPr="00CE0C94" w:rsidRDefault="00802AFE" w:rsidP="009B1370">
            <w:pPr>
              <w:jc w:val="center"/>
              <w:rPr>
                <w:rFonts w:ascii="Times New Roman" w:eastAsia="Calibri" w:hAnsi="Times New Roman" w:cs="Arial"/>
                <w:szCs w:val="20"/>
              </w:rPr>
            </w:pPr>
            <m:oMath>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r>
                <m:rPr>
                  <m:sty m:val="p"/>
                </m:rPr>
                <w:rPr>
                  <w:rFonts w:ascii="Cambria Math" w:eastAsia="Calibri" w:hAnsi="Cambria Math" w:cs="Arial"/>
                  <w:szCs w:val="20"/>
                </w:rPr>
                <m:t>|</m:t>
              </m:r>
              <m:r>
                <w:rPr>
                  <w:rFonts w:ascii="Cambria Math" w:eastAsia="Calibri" w:hAnsi="Cambria Math" w:cs="Arial"/>
                  <w:szCs w:val="20"/>
                </w:rPr>
                <m:t>C</m:t>
              </m:r>
              <m:sSub>
                <m:sSubPr>
                  <m:ctrlPr>
                    <w:rPr>
                      <w:rFonts w:ascii="Cambria Math" w:eastAsia="Calibri" w:hAnsi="Cambria Math" w:cs="Arial"/>
                      <w:szCs w:val="20"/>
                    </w:rPr>
                  </m:ctrlPr>
                </m:sSubPr>
                <m:e>
                  <m:r>
                    <w:rPr>
                      <w:rFonts w:ascii="Cambria Math" w:eastAsia="Calibri" w:hAnsi="Cambria Math" w:cs="Arial"/>
                      <w:szCs w:val="20"/>
                    </w:rPr>
                    <m:t>u</m:t>
                  </m:r>
                </m:e>
                <m:sub>
                  <m:r>
                    <m:rPr>
                      <m:sty m:val="p"/>
                    </m:rPr>
                    <w:rPr>
                      <w:rFonts w:ascii="Cambria Math" w:eastAsia="Calibri" w:hAnsi="Cambria Math" w:cs="Arial"/>
                      <w:szCs w:val="20"/>
                    </w:rPr>
                    <m:t>2</m:t>
                  </m:r>
                </m:sub>
              </m:sSub>
              <m:r>
                <w:rPr>
                  <w:rFonts w:ascii="Cambria Math" w:eastAsia="Calibri" w:hAnsi="Cambria Math" w:cs="Arial"/>
                  <w:szCs w:val="20"/>
                </w:rPr>
                <m:t>O</m:t>
              </m:r>
            </m:oMath>
            <w:r w:rsidRPr="00CE0C94">
              <w:rPr>
                <w:rFonts w:ascii="Times New Roman" w:eastAsia="Calibri" w:hAnsi="Times New Roman" w:cs="Arial"/>
                <w:szCs w:val="20"/>
              </w:rPr>
              <w:t xml:space="preserve"> (Ag|Cu) </w:t>
            </w:r>
          </w:p>
          <w:p w14:paraId="6B06040C" w14:textId="77777777" w:rsidR="00802AFE" w:rsidRPr="00CE0C94" w:rsidRDefault="00802AFE" w:rsidP="009B1370">
            <w:pPr>
              <w:jc w:val="center"/>
              <w:rPr>
                <w:rFonts w:ascii="Times New Roman" w:eastAsia="Calibri" w:hAnsi="Times New Roman" w:cs="Arial"/>
                <w:szCs w:val="20"/>
              </w:rPr>
            </w:pPr>
          </w:p>
        </w:tc>
        <w:tc>
          <w:tcPr>
            <w:tcW w:w="7427" w:type="dxa"/>
            <w:tcBorders>
              <w:top w:val="single" w:sz="4" w:space="0" w:color="auto"/>
            </w:tcBorders>
            <w:vAlign w:val="center"/>
          </w:tcPr>
          <w:p w14:paraId="60D6200B" w14:textId="77777777" w:rsidR="00802AFE" w:rsidRPr="00A633F3" w:rsidRDefault="00802AFE" w:rsidP="009B1370">
            <w:pPr>
              <w:rPr>
                <w:rFonts w:ascii="Times New Roman" w:eastAsia="Calibri" w:hAnsi="Times New Roman" w:cs="Arial"/>
                <w:szCs w:val="20"/>
              </w:rPr>
            </w:pPr>
            <w:r w:rsidRPr="00BB3EA2">
              <w:rPr>
                <w:rFonts w:eastAsia="Times New Roman"/>
                <w:i/>
                <w:iCs/>
                <w:color w:val="000000"/>
              </w:rPr>
              <w:t>J</w:t>
            </w:r>
            <w:r w:rsidRPr="00BB3EA2">
              <w:rPr>
                <w:rFonts w:eastAsia="Times New Roman"/>
                <w:i/>
                <w:iCs/>
                <w:color w:val="000000"/>
                <w:vertAlign w:val="subscript"/>
              </w:rPr>
              <w:t>SC</w:t>
            </w:r>
            <m:oMath>
              <m:r>
                <m:rPr>
                  <m:sty m:val="p"/>
                </m:rPr>
                <w:rPr>
                  <w:rFonts w:ascii="Cambria Math" w:eastAsia="Calibri" w:hAnsi="Cambria Math" w:cs="Arial"/>
                  <w:szCs w:val="20"/>
                </w:rPr>
                <m:t xml:space="preserve"> </m:t>
              </m:r>
              <m:d>
                <m:dPr>
                  <m:ctrlPr>
                    <w:rPr>
                      <w:rFonts w:ascii="Cambria Math" w:eastAsia="Calibri" w:hAnsi="Cambria Math" w:cs="Arial"/>
                      <w:szCs w:val="20"/>
                    </w:rPr>
                  </m:ctrlPr>
                </m:dPr>
                <m:e>
                  <m:f>
                    <m:fPr>
                      <m:ctrlPr>
                        <w:rPr>
                          <w:rFonts w:ascii="Cambria Math" w:eastAsia="Calibri" w:hAnsi="Cambria Math" w:cs="Arial"/>
                          <w:i/>
                          <w:szCs w:val="20"/>
                        </w:rPr>
                      </m:ctrlPr>
                    </m:fPr>
                    <m:num>
                      <m:r>
                        <w:rPr>
                          <w:rFonts w:ascii="Cambria Math" w:eastAsia="Calibri" w:hAnsi="Cambria Math" w:cs="Arial"/>
                          <w:szCs w:val="20"/>
                        </w:rPr>
                        <m:t>mA</m:t>
                      </m:r>
                      <m:ctrlPr>
                        <w:rPr>
                          <w:rFonts w:ascii="Cambria Math" w:eastAsia="Calibri" w:hAnsi="Cambria Math" w:cs="Arial"/>
                          <w:szCs w:val="20"/>
                        </w:rPr>
                      </m:ctrlPr>
                    </m:num>
                    <m:den>
                      <m:r>
                        <w:rPr>
                          <w:rFonts w:ascii="Cambria Math" w:eastAsia="Calibri" w:hAnsi="Cambria Math" w:cs="Arial"/>
                          <w:szCs w:val="20"/>
                        </w:rPr>
                        <m:t>c</m:t>
                      </m:r>
                      <m:sSup>
                        <m:sSupPr>
                          <m:ctrlPr>
                            <w:rPr>
                              <w:rFonts w:ascii="Cambria Math" w:eastAsia="Calibri" w:hAnsi="Cambria Math" w:cs="Arial"/>
                              <w:szCs w:val="20"/>
                            </w:rPr>
                          </m:ctrlPr>
                        </m:sSupPr>
                        <m:e>
                          <m:r>
                            <w:rPr>
                              <w:rFonts w:ascii="Cambria Math" w:eastAsia="Calibri" w:hAnsi="Cambria Math" w:cs="Arial"/>
                              <w:szCs w:val="20"/>
                            </w:rPr>
                            <m:t>m</m:t>
                          </m:r>
                        </m:e>
                        <m:sup>
                          <m:r>
                            <m:rPr>
                              <m:sty m:val="p"/>
                            </m:rPr>
                            <w:rPr>
                              <w:rFonts w:ascii="Cambria Math" w:eastAsia="Calibri" w:hAnsi="Cambria Math" w:cs="Arial"/>
                              <w:szCs w:val="20"/>
                            </w:rPr>
                            <m:t>2</m:t>
                          </m:r>
                        </m:sup>
                      </m:sSup>
                    </m:den>
                  </m:f>
                  <m:ctrlPr>
                    <w:rPr>
                      <w:rFonts w:ascii="Cambria Math" w:eastAsia="Times New Roman" w:hAnsi="Cambria Math" w:cs="Arial"/>
                      <w:szCs w:val="20"/>
                    </w:rPr>
                  </m:ctrlPr>
                </m:e>
              </m:d>
              <m:r>
                <m:rPr>
                  <m:sty m:val="p"/>
                </m:rPr>
                <w:rPr>
                  <w:rFonts w:ascii="Cambria Math" w:eastAsia="Calibri" w:hAnsi="Cambria Math" w:cs="Arial"/>
                  <w:szCs w:val="20"/>
                </w:rPr>
                <m:t>=1.69*</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-8</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e>
                <m:sup>
                  <m:r>
                    <m:rPr>
                      <m:sty m:val="p"/>
                    </m:rPr>
                    <w:rPr>
                      <w:rFonts w:ascii="Cambria Math" w:eastAsia="Calibri" w:hAnsi="Cambria Math" w:cs="Arial"/>
                      <w:szCs w:val="20"/>
                    </w:rPr>
                    <m:t>3</m:t>
                  </m:r>
                </m:sup>
              </m:sSup>
              <m:r>
                <m:rPr>
                  <m:sty m:val="p"/>
                </m:rPr>
                <w:rPr>
                  <w:rFonts w:ascii="Cambria Math" w:eastAsia="Calibri" w:hAnsi="Cambria Math" w:cs="Arial"/>
                  <w:szCs w:val="20"/>
                </w:rPr>
                <m:t>-8.5*</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-11</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e>
                <m:sup>
                  <m:r>
                    <m:rPr>
                      <m:sty m:val="p"/>
                    </m:rPr>
                    <w:rPr>
                      <w:rFonts w:ascii="Cambria Math" w:eastAsia="Calibri" w:hAnsi="Cambria Math" w:cs="Arial"/>
                      <w:szCs w:val="20"/>
                    </w:rPr>
                    <m:t>4</m:t>
                  </m:r>
                </m:sup>
              </m:sSup>
              <m:r>
                <m:rPr>
                  <m:sty m:val="p"/>
                </m:rPr>
                <w:rPr>
                  <w:rFonts w:ascii="Cambria Math" w:eastAsia="Calibri" w:hAnsi="Cambria Math" w:cs="Arial"/>
                  <w:szCs w:val="20"/>
                </w:rPr>
                <m:t>+1.13*</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-13</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e>
                <m:sup>
                  <m:r>
                    <m:rPr>
                      <m:sty m:val="p"/>
                    </m:rPr>
                    <w:rPr>
                      <w:rFonts w:ascii="Cambria Math" w:eastAsia="Calibri" w:hAnsi="Cambria Math" w:cs="Arial"/>
                      <w:szCs w:val="20"/>
                    </w:rPr>
                    <m:t>5</m:t>
                  </m:r>
                </m:sup>
              </m:sSup>
              <m:r>
                <m:rPr>
                  <m:sty m:val="p"/>
                </m:rPr>
                <w:rPr>
                  <w:rFonts w:ascii="Cambria Math" w:eastAsia="Calibri" w:hAnsi="Cambria Math" w:cs="Arial"/>
                  <w:szCs w:val="20"/>
                </w:rPr>
                <m:t>+3.15*</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-9</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e>
                <m:sup>
                  <m:r>
                    <m:rPr>
                      <m:sty m:val="p"/>
                    </m:rPr>
                    <w:rPr>
                      <w:rFonts w:ascii="Cambria Math" w:eastAsia="Calibri" w:hAnsi="Cambria Math" w:cs="Arial"/>
                      <w:szCs w:val="20"/>
                    </w:rPr>
                    <m:t>3</m:t>
                  </m:r>
                </m:sup>
              </m:sSup>
              <m:r>
                <m:rPr>
                  <m:sty m:val="p"/>
                </m:rPr>
                <w:rPr>
                  <w:rFonts w:ascii="Cambria Math" w:eastAsia="Calibri" w:hAnsi="Cambria Math" w:cs="Arial"/>
                  <w:szCs w:val="20"/>
                </w:rPr>
                <m:t>-1.9*</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-12</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e>
                <m:sup>
                  <m:r>
                    <m:rPr>
                      <m:sty m:val="p"/>
                    </m:rPr>
                    <w:rPr>
                      <w:rFonts w:ascii="Cambria Math" w:eastAsia="Calibri" w:hAnsi="Cambria Math" w:cs="Arial"/>
                      <w:szCs w:val="20"/>
                    </w:rPr>
                    <m:t>4</m:t>
                  </m:r>
                </m:sup>
              </m:sSup>
              <m:r>
                <m:rPr>
                  <m:sty m:val="p"/>
                </m:rPr>
                <w:rPr>
                  <w:rFonts w:ascii="Cambria Math" w:eastAsia="Calibri" w:hAnsi="Cambria Math" w:cs="Arial"/>
                  <w:szCs w:val="20"/>
                </w:rPr>
                <m:t>-1.7*</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-15</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e>
                <m:sup>
                  <m:r>
                    <w:rPr>
                      <w:rFonts w:ascii="Cambria Math" w:eastAsia="Calibri" w:hAnsi="Cambria Math" w:cs="Arial"/>
                      <w:szCs w:val="20"/>
                    </w:rPr>
                    <m:t>5</m:t>
                  </m:r>
                </m:sup>
              </m:sSup>
            </m:oMath>
          </w:p>
        </w:tc>
      </w:tr>
      <w:tr w:rsidR="00802AFE" w:rsidRPr="00CE0C94" w14:paraId="03D82653" w14:textId="77777777" w:rsidTr="00564273">
        <w:tc>
          <w:tcPr>
            <w:tcW w:w="1985" w:type="dxa"/>
            <w:vMerge/>
            <w:vAlign w:val="center"/>
          </w:tcPr>
          <w:p w14:paraId="13CAE943" w14:textId="77777777" w:rsidR="00802AFE" w:rsidRPr="00CE0C94" w:rsidRDefault="00802AFE" w:rsidP="009B1370">
            <w:pPr>
              <w:jc w:val="center"/>
              <w:rPr>
                <w:rFonts w:ascii="Times New Roman" w:eastAsia="Calibri" w:hAnsi="Times New Roman" w:cs="Arial"/>
                <w:szCs w:val="20"/>
              </w:rPr>
            </w:pPr>
          </w:p>
        </w:tc>
        <w:tc>
          <w:tcPr>
            <w:tcW w:w="7427" w:type="dxa"/>
            <w:vAlign w:val="center"/>
          </w:tcPr>
          <w:p w14:paraId="6A63704D" w14:textId="77777777" w:rsidR="00802AFE" w:rsidRPr="00A633F3" w:rsidRDefault="00802AFE" w:rsidP="009B1370">
            <w:pPr>
              <w:rPr>
                <w:rFonts w:ascii="Times New Roman" w:eastAsia="Calibri" w:hAnsi="Times New Roman" w:cs="Arial"/>
                <w:szCs w:val="20"/>
              </w:rPr>
            </w:pPr>
            <w:r w:rsidRPr="00BB3EA2">
              <w:rPr>
                <w:rFonts w:eastAsia="Times New Roman"/>
                <w:i/>
                <w:iCs/>
                <w:color w:val="000000"/>
              </w:rPr>
              <w:t>V</w:t>
            </w:r>
            <w:r w:rsidRPr="00BB3EA2">
              <w:rPr>
                <w:rFonts w:eastAsia="Times New Roman"/>
                <w:i/>
                <w:iCs/>
                <w:color w:val="000000"/>
                <w:vertAlign w:val="subscript"/>
              </w:rPr>
              <w:t>OC</w:t>
            </w:r>
            <m:oMath>
              <m:d>
                <m:dPr>
                  <m:ctrlPr>
                    <w:rPr>
                      <w:rFonts w:ascii="Cambria Math" w:eastAsia="Calibri" w:hAnsi="Cambria Math" w:cs="Arial"/>
                      <w:szCs w:val="20"/>
                    </w:rPr>
                  </m:ctrlPr>
                </m:dPr>
                <m:e>
                  <m:r>
                    <m:rPr>
                      <m:sty m:val="p"/>
                    </m:rPr>
                    <w:rPr>
                      <w:rFonts w:ascii="Cambria Math" w:eastAsia="Calibri" w:hAnsi="Cambria Math" w:cs="Arial"/>
                      <w:szCs w:val="20"/>
                    </w:rPr>
                    <m:t>V</m:t>
                  </m:r>
                </m:e>
              </m:d>
              <m:r>
                <m:rPr>
                  <m:sty m:val="p"/>
                </m:rPr>
                <w:rPr>
                  <w:rFonts w:ascii="Cambria Math" w:eastAsia="Calibri" w:hAnsi="Cambria Math" w:cs="Arial"/>
                  <w:szCs w:val="20"/>
                </w:rPr>
                <m:t>=9.31*</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-9</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e>
                <m:sup>
                  <m:r>
                    <m:rPr>
                      <m:sty m:val="p"/>
                    </m:rPr>
                    <w:rPr>
                      <w:rFonts w:ascii="Cambria Math" w:eastAsia="Calibri" w:hAnsi="Cambria Math" w:cs="Arial"/>
                      <w:szCs w:val="20"/>
                    </w:rPr>
                    <m:t>3</m:t>
                  </m:r>
                </m:sup>
              </m:sSup>
              <m:r>
                <m:rPr>
                  <m:sty m:val="p"/>
                </m:rPr>
                <w:rPr>
                  <w:rFonts w:ascii="Cambria Math" w:eastAsia="Calibri" w:hAnsi="Cambria Math" w:cs="Arial"/>
                  <w:szCs w:val="20"/>
                </w:rPr>
                <m:t>+4.01*</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-11</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e>
                <m:sup>
                  <m:r>
                    <m:rPr>
                      <m:sty m:val="p"/>
                    </m:rPr>
                    <w:rPr>
                      <w:rFonts w:ascii="Cambria Math" w:eastAsia="Calibri" w:hAnsi="Cambria Math" w:cs="Arial"/>
                      <w:szCs w:val="20"/>
                    </w:rPr>
                    <m:t>4</m:t>
                  </m:r>
                </m:sup>
              </m:sSup>
              <m:r>
                <m:rPr>
                  <m:sty m:val="p"/>
                </m:rPr>
                <w:rPr>
                  <w:rFonts w:ascii="Cambria Math" w:eastAsia="Calibri" w:hAnsi="Cambria Math" w:cs="Arial"/>
                  <w:szCs w:val="20"/>
                </w:rPr>
                <m:t>-2*</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-13</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e>
                <m:sup>
                  <m:r>
                    <m:rPr>
                      <m:sty m:val="p"/>
                    </m:rPr>
                    <w:rPr>
                      <w:rFonts w:ascii="Cambria Math" w:eastAsia="Calibri" w:hAnsi="Cambria Math" w:cs="Arial"/>
                      <w:szCs w:val="20"/>
                    </w:rPr>
                    <m:t>5</m:t>
                  </m:r>
                </m:sup>
              </m:sSup>
              <m:r>
                <m:rPr>
                  <m:sty m:val="p"/>
                </m:rPr>
                <w:rPr>
                  <w:rFonts w:ascii="Cambria Math" w:eastAsia="Calibri" w:hAnsi="Cambria Math" w:cs="Arial"/>
                  <w:szCs w:val="20"/>
                </w:rPr>
                <m:t>+2.04*</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-8</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e>
                <m:sup>
                  <m:r>
                    <m:rPr>
                      <m:sty m:val="p"/>
                    </m:rPr>
                    <w:rPr>
                      <w:rFonts w:ascii="Cambria Math" w:eastAsia="Calibri" w:hAnsi="Cambria Math" w:cs="Arial"/>
                      <w:szCs w:val="20"/>
                    </w:rPr>
                    <m:t>3</m:t>
                  </m:r>
                </m:sup>
              </m:sSup>
              <m:r>
                <m:rPr>
                  <m:sty m:val="p"/>
                </m:rPr>
                <w:rPr>
                  <w:rFonts w:ascii="Cambria Math" w:eastAsia="Calibri" w:hAnsi="Cambria Math" w:cs="Arial"/>
                  <w:szCs w:val="20"/>
                </w:rPr>
                <m:t>-6.9*</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-11</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e>
                <m:sup>
                  <m:r>
                    <m:rPr>
                      <m:sty m:val="p"/>
                    </m:rPr>
                    <w:rPr>
                      <w:rFonts w:ascii="Cambria Math" w:eastAsia="Calibri" w:hAnsi="Cambria Math" w:cs="Arial"/>
                      <w:szCs w:val="20"/>
                    </w:rPr>
                    <m:t>4</m:t>
                  </m:r>
                </m:sup>
              </m:sSup>
              <m:r>
                <m:rPr>
                  <m:sty m:val="p"/>
                </m:rPr>
                <w:rPr>
                  <w:rFonts w:ascii="Cambria Math" w:eastAsia="Calibri" w:hAnsi="Cambria Math" w:cs="Arial"/>
                  <w:szCs w:val="20"/>
                </w:rPr>
                <m:t>+6.18*</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-14</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e>
                <m:sup>
                  <m:r>
                    <w:rPr>
                      <w:rFonts w:ascii="Cambria Math" w:eastAsia="Calibri" w:hAnsi="Cambria Math" w:cs="Arial"/>
                      <w:szCs w:val="20"/>
                    </w:rPr>
                    <m:t>5</m:t>
                  </m:r>
                </m:sup>
              </m:sSup>
            </m:oMath>
          </w:p>
        </w:tc>
      </w:tr>
      <w:tr w:rsidR="00802AFE" w:rsidRPr="00CE0C94" w14:paraId="7BF180BE" w14:textId="77777777" w:rsidTr="00564273">
        <w:tc>
          <w:tcPr>
            <w:tcW w:w="1985" w:type="dxa"/>
            <w:vMerge/>
            <w:tcBorders>
              <w:bottom w:val="single" w:sz="4" w:space="0" w:color="auto"/>
            </w:tcBorders>
            <w:vAlign w:val="center"/>
          </w:tcPr>
          <w:p w14:paraId="1642E44B" w14:textId="77777777" w:rsidR="00802AFE" w:rsidRPr="00CE0C94" w:rsidRDefault="00802AFE" w:rsidP="009B1370">
            <w:pPr>
              <w:jc w:val="center"/>
              <w:rPr>
                <w:rFonts w:ascii="Times New Roman" w:eastAsia="Calibri" w:hAnsi="Times New Roman" w:cs="Arial"/>
                <w:szCs w:val="20"/>
              </w:rPr>
            </w:pPr>
          </w:p>
        </w:tc>
        <w:tc>
          <w:tcPr>
            <w:tcW w:w="7427" w:type="dxa"/>
            <w:tcBorders>
              <w:bottom w:val="single" w:sz="4" w:space="0" w:color="auto"/>
            </w:tcBorders>
            <w:vAlign w:val="center"/>
          </w:tcPr>
          <w:p w14:paraId="1F3CD62F" w14:textId="77777777" w:rsidR="00802AFE" w:rsidRPr="003A3660" w:rsidRDefault="00802AFE" w:rsidP="009B1370">
            <w:pPr>
              <w:jc w:val="center"/>
              <w:rPr>
                <w:rFonts w:ascii="Times New Roman" w:eastAsia="Calibri" w:hAnsi="Times New Roman" w:cs="Arial"/>
                <w:szCs w:val="20"/>
              </w:rPr>
            </w:pPr>
            <m:oMathPara>
              <m:oMathParaPr>
                <m:jc m:val="left"/>
              </m:oMathParaPr>
              <m:oMath>
                <m:r>
                  <m:rPr>
                    <m:sty m:val="p"/>
                  </m:rPr>
                  <w:rPr>
                    <w:rFonts w:ascii="Cambria Math" w:eastAsia="Calibri" w:hAnsi="Cambria Math" w:cs="Arial"/>
                    <w:szCs w:val="20"/>
                  </w:rPr>
                  <m:t xml:space="preserve">IQE </m:t>
                </m:r>
                <m:d>
                  <m:dPr>
                    <m:ctrlPr>
                      <w:rPr>
                        <w:rFonts w:ascii="Cambria Math" w:eastAsia="Calibri" w:hAnsi="Cambria Math" w:cs="Arial"/>
                        <w:szCs w:val="20"/>
                      </w:rPr>
                    </m:ctrlPr>
                  </m:dPr>
                  <m:e>
                    <m:r>
                      <m:rPr>
                        <m:sty m:val="p"/>
                      </m:rPr>
                      <w:rPr>
                        <w:rFonts w:ascii="Cambria Math" w:eastAsia="Calibri" w:hAnsi="Cambria Math" w:cs="Arial"/>
                        <w:szCs w:val="20"/>
                      </w:rPr>
                      <m:t>%</m:t>
                    </m:r>
                  </m:e>
                </m:d>
                <m:r>
                  <m:rPr>
                    <m:sty m:val="p"/>
                  </m:rPr>
                  <w:rPr>
                    <w:rFonts w:ascii="Cambria Math" w:eastAsia="Calibri" w:hAnsi="Cambria Math" w:cs="Arial"/>
                    <w:szCs w:val="20"/>
                  </w:rPr>
                  <m:t>=-9.47*</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-7</m:t>
                    </m:r>
                  </m:sup>
                </m:sSup>
                <m:r>
                  <m:rPr>
                    <m:sty m:val="p"/>
                  </m:rPr>
                  <w:rPr>
                    <w:rFonts w:ascii="Cambria Math" w:eastAsia="Calibri" w:hAnsi="Cambria Math" w:cs="Arial"/>
                    <w:szCs w:val="20"/>
                  </w:rPr>
                  <m:t>*</m:t>
                </m:r>
                <m:sSup>
                  <m:sSupPr>
                    <m:ctrlPr>
                      <w:rPr>
                        <w:rFonts w:ascii="Cambria Math" w:eastAsia="Calibri" w:hAnsi="Cambria Math" w:cs="Arial"/>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e>
                  <m:sup>
                    <m:r>
                      <m:rPr>
                        <m:sty m:val="p"/>
                      </m:rPr>
                      <w:rPr>
                        <w:rFonts w:ascii="Cambria Math" w:eastAsia="Calibri" w:hAnsi="Cambria Math" w:cs="Arial"/>
                        <w:szCs w:val="20"/>
                      </w:rPr>
                      <m:t>3</m:t>
                    </m:r>
                  </m:sup>
                </m:sSup>
                <m:r>
                  <m:rPr>
                    <m:sty m:val="p"/>
                  </m:rPr>
                  <w:rPr>
                    <w:rFonts w:ascii="Cambria Math" w:eastAsia="Calibri" w:hAnsi="Cambria Math" w:cs="Arial"/>
                    <w:szCs w:val="20"/>
                  </w:rPr>
                  <m:t>+7.2*</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-9</m:t>
                    </m:r>
                  </m:sup>
                </m:sSup>
                <m:r>
                  <m:rPr>
                    <m:sty m:val="p"/>
                  </m:rPr>
                  <w:rPr>
                    <w:rFonts w:ascii="Cambria Math" w:eastAsia="Calibri" w:hAnsi="Cambria Math" w:cs="Arial"/>
                    <w:szCs w:val="20"/>
                  </w:rPr>
                  <m:t>*</m:t>
                </m:r>
                <m:sSup>
                  <m:sSupPr>
                    <m:ctrlPr>
                      <w:rPr>
                        <w:rFonts w:ascii="Cambria Math" w:eastAsia="Calibri" w:hAnsi="Cambria Math" w:cs="Arial"/>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e>
                  <m:sup>
                    <m:r>
                      <m:rPr>
                        <m:sty m:val="p"/>
                      </m:rPr>
                      <w:rPr>
                        <w:rFonts w:ascii="Cambria Math" w:eastAsia="Calibri" w:hAnsi="Cambria Math" w:cs="Arial"/>
                        <w:szCs w:val="20"/>
                      </w:rPr>
                      <m:t>4</m:t>
                    </m:r>
                  </m:sup>
                </m:sSup>
                <m:r>
                  <m:rPr>
                    <m:sty m:val="p"/>
                  </m:rPr>
                  <w:rPr>
                    <w:rFonts w:ascii="Cambria Math" w:eastAsia="Calibri" w:hAnsi="Cambria Math" w:cs="Arial"/>
                    <w:szCs w:val="20"/>
                  </w:rPr>
                  <m:t>-1.4*</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-11</m:t>
                    </m:r>
                  </m:sup>
                </m:sSup>
                <m:r>
                  <m:rPr>
                    <m:sty m:val="p"/>
                  </m:rPr>
                  <w:rPr>
                    <w:rFonts w:ascii="Cambria Math" w:eastAsia="Calibri" w:hAnsi="Cambria Math" w:cs="Arial"/>
                    <w:szCs w:val="20"/>
                  </w:rPr>
                  <m:t>*</m:t>
                </m:r>
                <m:sSup>
                  <m:sSupPr>
                    <m:ctrlPr>
                      <w:rPr>
                        <w:rFonts w:ascii="Cambria Math" w:eastAsia="Calibri" w:hAnsi="Cambria Math" w:cs="Arial"/>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e>
                  <m:sup>
                    <m:r>
                      <m:rPr>
                        <m:sty m:val="p"/>
                      </m:rPr>
                      <w:rPr>
                        <w:rFonts w:ascii="Cambria Math" w:eastAsia="Calibri" w:hAnsi="Cambria Math" w:cs="Arial"/>
                        <w:szCs w:val="20"/>
                      </w:rPr>
                      <m:t>5</m:t>
                    </m:r>
                  </m:sup>
                </m:sSup>
                <m:r>
                  <m:rPr>
                    <m:sty m:val="p"/>
                  </m:rPr>
                  <w:rPr>
                    <w:rFonts w:ascii="Cambria Math" w:eastAsia="Calibri" w:hAnsi="Cambria Math" w:cs="Arial"/>
                    <w:szCs w:val="20"/>
                  </w:rPr>
                  <m:t>+1.2*</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-7</m:t>
                    </m:r>
                  </m:sup>
                </m:sSup>
                <m:r>
                  <m:rPr>
                    <m:sty m:val="p"/>
                  </m:rPr>
                  <w:rPr>
                    <w:rFonts w:ascii="Cambria Math" w:eastAsia="Calibri" w:hAnsi="Cambria Math" w:cs="Arial"/>
                    <w:szCs w:val="20"/>
                  </w:rPr>
                  <m:t>*</m:t>
                </m:r>
                <m:sSup>
                  <m:sSupPr>
                    <m:ctrlPr>
                      <w:rPr>
                        <w:rFonts w:ascii="Cambria Math" w:eastAsia="Calibri" w:hAnsi="Cambria Math" w:cs="Arial"/>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e>
                  <m:sup>
                    <m:r>
                      <m:rPr>
                        <m:sty m:val="p"/>
                      </m:rPr>
                      <w:rPr>
                        <w:rFonts w:ascii="Cambria Math" w:eastAsia="Calibri" w:hAnsi="Cambria Math" w:cs="Arial"/>
                        <w:szCs w:val="20"/>
                      </w:rPr>
                      <m:t>3</m:t>
                    </m:r>
                  </m:sup>
                </m:sSup>
                <m:r>
                  <m:rPr>
                    <m:sty m:val="p"/>
                  </m:rPr>
                  <w:rPr>
                    <w:rFonts w:ascii="Cambria Math" w:eastAsia="Calibri" w:hAnsi="Cambria Math" w:cs="Arial"/>
                    <w:szCs w:val="20"/>
                  </w:rPr>
                  <m:t>-3.6*</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-10</m:t>
                    </m:r>
                  </m:sup>
                </m:sSup>
                <m:r>
                  <m:rPr>
                    <m:sty m:val="p"/>
                  </m:rPr>
                  <w:rPr>
                    <w:rFonts w:ascii="Cambria Math" w:eastAsia="Calibri" w:hAnsi="Cambria Math" w:cs="Arial"/>
                    <w:szCs w:val="20"/>
                  </w:rPr>
                  <m:t>*</m:t>
                </m:r>
                <m:sSup>
                  <m:sSupPr>
                    <m:ctrlPr>
                      <w:rPr>
                        <w:rFonts w:ascii="Cambria Math" w:eastAsia="Calibri" w:hAnsi="Cambria Math" w:cs="Arial"/>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e>
                  <m:sup>
                    <m:r>
                      <m:rPr>
                        <m:sty m:val="p"/>
                      </m:rPr>
                      <w:rPr>
                        <w:rFonts w:ascii="Cambria Math" w:eastAsia="Calibri" w:hAnsi="Cambria Math" w:cs="Arial"/>
                        <w:szCs w:val="20"/>
                      </w:rPr>
                      <m:t>4</m:t>
                    </m:r>
                  </m:sup>
                </m:sSup>
                <m:r>
                  <m:rPr>
                    <m:sty m:val="p"/>
                  </m:rPr>
                  <w:rPr>
                    <w:rFonts w:ascii="Cambria Math" w:eastAsia="Calibri" w:hAnsi="Cambria Math" w:cs="Arial"/>
                    <w:szCs w:val="20"/>
                  </w:rPr>
                  <m:t>+3.08*</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-13</m:t>
                    </m:r>
                  </m:sup>
                </m:sSup>
                <m:r>
                  <m:rPr>
                    <m:sty m:val="p"/>
                  </m:rPr>
                  <w:rPr>
                    <w:rFonts w:ascii="Cambria Math" w:eastAsia="Calibri" w:hAnsi="Cambria Math" w:cs="Arial"/>
                    <w:szCs w:val="20"/>
                  </w:rPr>
                  <m:t>*</m:t>
                </m:r>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e>
                  <m:sup>
                    <m:r>
                      <w:rPr>
                        <w:rFonts w:ascii="Cambria Math" w:eastAsia="Calibri" w:hAnsi="Cambria Math" w:cs="Arial"/>
                        <w:szCs w:val="20"/>
                      </w:rPr>
                      <m:t>5</m:t>
                    </m:r>
                  </m:sup>
                </m:sSup>
              </m:oMath>
            </m:oMathPara>
          </w:p>
        </w:tc>
      </w:tr>
      <w:tr w:rsidR="00802AFE" w:rsidRPr="00CE0C94" w14:paraId="59768920" w14:textId="77777777" w:rsidTr="00564273">
        <w:tc>
          <w:tcPr>
            <w:tcW w:w="1985" w:type="dxa"/>
            <w:vMerge w:val="restart"/>
            <w:tcBorders>
              <w:top w:val="single" w:sz="4" w:space="0" w:color="auto"/>
            </w:tcBorders>
            <w:vAlign w:val="center"/>
          </w:tcPr>
          <w:p w14:paraId="7AE4F7A6" w14:textId="77777777" w:rsidR="00802AFE" w:rsidRPr="00CE0C94" w:rsidRDefault="00802AFE" w:rsidP="009B1370">
            <w:pPr>
              <w:jc w:val="center"/>
              <w:rPr>
                <w:rFonts w:ascii="Times New Roman" w:eastAsia="Calibri" w:hAnsi="Times New Roman" w:cs="Arial"/>
                <w:iCs/>
                <w:szCs w:val="20"/>
              </w:rPr>
            </w:pPr>
            <m:oMathPara>
              <m:oMath>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d>
                  <m:dPr>
                    <m:begChr m:val="|"/>
                    <m:endChr m:val="|"/>
                    <m:ctrlPr>
                      <w:rPr>
                        <w:rFonts w:ascii="Cambria Math" w:eastAsia="Calibri" w:hAnsi="Cambria Math" w:cs="Arial"/>
                        <w:szCs w:val="20"/>
                      </w:rPr>
                    </m:ctrlPr>
                  </m:dPr>
                  <m:e>
                    <m:r>
                      <w:rPr>
                        <w:rFonts w:ascii="Cambria Math" w:eastAsia="Calibri" w:hAnsi="Cambria Math" w:cs="Arial"/>
                        <w:szCs w:val="20"/>
                      </w:rPr>
                      <m:t>C</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3</m:t>
                        </m:r>
                      </m:sub>
                    </m:sSub>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4</m:t>
                        </m:r>
                      </m:sub>
                    </m:sSub>
                  </m:e>
                </m:d>
                <m:r>
                  <w:rPr>
                    <w:rFonts w:ascii="Cambria Math" w:eastAsia="Calibri" w:hAnsi="Cambria Math" w:cs="Arial"/>
                    <w:szCs w:val="20"/>
                  </w:rPr>
                  <m:t>Mo</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3</m:t>
                    </m:r>
                  </m:sub>
                </m:sSub>
              </m:oMath>
            </m:oMathPara>
          </w:p>
          <w:p w14:paraId="3CFD9A9C" w14:textId="77777777" w:rsidR="00802AFE" w:rsidRPr="00CE0C94" w:rsidRDefault="00802AFE" w:rsidP="009B1370">
            <w:pPr>
              <w:rPr>
                <w:rFonts w:ascii="Times New Roman" w:eastAsia="Calibri" w:hAnsi="Times New Roman" w:cs="Arial"/>
                <w:iCs/>
                <w:szCs w:val="20"/>
              </w:rPr>
            </w:pPr>
          </w:p>
        </w:tc>
        <w:tc>
          <w:tcPr>
            <w:tcW w:w="7427" w:type="dxa"/>
            <w:tcBorders>
              <w:top w:val="single" w:sz="4" w:space="0" w:color="auto"/>
            </w:tcBorders>
            <w:vAlign w:val="center"/>
          </w:tcPr>
          <w:p w14:paraId="68211D86" w14:textId="77777777" w:rsidR="00802AFE" w:rsidRPr="003A3660" w:rsidRDefault="00802AFE" w:rsidP="009B1370">
            <w:pPr>
              <w:rPr>
                <w:rFonts w:ascii="Times New Roman" w:eastAsia="Calibri" w:hAnsi="Times New Roman" w:cs="Arial"/>
                <w:i/>
                <w:szCs w:val="20"/>
              </w:rPr>
            </w:pPr>
            <w:r w:rsidRPr="00A445E2">
              <w:rPr>
                <w:rFonts w:ascii="Times New Roman" w:eastAsia="Calibri" w:hAnsi="Times New Roman" w:cs="Arial"/>
                <w:i/>
                <w:iCs/>
              </w:rPr>
              <w:t>J</w:t>
            </w:r>
            <w:r w:rsidRPr="00A445E2">
              <w:rPr>
                <w:rFonts w:ascii="Times New Roman" w:eastAsia="Calibri" w:hAnsi="Times New Roman" w:cs="Arial"/>
                <w:i/>
                <w:iCs/>
                <w:vertAlign w:val="subscript"/>
              </w:rPr>
              <w:t>SC</w:t>
            </w:r>
            <m:oMath>
              <m:d>
                <m:dPr>
                  <m:ctrlPr>
                    <w:rPr>
                      <w:rFonts w:ascii="Cambria Math" w:eastAsia="Calibri" w:hAnsi="Cambria Math" w:cs="Arial"/>
                      <w:szCs w:val="20"/>
                    </w:rPr>
                  </m:ctrlPr>
                </m:dPr>
                <m:e>
                  <m:f>
                    <m:fPr>
                      <m:ctrlPr>
                        <w:rPr>
                          <w:rFonts w:ascii="Cambria Math" w:eastAsia="Calibri" w:hAnsi="Cambria Math" w:cs="Arial"/>
                          <w:i/>
                          <w:szCs w:val="20"/>
                        </w:rPr>
                      </m:ctrlPr>
                    </m:fPr>
                    <m:num>
                      <m:r>
                        <w:rPr>
                          <w:rFonts w:ascii="Cambria Math" w:eastAsia="Calibri" w:hAnsi="Cambria Math" w:cs="Arial"/>
                          <w:szCs w:val="20"/>
                        </w:rPr>
                        <m:t>mA</m:t>
                      </m:r>
                      <m:ctrlPr>
                        <w:rPr>
                          <w:rFonts w:ascii="Cambria Math" w:eastAsia="Calibri" w:hAnsi="Cambria Math" w:cs="Arial"/>
                          <w:szCs w:val="20"/>
                        </w:rPr>
                      </m:ctrlPr>
                    </m:num>
                    <m:den>
                      <m:r>
                        <w:rPr>
                          <w:rFonts w:ascii="Cambria Math" w:eastAsia="Calibri" w:hAnsi="Cambria Math" w:cs="Arial"/>
                          <w:szCs w:val="20"/>
                        </w:rPr>
                        <m:t>c</m:t>
                      </m:r>
                      <m:sSup>
                        <m:sSupPr>
                          <m:ctrlPr>
                            <w:rPr>
                              <w:rFonts w:ascii="Cambria Math" w:eastAsia="Calibri" w:hAnsi="Cambria Math" w:cs="Arial"/>
                              <w:szCs w:val="20"/>
                            </w:rPr>
                          </m:ctrlPr>
                        </m:sSupPr>
                        <m:e>
                          <m:r>
                            <w:rPr>
                              <w:rFonts w:ascii="Cambria Math" w:eastAsia="Calibri" w:hAnsi="Cambria Math" w:cs="Arial"/>
                              <w:szCs w:val="20"/>
                            </w:rPr>
                            <m:t>m</m:t>
                          </m:r>
                        </m:e>
                        <m:sup>
                          <m:r>
                            <m:rPr>
                              <m:sty m:val="p"/>
                            </m:rPr>
                            <w:rPr>
                              <w:rFonts w:ascii="Cambria Math" w:eastAsia="Calibri" w:hAnsi="Cambria Math" w:cs="Arial"/>
                              <w:szCs w:val="20"/>
                            </w:rPr>
                            <m:t>2</m:t>
                          </m:r>
                        </m:sup>
                      </m:sSup>
                    </m:den>
                  </m:f>
                  <m:ctrlPr>
                    <w:rPr>
                      <w:rFonts w:ascii="Cambria Math" w:eastAsia="Times New Roman" w:hAnsi="Cambria Math" w:cs="Arial"/>
                      <w:szCs w:val="20"/>
                    </w:rPr>
                  </m:ctrlPr>
                </m:e>
              </m:d>
              <m:r>
                <w:rPr>
                  <w:rFonts w:ascii="Cambria Math" w:hAnsi="Cambria Math"/>
                </w:rPr>
                <m:t>=</m:t>
              </m:r>
              <m:r>
                <m:rPr>
                  <m:sty m:val="p"/>
                </m:rPr>
                <w:rPr>
                  <w:rFonts w:ascii="Cambria Math" w:eastAsia="Calibri" w:hAnsi="Cambria Math" w:cs="Arial"/>
                  <w:szCs w:val="20"/>
                </w:rPr>
                <m:t>-1.5*</m:t>
              </m:r>
              <m:sSup>
                <m:sSupPr>
                  <m:ctrlPr>
                    <w:rPr>
                      <w:rFonts w:ascii="Cambria Math" w:eastAsia="Calibri" w:hAnsi="Cambria Math" w:cs="Arial"/>
                      <w:i/>
                      <w:szCs w:val="20"/>
                    </w:rPr>
                  </m:ctrlPr>
                </m:sSupPr>
                <m:e>
                  <m:r>
                    <w:rPr>
                      <w:rFonts w:ascii="Cambria Math" w:eastAsia="Calibri" w:hAnsi="Cambria Math" w:cs="Arial"/>
                      <w:szCs w:val="20"/>
                    </w:rPr>
                    <m:t>10</m:t>
                  </m:r>
                  <m:ctrlPr>
                    <w:rPr>
                      <w:rFonts w:ascii="Cambria Math" w:eastAsia="Calibri" w:hAnsi="Cambria Math" w:cs="Arial"/>
                      <w:szCs w:val="20"/>
                    </w:rPr>
                  </m:ctrlPr>
                </m:e>
                <m:sup>
                  <m:r>
                    <w:rPr>
                      <w:rFonts w:ascii="Cambria Math" w:eastAsia="Calibri" w:hAnsi="Cambria Math" w:cs="Arial"/>
                      <w:szCs w:val="20"/>
                    </w:rPr>
                    <m:t>-11</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rPr>
                        <m:t>C</m:t>
                      </m:r>
                      <m:sSub>
                        <m:sSubPr>
                          <m:ctrlPr>
                            <w:rPr>
                              <w:rFonts w:ascii="Cambria Math" w:eastAsia="Calibri" w:hAnsi="Cambria Math" w:cs="Arial"/>
                              <w:i/>
                            </w:rPr>
                          </m:ctrlPr>
                        </m:sSubPr>
                        <m:e>
                          <m:r>
                            <w:rPr>
                              <w:rFonts w:ascii="Cambria Math" w:eastAsia="Calibri" w:hAnsi="Cambria Math" w:cs="Arial"/>
                            </w:rPr>
                            <m:t>o</m:t>
                          </m:r>
                        </m:e>
                        <m:sub>
                          <m:r>
                            <w:rPr>
                              <w:rFonts w:ascii="Cambria Math" w:eastAsia="Calibri" w:hAnsi="Cambria Math" w:cs="Arial"/>
                            </w:rPr>
                            <m:t>3</m:t>
                          </m:r>
                        </m:sub>
                      </m:sSub>
                      <m:sSub>
                        <m:sSubPr>
                          <m:ctrlPr>
                            <w:rPr>
                              <w:rFonts w:ascii="Cambria Math" w:eastAsia="Calibri" w:hAnsi="Cambria Math" w:cs="Arial"/>
                              <w:i/>
                            </w:rPr>
                          </m:ctrlPr>
                        </m:sSubPr>
                        <m:e>
                          <m:r>
                            <w:rPr>
                              <w:rFonts w:ascii="Cambria Math" w:eastAsia="Calibri" w:hAnsi="Cambria Math" w:cs="Arial"/>
                            </w:rPr>
                            <m:t>O</m:t>
                          </m:r>
                        </m:e>
                        <m:sub>
                          <m:r>
                            <w:rPr>
                              <w:rFonts w:ascii="Cambria Math" w:eastAsia="Calibri" w:hAnsi="Cambria Math" w:cs="Arial"/>
                            </w:rPr>
                            <m:t>4</m:t>
                          </m:r>
                        </m:sub>
                      </m:sSub>
                    </m:sub>
                  </m:sSub>
                </m:e>
                <m:sup>
                  <m:r>
                    <w:rPr>
                      <w:rFonts w:ascii="Cambria Math" w:eastAsia="Calibri" w:hAnsi="Cambria Math" w:cs="Arial"/>
                      <w:szCs w:val="20"/>
                    </w:rPr>
                    <m:t>4</m:t>
                  </m:r>
                </m:sup>
              </m:sSup>
              <m:r>
                <w:rPr>
                  <w:rFonts w:ascii="Cambria Math" w:eastAsia="Calibri" w:hAnsi="Cambria Math" w:cs="Arial"/>
                  <w:szCs w:val="20"/>
                </w:rPr>
                <m:t>+6.09</m:t>
              </m:r>
              <m:r>
                <m:rPr>
                  <m:sty m:val="p"/>
                </m:rPr>
                <w:rPr>
                  <w:rFonts w:ascii="Cambria Math" w:eastAsia="Calibri" w:hAnsi="Cambria Math" w:cs="Arial"/>
                  <w:szCs w:val="20"/>
                </w:rPr>
                <m:t>*</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-14</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rPr>
                        <m:t>C</m:t>
                      </m:r>
                      <m:sSub>
                        <m:sSubPr>
                          <m:ctrlPr>
                            <w:rPr>
                              <w:rFonts w:ascii="Cambria Math" w:eastAsia="Calibri" w:hAnsi="Cambria Math" w:cs="Arial"/>
                              <w:i/>
                            </w:rPr>
                          </m:ctrlPr>
                        </m:sSubPr>
                        <m:e>
                          <m:r>
                            <w:rPr>
                              <w:rFonts w:ascii="Cambria Math" w:eastAsia="Calibri" w:hAnsi="Cambria Math" w:cs="Arial"/>
                            </w:rPr>
                            <m:t>o</m:t>
                          </m:r>
                        </m:e>
                        <m:sub>
                          <m:r>
                            <w:rPr>
                              <w:rFonts w:ascii="Cambria Math" w:eastAsia="Calibri" w:hAnsi="Cambria Math" w:cs="Arial"/>
                            </w:rPr>
                            <m:t>3</m:t>
                          </m:r>
                        </m:sub>
                      </m:sSub>
                      <m:sSub>
                        <m:sSubPr>
                          <m:ctrlPr>
                            <w:rPr>
                              <w:rFonts w:ascii="Cambria Math" w:eastAsia="Calibri" w:hAnsi="Cambria Math" w:cs="Arial"/>
                              <w:i/>
                            </w:rPr>
                          </m:ctrlPr>
                        </m:sSubPr>
                        <m:e>
                          <m:r>
                            <w:rPr>
                              <w:rFonts w:ascii="Cambria Math" w:eastAsia="Calibri" w:hAnsi="Cambria Math" w:cs="Arial"/>
                            </w:rPr>
                            <m:t>O</m:t>
                          </m:r>
                        </m:e>
                        <m:sub>
                          <m:r>
                            <w:rPr>
                              <w:rFonts w:ascii="Cambria Math" w:eastAsia="Calibri" w:hAnsi="Cambria Math" w:cs="Arial"/>
                            </w:rPr>
                            <m:t>4</m:t>
                          </m:r>
                        </m:sub>
                      </m:sSub>
                    </m:sub>
                  </m:sSub>
                </m:e>
                <m:sup>
                  <m:r>
                    <w:rPr>
                      <w:rFonts w:ascii="Cambria Math" w:eastAsia="Calibri" w:hAnsi="Cambria Math" w:cs="Arial"/>
                      <w:szCs w:val="20"/>
                    </w:rPr>
                    <m:t>5</m:t>
                  </m:r>
                </m:sup>
              </m:sSup>
              <m:r>
                <w:rPr>
                  <w:rFonts w:ascii="Cambria Math" w:eastAsia="Calibri" w:hAnsi="Cambria Math" w:cs="Arial"/>
                  <w:szCs w:val="20"/>
                </w:rPr>
                <m:t>+3.74*</m:t>
              </m:r>
              <m:sSup>
                <m:sSupPr>
                  <m:ctrlPr>
                    <w:rPr>
                      <w:rFonts w:ascii="Cambria Math" w:eastAsia="Calibri" w:hAnsi="Cambria Math" w:cs="Arial"/>
                      <w:i/>
                      <w:szCs w:val="20"/>
                    </w:rPr>
                  </m:ctrlPr>
                </m:sSupPr>
                <m:e>
                  <m:r>
                    <w:rPr>
                      <w:rFonts w:ascii="Cambria Math" w:eastAsia="Calibri" w:hAnsi="Cambria Math" w:cs="Arial"/>
                      <w:szCs w:val="20"/>
                    </w:rPr>
                    <m:t>10</m:t>
                  </m:r>
                </m:e>
                <m:sup>
                  <m:r>
                    <w:rPr>
                      <w:rFonts w:ascii="Cambria Math" w:eastAsia="Calibri" w:hAnsi="Cambria Math" w:cs="Arial"/>
                      <w:szCs w:val="20"/>
                    </w:rPr>
                    <m:t>-9</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rPr>
                        <m:t>Mo</m:t>
                      </m:r>
                      <m:sSub>
                        <m:sSubPr>
                          <m:ctrlPr>
                            <w:rPr>
                              <w:rFonts w:ascii="Cambria Math" w:eastAsia="Calibri" w:hAnsi="Cambria Math" w:cs="Arial"/>
                              <w:i/>
                            </w:rPr>
                          </m:ctrlPr>
                        </m:sSubPr>
                        <m:e>
                          <m:r>
                            <w:rPr>
                              <w:rFonts w:ascii="Cambria Math" w:eastAsia="Calibri" w:hAnsi="Cambria Math" w:cs="Arial"/>
                            </w:rPr>
                            <m:t>O</m:t>
                          </m:r>
                        </m:e>
                        <m:sub>
                          <m:r>
                            <w:rPr>
                              <w:rFonts w:ascii="Cambria Math" w:eastAsia="Calibri" w:hAnsi="Cambria Math" w:cs="Arial"/>
                            </w:rPr>
                            <m:t>3</m:t>
                          </m:r>
                        </m:sub>
                      </m:sSub>
                    </m:sub>
                  </m:sSub>
                </m:e>
                <m:sup>
                  <m:r>
                    <w:rPr>
                      <w:rFonts w:ascii="Cambria Math" w:eastAsia="Calibri" w:hAnsi="Cambria Math" w:cs="Arial"/>
                      <w:szCs w:val="20"/>
                    </w:rPr>
                    <m:t>4</m:t>
                  </m:r>
                </m:sup>
              </m:sSup>
              <m:r>
                <w:rPr>
                  <w:rFonts w:ascii="Cambria Math" w:eastAsia="Calibri" w:hAnsi="Cambria Math" w:cs="Arial"/>
                  <w:szCs w:val="20"/>
                </w:rPr>
                <m:t>-4.5*</m:t>
              </m:r>
              <m:sSup>
                <m:sSupPr>
                  <m:ctrlPr>
                    <w:rPr>
                      <w:rFonts w:ascii="Cambria Math" w:eastAsia="Calibri" w:hAnsi="Cambria Math" w:cs="Arial"/>
                      <w:i/>
                      <w:szCs w:val="20"/>
                    </w:rPr>
                  </m:ctrlPr>
                </m:sSupPr>
                <m:e>
                  <m:r>
                    <w:rPr>
                      <w:rFonts w:ascii="Cambria Math" w:eastAsia="Calibri" w:hAnsi="Cambria Math" w:cs="Arial"/>
                      <w:szCs w:val="20"/>
                    </w:rPr>
                    <m:t>10</m:t>
                  </m:r>
                </m:e>
                <m:sup>
                  <m:r>
                    <w:rPr>
                      <w:rFonts w:ascii="Cambria Math" w:eastAsia="Calibri" w:hAnsi="Cambria Math" w:cs="Arial"/>
                      <w:szCs w:val="20"/>
                    </w:rPr>
                    <m:t>-11</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rPr>
                        <m:t>Mo</m:t>
                      </m:r>
                      <m:sSub>
                        <m:sSubPr>
                          <m:ctrlPr>
                            <w:rPr>
                              <w:rFonts w:ascii="Cambria Math" w:eastAsia="Calibri" w:hAnsi="Cambria Math" w:cs="Arial"/>
                              <w:i/>
                            </w:rPr>
                          </m:ctrlPr>
                        </m:sSubPr>
                        <m:e>
                          <m:r>
                            <w:rPr>
                              <w:rFonts w:ascii="Cambria Math" w:eastAsia="Calibri" w:hAnsi="Cambria Math" w:cs="Arial"/>
                            </w:rPr>
                            <m:t>O</m:t>
                          </m:r>
                        </m:e>
                        <m:sub>
                          <m:r>
                            <w:rPr>
                              <w:rFonts w:ascii="Cambria Math" w:eastAsia="Calibri" w:hAnsi="Cambria Math" w:cs="Arial"/>
                            </w:rPr>
                            <m:t>3</m:t>
                          </m:r>
                        </m:sub>
                      </m:sSub>
                    </m:sub>
                  </m:sSub>
                </m:e>
                <m:sup>
                  <m:r>
                    <w:rPr>
                      <w:rFonts w:ascii="Cambria Math" w:eastAsia="Calibri" w:hAnsi="Cambria Math" w:cs="Arial"/>
                      <w:szCs w:val="20"/>
                    </w:rPr>
                    <m:t>5</m:t>
                  </m:r>
                </m:sup>
              </m:sSup>
              <m:r>
                <w:rPr>
                  <w:rFonts w:ascii="Cambria Math" w:eastAsia="Calibri" w:hAnsi="Cambria Math" w:cs="Arial"/>
                  <w:szCs w:val="20"/>
                </w:rPr>
                <m:t>+5.17*</m:t>
              </m:r>
              <m:sSup>
                <m:sSupPr>
                  <m:ctrlPr>
                    <w:rPr>
                      <w:rFonts w:ascii="Cambria Math" w:eastAsia="Calibri" w:hAnsi="Cambria Math" w:cs="Arial"/>
                      <w:i/>
                      <w:szCs w:val="20"/>
                    </w:rPr>
                  </m:ctrlPr>
                </m:sSupPr>
                <m:e>
                  <m:r>
                    <w:rPr>
                      <w:rFonts w:ascii="Cambria Math" w:eastAsia="Calibri" w:hAnsi="Cambria Math" w:cs="Arial"/>
                      <w:szCs w:val="20"/>
                    </w:rPr>
                    <m:t>10</m:t>
                  </m:r>
                </m:e>
                <m:sup>
                  <m:r>
                    <w:rPr>
                      <w:rFonts w:ascii="Cambria Math" w:eastAsia="Calibri" w:hAnsi="Cambria Math" w:cs="Arial"/>
                      <w:szCs w:val="20"/>
                    </w:rPr>
                    <m:t>-12</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e>
                <m:sup>
                  <m:r>
                    <w:rPr>
                      <w:rFonts w:ascii="Cambria Math" w:eastAsia="Calibri" w:hAnsi="Cambria Math" w:cs="Arial"/>
                      <w:szCs w:val="20"/>
                    </w:rPr>
                    <m:t>4</m:t>
                  </m:r>
                </m:sup>
              </m:sSup>
              <m:r>
                <w:rPr>
                  <w:rFonts w:ascii="Cambria Math" w:eastAsia="Calibri" w:hAnsi="Cambria Math" w:cs="Arial"/>
                  <w:szCs w:val="20"/>
                </w:rPr>
                <m:t>-1.3*</m:t>
              </m:r>
              <m:sSup>
                <m:sSupPr>
                  <m:ctrlPr>
                    <w:rPr>
                      <w:rFonts w:ascii="Cambria Math" w:eastAsia="Calibri" w:hAnsi="Cambria Math" w:cs="Arial"/>
                      <w:i/>
                      <w:szCs w:val="20"/>
                    </w:rPr>
                  </m:ctrlPr>
                </m:sSupPr>
                <m:e>
                  <m:r>
                    <w:rPr>
                      <w:rFonts w:ascii="Cambria Math" w:eastAsia="Calibri" w:hAnsi="Cambria Math" w:cs="Arial"/>
                      <w:szCs w:val="20"/>
                    </w:rPr>
                    <m:t>10</m:t>
                  </m:r>
                </m:e>
                <m:sup>
                  <m:r>
                    <w:rPr>
                      <w:rFonts w:ascii="Cambria Math" w:eastAsia="Calibri" w:hAnsi="Cambria Math" w:cs="Arial"/>
                      <w:szCs w:val="20"/>
                    </w:rPr>
                    <m:t>-14</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e>
                <m:sup>
                  <m:r>
                    <w:rPr>
                      <w:rFonts w:ascii="Cambria Math" w:eastAsia="Calibri" w:hAnsi="Cambria Math" w:cs="Arial"/>
                      <w:szCs w:val="20"/>
                    </w:rPr>
                    <m:t>5</m:t>
                  </m:r>
                </m:sup>
              </m:sSup>
            </m:oMath>
          </w:p>
        </w:tc>
      </w:tr>
      <w:tr w:rsidR="00802AFE" w:rsidRPr="00CE0C94" w14:paraId="688A18D9" w14:textId="77777777" w:rsidTr="00564273">
        <w:tc>
          <w:tcPr>
            <w:tcW w:w="1985" w:type="dxa"/>
            <w:vMerge/>
            <w:vAlign w:val="center"/>
          </w:tcPr>
          <w:p w14:paraId="33777C99" w14:textId="77777777" w:rsidR="00802AFE" w:rsidRPr="00CE0C94" w:rsidRDefault="00802AFE" w:rsidP="009B1370">
            <w:pPr>
              <w:jc w:val="center"/>
              <w:rPr>
                <w:rFonts w:ascii="Times New Roman" w:eastAsia="Calibri" w:hAnsi="Times New Roman" w:cs="Arial"/>
                <w:iCs/>
                <w:szCs w:val="20"/>
              </w:rPr>
            </w:pPr>
          </w:p>
        </w:tc>
        <w:tc>
          <w:tcPr>
            <w:tcW w:w="7427" w:type="dxa"/>
            <w:vAlign w:val="center"/>
          </w:tcPr>
          <w:p w14:paraId="09F3C99C" w14:textId="77777777" w:rsidR="00802AFE" w:rsidRPr="003A3660" w:rsidRDefault="00802AFE" w:rsidP="009B1370">
            <w:pPr>
              <w:jc w:val="center"/>
              <w:rPr>
                <w:rFonts w:ascii="Times New Roman" w:eastAsia="Calibri" w:hAnsi="Times New Roman" w:cs="Arial"/>
                <w:i/>
                <w:szCs w:val="20"/>
              </w:rPr>
            </w:pPr>
            <w:r w:rsidRPr="00BB3EA2">
              <w:rPr>
                <w:rFonts w:eastAsia="Times New Roman"/>
                <w:i/>
                <w:iCs/>
                <w:color w:val="000000"/>
              </w:rPr>
              <w:t>V</w:t>
            </w:r>
            <w:r w:rsidRPr="00BB3EA2">
              <w:rPr>
                <w:rFonts w:eastAsia="Times New Roman"/>
                <w:i/>
                <w:iCs/>
                <w:color w:val="000000"/>
                <w:vertAlign w:val="subscript"/>
              </w:rPr>
              <w:t>OC</w:t>
            </w:r>
            <m:oMath>
              <m:d>
                <m:dPr>
                  <m:ctrlPr>
                    <w:rPr>
                      <w:rFonts w:ascii="Cambria Math" w:eastAsia="Calibri" w:hAnsi="Cambria Math" w:cs="Arial"/>
                      <w:szCs w:val="20"/>
                    </w:rPr>
                  </m:ctrlPr>
                </m:dPr>
                <m:e>
                  <m:r>
                    <m:rPr>
                      <m:sty m:val="p"/>
                    </m:rPr>
                    <w:rPr>
                      <w:rFonts w:ascii="Cambria Math" w:eastAsia="Calibri" w:hAnsi="Cambria Math" w:cs="Arial"/>
                      <w:szCs w:val="20"/>
                    </w:rPr>
                    <m:t>V</m:t>
                  </m:r>
                </m:e>
              </m:d>
              <m:r>
                <m:rPr>
                  <m:sty m:val="p"/>
                </m:rPr>
                <w:rPr>
                  <w:rFonts w:ascii="Cambria Math" w:eastAsia="Calibri" w:hAnsi="Cambria Math" w:cs="Arial"/>
                  <w:szCs w:val="20"/>
                </w:rPr>
                <m:t>=2.47*</m:t>
              </m:r>
              <m:sSup>
                <m:sSupPr>
                  <m:ctrlPr>
                    <w:rPr>
                      <w:rFonts w:ascii="Cambria Math" w:eastAsia="Calibri" w:hAnsi="Cambria Math" w:cs="Arial"/>
                      <w:i/>
                      <w:szCs w:val="20"/>
                    </w:rPr>
                  </m:ctrlPr>
                </m:sSupPr>
                <m:e>
                  <m:r>
                    <w:rPr>
                      <w:rFonts w:ascii="Cambria Math" w:eastAsia="Calibri" w:hAnsi="Cambria Math" w:cs="Arial"/>
                      <w:szCs w:val="20"/>
                    </w:rPr>
                    <m:t>10</m:t>
                  </m:r>
                  <m:ctrlPr>
                    <w:rPr>
                      <w:rFonts w:ascii="Cambria Math" w:eastAsia="Calibri" w:hAnsi="Cambria Math" w:cs="Arial"/>
                      <w:szCs w:val="20"/>
                    </w:rPr>
                  </m:ctrlPr>
                </m:e>
                <m:sup>
                  <m:r>
                    <w:rPr>
                      <w:rFonts w:ascii="Cambria Math" w:eastAsia="Calibri" w:hAnsi="Cambria Math" w:cs="Arial"/>
                      <w:szCs w:val="20"/>
                    </w:rPr>
                    <m:t>-10</m:t>
                  </m:r>
                </m:sup>
              </m:sSup>
              <m:sSup>
                <m:sSupPr>
                  <m:ctrlPr>
                    <w:rPr>
                      <w:rFonts w:ascii="Cambria Math" w:eastAsia="Calibri" w:hAnsi="Cambria Math" w:cs="Arial"/>
                      <w:i/>
                      <w:szCs w:val="20"/>
                    </w:rPr>
                  </m:ctrlPr>
                </m:sSupPr>
                <m:e>
                  <m:r>
                    <w:rPr>
                      <w:rFonts w:ascii="Cambria Math" w:eastAsia="Calibri" w:hAnsi="Cambria Math" w:cs="Arial"/>
                      <w:szCs w:val="20"/>
                    </w:rPr>
                    <m:t xml:space="preserve"> </m:t>
                  </m:r>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rPr>
                        <m:t>C</m:t>
                      </m:r>
                      <m:sSub>
                        <m:sSubPr>
                          <m:ctrlPr>
                            <w:rPr>
                              <w:rFonts w:ascii="Cambria Math" w:eastAsia="Calibri" w:hAnsi="Cambria Math" w:cs="Arial"/>
                              <w:i/>
                            </w:rPr>
                          </m:ctrlPr>
                        </m:sSubPr>
                        <m:e>
                          <m:r>
                            <w:rPr>
                              <w:rFonts w:ascii="Cambria Math" w:eastAsia="Calibri" w:hAnsi="Cambria Math" w:cs="Arial"/>
                            </w:rPr>
                            <m:t>o</m:t>
                          </m:r>
                        </m:e>
                        <m:sub>
                          <m:r>
                            <w:rPr>
                              <w:rFonts w:ascii="Cambria Math" w:eastAsia="Calibri" w:hAnsi="Cambria Math" w:cs="Arial"/>
                            </w:rPr>
                            <m:t>3</m:t>
                          </m:r>
                        </m:sub>
                      </m:sSub>
                      <m:sSub>
                        <m:sSubPr>
                          <m:ctrlPr>
                            <w:rPr>
                              <w:rFonts w:ascii="Cambria Math" w:eastAsia="Calibri" w:hAnsi="Cambria Math" w:cs="Arial"/>
                              <w:i/>
                            </w:rPr>
                          </m:ctrlPr>
                        </m:sSubPr>
                        <m:e>
                          <m:r>
                            <w:rPr>
                              <w:rFonts w:ascii="Cambria Math" w:eastAsia="Calibri" w:hAnsi="Cambria Math" w:cs="Arial"/>
                            </w:rPr>
                            <m:t>O</m:t>
                          </m:r>
                        </m:e>
                        <m:sub>
                          <m:r>
                            <w:rPr>
                              <w:rFonts w:ascii="Cambria Math" w:eastAsia="Calibri" w:hAnsi="Cambria Math" w:cs="Arial"/>
                            </w:rPr>
                            <m:t>4</m:t>
                          </m:r>
                        </m:sub>
                      </m:sSub>
                    </m:sub>
                  </m:sSub>
                </m:e>
                <m:sup>
                  <m:r>
                    <w:rPr>
                      <w:rFonts w:ascii="Cambria Math" w:eastAsia="Calibri" w:hAnsi="Cambria Math" w:cs="Arial"/>
                      <w:szCs w:val="20"/>
                    </w:rPr>
                    <m:t>4</m:t>
                  </m:r>
                </m:sup>
              </m:sSup>
              <m:r>
                <w:rPr>
                  <w:rFonts w:ascii="Cambria Math" w:eastAsia="Calibri" w:hAnsi="Cambria Math" w:cs="Arial"/>
                  <w:szCs w:val="20"/>
                </w:rPr>
                <m:t>-7.5</m:t>
              </m:r>
              <m:r>
                <m:rPr>
                  <m:sty m:val="p"/>
                </m:rPr>
                <w:rPr>
                  <w:rFonts w:ascii="Cambria Math" w:eastAsia="Calibri" w:hAnsi="Cambria Math" w:cs="Arial"/>
                  <w:szCs w:val="20"/>
                </w:rPr>
                <m:t>*</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-13</m:t>
                  </m:r>
                </m:sup>
              </m:sSup>
              <m:r>
                <w:rPr>
                  <w:rFonts w:ascii="Cambria Math" w:eastAsia="Calibri" w:hAnsi="Cambria Math" w:cs="Arial"/>
                  <w:szCs w:val="20"/>
                </w:rPr>
                <m:t xml:space="preserve"> </m:t>
              </m:r>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rPr>
                        <m:t>C</m:t>
                      </m:r>
                      <m:sSub>
                        <m:sSubPr>
                          <m:ctrlPr>
                            <w:rPr>
                              <w:rFonts w:ascii="Cambria Math" w:eastAsia="Calibri" w:hAnsi="Cambria Math" w:cs="Arial"/>
                              <w:i/>
                            </w:rPr>
                          </m:ctrlPr>
                        </m:sSubPr>
                        <m:e>
                          <m:r>
                            <w:rPr>
                              <w:rFonts w:ascii="Cambria Math" w:eastAsia="Calibri" w:hAnsi="Cambria Math" w:cs="Arial"/>
                            </w:rPr>
                            <m:t>o</m:t>
                          </m:r>
                        </m:e>
                        <m:sub>
                          <m:r>
                            <w:rPr>
                              <w:rFonts w:ascii="Cambria Math" w:eastAsia="Calibri" w:hAnsi="Cambria Math" w:cs="Arial"/>
                            </w:rPr>
                            <m:t>3</m:t>
                          </m:r>
                        </m:sub>
                      </m:sSub>
                      <m:sSub>
                        <m:sSubPr>
                          <m:ctrlPr>
                            <w:rPr>
                              <w:rFonts w:ascii="Cambria Math" w:eastAsia="Calibri" w:hAnsi="Cambria Math" w:cs="Arial"/>
                              <w:i/>
                            </w:rPr>
                          </m:ctrlPr>
                        </m:sSubPr>
                        <m:e>
                          <m:r>
                            <w:rPr>
                              <w:rFonts w:ascii="Cambria Math" w:eastAsia="Calibri" w:hAnsi="Cambria Math" w:cs="Arial"/>
                            </w:rPr>
                            <m:t>O</m:t>
                          </m:r>
                        </m:e>
                        <m:sub>
                          <m:r>
                            <w:rPr>
                              <w:rFonts w:ascii="Cambria Math" w:eastAsia="Calibri" w:hAnsi="Cambria Math" w:cs="Arial"/>
                            </w:rPr>
                            <m:t>4</m:t>
                          </m:r>
                        </m:sub>
                      </m:sSub>
                    </m:sub>
                  </m:sSub>
                </m:e>
                <m:sup>
                  <m:r>
                    <w:rPr>
                      <w:rFonts w:ascii="Cambria Math" w:eastAsia="Calibri" w:hAnsi="Cambria Math" w:cs="Arial"/>
                      <w:szCs w:val="20"/>
                    </w:rPr>
                    <m:t>5</m:t>
                  </m:r>
                </m:sup>
              </m:sSup>
              <m:r>
                <w:rPr>
                  <w:rFonts w:ascii="Cambria Math" w:eastAsia="Calibri" w:hAnsi="Cambria Math" w:cs="Arial"/>
                  <w:szCs w:val="20"/>
                </w:rPr>
                <m:t>+6.06*</m:t>
              </m:r>
              <m:sSup>
                <m:sSupPr>
                  <m:ctrlPr>
                    <w:rPr>
                      <w:rFonts w:ascii="Cambria Math" w:eastAsia="Calibri" w:hAnsi="Cambria Math" w:cs="Arial"/>
                      <w:i/>
                      <w:szCs w:val="20"/>
                    </w:rPr>
                  </m:ctrlPr>
                </m:sSupPr>
                <m:e>
                  <m:r>
                    <w:rPr>
                      <w:rFonts w:ascii="Cambria Math" w:eastAsia="Calibri" w:hAnsi="Cambria Math" w:cs="Arial"/>
                      <w:szCs w:val="20"/>
                    </w:rPr>
                    <m:t>10</m:t>
                  </m:r>
                </m:e>
                <m:sup>
                  <m:r>
                    <w:rPr>
                      <w:rFonts w:ascii="Cambria Math" w:eastAsia="Calibri" w:hAnsi="Cambria Math" w:cs="Arial"/>
                      <w:szCs w:val="20"/>
                    </w:rPr>
                    <m:t>-7</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rPr>
                        <m:t>Mo</m:t>
                      </m:r>
                      <m:sSub>
                        <m:sSubPr>
                          <m:ctrlPr>
                            <w:rPr>
                              <w:rFonts w:ascii="Cambria Math" w:eastAsia="Calibri" w:hAnsi="Cambria Math" w:cs="Arial"/>
                              <w:i/>
                            </w:rPr>
                          </m:ctrlPr>
                        </m:sSubPr>
                        <m:e>
                          <m:r>
                            <w:rPr>
                              <w:rFonts w:ascii="Cambria Math" w:eastAsia="Calibri" w:hAnsi="Cambria Math" w:cs="Arial"/>
                            </w:rPr>
                            <m:t>O</m:t>
                          </m:r>
                        </m:e>
                        <m:sub>
                          <m:r>
                            <w:rPr>
                              <w:rFonts w:ascii="Cambria Math" w:eastAsia="Calibri" w:hAnsi="Cambria Math" w:cs="Arial"/>
                            </w:rPr>
                            <m:t>3</m:t>
                          </m:r>
                        </m:sub>
                      </m:sSub>
                    </m:sub>
                  </m:sSub>
                </m:e>
                <m:sup>
                  <m:r>
                    <w:rPr>
                      <w:rFonts w:ascii="Cambria Math" w:eastAsia="Calibri" w:hAnsi="Cambria Math" w:cs="Arial"/>
                      <w:szCs w:val="20"/>
                    </w:rPr>
                    <m:t>4</m:t>
                  </m:r>
                </m:sup>
              </m:sSup>
              <m:r>
                <w:rPr>
                  <w:rFonts w:ascii="Cambria Math" w:eastAsia="Calibri" w:hAnsi="Cambria Math" w:cs="Arial"/>
                  <w:szCs w:val="20"/>
                </w:rPr>
                <m:t>-9.2*</m:t>
              </m:r>
              <m:sSup>
                <m:sSupPr>
                  <m:ctrlPr>
                    <w:rPr>
                      <w:rFonts w:ascii="Cambria Math" w:eastAsia="Calibri" w:hAnsi="Cambria Math" w:cs="Arial"/>
                      <w:i/>
                      <w:szCs w:val="20"/>
                    </w:rPr>
                  </m:ctrlPr>
                </m:sSupPr>
                <m:e>
                  <m:r>
                    <w:rPr>
                      <w:rFonts w:ascii="Cambria Math" w:eastAsia="Calibri" w:hAnsi="Cambria Math" w:cs="Arial"/>
                      <w:szCs w:val="20"/>
                    </w:rPr>
                    <m:t>10</m:t>
                  </m:r>
                </m:e>
                <m:sup>
                  <m:r>
                    <w:rPr>
                      <w:rFonts w:ascii="Cambria Math" w:eastAsia="Calibri" w:hAnsi="Cambria Math" w:cs="Arial"/>
                      <w:szCs w:val="20"/>
                    </w:rPr>
                    <m:t>-9</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rPr>
                        <m:t>Mo</m:t>
                      </m:r>
                      <m:sSub>
                        <m:sSubPr>
                          <m:ctrlPr>
                            <w:rPr>
                              <w:rFonts w:ascii="Cambria Math" w:eastAsia="Calibri" w:hAnsi="Cambria Math" w:cs="Arial"/>
                              <w:i/>
                            </w:rPr>
                          </m:ctrlPr>
                        </m:sSubPr>
                        <m:e>
                          <m:r>
                            <w:rPr>
                              <w:rFonts w:ascii="Cambria Math" w:eastAsia="Calibri" w:hAnsi="Cambria Math" w:cs="Arial"/>
                            </w:rPr>
                            <m:t>O</m:t>
                          </m:r>
                        </m:e>
                        <m:sub>
                          <m:r>
                            <w:rPr>
                              <w:rFonts w:ascii="Cambria Math" w:eastAsia="Calibri" w:hAnsi="Cambria Math" w:cs="Arial"/>
                            </w:rPr>
                            <m:t>3</m:t>
                          </m:r>
                        </m:sub>
                      </m:sSub>
                    </m:sub>
                  </m:sSub>
                </m:e>
                <m:sup>
                  <m:r>
                    <w:rPr>
                      <w:rFonts w:ascii="Cambria Math" w:eastAsia="Calibri" w:hAnsi="Cambria Math" w:cs="Arial"/>
                      <w:szCs w:val="20"/>
                    </w:rPr>
                    <m:t>5</m:t>
                  </m:r>
                </m:sup>
              </m:sSup>
              <m:r>
                <w:rPr>
                  <w:rFonts w:ascii="Cambria Math" w:eastAsia="Calibri" w:hAnsi="Cambria Math" w:cs="Arial"/>
                  <w:szCs w:val="20"/>
                </w:rPr>
                <m:t>-1.4*</m:t>
              </m:r>
              <m:sSup>
                <m:sSupPr>
                  <m:ctrlPr>
                    <w:rPr>
                      <w:rFonts w:ascii="Cambria Math" w:eastAsia="Calibri" w:hAnsi="Cambria Math" w:cs="Arial"/>
                      <w:i/>
                      <w:szCs w:val="20"/>
                    </w:rPr>
                  </m:ctrlPr>
                </m:sSupPr>
                <m:e>
                  <m:r>
                    <w:rPr>
                      <w:rFonts w:ascii="Cambria Math" w:eastAsia="Calibri" w:hAnsi="Cambria Math" w:cs="Arial"/>
                      <w:szCs w:val="20"/>
                    </w:rPr>
                    <m:t>10</m:t>
                  </m:r>
                </m:e>
                <m:sup>
                  <m:r>
                    <w:rPr>
                      <w:rFonts w:ascii="Cambria Math" w:eastAsia="Calibri" w:hAnsi="Cambria Math" w:cs="Arial"/>
                      <w:szCs w:val="20"/>
                    </w:rPr>
                    <m:t>-10</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e>
                <m:sup>
                  <m:r>
                    <w:rPr>
                      <w:rFonts w:ascii="Cambria Math" w:eastAsia="Calibri" w:hAnsi="Cambria Math" w:cs="Arial"/>
                      <w:szCs w:val="20"/>
                    </w:rPr>
                    <m:t>4</m:t>
                  </m:r>
                </m:sup>
              </m:sSup>
              <m:r>
                <w:rPr>
                  <w:rFonts w:ascii="Cambria Math" w:eastAsia="Calibri" w:hAnsi="Cambria Math" w:cs="Arial"/>
                  <w:szCs w:val="20"/>
                </w:rPr>
                <m:t>+3.3*</m:t>
              </m:r>
              <m:sSup>
                <m:sSupPr>
                  <m:ctrlPr>
                    <w:rPr>
                      <w:rFonts w:ascii="Cambria Math" w:eastAsia="Calibri" w:hAnsi="Cambria Math" w:cs="Arial"/>
                      <w:i/>
                      <w:szCs w:val="20"/>
                    </w:rPr>
                  </m:ctrlPr>
                </m:sSupPr>
                <m:e>
                  <m:r>
                    <w:rPr>
                      <w:rFonts w:ascii="Cambria Math" w:eastAsia="Calibri" w:hAnsi="Cambria Math" w:cs="Arial"/>
                      <w:szCs w:val="20"/>
                    </w:rPr>
                    <m:t>10</m:t>
                  </m:r>
                </m:e>
                <m:sup>
                  <m:r>
                    <w:rPr>
                      <w:rFonts w:ascii="Cambria Math" w:eastAsia="Calibri" w:hAnsi="Cambria Math" w:cs="Arial"/>
                      <w:szCs w:val="20"/>
                    </w:rPr>
                    <m:t>-13</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e>
                <m:sup>
                  <m:r>
                    <w:rPr>
                      <w:rFonts w:ascii="Cambria Math" w:eastAsia="Calibri" w:hAnsi="Cambria Math" w:cs="Arial"/>
                      <w:szCs w:val="20"/>
                    </w:rPr>
                    <m:t>5</m:t>
                  </m:r>
                </m:sup>
              </m:sSup>
            </m:oMath>
          </w:p>
        </w:tc>
      </w:tr>
      <w:tr w:rsidR="00802AFE" w:rsidRPr="00CE0C94" w14:paraId="39A62888" w14:textId="77777777" w:rsidTr="00564273">
        <w:tc>
          <w:tcPr>
            <w:tcW w:w="1985" w:type="dxa"/>
            <w:vMerge/>
            <w:tcBorders>
              <w:bottom w:val="single" w:sz="4" w:space="0" w:color="auto"/>
            </w:tcBorders>
            <w:vAlign w:val="center"/>
          </w:tcPr>
          <w:p w14:paraId="14E818FF" w14:textId="77777777" w:rsidR="00802AFE" w:rsidRPr="00CE0C94" w:rsidRDefault="00802AFE" w:rsidP="009B1370">
            <w:pPr>
              <w:jc w:val="center"/>
              <w:rPr>
                <w:rFonts w:ascii="Times New Roman" w:eastAsia="Calibri" w:hAnsi="Times New Roman" w:cs="Arial"/>
                <w:iCs/>
                <w:szCs w:val="20"/>
              </w:rPr>
            </w:pPr>
          </w:p>
        </w:tc>
        <w:tc>
          <w:tcPr>
            <w:tcW w:w="7427" w:type="dxa"/>
            <w:tcBorders>
              <w:bottom w:val="single" w:sz="4" w:space="0" w:color="auto"/>
            </w:tcBorders>
            <w:vAlign w:val="center"/>
          </w:tcPr>
          <w:p w14:paraId="2713B226" w14:textId="77777777" w:rsidR="00802AFE" w:rsidRPr="003A3660" w:rsidRDefault="00802AFE" w:rsidP="009B1370">
            <w:pPr>
              <w:jc w:val="center"/>
              <w:rPr>
                <w:rFonts w:ascii="Times New Roman" w:eastAsia="Calibri" w:hAnsi="Times New Roman" w:cs="Arial"/>
                <w:szCs w:val="20"/>
                <w:rtl/>
              </w:rPr>
            </w:pPr>
            <m:oMathPara>
              <m:oMathParaPr>
                <m:jc m:val="left"/>
              </m:oMathParaPr>
              <m:oMath>
                <m:r>
                  <m:rPr>
                    <m:sty m:val="p"/>
                  </m:rPr>
                  <w:rPr>
                    <w:rFonts w:ascii="Cambria Math" w:eastAsia="Calibri" w:hAnsi="Cambria Math" w:cs="Arial"/>
                    <w:szCs w:val="20"/>
                  </w:rPr>
                  <m:t xml:space="preserve">IQE </m:t>
                </m:r>
                <m:d>
                  <m:dPr>
                    <m:ctrlPr>
                      <w:rPr>
                        <w:rFonts w:ascii="Cambria Math" w:eastAsia="Calibri" w:hAnsi="Cambria Math" w:cs="Arial"/>
                        <w:szCs w:val="20"/>
                      </w:rPr>
                    </m:ctrlPr>
                  </m:dPr>
                  <m:e>
                    <m:r>
                      <m:rPr>
                        <m:sty m:val="p"/>
                      </m:rPr>
                      <w:rPr>
                        <w:rFonts w:ascii="Cambria Math" w:eastAsia="Calibri" w:hAnsi="Cambria Math" w:cs="Arial"/>
                        <w:szCs w:val="20"/>
                      </w:rPr>
                      <m:t>%</m:t>
                    </m:r>
                  </m:e>
                </m:d>
                <m:r>
                  <m:rPr>
                    <m:sty m:val="p"/>
                  </m:rPr>
                  <w:rPr>
                    <w:rFonts w:ascii="Cambria Math" w:eastAsia="Calibri" w:hAnsi="Cambria Math" w:cs="Arial"/>
                    <w:szCs w:val="20"/>
                  </w:rPr>
                  <m:t>=-3.9*</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-7</m:t>
                    </m:r>
                  </m:sup>
                </m:sSup>
                <m:r>
                  <w:rPr>
                    <w:rFonts w:ascii="Cambria Math" w:eastAsia="Calibri" w:hAnsi="Cambria Math" w:cs="Arial"/>
                    <w:szCs w:val="20"/>
                  </w:rPr>
                  <m:t xml:space="preserve"> </m:t>
                </m:r>
                <m:sSup>
                  <m:sSupPr>
                    <m:ctrlPr>
                      <w:rPr>
                        <w:rFonts w:ascii="Cambria Math" w:eastAsia="Calibri" w:hAnsi="Cambria Math" w:cs="Arial"/>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rPr>
                          <m:t>C</m:t>
                        </m:r>
                        <m:sSub>
                          <m:sSubPr>
                            <m:ctrlPr>
                              <w:rPr>
                                <w:rFonts w:ascii="Cambria Math" w:eastAsia="Calibri" w:hAnsi="Cambria Math" w:cs="Arial"/>
                                <w:i/>
                              </w:rPr>
                            </m:ctrlPr>
                          </m:sSubPr>
                          <m:e>
                            <m:r>
                              <w:rPr>
                                <w:rFonts w:ascii="Cambria Math" w:eastAsia="Calibri" w:hAnsi="Cambria Math" w:cs="Arial"/>
                              </w:rPr>
                              <m:t>o</m:t>
                            </m:r>
                          </m:e>
                          <m:sub>
                            <m:r>
                              <w:rPr>
                                <w:rFonts w:ascii="Cambria Math" w:eastAsia="Calibri" w:hAnsi="Cambria Math" w:cs="Arial"/>
                              </w:rPr>
                              <m:t>3</m:t>
                            </m:r>
                          </m:sub>
                        </m:sSub>
                        <m:sSub>
                          <m:sSubPr>
                            <m:ctrlPr>
                              <w:rPr>
                                <w:rFonts w:ascii="Cambria Math" w:eastAsia="Calibri" w:hAnsi="Cambria Math" w:cs="Arial"/>
                                <w:i/>
                              </w:rPr>
                            </m:ctrlPr>
                          </m:sSubPr>
                          <m:e>
                            <m:r>
                              <w:rPr>
                                <w:rFonts w:ascii="Cambria Math" w:eastAsia="Calibri" w:hAnsi="Cambria Math" w:cs="Arial"/>
                              </w:rPr>
                              <m:t>O</m:t>
                            </m:r>
                          </m:e>
                          <m:sub>
                            <m:r>
                              <w:rPr>
                                <w:rFonts w:ascii="Cambria Math" w:eastAsia="Calibri" w:hAnsi="Cambria Math" w:cs="Arial"/>
                              </w:rPr>
                              <m:t>4</m:t>
                            </m:r>
                          </m:sub>
                        </m:sSub>
                      </m:sub>
                    </m:sSub>
                  </m:e>
                  <m:sup>
                    <m:r>
                      <m:rPr>
                        <m:sty m:val="p"/>
                      </m:rPr>
                      <w:rPr>
                        <w:rFonts w:ascii="Cambria Math" w:eastAsia="Calibri" w:hAnsi="Cambria Math" w:cs="Arial"/>
                        <w:szCs w:val="20"/>
                      </w:rPr>
                      <m:t>3</m:t>
                    </m:r>
                  </m:sup>
                </m:sSup>
                <m:r>
                  <m:rPr>
                    <m:sty m:val="p"/>
                  </m:rPr>
                  <w:rPr>
                    <w:rFonts w:ascii="Cambria Math" w:eastAsia="Calibri" w:hAnsi="Cambria Math" w:cs="Arial"/>
                    <w:szCs w:val="20"/>
                  </w:rPr>
                  <m:t>+3.26*</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-9</m:t>
                    </m:r>
                  </m:sup>
                </m:sSup>
                <m:r>
                  <w:rPr>
                    <w:rFonts w:ascii="Cambria Math" w:eastAsia="Calibri" w:hAnsi="Cambria Math" w:cs="Arial"/>
                    <w:szCs w:val="20"/>
                  </w:rPr>
                  <m:t xml:space="preserve"> </m:t>
                </m:r>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rPr>
                          <m:t>C</m:t>
                        </m:r>
                        <m:sSub>
                          <m:sSubPr>
                            <m:ctrlPr>
                              <w:rPr>
                                <w:rFonts w:ascii="Cambria Math" w:eastAsia="Calibri" w:hAnsi="Cambria Math" w:cs="Arial"/>
                                <w:i/>
                              </w:rPr>
                            </m:ctrlPr>
                          </m:sSubPr>
                          <m:e>
                            <m:r>
                              <w:rPr>
                                <w:rFonts w:ascii="Cambria Math" w:eastAsia="Calibri" w:hAnsi="Cambria Math" w:cs="Arial"/>
                              </w:rPr>
                              <m:t>o</m:t>
                            </m:r>
                          </m:e>
                          <m:sub>
                            <m:r>
                              <w:rPr>
                                <w:rFonts w:ascii="Cambria Math" w:eastAsia="Calibri" w:hAnsi="Cambria Math" w:cs="Arial"/>
                              </w:rPr>
                              <m:t>3</m:t>
                            </m:r>
                          </m:sub>
                        </m:sSub>
                        <m:sSub>
                          <m:sSubPr>
                            <m:ctrlPr>
                              <w:rPr>
                                <w:rFonts w:ascii="Cambria Math" w:eastAsia="Calibri" w:hAnsi="Cambria Math" w:cs="Arial"/>
                                <w:i/>
                              </w:rPr>
                            </m:ctrlPr>
                          </m:sSubPr>
                          <m:e>
                            <m:r>
                              <w:rPr>
                                <w:rFonts w:ascii="Cambria Math" w:eastAsia="Calibri" w:hAnsi="Cambria Math" w:cs="Arial"/>
                              </w:rPr>
                              <m:t>O</m:t>
                            </m:r>
                          </m:e>
                          <m:sub>
                            <m:r>
                              <w:rPr>
                                <w:rFonts w:ascii="Cambria Math" w:eastAsia="Calibri" w:hAnsi="Cambria Math" w:cs="Arial"/>
                              </w:rPr>
                              <m:t>4</m:t>
                            </m:r>
                          </m:sub>
                        </m:sSub>
                      </m:sub>
                    </m:sSub>
                  </m:e>
                  <m:sup>
                    <m:r>
                      <w:rPr>
                        <w:rFonts w:ascii="Cambria Math" w:eastAsia="Calibri" w:hAnsi="Cambria Math" w:cs="Arial"/>
                        <w:szCs w:val="20"/>
                      </w:rPr>
                      <m:t>4</m:t>
                    </m:r>
                  </m:sup>
                </m:sSup>
                <m:r>
                  <w:rPr>
                    <w:rFonts w:ascii="Cambria Math" w:eastAsia="Calibri" w:hAnsi="Cambria Math" w:cs="Arial"/>
                    <w:szCs w:val="20"/>
                  </w:rPr>
                  <m:t>-7.2</m:t>
                </m:r>
                <m:r>
                  <m:rPr>
                    <m:sty m:val="p"/>
                  </m:rPr>
                  <w:rPr>
                    <w:rFonts w:ascii="Cambria Math" w:eastAsia="Calibri" w:hAnsi="Cambria Math" w:cs="Arial"/>
                    <w:szCs w:val="20"/>
                  </w:rPr>
                  <m:t>*</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-12</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rPr>
                          <m:t>C</m:t>
                        </m:r>
                        <m:sSub>
                          <m:sSubPr>
                            <m:ctrlPr>
                              <w:rPr>
                                <w:rFonts w:ascii="Cambria Math" w:eastAsia="Calibri" w:hAnsi="Cambria Math" w:cs="Arial"/>
                                <w:i/>
                              </w:rPr>
                            </m:ctrlPr>
                          </m:sSubPr>
                          <m:e>
                            <m:r>
                              <w:rPr>
                                <w:rFonts w:ascii="Cambria Math" w:eastAsia="Calibri" w:hAnsi="Cambria Math" w:cs="Arial"/>
                              </w:rPr>
                              <m:t>o</m:t>
                            </m:r>
                          </m:e>
                          <m:sub>
                            <m:r>
                              <w:rPr>
                                <w:rFonts w:ascii="Cambria Math" w:eastAsia="Calibri" w:hAnsi="Cambria Math" w:cs="Arial"/>
                              </w:rPr>
                              <m:t>3</m:t>
                            </m:r>
                          </m:sub>
                        </m:sSub>
                        <m:sSub>
                          <m:sSubPr>
                            <m:ctrlPr>
                              <w:rPr>
                                <w:rFonts w:ascii="Cambria Math" w:eastAsia="Calibri" w:hAnsi="Cambria Math" w:cs="Arial"/>
                                <w:i/>
                              </w:rPr>
                            </m:ctrlPr>
                          </m:sSubPr>
                          <m:e>
                            <m:r>
                              <w:rPr>
                                <w:rFonts w:ascii="Cambria Math" w:eastAsia="Calibri" w:hAnsi="Cambria Math" w:cs="Arial"/>
                              </w:rPr>
                              <m:t>O</m:t>
                            </m:r>
                          </m:e>
                          <m:sub>
                            <m:r>
                              <w:rPr>
                                <w:rFonts w:ascii="Cambria Math" w:eastAsia="Calibri" w:hAnsi="Cambria Math" w:cs="Arial"/>
                              </w:rPr>
                              <m:t>4</m:t>
                            </m:r>
                          </m:sub>
                        </m:sSub>
                      </m:sub>
                    </m:sSub>
                  </m:e>
                  <m:sup>
                    <m:r>
                      <w:rPr>
                        <w:rFonts w:ascii="Cambria Math" w:eastAsia="Calibri" w:hAnsi="Cambria Math" w:cs="Arial"/>
                        <w:szCs w:val="20"/>
                      </w:rPr>
                      <m:t>5</m:t>
                    </m:r>
                  </m:sup>
                </m:sSup>
                <m:r>
                  <w:rPr>
                    <w:rFonts w:ascii="Cambria Math" w:eastAsia="Calibri" w:hAnsi="Cambria Math" w:cs="Arial"/>
                    <w:szCs w:val="20"/>
                  </w:rPr>
                  <m:t>-3.9*</m:t>
                </m:r>
                <m:sSup>
                  <m:sSupPr>
                    <m:ctrlPr>
                      <w:rPr>
                        <w:rFonts w:ascii="Cambria Math" w:eastAsia="Calibri" w:hAnsi="Cambria Math" w:cs="Arial"/>
                        <w:i/>
                        <w:szCs w:val="20"/>
                      </w:rPr>
                    </m:ctrlPr>
                  </m:sSupPr>
                  <m:e>
                    <m:r>
                      <w:rPr>
                        <w:rFonts w:ascii="Cambria Math" w:eastAsia="Calibri" w:hAnsi="Cambria Math" w:cs="Arial"/>
                        <w:szCs w:val="20"/>
                      </w:rPr>
                      <m:t>10</m:t>
                    </m:r>
                  </m:e>
                  <m:sup>
                    <m:r>
                      <w:rPr>
                        <w:rFonts w:ascii="Cambria Math" w:eastAsia="Calibri" w:hAnsi="Cambria Math" w:cs="Arial"/>
                        <w:szCs w:val="20"/>
                      </w:rPr>
                      <m:t>-11</m:t>
                    </m:r>
                  </m:sup>
                </m:sSup>
                <m:sSubSup>
                  <m:sSubSupPr>
                    <m:ctrlPr>
                      <w:rPr>
                        <w:rFonts w:ascii="Cambria Math" w:eastAsia="Calibri" w:hAnsi="Cambria Math" w:cs="Arial"/>
                        <w:i/>
                        <w:szCs w:val="20"/>
                      </w:rPr>
                    </m:ctrlPr>
                  </m:sSubSupPr>
                  <m:e>
                    <m:r>
                      <w:rPr>
                        <w:rFonts w:ascii="Cambria Math" w:eastAsia="Calibri" w:hAnsi="Cambria Math" w:cs="Arial"/>
                        <w:szCs w:val="20"/>
                      </w:rPr>
                      <m:t>d</m:t>
                    </m:r>
                  </m:e>
                  <m:sub>
                    <m:r>
                      <w:rPr>
                        <w:rFonts w:ascii="Cambria Math" w:eastAsia="Calibri" w:hAnsi="Cambria Math" w:cs="Arial"/>
                      </w:rPr>
                      <m:t>Mo</m:t>
                    </m:r>
                    <m:sSub>
                      <m:sSubPr>
                        <m:ctrlPr>
                          <w:rPr>
                            <w:rFonts w:ascii="Cambria Math" w:eastAsia="Calibri" w:hAnsi="Cambria Math" w:cs="Arial"/>
                            <w:i/>
                          </w:rPr>
                        </m:ctrlPr>
                      </m:sSubPr>
                      <m:e>
                        <m:r>
                          <w:rPr>
                            <w:rFonts w:ascii="Cambria Math" w:eastAsia="Calibri" w:hAnsi="Cambria Math" w:cs="Arial"/>
                          </w:rPr>
                          <m:t>O</m:t>
                        </m:r>
                      </m:e>
                      <m:sub>
                        <m:r>
                          <w:rPr>
                            <w:rFonts w:ascii="Cambria Math" w:eastAsia="Calibri" w:hAnsi="Cambria Math" w:cs="Arial"/>
                          </w:rPr>
                          <m:t>3</m:t>
                        </m:r>
                      </m:sub>
                    </m:sSub>
                  </m:sub>
                  <m:sup>
                    <m:r>
                      <w:rPr>
                        <w:rFonts w:ascii="Cambria Math" w:eastAsia="Calibri" w:hAnsi="Cambria Math" w:cs="Arial"/>
                        <w:szCs w:val="20"/>
                      </w:rPr>
                      <m:t>5</m:t>
                    </m:r>
                  </m:sup>
                </m:sSubSup>
                <m:r>
                  <w:rPr>
                    <w:rFonts w:ascii="Cambria Math" w:eastAsia="Calibri" w:hAnsi="Cambria Math" w:cs="Arial"/>
                    <w:szCs w:val="20"/>
                  </w:rPr>
                  <m:t>+1.52*</m:t>
                </m:r>
                <m:sSup>
                  <m:sSupPr>
                    <m:ctrlPr>
                      <w:rPr>
                        <w:rFonts w:ascii="Cambria Math" w:eastAsia="Calibri" w:hAnsi="Cambria Math" w:cs="Arial"/>
                        <w:i/>
                        <w:szCs w:val="20"/>
                      </w:rPr>
                    </m:ctrlPr>
                  </m:sSupPr>
                  <m:e>
                    <m:r>
                      <w:rPr>
                        <w:rFonts w:ascii="Cambria Math" w:eastAsia="Calibri" w:hAnsi="Cambria Math" w:cs="Arial"/>
                        <w:szCs w:val="20"/>
                      </w:rPr>
                      <m:t>10</m:t>
                    </m:r>
                  </m:e>
                  <m:sup>
                    <m:r>
                      <w:rPr>
                        <w:rFonts w:ascii="Cambria Math" w:eastAsia="Calibri" w:hAnsi="Cambria Math" w:cs="Arial"/>
                        <w:szCs w:val="20"/>
                      </w:rPr>
                      <m:t>-10</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e>
                  <m:sup>
                    <m:r>
                      <w:rPr>
                        <w:rFonts w:ascii="Cambria Math" w:eastAsia="Calibri" w:hAnsi="Cambria Math" w:cs="Arial"/>
                        <w:szCs w:val="20"/>
                      </w:rPr>
                      <m:t>4</m:t>
                    </m:r>
                  </m:sup>
                </m:sSup>
                <m:r>
                  <w:rPr>
                    <w:rFonts w:ascii="Cambria Math" w:eastAsia="Calibri" w:hAnsi="Cambria Math" w:cs="Arial"/>
                    <w:szCs w:val="20"/>
                  </w:rPr>
                  <m:t>-3.9*</m:t>
                </m:r>
                <m:sSup>
                  <m:sSupPr>
                    <m:ctrlPr>
                      <w:rPr>
                        <w:rFonts w:ascii="Cambria Math" w:eastAsia="Calibri" w:hAnsi="Cambria Math" w:cs="Arial"/>
                        <w:i/>
                        <w:szCs w:val="20"/>
                      </w:rPr>
                    </m:ctrlPr>
                  </m:sSupPr>
                  <m:e>
                    <m:r>
                      <w:rPr>
                        <w:rFonts w:ascii="Cambria Math" w:eastAsia="Calibri" w:hAnsi="Cambria Math" w:cs="Arial"/>
                        <w:szCs w:val="20"/>
                      </w:rPr>
                      <m:t>10</m:t>
                    </m:r>
                  </m:e>
                  <m:sup>
                    <m:r>
                      <w:rPr>
                        <w:rFonts w:ascii="Cambria Math" w:eastAsia="Calibri" w:hAnsi="Cambria Math" w:cs="Arial"/>
                        <w:szCs w:val="20"/>
                      </w:rPr>
                      <m:t>-13</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e>
                  <m:sup>
                    <m:r>
                      <w:rPr>
                        <w:rFonts w:ascii="Cambria Math" w:eastAsia="Calibri" w:hAnsi="Cambria Math" w:cs="Arial"/>
                        <w:szCs w:val="20"/>
                      </w:rPr>
                      <m:t>5</m:t>
                    </m:r>
                  </m:sup>
                </m:sSup>
              </m:oMath>
            </m:oMathPara>
          </w:p>
        </w:tc>
      </w:tr>
      <w:tr w:rsidR="00802AFE" w:rsidRPr="00CE0C94" w14:paraId="02295C58" w14:textId="77777777" w:rsidTr="00564273">
        <w:tc>
          <w:tcPr>
            <w:tcW w:w="1985" w:type="dxa"/>
            <w:tcBorders>
              <w:top w:val="single" w:sz="4" w:space="0" w:color="auto"/>
            </w:tcBorders>
            <w:vAlign w:val="center"/>
          </w:tcPr>
          <w:p w14:paraId="366DC33F" w14:textId="77777777" w:rsidR="00802AFE" w:rsidRPr="00CE0C94" w:rsidRDefault="00802AFE" w:rsidP="009B1370">
            <w:pPr>
              <w:jc w:val="center"/>
              <w:rPr>
                <w:rFonts w:ascii="Times New Roman" w:eastAsia="Calibri" w:hAnsi="Times New Roman" w:cs="Arial"/>
                <w:szCs w:val="20"/>
              </w:rPr>
            </w:pPr>
          </w:p>
        </w:tc>
        <w:tc>
          <w:tcPr>
            <w:tcW w:w="7427" w:type="dxa"/>
            <w:tcBorders>
              <w:top w:val="single" w:sz="4" w:space="0" w:color="auto"/>
            </w:tcBorders>
            <w:vAlign w:val="center"/>
          </w:tcPr>
          <w:p w14:paraId="2BE8198F" w14:textId="77777777" w:rsidR="00802AFE" w:rsidRPr="00CE0C94" w:rsidRDefault="00802AFE" w:rsidP="009B1370">
            <w:pPr>
              <w:jc w:val="center"/>
              <w:rPr>
                <w:rFonts w:ascii="Times New Roman" w:eastAsia="Calibri" w:hAnsi="Times New Roman" w:cs="Arial"/>
                <w:szCs w:val="20"/>
              </w:rPr>
            </w:pPr>
          </w:p>
        </w:tc>
      </w:tr>
    </w:tbl>
    <w:p w14:paraId="07C843D6" w14:textId="77777777" w:rsidR="00802AFE" w:rsidRPr="00CE0C94" w:rsidRDefault="00802AFE" w:rsidP="009B1370">
      <w:pPr>
        <w:spacing w:after="0"/>
        <w:ind w:left="360"/>
        <w:rPr>
          <w:rFonts w:ascii="Times New Roman" w:eastAsia="Calibri" w:hAnsi="Times New Roman" w:cs="Arial"/>
          <w:rtl/>
        </w:rPr>
      </w:pPr>
    </w:p>
    <w:p w14:paraId="28DF0E23" w14:textId="77777777" w:rsidR="00802AFE" w:rsidRDefault="00802AFE" w:rsidP="009B1370">
      <w:pPr>
        <w:spacing w:after="0"/>
        <w:rPr>
          <w:rFonts w:ascii="Times New Roman" w:eastAsia="Calibri" w:hAnsi="Times New Roman" w:cs="Arial"/>
        </w:rPr>
      </w:pPr>
      <w:r w:rsidRPr="00CE0C94">
        <w:rPr>
          <w:rFonts w:ascii="Times New Roman" w:eastAsia="Calibri" w:hAnsi="Times New Roman" w:cs="Arial"/>
        </w:rPr>
        <w:t>For both</w:t>
      </w:r>
      <m:oMath>
        <m:r>
          <w:rPr>
            <w:rFonts w:ascii="Cambria Math" w:eastAsia="Calibri" w:hAnsi="Cambria Math" w:cs="Arial"/>
            <w:szCs w:val="20"/>
          </w:rPr>
          <m:t xml:space="preserve"> Ti</m:t>
        </m:r>
        <m:sSub>
          <m:sSubPr>
            <m:ctrlPr>
              <w:rPr>
                <w:rFonts w:ascii="Cambria Math" w:eastAsia="Calibri" w:hAnsi="Cambria Math" w:cs="Arial"/>
                <w:i/>
                <w:szCs w:val="20"/>
              </w:rPr>
            </m:ctrlPr>
          </m:sSubPr>
          <m:e>
            <m:r>
              <w:rPr>
                <w:rFonts w:ascii="Cambria Math" w:eastAsia="Calibri" w:hAnsi="Cambria Math" w:cs="Arial"/>
                <w:szCs w:val="20"/>
              </w:rPr>
              <m:t>O</m:t>
            </m:r>
          </m:e>
          <m:sub>
            <m:r>
              <w:rPr>
                <w:rFonts w:ascii="Cambria Math" w:eastAsia="Calibri" w:hAnsi="Cambria Math" w:cs="Arial"/>
                <w:szCs w:val="20"/>
              </w:rPr>
              <m:t>2</m:t>
            </m:r>
          </m:sub>
        </m:s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oMath>
      <w:r>
        <w:rPr>
          <w:rFonts w:ascii="Times New Roman" w:eastAsia="Calibri" w:hAnsi="Times New Roman" w:cs="Arial" w:hint="cs"/>
          <w:rtl/>
        </w:rPr>
        <w:t xml:space="preserve"> </w:t>
      </w:r>
      <w:r>
        <w:rPr>
          <w:rFonts w:ascii="Times New Roman" w:eastAsia="Calibri" w:hAnsi="Times New Roman" w:cs="Arial"/>
        </w:rPr>
        <w:t>datasets</w:t>
      </w:r>
      <w:r w:rsidRPr="00CE0C94">
        <w:rPr>
          <w:rFonts w:ascii="Times New Roman" w:eastAsia="Calibri" w:hAnsi="Times New Roman" w:cs="Arial"/>
        </w:rPr>
        <w:t xml:space="preserve"> it is evident that while </w:t>
      </w:r>
      <w:r>
        <w:rPr>
          <w:rFonts w:ascii="Times New Roman" w:eastAsia="Calibri" w:hAnsi="Times New Roman" w:cs="Arial"/>
        </w:rPr>
        <w:t>four</w:t>
      </w:r>
      <w:r w:rsidRPr="00CE0C94">
        <w:rPr>
          <w:rFonts w:ascii="Times New Roman" w:eastAsia="Calibri" w:hAnsi="Times New Roman" w:cs="Arial"/>
        </w:rPr>
        <w:t xml:space="preserve"> descriptors were evaluated by RANSAC, only two were picked </w:t>
      </w:r>
      <w:r>
        <w:rPr>
          <w:rFonts w:ascii="Times New Roman" w:eastAsia="Calibri" w:hAnsi="Times New Roman" w:cs="Arial"/>
        </w:rPr>
        <w:t xml:space="preserve">by the algorithm </w:t>
      </w:r>
      <w:r w:rsidRPr="00CE0C94">
        <w:rPr>
          <w:rFonts w:ascii="Times New Roman" w:eastAsia="Calibri" w:hAnsi="Times New Roman" w:cs="Arial"/>
        </w:rPr>
        <w:t xml:space="preserve">as </w:t>
      </w:r>
      <w:r>
        <w:rPr>
          <w:rFonts w:ascii="Times New Roman" w:eastAsia="Calibri" w:hAnsi="Times New Roman" w:cs="Arial"/>
        </w:rPr>
        <w:t>correlated with the</w:t>
      </w:r>
      <w:r w:rsidRPr="00CE0C94">
        <w:rPr>
          <w:rFonts w:ascii="Times New Roman" w:eastAsia="Calibri" w:hAnsi="Times New Roman" w:cs="Arial"/>
        </w:rPr>
        <w:t xml:space="preserve"> photovoltaic activity</w:t>
      </w:r>
      <w:r>
        <w:rPr>
          <w:rFonts w:ascii="Times New Roman" w:eastAsia="Calibri" w:hAnsi="Times New Roman" w:cs="Arial"/>
        </w:rPr>
        <w:t xml:space="preserve">. The  </w:t>
      </w:r>
      <m:oMath>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d>
          <m:dPr>
            <m:begChr m:val="|"/>
            <m:endChr m:val="|"/>
            <m:ctrlPr>
              <w:rPr>
                <w:rFonts w:ascii="Cambria Math" w:eastAsia="Calibri" w:hAnsi="Cambria Math" w:cs="Arial"/>
                <w:szCs w:val="20"/>
              </w:rPr>
            </m:ctrlPr>
          </m:dPr>
          <m:e>
            <m:r>
              <w:rPr>
                <w:rFonts w:ascii="Cambria Math" w:eastAsia="Calibri" w:hAnsi="Cambria Math" w:cs="Arial"/>
                <w:szCs w:val="20"/>
              </w:rPr>
              <m:t>C</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3</m:t>
                </m:r>
              </m:sub>
            </m:sSub>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4</m:t>
                </m:r>
              </m:sub>
            </m:sSub>
          </m:e>
        </m:d>
        <m:r>
          <w:rPr>
            <w:rFonts w:ascii="Cambria Math" w:eastAsia="Calibri" w:hAnsi="Cambria Math" w:cs="Arial"/>
            <w:szCs w:val="20"/>
          </w:rPr>
          <m:t>Mo</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3</m:t>
            </m:r>
          </m:sub>
        </m:sSub>
      </m:oMath>
      <w:r>
        <w:rPr>
          <w:rFonts w:ascii="Times New Roman" w:eastAsia="Calibri" w:hAnsi="Times New Roman" w:cs="Arial"/>
        </w:rPr>
        <w:t xml:space="preserve"> dataset was characterized by three descriptors and all were selected by RANSAC.</w:t>
      </w:r>
    </w:p>
    <w:p w14:paraId="102E1153" w14:textId="77777777" w:rsidR="00802AFE" w:rsidRDefault="00802AFE" w:rsidP="009B1370">
      <w:pPr>
        <w:spacing w:after="0"/>
        <w:rPr>
          <w:rFonts w:ascii="Times New Roman" w:eastAsia="Calibri" w:hAnsi="Times New Roman" w:cs="Arial"/>
        </w:rPr>
      </w:pPr>
    </w:p>
    <w:p w14:paraId="525B65B8" w14:textId="05BC8D64" w:rsidR="00802AFE" w:rsidRPr="00E03D56" w:rsidRDefault="00802AFE" w:rsidP="001C0A8A">
      <w:pPr>
        <w:spacing w:after="0"/>
        <w:rPr>
          <w:rFonts w:eastAsia="Calibri"/>
        </w:rPr>
      </w:pPr>
      <w:r w:rsidRPr="00E03D56">
        <w:rPr>
          <w:rFonts w:eastAsia="Calibri"/>
        </w:rPr>
        <w:t xml:space="preserve">The features selected by the RANSAC algorithm could be compared with those selected by the </w:t>
      </w:r>
      <w:r w:rsidRPr="00E03D56">
        <w:rPr>
          <w:rFonts w:eastAsia="Calibri"/>
          <w:i/>
          <w:iCs/>
        </w:rPr>
        <w:t>k</w:t>
      </w:r>
      <w:r w:rsidRPr="00E03D56">
        <w:rPr>
          <w:rFonts w:eastAsia="Calibri"/>
        </w:rPr>
        <w:t>NN and GA models reported by Yosipof et al.</w:t>
      </w:r>
      <w:r w:rsidR="00010C54">
        <w:rPr>
          <w:rFonts w:eastAsia="Calibri"/>
        </w:rPr>
        <w:fldChar w:fldCharType="begin"/>
      </w:r>
      <w:r w:rsidR="001C0A8A">
        <w:rPr>
          <w:rFonts w:eastAsia="Calibri"/>
        </w:rPr>
        <w:instrText xml:space="preserve"> ADDIN EN.CITE &lt;EndNote&gt;&lt;Cite&gt;&lt;Author&gt;Yosipof&lt;/Author&gt;&lt;Year&gt;2015&lt;/Year&gt;&lt;RecNum&gt;3&lt;/RecNum&gt;&lt;DisplayText&gt;&lt;style face="italic superscript"&gt;(23)&lt;/style&gt;&lt;/DisplayText&gt;&lt;record&gt;&lt;rec-number&gt;3&lt;/rec-number&gt;&lt;foreign-keys&gt;&lt;key app="EN" db-id="a550e29ro9vf20etr5rxfpaaawfvzfxwdz9p"&gt;3&lt;/key&gt;&lt;/foreign-keys&gt;&lt;ref-type name="Journal Article"&gt;17&lt;/ref-type&gt;&lt;contributors&gt;&lt;authors&gt;&lt;author&gt;Yosipof, Abraham&lt;/author&gt;&lt;author&gt;Nahum, Oren E.&lt;/author&gt;&lt;author&gt;Anderson, Assaf Y.&lt;/author&gt;&lt;author&gt;Barad, Hannah-Noa&lt;/author&gt;&lt;author&gt;Zaban, Arie&lt;/author&gt;&lt;author&gt;Senderowitz, Hanoch&lt;/author&gt;&lt;/authors&gt;&lt;/contributors&gt;&lt;titles&gt;&lt;title&gt;Data Mining and Machine Learning Tools for Combinatorial Material Science of All-Oxide Photovoltaic Cells&lt;/title&gt;&lt;secondary-title&gt;Molecular Informatics&lt;/secondary-title&gt;&lt;/titles&gt;&lt;periodical&gt;&lt;full-title&gt;Molecular Informatics&lt;/full-title&gt;&lt;/periodical&gt;&lt;pages&gt;367-379&lt;/pages&gt;&lt;volume&gt;34&lt;/volume&gt;&lt;number&gt;6-7&lt;/number&gt;&lt;keywords&gt;&lt;keyword&gt;Data mining&lt;/keyword&gt;&lt;keyword&gt;Machine learning&lt;/keyword&gt;&lt;keyword&gt;QSAR&lt;/keyword&gt;&lt;keyword&gt;Combinatorial material science&lt;/keyword&gt;&lt;keyword&gt;All oxide photovoltaic cells&lt;/keyword&gt;&lt;/keywords&gt;&lt;dates&gt;&lt;year&gt;2015&lt;/year&gt;&lt;/dates&gt;&lt;publisher&gt;WILEY-VCH Verlag&lt;/publisher&gt;&lt;isbn&gt;1868-1751&lt;/isbn&gt;&lt;urls&gt;&lt;related-urls&gt;&lt;url&gt;http://dx.doi.org/10.1002/minf.201400174&lt;/url&gt;&lt;/related-urls&gt;&lt;/urls&gt;&lt;electronic-resource-num&gt;10.1002/minf.201400174&lt;/electronic-resource-num&gt;&lt;/record&gt;&lt;/Cite&gt;&lt;/EndNote&gt;</w:instrText>
      </w:r>
      <w:r w:rsidR="00010C54">
        <w:rPr>
          <w:rFonts w:eastAsia="Calibri"/>
        </w:rPr>
        <w:fldChar w:fldCharType="separate"/>
      </w:r>
      <w:r w:rsidR="001C0A8A" w:rsidRPr="001C0A8A">
        <w:rPr>
          <w:rFonts w:eastAsia="Calibri"/>
          <w:i/>
          <w:noProof/>
          <w:vertAlign w:val="superscript"/>
        </w:rPr>
        <w:t>(</w:t>
      </w:r>
      <w:hyperlink w:anchor="_ENREF_23" w:tooltip="Yosipof, 2015 #3" w:history="1">
        <w:r w:rsidR="001C0A8A" w:rsidRPr="001C0A8A">
          <w:rPr>
            <w:rFonts w:eastAsia="Calibri"/>
            <w:i/>
            <w:noProof/>
            <w:vertAlign w:val="superscript"/>
          </w:rPr>
          <w:t>23</w:t>
        </w:r>
      </w:hyperlink>
      <w:r w:rsidR="001C0A8A" w:rsidRPr="001C0A8A">
        <w:rPr>
          <w:rFonts w:eastAsia="Calibri"/>
          <w:i/>
          <w:noProof/>
          <w:vertAlign w:val="superscript"/>
        </w:rPr>
        <w:t>)</w:t>
      </w:r>
      <w:r w:rsidR="00010C54">
        <w:rPr>
          <w:rFonts w:eastAsia="Calibri"/>
        </w:rPr>
        <w:fldChar w:fldCharType="end"/>
      </w:r>
      <w:r w:rsidRPr="00E03D56">
        <w:rPr>
          <w:rFonts w:eastAsia="Calibri"/>
        </w:rPr>
        <w:t xml:space="preserve"> As can be deduced from </w:t>
      </w:r>
      <w:r w:rsidR="009A312C">
        <w:rPr>
          <w:rFonts w:eastAsia="Calibri"/>
        </w:rPr>
        <w:fldChar w:fldCharType="begin"/>
      </w:r>
      <w:r w:rsidR="00BD252A">
        <w:rPr>
          <w:rFonts w:eastAsia="Calibri"/>
        </w:rPr>
        <w:instrText xml:space="preserve"> REF _Ref475298590 \h </w:instrText>
      </w:r>
      <w:r w:rsidR="009A312C">
        <w:rPr>
          <w:rFonts w:eastAsia="Calibri"/>
        </w:rPr>
      </w:r>
      <w:r w:rsidR="009A312C">
        <w:rPr>
          <w:rFonts w:eastAsia="Calibri"/>
        </w:rPr>
        <w:fldChar w:fldCharType="separate"/>
      </w:r>
      <w:r w:rsidR="00DC600D">
        <w:t xml:space="preserve">Table </w:t>
      </w:r>
      <w:r w:rsidR="00DC600D">
        <w:rPr>
          <w:noProof/>
        </w:rPr>
        <w:t>8</w:t>
      </w:r>
      <w:r w:rsidR="009A312C">
        <w:rPr>
          <w:rFonts w:eastAsia="Calibri"/>
        </w:rPr>
        <w:fldChar w:fldCharType="end"/>
      </w:r>
      <w:r w:rsidRPr="00E03D56">
        <w:rPr>
          <w:rFonts w:eastAsia="Calibri"/>
        </w:rPr>
        <w:t xml:space="preserve">, all methods selected the same descriptors for the </w:t>
      </w:r>
      <m:oMath>
        <m:r>
          <w:rPr>
            <w:rFonts w:ascii="Cambria Math" w:eastAsia="Calibri" w:hAnsi="Cambria Math"/>
          </w:rPr>
          <m:t>Ti</m:t>
        </m:r>
        <m:sSub>
          <m:sSubPr>
            <m:ctrlPr>
              <w:rPr>
                <w:rFonts w:ascii="Cambria Math" w:eastAsia="Calibri" w:hAnsi="Cambria Math"/>
                <w:i/>
              </w:rPr>
            </m:ctrlPr>
          </m:sSubPr>
          <m:e>
            <m:r>
              <w:rPr>
                <w:rFonts w:ascii="Cambria Math" w:eastAsia="Calibri" w:hAnsi="Cambria Math"/>
              </w:rPr>
              <m:t>O</m:t>
            </m:r>
          </m:e>
          <m:sub>
            <m:r>
              <w:rPr>
                <w:rFonts w:ascii="Cambria Math" w:eastAsia="Calibri"/>
              </w:rPr>
              <m:t>2</m:t>
            </m:r>
          </m:sub>
        </m:sSub>
        <m:r>
          <w:rPr>
            <w:rFonts w:ascii="Cambria Math" w:eastAsia="Calibri"/>
          </w:rPr>
          <m:t>|</m:t>
        </m:r>
        <m:r>
          <w:rPr>
            <w:rFonts w:ascii="Cambria Math" w:eastAsia="Calibri" w:hAnsi="Cambria Math"/>
          </w:rPr>
          <m:t>C</m:t>
        </m:r>
        <m:sSub>
          <m:sSubPr>
            <m:ctrlPr>
              <w:rPr>
                <w:rFonts w:ascii="Cambria Math" w:eastAsia="Calibri" w:hAnsi="Cambria Math"/>
                <w:i/>
              </w:rPr>
            </m:ctrlPr>
          </m:sSubPr>
          <m:e>
            <m:r>
              <w:rPr>
                <w:rFonts w:ascii="Cambria Math" w:eastAsia="Calibri" w:hAnsi="Cambria Math"/>
              </w:rPr>
              <m:t>u</m:t>
            </m:r>
          </m:e>
          <m:sub>
            <m:r>
              <w:rPr>
                <w:rFonts w:ascii="Cambria Math" w:eastAsia="Calibri"/>
              </w:rPr>
              <m:t>2</m:t>
            </m:r>
          </m:sub>
        </m:sSub>
        <m:r>
          <w:rPr>
            <w:rFonts w:ascii="Cambria Math" w:eastAsia="Calibri" w:hAnsi="Cambria Math"/>
          </w:rPr>
          <m:t>O</m:t>
        </m:r>
      </m:oMath>
      <w:r w:rsidRPr="00E03D56">
        <w:rPr>
          <w:rFonts w:eastAsia="Times New Roman"/>
        </w:rPr>
        <w:t xml:space="preserve"> (Ag) library while </w:t>
      </w:r>
      <w:r w:rsidRPr="00E03D56">
        <w:rPr>
          <w:rFonts w:eastAsia="Times New Roman"/>
          <w:i/>
          <w:iCs/>
        </w:rPr>
        <w:t>k</w:t>
      </w:r>
      <w:r w:rsidRPr="00E03D56">
        <w:rPr>
          <w:rFonts w:eastAsia="Times New Roman"/>
        </w:rPr>
        <w:t xml:space="preserve">NN replaced </w:t>
      </w:r>
      <m:oMath>
        <m:sSub>
          <m:sSubPr>
            <m:ctrlPr>
              <w:rPr>
                <w:rFonts w:ascii="Cambria Math" w:eastAsia="Calibri" w:hAnsi="Cambria Math"/>
                <w:i/>
              </w:rPr>
            </m:ctrlPr>
          </m:sSubPr>
          <m:e>
            <m:r>
              <w:rPr>
                <w:rFonts w:ascii="Cambria Math" w:eastAsia="Calibri" w:hAnsi="Cambria Math"/>
              </w:rPr>
              <m:t>d</m:t>
            </m:r>
          </m:e>
          <m:sub>
            <m:r>
              <w:rPr>
                <w:rFonts w:ascii="Cambria Math" w:eastAsia="Calibri" w:hAnsi="Cambria Math"/>
              </w:rPr>
              <m:t>Ti</m:t>
            </m:r>
            <m:sSub>
              <m:sSubPr>
                <m:ctrlPr>
                  <w:rPr>
                    <w:rFonts w:ascii="Cambria Math" w:eastAsia="Calibri" w:hAnsi="Cambria Math"/>
                  </w:rPr>
                </m:ctrlPr>
              </m:sSubPr>
              <m:e>
                <m:r>
                  <w:rPr>
                    <w:rFonts w:ascii="Cambria Math" w:eastAsia="Calibri" w:hAnsi="Cambria Math"/>
                  </w:rPr>
                  <m:t>O</m:t>
                </m:r>
              </m:e>
              <m:sub>
                <m:r>
                  <m:rPr>
                    <m:sty m:val="p"/>
                  </m:rPr>
                  <w:rPr>
                    <w:rFonts w:ascii="Cambria Math" w:eastAsia="Calibri"/>
                  </w:rPr>
                  <m:t>2</m:t>
                </m:r>
              </m:sub>
            </m:sSub>
          </m:sub>
        </m:sSub>
        <m:r>
          <w:rPr>
            <w:rFonts w:ascii="Cambria Math" w:eastAsia="Calibri"/>
          </w:rPr>
          <m:t xml:space="preserve"> </m:t>
        </m:r>
      </m:oMath>
      <w:r w:rsidRPr="00E03D56">
        <w:rPr>
          <w:rFonts w:eastAsia="Calibri"/>
        </w:rPr>
        <w:t xml:space="preserve">by the </w:t>
      </w:r>
      <w:r w:rsidRPr="00E03D56">
        <w:rPr>
          <w:rFonts w:eastAsia="Calibri"/>
          <w:i/>
          <w:iCs/>
        </w:rPr>
        <w:t>ratio</w:t>
      </w:r>
      <w:r w:rsidRPr="00E03D56">
        <w:rPr>
          <w:rFonts w:eastAsia="Calibri"/>
        </w:rPr>
        <w:t xml:space="preserve"> descriptor for the </w:t>
      </w:r>
      <m:oMath>
        <m:r>
          <w:rPr>
            <w:rFonts w:ascii="Cambria Math" w:eastAsia="Calibri" w:hAnsi="Cambria Math"/>
          </w:rPr>
          <m:t>Ti</m:t>
        </m:r>
        <m:sSub>
          <m:sSubPr>
            <m:ctrlPr>
              <w:rPr>
                <w:rFonts w:ascii="Cambria Math" w:eastAsia="Calibri" w:hAnsi="Cambria Math"/>
                <w:i/>
              </w:rPr>
            </m:ctrlPr>
          </m:sSubPr>
          <m:e>
            <m:r>
              <w:rPr>
                <w:rFonts w:ascii="Cambria Math" w:eastAsia="Calibri" w:hAnsi="Cambria Math"/>
              </w:rPr>
              <m:t>O</m:t>
            </m:r>
          </m:e>
          <m:sub>
            <m:r>
              <w:rPr>
                <w:rFonts w:ascii="Cambria Math" w:eastAsia="Calibri"/>
              </w:rPr>
              <m:t>2</m:t>
            </m:r>
          </m:sub>
        </m:sSub>
        <m:r>
          <w:rPr>
            <w:rFonts w:ascii="Cambria Math" w:eastAsia="Calibri"/>
          </w:rPr>
          <m:t>|</m:t>
        </m:r>
        <m:r>
          <w:rPr>
            <w:rFonts w:ascii="Cambria Math" w:eastAsia="Calibri" w:hAnsi="Cambria Math"/>
          </w:rPr>
          <m:t>C</m:t>
        </m:r>
        <m:sSub>
          <m:sSubPr>
            <m:ctrlPr>
              <w:rPr>
                <w:rFonts w:ascii="Cambria Math" w:eastAsia="Calibri" w:hAnsi="Cambria Math"/>
                <w:i/>
              </w:rPr>
            </m:ctrlPr>
          </m:sSubPr>
          <m:e>
            <m:r>
              <w:rPr>
                <w:rFonts w:ascii="Cambria Math" w:eastAsia="Calibri" w:hAnsi="Cambria Math"/>
              </w:rPr>
              <m:t>u</m:t>
            </m:r>
          </m:e>
          <m:sub>
            <m:r>
              <w:rPr>
                <w:rFonts w:ascii="Cambria Math" w:eastAsia="Calibri"/>
              </w:rPr>
              <m:t>2</m:t>
            </m:r>
          </m:sub>
        </m:sSub>
        <m:r>
          <w:rPr>
            <w:rFonts w:ascii="Cambria Math" w:eastAsia="Calibri" w:hAnsi="Cambria Math"/>
          </w:rPr>
          <m:t>O</m:t>
        </m:r>
      </m:oMath>
      <w:r w:rsidRPr="00E03D56">
        <w:rPr>
          <w:rFonts w:eastAsia="Times New Roman"/>
        </w:rPr>
        <w:t xml:space="preserve"> (Ag|Cu)</w:t>
      </w:r>
      <w:r w:rsidRPr="00E03D56">
        <w:rPr>
          <w:rFonts w:eastAsia="Calibri"/>
        </w:rPr>
        <w:t xml:space="preserve"> library.  While GA sometimes selected a smaller number of “base descriptors”, it compensated for this smaller number by incorporating these descriptors in more complex mathematical equations. In contrast, the RANSAC algorithm is limited to simple polynomial equation (to the 5</w:t>
      </w:r>
      <w:r w:rsidRPr="00E03D56">
        <w:rPr>
          <w:rFonts w:eastAsia="Calibri"/>
          <w:vertAlign w:val="superscript"/>
        </w:rPr>
        <w:t>th</w:t>
      </w:r>
      <w:r w:rsidRPr="00E03D56">
        <w:rPr>
          <w:rFonts w:eastAsia="Calibri"/>
        </w:rPr>
        <w:t xml:space="preserve"> power in this study). </w:t>
      </w:r>
    </w:p>
    <w:p w14:paraId="175A2DC2" w14:textId="77777777" w:rsidR="00802AFE" w:rsidRDefault="00802AFE" w:rsidP="009B1370">
      <w:pPr>
        <w:spacing w:after="0"/>
        <w:rPr>
          <w:rFonts w:ascii="Times New Roman" w:eastAsia="Calibri" w:hAnsi="Times New Roman" w:cs="Arial"/>
        </w:rPr>
      </w:pPr>
      <w:r w:rsidRPr="00CE0C94">
        <w:rPr>
          <w:rFonts w:ascii="Times New Roman" w:eastAsia="Calibri" w:hAnsi="Times New Roman" w:cs="Arial"/>
        </w:rPr>
        <w:t xml:space="preserve"> </w:t>
      </w:r>
    </w:p>
    <w:p w14:paraId="799A2877" w14:textId="62DF7A89" w:rsidR="00802AFE" w:rsidRPr="00F73573" w:rsidRDefault="001F64CF" w:rsidP="001F64CF">
      <w:pPr>
        <w:pStyle w:val="Caption"/>
      </w:pPr>
      <w:bookmarkStart w:id="434" w:name="_Ref475298590"/>
      <w:bookmarkStart w:id="435" w:name="_Toc475380992"/>
      <w:r>
        <w:t xml:space="preserve">Table </w:t>
      </w:r>
      <w:fldSimple w:instr=" SEQ Table \* ARABIC ">
        <w:r w:rsidR="006C3932">
          <w:rPr>
            <w:noProof/>
          </w:rPr>
          <w:t>9</w:t>
        </w:r>
      </w:fldSimple>
      <w:bookmarkEnd w:id="434"/>
      <w:r>
        <w:t xml:space="preserve">: </w:t>
      </w:r>
      <w:r w:rsidR="00802AFE" w:rsidRPr="00230DA2">
        <w:rPr>
          <w:b w:val="0"/>
          <w:bCs w:val="0"/>
        </w:rPr>
        <w:t xml:space="preserve">Featured selected for the </w:t>
      </w:r>
      <m:oMath>
        <m:r>
          <m:rPr>
            <m:sty m:val="bi"/>
          </m:rPr>
          <w:rPr>
            <w:rFonts w:ascii="Cambria Math" w:hAnsi="Cambria Math"/>
          </w:rPr>
          <m:t>Ti</m:t>
        </m:r>
        <m:sSub>
          <m:sSubPr>
            <m:ctrlPr>
              <w:rPr>
                <w:rFonts w:ascii="Cambria Math" w:hAnsi="Cambria Math"/>
                <w:b w:val="0"/>
                <w:bCs w:val="0"/>
                <w:i/>
              </w:rPr>
            </m:ctrlPr>
          </m:sSubPr>
          <m:e>
            <m:r>
              <m:rPr>
                <m:sty m:val="bi"/>
              </m:rPr>
              <w:rPr>
                <w:rFonts w:ascii="Cambria Math" w:hAnsi="Cambria Math"/>
              </w:rPr>
              <m:t>O</m:t>
            </m:r>
          </m:e>
          <m:sub>
            <m:r>
              <m:rPr>
                <m:sty m:val="bi"/>
              </m:rPr>
              <w:rPr>
                <w:rFonts w:ascii="Cambria Math"/>
              </w:rPr>
              <m:t>2</m:t>
            </m:r>
          </m:sub>
        </m:sSub>
        <m:r>
          <m:rPr>
            <m:sty m:val="bi"/>
          </m:rPr>
          <w:rPr>
            <w:rFonts w:ascii="Cambria Math"/>
          </w:rPr>
          <m:t>|</m:t>
        </m:r>
        <m:r>
          <m:rPr>
            <m:sty m:val="bi"/>
          </m:rPr>
          <w:rPr>
            <w:rFonts w:ascii="Cambria Math" w:hAnsi="Cambria Math"/>
          </w:rPr>
          <m:t>C</m:t>
        </m:r>
        <m:sSub>
          <m:sSubPr>
            <m:ctrlPr>
              <w:rPr>
                <w:rFonts w:ascii="Cambria Math" w:hAnsi="Cambria Math"/>
                <w:b w:val="0"/>
                <w:bCs w:val="0"/>
                <w:i/>
              </w:rPr>
            </m:ctrlPr>
          </m:sSubPr>
          <m:e>
            <m:r>
              <m:rPr>
                <m:sty m:val="bi"/>
              </m:rPr>
              <w:rPr>
                <w:rFonts w:ascii="Cambria Math" w:hAnsi="Cambria Math"/>
              </w:rPr>
              <m:t>u</m:t>
            </m:r>
          </m:e>
          <m:sub>
            <m:r>
              <m:rPr>
                <m:sty m:val="bi"/>
              </m:rPr>
              <w:rPr>
                <w:rFonts w:ascii="Cambria Math"/>
              </w:rPr>
              <m:t>2</m:t>
            </m:r>
          </m:sub>
        </m:sSub>
        <m:r>
          <m:rPr>
            <m:sty m:val="bi"/>
          </m:rPr>
          <w:rPr>
            <w:rFonts w:ascii="Cambria Math" w:hAnsi="Cambria Math"/>
          </w:rPr>
          <m:t>O</m:t>
        </m:r>
      </m:oMath>
      <w:r w:rsidR="00802AFE" w:rsidRPr="00230DA2">
        <w:rPr>
          <w:b w:val="0"/>
          <w:bCs w:val="0"/>
        </w:rPr>
        <w:t xml:space="preserve"> libraries by the various methods.</w:t>
      </w:r>
      <w:bookmarkEnd w:id="435"/>
    </w:p>
    <w:tbl>
      <w:tblPr>
        <w:tblStyle w:val="TableGrid1"/>
        <w:tblW w:w="8478" w:type="dxa"/>
        <w:tblBorders>
          <w:top w:val="none" w:sz="0" w:space="0" w:color="auto"/>
          <w:left w:val="none" w:sz="0" w:space="0" w:color="auto"/>
          <w:right w:val="none" w:sz="0" w:space="0" w:color="auto"/>
          <w:insideV w:val="none" w:sz="0" w:space="0" w:color="auto"/>
        </w:tblBorders>
        <w:tblLayout w:type="fixed"/>
        <w:tblLook w:val="04A0" w:firstRow="1" w:lastRow="0" w:firstColumn="1" w:lastColumn="0" w:noHBand="0" w:noVBand="1"/>
      </w:tblPr>
      <w:tblGrid>
        <w:gridCol w:w="2268"/>
        <w:gridCol w:w="1260"/>
        <w:gridCol w:w="1549"/>
        <w:gridCol w:w="1781"/>
        <w:gridCol w:w="1620"/>
      </w:tblGrid>
      <w:tr w:rsidR="00802AFE" w:rsidRPr="00CE0C94" w14:paraId="5FB6790F" w14:textId="77777777" w:rsidTr="00564273">
        <w:tc>
          <w:tcPr>
            <w:tcW w:w="2268" w:type="dxa"/>
          </w:tcPr>
          <w:p w14:paraId="2A0F57E4" w14:textId="77777777" w:rsidR="00802AFE" w:rsidRPr="00CE0C94" w:rsidRDefault="00802AFE" w:rsidP="009B1370">
            <w:pPr>
              <w:jc w:val="center"/>
              <w:rPr>
                <w:rFonts w:ascii="Times New Roman" w:eastAsia="Calibri" w:hAnsi="Times New Roman" w:cs="Arial"/>
                <w:szCs w:val="20"/>
              </w:rPr>
            </w:pPr>
            <w:r>
              <w:rPr>
                <w:rFonts w:ascii="Times New Roman" w:eastAsia="Calibri" w:hAnsi="Times New Roman" w:cs="Arial"/>
                <w:szCs w:val="20"/>
              </w:rPr>
              <w:t xml:space="preserve">Library </w:t>
            </w:r>
          </w:p>
        </w:tc>
        <w:tc>
          <w:tcPr>
            <w:tcW w:w="1260" w:type="dxa"/>
            <w:tcBorders>
              <w:bottom w:val="single" w:sz="4" w:space="0" w:color="auto"/>
            </w:tcBorders>
            <w:vAlign w:val="center"/>
          </w:tcPr>
          <w:p w14:paraId="29AB86A5" w14:textId="77777777" w:rsidR="00802AFE" w:rsidRPr="00CE0C94" w:rsidRDefault="00802AFE" w:rsidP="009B1370">
            <w:pPr>
              <w:jc w:val="center"/>
              <w:rPr>
                <w:rFonts w:ascii="Times New Roman" w:eastAsia="Calibri" w:hAnsi="Times New Roman" w:cs="Arial"/>
                <w:szCs w:val="20"/>
              </w:rPr>
            </w:pPr>
            <w:r>
              <w:rPr>
                <w:rFonts w:ascii="Times New Roman" w:eastAsia="Calibri" w:hAnsi="Times New Roman" w:cs="Arial"/>
                <w:szCs w:val="20"/>
              </w:rPr>
              <w:t xml:space="preserve">Activity </w:t>
            </w:r>
          </w:p>
        </w:tc>
        <w:tc>
          <w:tcPr>
            <w:tcW w:w="1549" w:type="dxa"/>
            <w:tcBorders>
              <w:bottom w:val="single" w:sz="4" w:space="0" w:color="auto"/>
            </w:tcBorders>
            <w:vAlign w:val="center"/>
          </w:tcPr>
          <w:p w14:paraId="34591FFD" w14:textId="77777777" w:rsidR="00802AFE" w:rsidRPr="00CE0C94" w:rsidRDefault="00802AFE" w:rsidP="009B1370">
            <w:pPr>
              <w:jc w:val="center"/>
              <w:rPr>
                <w:rFonts w:ascii="Times New Roman" w:eastAsia="Calibri" w:hAnsi="Times New Roman" w:cs="Arial"/>
                <w:szCs w:val="20"/>
              </w:rPr>
            </w:pPr>
            <w:r w:rsidRPr="00CE0C94">
              <w:rPr>
                <w:rFonts w:ascii="Times New Roman" w:eastAsia="Calibri" w:hAnsi="Times New Roman" w:cs="Arial"/>
                <w:szCs w:val="20"/>
              </w:rPr>
              <w:t>RANSAC</w:t>
            </w:r>
          </w:p>
        </w:tc>
        <w:tc>
          <w:tcPr>
            <w:tcW w:w="1781" w:type="dxa"/>
            <w:tcBorders>
              <w:bottom w:val="single" w:sz="4" w:space="0" w:color="auto"/>
            </w:tcBorders>
            <w:vAlign w:val="center"/>
          </w:tcPr>
          <w:p w14:paraId="5A2D01A7" w14:textId="77777777" w:rsidR="00802AFE" w:rsidRPr="00CE0C94" w:rsidRDefault="00802AFE" w:rsidP="009B1370">
            <w:pPr>
              <w:jc w:val="center"/>
              <w:rPr>
                <w:rFonts w:ascii="Times New Roman" w:eastAsia="Calibri" w:hAnsi="Times New Roman" w:cs="Arial"/>
                <w:szCs w:val="20"/>
              </w:rPr>
            </w:pPr>
            <w:r w:rsidRPr="00CE0C94">
              <w:rPr>
                <w:rFonts w:ascii="Times New Roman" w:eastAsia="Calibri" w:hAnsi="Times New Roman" w:cs="Arial"/>
                <w:szCs w:val="20"/>
              </w:rPr>
              <w:t>Genetic</w:t>
            </w:r>
          </w:p>
        </w:tc>
        <w:tc>
          <w:tcPr>
            <w:tcW w:w="1620" w:type="dxa"/>
            <w:tcBorders>
              <w:bottom w:val="single" w:sz="4" w:space="0" w:color="auto"/>
            </w:tcBorders>
          </w:tcPr>
          <w:p w14:paraId="0BA54E38" w14:textId="77777777" w:rsidR="00802AFE" w:rsidRPr="00F423A9" w:rsidRDefault="00802AFE" w:rsidP="009B1370">
            <w:pPr>
              <w:jc w:val="center"/>
              <w:rPr>
                <w:rFonts w:ascii="Times New Roman" w:eastAsia="Calibri" w:hAnsi="Times New Roman" w:cs="Arial"/>
                <w:szCs w:val="20"/>
              </w:rPr>
            </w:pPr>
            <w:r>
              <w:rPr>
                <w:rFonts w:ascii="Times New Roman" w:eastAsia="Calibri" w:hAnsi="Times New Roman" w:cs="Arial"/>
                <w:i/>
                <w:iCs/>
                <w:szCs w:val="20"/>
              </w:rPr>
              <w:t>k</w:t>
            </w:r>
            <w:r>
              <w:rPr>
                <w:rFonts w:ascii="Times New Roman" w:eastAsia="Calibri" w:hAnsi="Times New Roman" w:cs="Arial"/>
                <w:szCs w:val="20"/>
              </w:rPr>
              <w:t>NN</w:t>
            </w:r>
          </w:p>
        </w:tc>
      </w:tr>
      <w:tr w:rsidR="00802AFE" w:rsidRPr="00CE0C94" w14:paraId="456D4920" w14:textId="77777777" w:rsidTr="00564273">
        <w:tc>
          <w:tcPr>
            <w:tcW w:w="2268" w:type="dxa"/>
            <w:vMerge w:val="restart"/>
            <w:vAlign w:val="center"/>
          </w:tcPr>
          <w:p w14:paraId="764F0F8F" w14:textId="77777777" w:rsidR="00802AFE" w:rsidRDefault="00802AFE" w:rsidP="009B1370">
            <w:pPr>
              <w:jc w:val="center"/>
              <w:rPr>
                <w:rFonts w:ascii="Times New Roman" w:eastAsia="Times New Roman" w:hAnsi="Times New Roman" w:cs="Times New Roman"/>
                <w:szCs w:val="20"/>
              </w:rPr>
            </w:pPr>
            <m:oMath>
              <m:r>
                <w:rPr>
                  <w:rFonts w:ascii="Cambria Math" w:eastAsia="Calibri" w:hAnsi="Cambria Math" w:cs="Arial"/>
                  <w:szCs w:val="20"/>
                </w:rPr>
                <w:lastRenderedPageBreak/>
                <m:t>Ti</m:t>
              </m:r>
              <m:sSub>
                <m:sSubPr>
                  <m:ctrlPr>
                    <w:rPr>
                      <w:rFonts w:ascii="Cambria Math" w:eastAsia="Calibri" w:hAnsi="Cambria Math" w:cs="Arial"/>
                      <w:i/>
                      <w:szCs w:val="20"/>
                    </w:rPr>
                  </m:ctrlPr>
                </m:sSubPr>
                <m:e>
                  <m:r>
                    <w:rPr>
                      <w:rFonts w:ascii="Cambria Math" w:eastAsia="Calibri" w:hAnsi="Cambria Math" w:cs="Arial"/>
                      <w:szCs w:val="20"/>
                    </w:rPr>
                    <m:t>O</m:t>
                  </m:r>
                </m:e>
                <m:sub>
                  <m:r>
                    <w:rPr>
                      <w:rFonts w:ascii="Cambria Math" w:eastAsia="Calibri" w:hAnsi="Cambria Math" w:cs="Arial"/>
                      <w:szCs w:val="20"/>
                    </w:rPr>
                    <m:t>2</m:t>
                  </m:r>
                </m:sub>
              </m:s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oMath>
            <w:r w:rsidRPr="00CE0C94">
              <w:rPr>
                <w:rFonts w:ascii="Times New Roman" w:eastAsia="Times New Roman" w:hAnsi="Times New Roman" w:cs="Arial"/>
                <w:szCs w:val="20"/>
              </w:rPr>
              <w:t xml:space="preserve"> (Ag)</w:t>
            </w:r>
          </w:p>
        </w:tc>
        <w:tc>
          <w:tcPr>
            <w:tcW w:w="1260" w:type="dxa"/>
            <w:tcBorders>
              <w:top w:val="single" w:sz="4" w:space="0" w:color="auto"/>
              <w:bottom w:val="nil"/>
            </w:tcBorders>
            <w:vAlign w:val="center"/>
          </w:tcPr>
          <w:p w14:paraId="5214DC5B" w14:textId="77777777" w:rsidR="00802AFE" w:rsidRPr="00297178" w:rsidRDefault="00802AFE" w:rsidP="009B1370">
            <w:pPr>
              <w:spacing w:after="160"/>
              <w:jc w:val="center"/>
              <w:rPr>
                <w:rFonts w:ascii="Times New Roman" w:eastAsia="Calibri" w:hAnsi="Times New Roman" w:cs="Arial"/>
                <w:i/>
                <w:iCs/>
                <w:szCs w:val="20"/>
              </w:rPr>
            </w:pPr>
            <w:r w:rsidRPr="00E3100D">
              <w:rPr>
                <w:rFonts w:ascii="Times New Roman" w:eastAsia="Calibri" w:hAnsi="Times New Roman" w:cs="Arial"/>
                <w:i/>
                <w:iCs/>
                <w:szCs w:val="20"/>
              </w:rPr>
              <w:t>J</w:t>
            </w:r>
            <w:r w:rsidRPr="00E3100D">
              <w:rPr>
                <w:rFonts w:ascii="Times New Roman" w:eastAsia="Calibri" w:hAnsi="Times New Roman" w:cs="Arial"/>
                <w:i/>
                <w:iCs/>
                <w:szCs w:val="20"/>
                <w:vertAlign w:val="subscript"/>
              </w:rPr>
              <w:t>SC</w:t>
            </w:r>
          </w:p>
        </w:tc>
        <w:tc>
          <w:tcPr>
            <w:tcW w:w="1549" w:type="dxa"/>
            <w:tcBorders>
              <w:top w:val="single" w:sz="4" w:space="0" w:color="auto"/>
              <w:bottom w:val="nil"/>
            </w:tcBorders>
            <w:vAlign w:val="center"/>
          </w:tcPr>
          <w:p w14:paraId="05566F32" w14:textId="77777777" w:rsidR="00802AFE" w:rsidRPr="00CE0C94" w:rsidRDefault="00937424" w:rsidP="009B1370">
            <w:pPr>
              <w:jc w:val="center"/>
              <w:rPr>
                <w:rFonts w:ascii="Times New Roman" w:eastAsia="Calibri" w:hAnsi="Times New Roman" w:cs="Arial"/>
                <w:szCs w:val="20"/>
              </w:rPr>
            </w:pPr>
            <m:oMathPara>
              <m:oMath>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r>
                  <m:rPr>
                    <m:sty m:val="p"/>
                  </m:rPr>
                  <w:rPr>
                    <w:rFonts w:ascii="Cambria Math" w:eastAsia="Calibri" w:hAnsi="Cambria Math" w:cs="Arial"/>
                    <w:szCs w:val="20"/>
                  </w:rPr>
                  <m:t>,</m:t>
                </m:r>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oMath>
            </m:oMathPara>
          </w:p>
        </w:tc>
        <w:tc>
          <w:tcPr>
            <w:tcW w:w="1781" w:type="dxa"/>
            <w:tcBorders>
              <w:top w:val="single" w:sz="4" w:space="0" w:color="auto"/>
              <w:bottom w:val="nil"/>
            </w:tcBorders>
            <w:vAlign w:val="center"/>
          </w:tcPr>
          <w:p w14:paraId="5FF4865D" w14:textId="77777777" w:rsidR="00802AFE" w:rsidRPr="00CE0C94" w:rsidRDefault="00937424" w:rsidP="009B1370">
            <w:pPr>
              <w:jc w:val="center"/>
              <w:rPr>
                <w:rFonts w:ascii="Times New Roman" w:eastAsia="Calibri" w:hAnsi="Times New Roman" w:cs="Arial"/>
                <w:szCs w:val="20"/>
              </w:rPr>
            </w:pPr>
            <m:oMathPara>
              <m:oMath>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oMath>
            </m:oMathPara>
          </w:p>
        </w:tc>
        <w:tc>
          <w:tcPr>
            <w:tcW w:w="1620" w:type="dxa"/>
            <w:tcBorders>
              <w:top w:val="single" w:sz="4" w:space="0" w:color="auto"/>
              <w:bottom w:val="nil"/>
            </w:tcBorders>
            <w:vAlign w:val="center"/>
          </w:tcPr>
          <w:p w14:paraId="42D37647" w14:textId="77777777" w:rsidR="00802AFE" w:rsidRDefault="00937424" w:rsidP="009B1370">
            <w:pPr>
              <w:jc w:val="center"/>
              <w:rPr>
                <w:rFonts w:ascii="Times New Roman" w:eastAsia="Times New Roman" w:hAnsi="Times New Roman" w:cs="Times New Roman"/>
                <w:szCs w:val="20"/>
              </w:rPr>
            </w:pPr>
            <m:oMathPara>
              <m:oMath>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r>
                  <m:rPr>
                    <m:sty m:val="p"/>
                  </m:rPr>
                  <w:rPr>
                    <w:rFonts w:ascii="Cambria Math" w:eastAsia="Calibri" w:hAnsi="Cambria Math" w:cs="Arial"/>
                    <w:szCs w:val="20"/>
                  </w:rPr>
                  <m:t>,</m:t>
                </m:r>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oMath>
            </m:oMathPara>
          </w:p>
        </w:tc>
      </w:tr>
      <w:tr w:rsidR="00802AFE" w:rsidRPr="00CE0C94" w14:paraId="401934EA" w14:textId="77777777" w:rsidTr="00564273">
        <w:tc>
          <w:tcPr>
            <w:tcW w:w="2268" w:type="dxa"/>
            <w:vMerge/>
          </w:tcPr>
          <w:p w14:paraId="0C9B2778" w14:textId="77777777" w:rsidR="00802AFE" w:rsidRDefault="00802AFE" w:rsidP="009B1370">
            <w:pPr>
              <w:jc w:val="center"/>
              <w:rPr>
                <w:rFonts w:ascii="Times New Roman" w:eastAsia="Calibri" w:hAnsi="Times New Roman" w:cs="Times New Roman"/>
                <w:szCs w:val="20"/>
              </w:rPr>
            </w:pPr>
          </w:p>
        </w:tc>
        <w:tc>
          <w:tcPr>
            <w:tcW w:w="1260" w:type="dxa"/>
            <w:tcBorders>
              <w:top w:val="nil"/>
              <w:bottom w:val="nil"/>
            </w:tcBorders>
            <w:vAlign w:val="center"/>
          </w:tcPr>
          <w:p w14:paraId="3745EE14" w14:textId="77777777" w:rsidR="00802AFE" w:rsidRPr="009E199F" w:rsidRDefault="00802AFE" w:rsidP="009B1370">
            <w:pPr>
              <w:spacing w:after="160"/>
              <w:jc w:val="center"/>
              <w:rPr>
                <w:rFonts w:ascii="Times New Roman" w:eastAsia="Calibri" w:hAnsi="Times New Roman" w:cs="Arial"/>
                <w:i/>
                <w:iCs/>
                <w:szCs w:val="20"/>
              </w:rPr>
            </w:pPr>
            <w:r w:rsidRPr="00E3100D">
              <w:rPr>
                <w:rFonts w:ascii="Times New Roman" w:eastAsia="Calibri" w:hAnsi="Times New Roman" w:cs="Arial"/>
                <w:i/>
                <w:iCs/>
                <w:szCs w:val="20"/>
              </w:rPr>
              <w:t>V</w:t>
            </w:r>
            <w:r w:rsidRPr="00E3100D">
              <w:rPr>
                <w:rFonts w:ascii="Times New Roman" w:eastAsia="Calibri" w:hAnsi="Times New Roman" w:cs="Arial"/>
                <w:i/>
                <w:iCs/>
                <w:szCs w:val="20"/>
                <w:vertAlign w:val="subscript"/>
              </w:rPr>
              <w:t>OC</w:t>
            </w:r>
          </w:p>
        </w:tc>
        <w:tc>
          <w:tcPr>
            <w:tcW w:w="1549" w:type="dxa"/>
            <w:tcBorders>
              <w:top w:val="nil"/>
              <w:bottom w:val="nil"/>
            </w:tcBorders>
            <w:vAlign w:val="center"/>
          </w:tcPr>
          <w:p w14:paraId="10CB33AF" w14:textId="77777777" w:rsidR="00802AFE" w:rsidRPr="00CE0C94" w:rsidRDefault="00937424" w:rsidP="009B1370">
            <w:pPr>
              <w:jc w:val="center"/>
              <w:rPr>
                <w:rFonts w:ascii="Times New Roman" w:eastAsia="Calibri" w:hAnsi="Times New Roman" w:cs="Arial"/>
                <w:szCs w:val="20"/>
              </w:rPr>
            </w:pPr>
            <m:oMathPara>
              <m:oMath>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r>
                  <m:rPr>
                    <m:sty m:val="p"/>
                  </m:rPr>
                  <w:rPr>
                    <w:rFonts w:ascii="Cambria Math" w:eastAsia="Calibri" w:hAnsi="Cambria Math" w:cs="Arial"/>
                    <w:szCs w:val="20"/>
                  </w:rPr>
                  <m:t>,</m:t>
                </m:r>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oMath>
            </m:oMathPara>
          </w:p>
        </w:tc>
        <w:tc>
          <w:tcPr>
            <w:tcW w:w="1781" w:type="dxa"/>
            <w:tcBorders>
              <w:top w:val="nil"/>
              <w:bottom w:val="nil"/>
            </w:tcBorders>
            <w:vAlign w:val="center"/>
          </w:tcPr>
          <w:p w14:paraId="5E8A7FD0" w14:textId="77777777" w:rsidR="00802AFE" w:rsidRPr="00CE0C94" w:rsidRDefault="00937424" w:rsidP="009B1370">
            <w:pPr>
              <w:jc w:val="center"/>
              <w:rPr>
                <w:rFonts w:ascii="Times New Roman" w:eastAsia="Calibri" w:hAnsi="Times New Roman" w:cs="Arial"/>
                <w:szCs w:val="20"/>
              </w:rPr>
            </w:pPr>
            <m:oMathPara>
              <m:oMath>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r>
                  <m:rPr>
                    <m:sty m:val="p"/>
                  </m:rPr>
                  <w:rPr>
                    <w:rFonts w:ascii="Cambria Math" w:eastAsia="Calibri" w:hAnsi="Cambria Math" w:cs="Arial"/>
                    <w:szCs w:val="20"/>
                  </w:rPr>
                  <m:t>,</m:t>
                </m:r>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oMath>
            </m:oMathPara>
          </w:p>
        </w:tc>
        <w:tc>
          <w:tcPr>
            <w:tcW w:w="1620" w:type="dxa"/>
            <w:tcBorders>
              <w:top w:val="nil"/>
              <w:bottom w:val="nil"/>
            </w:tcBorders>
            <w:vAlign w:val="center"/>
          </w:tcPr>
          <w:p w14:paraId="02563418" w14:textId="77777777" w:rsidR="00802AFE" w:rsidRDefault="00937424" w:rsidP="009B1370">
            <w:pPr>
              <w:jc w:val="center"/>
              <w:rPr>
                <w:rFonts w:ascii="Times New Roman" w:eastAsia="Calibri" w:hAnsi="Times New Roman" w:cs="Times New Roman"/>
                <w:szCs w:val="20"/>
              </w:rPr>
            </w:pPr>
            <m:oMathPara>
              <m:oMath>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r>
                  <m:rPr>
                    <m:sty m:val="p"/>
                  </m:rPr>
                  <w:rPr>
                    <w:rFonts w:ascii="Cambria Math" w:eastAsia="Calibri" w:hAnsi="Cambria Math" w:cs="Arial"/>
                    <w:szCs w:val="20"/>
                  </w:rPr>
                  <m:t>,</m:t>
                </m:r>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oMath>
            </m:oMathPara>
          </w:p>
        </w:tc>
      </w:tr>
      <w:tr w:rsidR="00802AFE" w:rsidRPr="00CE0C94" w14:paraId="0468ED25" w14:textId="77777777" w:rsidTr="00564273">
        <w:tc>
          <w:tcPr>
            <w:tcW w:w="2268" w:type="dxa"/>
            <w:vMerge/>
            <w:tcBorders>
              <w:bottom w:val="single" w:sz="4" w:space="0" w:color="auto"/>
            </w:tcBorders>
          </w:tcPr>
          <w:p w14:paraId="220FD7B1" w14:textId="77777777" w:rsidR="00802AFE" w:rsidRDefault="00802AFE" w:rsidP="009B1370">
            <w:pPr>
              <w:jc w:val="center"/>
              <w:rPr>
                <w:rFonts w:ascii="Times New Roman" w:eastAsia="Calibri" w:hAnsi="Times New Roman" w:cs="Arial"/>
                <w:szCs w:val="20"/>
              </w:rPr>
            </w:pPr>
          </w:p>
        </w:tc>
        <w:tc>
          <w:tcPr>
            <w:tcW w:w="1260" w:type="dxa"/>
            <w:tcBorders>
              <w:top w:val="nil"/>
              <w:bottom w:val="single" w:sz="4" w:space="0" w:color="auto"/>
            </w:tcBorders>
            <w:vAlign w:val="center"/>
          </w:tcPr>
          <w:p w14:paraId="54D2743F" w14:textId="77777777" w:rsidR="00802AFE" w:rsidRPr="00CE0C94" w:rsidRDefault="00802AFE" w:rsidP="009B1370">
            <w:pPr>
              <w:jc w:val="center"/>
              <w:rPr>
                <w:rFonts w:ascii="Calibri" w:eastAsia="Calibri" w:hAnsi="Calibri" w:cs="Arial"/>
                <w:szCs w:val="20"/>
              </w:rPr>
            </w:pPr>
            <w:r w:rsidRPr="00CE0C94">
              <w:rPr>
                <w:rFonts w:ascii="Times New Roman" w:eastAsia="Calibri" w:hAnsi="Times New Roman" w:cs="Arial"/>
                <w:szCs w:val="20"/>
              </w:rPr>
              <w:t>IQE</w:t>
            </w:r>
          </w:p>
        </w:tc>
        <w:tc>
          <w:tcPr>
            <w:tcW w:w="1549" w:type="dxa"/>
            <w:tcBorders>
              <w:top w:val="nil"/>
              <w:bottom w:val="single" w:sz="4" w:space="0" w:color="auto"/>
            </w:tcBorders>
            <w:vAlign w:val="center"/>
          </w:tcPr>
          <w:p w14:paraId="28C271A6" w14:textId="77777777" w:rsidR="00802AFE" w:rsidRPr="00CE0C94" w:rsidRDefault="00937424" w:rsidP="009B1370">
            <w:pPr>
              <w:jc w:val="center"/>
              <w:rPr>
                <w:rFonts w:ascii="Times New Roman" w:eastAsia="Calibri" w:hAnsi="Times New Roman" w:cs="Arial"/>
                <w:szCs w:val="20"/>
              </w:rPr>
            </w:pPr>
            <m:oMathPara>
              <m:oMath>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r>
                  <m:rPr>
                    <m:sty m:val="p"/>
                  </m:rPr>
                  <w:rPr>
                    <w:rFonts w:ascii="Cambria Math" w:eastAsia="Calibri" w:hAnsi="Cambria Math" w:cs="Arial"/>
                    <w:szCs w:val="20"/>
                  </w:rPr>
                  <m:t>,</m:t>
                </m:r>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oMath>
            </m:oMathPara>
          </w:p>
        </w:tc>
        <w:tc>
          <w:tcPr>
            <w:tcW w:w="1781" w:type="dxa"/>
            <w:tcBorders>
              <w:top w:val="nil"/>
              <w:bottom w:val="single" w:sz="4" w:space="0" w:color="auto"/>
            </w:tcBorders>
            <w:vAlign w:val="center"/>
          </w:tcPr>
          <w:p w14:paraId="468EC233" w14:textId="77777777" w:rsidR="00802AFE" w:rsidRPr="00CE0C94" w:rsidRDefault="00937424" w:rsidP="009B1370">
            <w:pPr>
              <w:jc w:val="center"/>
              <w:rPr>
                <w:rFonts w:ascii="Times New Roman" w:eastAsia="Calibri" w:hAnsi="Times New Roman" w:cs="Arial"/>
                <w:szCs w:val="20"/>
              </w:rPr>
            </w:pPr>
            <m:oMathPara>
              <m:oMath>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oMath>
            </m:oMathPara>
          </w:p>
        </w:tc>
        <w:tc>
          <w:tcPr>
            <w:tcW w:w="1620" w:type="dxa"/>
            <w:tcBorders>
              <w:top w:val="nil"/>
              <w:bottom w:val="single" w:sz="4" w:space="0" w:color="auto"/>
            </w:tcBorders>
            <w:vAlign w:val="center"/>
          </w:tcPr>
          <w:p w14:paraId="6DBCF0A5" w14:textId="77777777" w:rsidR="00802AFE" w:rsidRDefault="00937424" w:rsidP="009B1370">
            <w:pPr>
              <w:jc w:val="center"/>
              <w:rPr>
                <w:rFonts w:ascii="Times New Roman" w:eastAsia="Calibri" w:hAnsi="Times New Roman" w:cs="Arial"/>
                <w:szCs w:val="20"/>
              </w:rPr>
            </w:pPr>
            <m:oMathPara>
              <m:oMath>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r>
                  <m:rPr>
                    <m:sty m:val="p"/>
                  </m:rPr>
                  <w:rPr>
                    <w:rFonts w:ascii="Cambria Math" w:eastAsia="Calibri" w:hAnsi="Cambria Math" w:cs="Arial"/>
                    <w:szCs w:val="20"/>
                  </w:rPr>
                  <m:t>,</m:t>
                </m:r>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oMath>
            </m:oMathPara>
          </w:p>
        </w:tc>
      </w:tr>
      <w:tr w:rsidR="00802AFE" w:rsidRPr="00CE0C94" w14:paraId="7D2D3EF1" w14:textId="77777777" w:rsidTr="00564273">
        <w:tc>
          <w:tcPr>
            <w:tcW w:w="2268" w:type="dxa"/>
            <w:vMerge w:val="restart"/>
            <w:tcBorders>
              <w:top w:val="single" w:sz="4" w:space="0" w:color="auto"/>
            </w:tcBorders>
            <w:vAlign w:val="center"/>
          </w:tcPr>
          <w:p w14:paraId="485E5A04" w14:textId="77777777" w:rsidR="00802AFE" w:rsidRDefault="00802AFE" w:rsidP="009B1370">
            <w:pPr>
              <w:jc w:val="center"/>
              <w:rPr>
                <w:rFonts w:ascii="Times New Roman" w:eastAsia="Calibri" w:hAnsi="Times New Roman" w:cs="Arial"/>
                <w:szCs w:val="20"/>
              </w:rPr>
            </w:pPr>
            <m:oMath>
              <m:r>
                <w:rPr>
                  <w:rFonts w:ascii="Cambria Math" w:eastAsia="Calibri" w:hAnsi="Cambria Math" w:cs="Arial"/>
                  <w:szCs w:val="20"/>
                </w:rPr>
                <m:t>Ti</m:t>
              </m:r>
              <m:sSub>
                <m:sSubPr>
                  <m:ctrlPr>
                    <w:rPr>
                      <w:rFonts w:ascii="Cambria Math" w:eastAsia="Calibri" w:hAnsi="Cambria Math" w:cs="Arial"/>
                      <w:i/>
                      <w:szCs w:val="20"/>
                    </w:rPr>
                  </m:ctrlPr>
                </m:sSubPr>
                <m:e>
                  <m:r>
                    <w:rPr>
                      <w:rFonts w:ascii="Cambria Math" w:eastAsia="Calibri" w:hAnsi="Cambria Math" w:cs="Arial"/>
                      <w:szCs w:val="20"/>
                    </w:rPr>
                    <m:t>O</m:t>
                  </m:r>
                </m:e>
                <m:sub>
                  <m:r>
                    <w:rPr>
                      <w:rFonts w:ascii="Cambria Math" w:eastAsia="Calibri" w:hAnsi="Cambria Math" w:cs="Arial"/>
                      <w:szCs w:val="20"/>
                    </w:rPr>
                    <m:t>2</m:t>
                  </m:r>
                </m:sub>
              </m:s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oMath>
            <w:r w:rsidRPr="00534721">
              <w:rPr>
                <w:rFonts w:ascii="Times New Roman" w:eastAsia="Times New Roman" w:hAnsi="Times New Roman" w:cs="Arial"/>
                <w:szCs w:val="20"/>
              </w:rPr>
              <w:t xml:space="preserve"> (Ag|Cu</w:t>
            </w:r>
            <w:r w:rsidRPr="00CE0C94">
              <w:rPr>
                <w:rFonts w:ascii="Times New Roman" w:eastAsia="Times New Roman" w:hAnsi="Times New Roman" w:cs="Arial"/>
                <w:szCs w:val="20"/>
              </w:rPr>
              <w:t>)</w:t>
            </w:r>
          </w:p>
        </w:tc>
        <w:tc>
          <w:tcPr>
            <w:tcW w:w="1260" w:type="dxa"/>
            <w:tcBorders>
              <w:top w:val="single" w:sz="4" w:space="0" w:color="auto"/>
              <w:bottom w:val="nil"/>
            </w:tcBorders>
            <w:vAlign w:val="center"/>
          </w:tcPr>
          <w:p w14:paraId="66B0206B" w14:textId="77777777" w:rsidR="00802AFE" w:rsidRPr="00297178" w:rsidRDefault="00802AFE" w:rsidP="009B1370">
            <w:pPr>
              <w:spacing w:after="160"/>
              <w:jc w:val="center"/>
              <w:rPr>
                <w:rFonts w:ascii="Calibri" w:eastAsia="Calibri" w:hAnsi="Calibri" w:cs="Arial"/>
                <w:i/>
                <w:iCs/>
                <w:szCs w:val="20"/>
              </w:rPr>
            </w:pPr>
            <w:r w:rsidRPr="00E3100D">
              <w:rPr>
                <w:rFonts w:ascii="Times New Roman" w:eastAsia="Calibri" w:hAnsi="Times New Roman" w:cs="Arial"/>
                <w:i/>
                <w:iCs/>
                <w:szCs w:val="20"/>
              </w:rPr>
              <w:t>J</w:t>
            </w:r>
            <w:r w:rsidRPr="00E3100D">
              <w:rPr>
                <w:rFonts w:ascii="Times New Roman" w:eastAsia="Calibri" w:hAnsi="Times New Roman" w:cs="Arial"/>
                <w:i/>
                <w:iCs/>
                <w:szCs w:val="20"/>
                <w:vertAlign w:val="subscript"/>
              </w:rPr>
              <w:t>SC</w:t>
            </w:r>
          </w:p>
        </w:tc>
        <w:tc>
          <w:tcPr>
            <w:tcW w:w="1549" w:type="dxa"/>
            <w:tcBorders>
              <w:top w:val="single" w:sz="4" w:space="0" w:color="auto"/>
              <w:bottom w:val="nil"/>
            </w:tcBorders>
            <w:vAlign w:val="center"/>
          </w:tcPr>
          <w:p w14:paraId="0DD8A854" w14:textId="77777777" w:rsidR="00802AFE" w:rsidRPr="00CE0C94" w:rsidRDefault="00937424" w:rsidP="009B1370">
            <w:pPr>
              <w:jc w:val="center"/>
              <w:rPr>
                <w:rFonts w:ascii="Times New Roman" w:eastAsia="Calibri" w:hAnsi="Times New Roman" w:cs="Arial"/>
                <w:szCs w:val="20"/>
              </w:rPr>
            </w:pPr>
            <m:oMathPara>
              <m:oMath>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r>
                  <m:rPr>
                    <m:sty m:val="p"/>
                  </m:rPr>
                  <w:rPr>
                    <w:rFonts w:ascii="Cambria Math" w:eastAsia="Calibri" w:hAnsi="Cambria Math" w:cs="Arial"/>
                    <w:szCs w:val="20"/>
                  </w:rPr>
                  <m:t>,</m:t>
                </m:r>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oMath>
            </m:oMathPara>
          </w:p>
        </w:tc>
        <w:tc>
          <w:tcPr>
            <w:tcW w:w="1781" w:type="dxa"/>
            <w:tcBorders>
              <w:top w:val="single" w:sz="4" w:space="0" w:color="auto"/>
              <w:bottom w:val="nil"/>
            </w:tcBorders>
            <w:vAlign w:val="center"/>
          </w:tcPr>
          <w:p w14:paraId="4BBE50DE" w14:textId="77777777" w:rsidR="00802AFE" w:rsidRPr="00CE0C94" w:rsidRDefault="00937424" w:rsidP="009B1370">
            <w:pPr>
              <w:jc w:val="center"/>
              <w:rPr>
                <w:rFonts w:ascii="Times New Roman" w:eastAsia="Calibri" w:hAnsi="Times New Roman" w:cs="Arial"/>
                <w:szCs w:val="20"/>
              </w:rPr>
            </w:pPr>
            <m:oMathPara>
              <m:oMath>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oMath>
            </m:oMathPara>
          </w:p>
        </w:tc>
        <w:tc>
          <w:tcPr>
            <w:tcW w:w="1620" w:type="dxa"/>
            <w:tcBorders>
              <w:top w:val="single" w:sz="4" w:space="0" w:color="auto"/>
              <w:bottom w:val="nil"/>
            </w:tcBorders>
          </w:tcPr>
          <w:p w14:paraId="5F3130E2" w14:textId="77777777" w:rsidR="00802AFE" w:rsidRPr="00534721" w:rsidRDefault="00937424" w:rsidP="009B1370">
            <w:pPr>
              <w:jc w:val="center"/>
              <w:rPr>
                <w:rFonts w:ascii="Times New Roman" w:eastAsia="Calibri" w:hAnsi="Times New Roman" w:cs="Arial"/>
                <w:szCs w:val="20"/>
                <w:vertAlign w:val="subscript"/>
              </w:rPr>
            </w:pPr>
            <m:oMath>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oMath>
            <w:r w:rsidR="00802AFE">
              <w:rPr>
                <w:rFonts w:ascii="Times New Roman" w:eastAsia="Calibri" w:hAnsi="Times New Roman" w:cs="Arial"/>
                <w:szCs w:val="20"/>
              </w:rPr>
              <w:t xml:space="preserve">, </w:t>
            </w:r>
            <w:r w:rsidR="00802AFE" w:rsidRPr="00534721">
              <w:rPr>
                <w:rFonts w:ascii="Times New Roman" w:eastAsia="Calibri" w:hAnsi="Times New Roman" w:cs="Arial"/>
                <w:i/>
                <w:iCs/>
                <w:szCs w:val="20"/>
              </w:rPr>
              <w:t>Ratio</w:t>
            </w:r>
          </w:p>
        </w:tc>
      </w:tr>
      <w:tr w:rsidR="00802AFE" w:rsidRPr="00CE0C94" w14:paraId="026805B9" w14:textId="77777777" w:rsidTr="00564273">
        <w:tc>
          <w:tcPr>
            <w:tcW w:w="2268" w:type="dxa"/>
            <w:vMerge/>
            <w:tcBorders>
              <w:top w:val="single" w:sz="4" w:space="0" w:color="auto"/>
            </w:tcBorders>
          </w:tcPr>
          <w:p w14:paraId="4BD49285" w14:textId="77777777" w:rsidR="00802AFE" w:rsidRDefault="00802AFE" w:rsidP="009B1370">
            <w:pPr>
              <w:jc w:val="center"/>
              <w:rPr>
                <w:rFonts w:ascii="Times New Roman" w:eastAsia="Calibri" w:hAnsi="Times New Roman" w:cs="Arial"/>
                <w:szCs w:val="20"/>
              </w:rPr>
            </w:pPr>
          </w:p>
        </w:tc>
        <w:tc>
          <w:tcPr>
            <w:tcW w:w="1260" w:type="dxa"/>
            <w:tcBorders>
              <w:top w:val="nil"/>
              <w:bottom w:val="nil"/>
            </w:tcBorders>
            <w:vAlign w:val="center"/>
          </w:tcPr>
          <w:p w14:paraId="3505D29B" w14:textId="77777777" w:rsidR="00802AFE" w:rsidRPr="009E199F" w:rsidRDefault="00802AFE" w:rsidP="009B1370">
            <w:pPr>
              <w:spacing w:after="160"/>
              <w:jc w:val="center"/>
              <w:rPr>
                <w:rFonts w:ascii="Calibri" w:eastAsia="Calibri" w:hAnsi="Calibri" w:cs="Arial"/>
                <w:i/>
                <w:iCs/>
                <w:szCs w:val="20"/>
              </w:rPr>
            </w:pPr>
            <w:r w:rsidRPr="00E3100D">
              <w:rPr>
                <w:rFonts w:ascii="Times New Roman" w:eastAsia="Calibri" w:hAnsi="Times New Roman" w:cs="Arial"/>
                <w:i/>
                <w:iCs/>
                <w:szCs w:val="20"/>
              </w:rPr>
              <w:t>V</w:t>
            </w:r>
            <w:r w:rsidRPr="00E3100D">
              <w:rPr>
                <w:rFonts w:ascii="Times New Roman" w:eastAsia="Calibri" w:hAnsi="Times New Roman" w:cs="Arial"/>
                <w:i/>
                <w:iCs/>
                <w:szCs w:val="20"/>
                <w:vertAlign w:val="subscript"/>
              </w:rPr>
              <w:t>OC</w:t>
            </w:r>
          </w:p>
        </w:tc>
        <w:tc>
          <w:tcPr>
            <w:tcW w:w="1549" w:type="dxa"/>
            <w:tcBorders>
              <w:top w:val="nil"/>
              <w:bottom w:val="nil"/>
            </w:tcBorders>
            <w:vAlign w:val="center"/>
          </w:tcPr>
          <w:p w14:paraId="3B6D596E" w14:textId="77777777" w:rsidR="00802AFE" w:rsidRPr="00CE0C94" w:rsidRDefault="00937424" w:rsidP="009B1370">
            <w:pPr>
              <w:jc w:val="center"/>
              <w:rPr>
                <w:rFonts w:ascii="Times New Roman" w:eastAsia="Calibri" w:hAnsi="Times New Roman" w:cs="Arial"/>
                <w:szCs w:val="20"/>
              </w:rPr>
            </w:pPr>
            <m:oMathPara>
              <m:oMath>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r>
                  <m:rPr>
                    <m:sty m:val="p"/>
                  </m:rPr>
                  <w:rPr>
                    <w:rFonts w:ascii="Cambria Math" w:eastAsia="Calibri" w:hAnsi="Cambria Math" w:cs="Arial"/>
                    <w:szCs w:val="20"/>
                  </w:rPr>
                  <m:t>,</m:t>
                </m:r>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oMath>
            </m:oMathPara>
          </w:p>
        </w:tc>
        <w:tc>
          <w:tcPr>
            <w:tcW w:w="1781" w:type="dxa"/>
            <w:tcBorders>
              <w:top w:val="nil"/>
              <w:bottom w:val="nil"/>
            </w:tcBorders>
            <w:vAlign w:val="center"/>
          </w:tcPr>
          <w:p w14:paraId="6D0C919F" w14:textId="77777777" w:rsidR="00802AFE" w:rsidRPr="00CE0C94" w:rsidRDefault="00937424" w:rsidP="009B1370">
            <w:pPr>
              <w:jc w:val="center"/>
              <w:rPr>
                <w:rFonts w:ascii="Times New Roman" w:eastAsia="Calibri" w:hAnsi="Times New Roman" w:cs="Arial"/>
                <w:szCs w:val="20"/>
              </w:rPr>
            </w:pPr>
            <m:oMathPara>
              <m:oMath>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r>
                  <m:rPr>
                    <m:sty m:val="p"/>
                  </m:rPr>
                  <w:rPr>
                    <w:rFonts w:ascii="Cambria Math" w:eastAsia="Calibri" w:hAnsi="Cambria Math" w:cs="Arial"/>
                    <w:szCs w:val="20"/>
                  </w:rPr>
                  <m:t>,</m:t>
                </m:r>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oMath>
            </m:oMathPara>
          </w:p>
        </w:tc>
        <w:tc>
          <w:tcPr>
            <w:tcW w:w="1620" w:type="dxa"/>
            <w:tcBorders>
              <w:top w:val="nil"/>
              <w:bottom w:val="nil"/>
            </w:tcBorders>
          </w:tcPr>
          <w:p w14:paraId="163B779A" w14:textId="77777777" w:rsidR="00802AFE" w:rsidRDefault="00937424" w:rsidP="009B1370">
            <w:pPr>
              <w:jc w:val="center"/>
              <w:rPr>
                <w:rFonts w:ascii="Times New Roman" w:eastAsia="Calibri" w:hAnsi="Times New Roman" w:cs="Arial"/>
                <w:szCs w:val="20"/>
              </w:rPr>
            </w:pPr>
            <m:oMath>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oMath>
            <w:r w:rsidR="00802AFE">
              <w:rPr>
                <w:rFonts w:ascii="Times New Roman" w:eastAsia="Calibri" w:hAnsi="Times New Roman" w:cs="Arial"/>
                <w:szCs w:val="20"/>
              </w:rPr>
              <w:t xml:space="preserve">, </w:t>
            </w:r>
            <w:r w:rsidR="00802AFE" w:rsidRPr="00E02A8B">
              <w:rPr>
                <w:rFonts w:ascii="Times New Roman" w:eastAsia="Calibri" w:hAnsi="Times New Roman" w:cs="Arial"/>
                <w:i/>
                <w:iCs/>
                <w:szCs w:val="20"/>
              </w:rPr>
              <w:t>Ratio</w:t>
            </w:r>
          </w:p>
        </w:tc>
      </w:tr>
      <w:tr w:rsidR="00802AFE" w:rsidRPr="00CE0C94" w14:paraId="582439D6" w14:textId="77777777" w:rsidTr="00564273">
        <w:tc>
          <w:tcPr>
            <w:tcW w:w="2268" w:type="dxa"/>
            <w:vMerge/>
            <w:tcBorders>
              <w:top w:val="single" w:sz="4" w:space="0" w:color="auto"/>
              <w:bottom w:val="single" w:sz="4" w:space="0" w:color="auto"/>
            </w:tcBorders>
          </w:tcPr>
          <w:p w14:paraId="6BB03537" w14:textId="77777777" w:rsidR="00802AFE" w:rsidRDefault="00802AFE" w:rsidP="009B1370">
            <w:pPr>
              <w:jc w:val="center"/>
              <w:rPr>
                <w:rFonts w:ascii="Times New Roman" w:eastAsia="Calibri" w:hAnsi="Times New Roman" w:cs="Arial"/>
                <w:szCs w:val="20"/>
              </w:rPr>
            </w:pPr>
          </w:p>
        </w:tc>
        <w:tc>
          <w:tcPr>
            <w:tcW w:w="1260" w:type="dxa"/>
            <w:tcBorders>
              <w:top w:val="nil"/>
            </w:tcBorders>
            <w:vAlign w:val="center"/>
          </w:tcPr>
          <w:p w14:paraId="61F662DC" w14:textId="77777777" w:rsidR="00802AFE" w:rsidRPr="00CE0C94" w:rsidRDefault="00802AFE" w:rsidP="009B1370">
            <w:pPr>
              <w:jc w:val="center"/>
              <w:rPr>
                <w:rFonts w:ascii="Calibri" w:eastAsia="Calibri" w:hAnsi="Calibri" w:cs="Arial"/>
                <w:szCs w:val="20"/>
              </w:rPr>
            </w:pPr>
            <w:r w:rsidRPr="00CE0C94">
              <w:rPr>
                <w:rFonts w:ascii="Times New Roman" w:eastAsia="Calibri" w:hAnsi="Times New Roman" w:cs="Arial"/>
                <w:szCs w:val="20"/>
              </w:rPr>
              <w:t>IQE</w:t>
            </w:r>
          </w:p>
        </w:tc>
        <w:tc>
          <w:tcPr>
            <w:tcW w:w="1549" w:type="dxa"/>
            <w:tcBorders>
              <w:top w:val="nil"/>
            </w:tcBorders>
            <w:vAlign w:val="center"/>
          </w:tcPr>
          <w:p w14:paraId="443B87A2" w14:textId="77777777" w:rsidR="00802AFE" w:rsidRPr="00CE0C94" w:rsidRDefault="00937424" w:rsidP="009B1370">
            <w:pPr>
              <w:jc w:val="center"/>
              <w:rPr>
                <w:rFonts w:ascii="Times New Roman" w:eastAsia="Calibri" w:hAnsi="Times New Roman" w:cs="Arial"/>
                <w:szCs w:val="20"/>
              </w:rPr>
            </w:pPr>
            <m:oMathPara>
              <m:oMath>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r>
                  <m:rPr>
                    <m:sty m:val="p"/>
                  </m:rPr>
                  <w:rPr>
                    <w:rFonts w:ascii="Cambria Math" w:eastAsia="Calibri" w:hAnsi="Cambria Math" w:cs="Arial"/>
                    <w:szCs w:val="20"/>
                  </w:rPr>
                  <m:t>,</m:t>
                </m:r>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oMath>
            </m:oMathPara>
          </w:p>
        </w:tc>
        <w:tc>
          <w:tcPr>
            <w:tcW w:w="1781" w:type="dxa"/>
            <w:tcBorders>
              <w:top w:val="nil"/>
            </w:tcBorders>
            <w:vAlign w:val="center"/>
          </w:tcPr>
          <w:p w14:paraId="3ACF3967" w14:textId="77777777" w:rsidR="00802AFE" w:rsidRPr="00CE0C94" w:rsidRDefault="00937424" w:rsidP="009B1370">
            <w:pPr>
              <w:jc w:val="center"/>
              <w:rPr>
                <w:rFonts w:ascii="Times New Roman" w:eastAsia="Calibri" w:hAnsi="Times New Roman" w:cs="Arial"/>
                <w:szCs w:val="20"/>
              </w:rPr>
            </w:pPr>
            <m:oMathPara>
              <m:oMath>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oMath>
            </m:oMathPara>
          </w:p>
        </w:tc>
        <w:tc>
          <w:tcPr>
            <w:tcW w:w="1620" w:type="dxa"/>
            <w:tcBorders>
              <w:top w:val="nil"/>
            </w:tcBorders>
          </w:tcPr>
          <w:p w14:paraId="3AD9FF4E" w14:textId="77777777" w:rsidR="00802AFE" w:rsidRDefault="00937424" w:rsidP="009B1370">
            <w:pPr>
              <w:jc w:val="center"/>
              <w:rPr>
                <w:rFonts w:ascii="Times New Roman" w:eastAsia="Calibri" w:hAnsi="Times New Roman" w:cs="Arial"/>
                <w:szCs w:val="20"/>
              </w:rPr>
            </w:pPr>
            <m:oMath>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oMath>
            <w:r w:rsidR="00802AFE">
              <w:rPr>
                <w:rFonts w:ascii="Times New Roman" w:eastAsia="Calibri" w:hAnsi="Times New Roman" w:cs="Arial"/>
                <w:szCs w:val="20"/>
              </w:rPr>
              <w:t xml:space="preserve">, </w:t>
            </w:r>
            <w:r w:rsidR="00802AFE" w:rsidRPr="00E02A8B">
              <w:rPr>
                <w:rFonts w:ascii="Times New Roman" w:eastAsia="Calibri" w:hAnsi="Times New Roman" w:cs="Arial"/>
                <w:i/>
                <w:iCs/>
                <w:szCs w:val="20"/>
              </w:rPr>
              <w:t>Ratio</w:t>
            </w:r>
          </w:p>
        </w:tc>
      </w:tr>
    </w:tbl>
    <w:p w14:paraId="00CBB32B" w14:textId="77777777" w:rsidR="00802AFE" w:rsidRPr="00CE0C94" w:rsidRDefault="00802AFE" w:rsidP="009B1370">
      <w:pPr>
        <w:spacing w:after="0"/>
        <w:ind w:left="360"/>
        <w:rPr>
          <w:rFonts w:ascii="Times New Roman" w:eastAsia="Calibri" w:hAnsi="Times New Roman" w:cs="Arial"/>
        </w:rPr>
      </w:pPr>
    </w:p>
    <w:p w14:paraId="21A525BB" w14:textId="707E9020" w:rsidR="00D74E29" w:rsidRDefault="00A822B3" w:rsidP="00D74E29">
      <w:pPr>
        <w:pStyle w:val="Heading2"/>
      </w:pPr>
      <w:bookmarkStart w:id="436" w:name="_Toc480192485"/>
      <w:r>
        <w:t>3</w:t>
      </w:r>
      <w:r w:rsidR="00912597">
        <w:t xml:space="preserve">.3. </w:t>
      </w:r>
      <w:r w:rsidR="00D74E29" w:rsidRPr="00D840A1">
        <w:t>k</w:t>
      </w:r>
      <w:r w:rsidR="00D74E29" w:rsidRPr="00D840A1">
        <w:rPr>
          <w:rFonts w:hint="cs"/>
        </w:rPr>
        <w:t>NN</w:t>
      </w:r>
      <w:r w:rsidR="00D74E29" w:rsidRPr="00D840A1">
        <w:t xml:space="preserve"> Implementation</w:t>
      </w:r>
      <w:bookmarkEnd w:id="436"/>
    </w:p>
    <w:p w14:paraId="7858844B" w14:textId="26719FFC" w:rsidR="00C62851" w:rsidRPr="00E24D3E" w:rsidRDefault="00D74E29" w:rsidP="001C0A8A">
      <w:r>
        <w:t xml:space="preserve">The </w:t>
      </w:r>
      <w:r w:rsidR="00D1539A">
        <w:t xml:space="preserve">technical </w:t>
      </w:r>
      <w:r>
        <w:t xml:space="preserve">challenge in the implementation of </w:t>
      </w:r>
      <w:r w:rsidRPr="00E24D3E">
        <w:rPr>
          <w:i/>
          <w:iCs/>
        </w:rPr>
        <w:t>k</w:t>
      </w:r>
      <w:r>
        <w:t xml:space="preserve">NN was the unification of algorithms written in two different coding environments. The main infrastructure </w:t>
      </w:r>
      <w:r w:rsidR="00D1539A">
        <w:t xml:space="preserve">of the DSS </w:t>
      </w:r>
      <w:r>
        <w:t xml:space="preserve">is based on Matlab’s 2014b environment </w:t>
      </w:r>
      <w:r w:rsidR="00D1539A">
        <w:t xml:space="preserve">while the </w:t>
      </w:r>
      <w:r w:rsidRPr="00E24D3E">
        <w:rPr>
          <w:i/>
          <w:iCs/>
        </w:rPr>
        <w:t>k</w:t>
      </w:r>
      <w:r>
        <w:t xml:space="preserve">NN algorithm including Outlier Removal and </w:t>
      </w:r>
      <w:r w:rsidRPr="00E24D3E">
        <w:rPr>
          <w:i/>
          <w:iCs/>
        </w:rPr>
        <w:t>k</w:t>
      </w:r>
      <w:r>
        <w:t xml:space="preserve">NN modeling was written in a C++ environment. The process of integrating these two subcomponents involved transforming the </w:t>
      </w:r>
      <w:proofErr w:type="gramStart"/>
      <w:r>
        <w:t>C++  code</w:t>
      </w:r>
      <w:proofErr w:type="gramEnd"/>
      <w:r>
        <w:t xml:space="preserve"> into an executable that the Matlab code can call via the Windows </w:t>
      </w:r>
      <w:r w:rsidR="00D1539A">
        <w:t>operating</w:t>
      </w:r>
      <w:r>
        <w:t xml:space="preserve"> system. While not ideal for either algorithm</w:t>
      </w:r>
      <w:r w:rsidR="00D1539A">
        <w:t>s</w:t>
      </w:r>
      <w:r>
        <w:t xml:space="preserve">, this solution provides the middle ground that allows the full integration. The </w:t>
      </w:r>
      <w:r w:rsidR="00D1539A">
        <w:t xml:space="preserve">implementation was verified by processing </w:t>
      </w:r>
      <w:r>
        <w:t>the same data as presented by Yosipof et al.</w:t>
      </w:r>
      <w:r w:rsidR="00010C54">
        <w:fldChar w:fldCharType="begin"/>
      </w:r>
      <w:r w:rsidR="001C0A8A">
        <w:instrText xml:space="preserve"> ADDIN EN.CITE &lt;EndNote&gt;&lt;Cite&gt;&lt;Author&gt;Yosipof&lt;/Author&gt;&lt;Year&gt;2015&lt;/Year&gt;&lt;RecNum&gt;1&lt;/RecNum&gt;&lt;DisplayText&gt;&lt;style face="italic superscript"&gt;(24)&lt;/style&gt;&lt;/DisplayText&gt;&lt;record&gt;&lt;rec-number&gt;1&lt;/rec-number&gt;&lt;foreign-keys&gt;&lt;key app="EN" db-id="a550e29ro9vf20etr5rxfpaaawfvzfxwdz9p"&gt;1&lt;/key&gt;&lt;/foreign-keys&gt;&lt;ref-type name="Journal Article"&gt;17&lt;/ref-type&gt;&lt;contributors&gt;&lt;authors&gt;&lt;author&gt;Yosipof, Abraham&lt;/author&gt;&lt;author&gt;Senderowitz, Hanoch&lt;/author&gt;&lt;/authors&gt;&lt;/contributors&gt;&lt;titles&gt;&lt;title&gt;k-Nearest neighbors optimization-based outlier removal&lt;/title&gt;&lt;secondary-title&gt;Journal of Computational Chemistry&lt;/secondary-title&gt;&lt;/titles&gt;&lt;periodical&gt;&lt;full-title&gt;Journal of Computational Chemistry&lt;/full-title&gt;&lt;/periodical&gt;&lt;pages&gt;493-506&lt;/pages&gt;&lt;volume&gt;36&lt;/volume&gt;&lt;number&gt;8&lt;/number&gt;&lt;keywords&gt;&lt;keyword&gt;outlier removal&lt;/keyword&gt;&lt;keyword&gt;outlier detection&lt;/keyword&gt;&lt;keyword&gt;k-nearest neighbors&lt;/keyword&gt;&lt;keyword&gt;quantitative structure activity relationship&lt;/keyword&gt;&lt;keyword&gt;optimization&lt;/keyword&gt;&lt;keyword&gt;distance-based method&lt;/keyword&gt;&lt;/keywords&gt;&lt;dates&gt;&lt;year&gt;2015&lt;/year&gt;&lt;/dates&gt;&lt;isbn&gt;1096-987X&lt;/isbn&gt;&lt;urls&gt;&lt;related-urls&gt;&lt;url&gt;http://dx.doi.org/10.1002/jcc.23803&lt;/url&gt;&lt;/related-urls&gt;&lt;/urls&gt;&lt;electronic-resource-num&gt;10.1002/jcc.23803&lt;/electronic-resource-num&gt;&lt;/record&gt;&lt;/Cite&gt;&lt;/EndNote&gt;</w:instrText>
      </w:r>
      <w:r w:rsidR="00010C54">
        <w:fldChar w:fldCharType="separate"/>
      </w:r>
      <w:r w:rsidR="001C0A8A" w:rsidRPr="001C0A8A">
        <w:rPr>
          <w:i/>
          <w:noProof/>
          <w:vertAlign w:val="superscript"/>
        </w:rPr>
        <w:t>(</w:t>
      </w:r>
      <w:hyperlink w:anchor="_ENREF_24" w:tooltip="Yosipof, 2015 #1" w:history="1">
        <w:r w:rsidR="001C0A8A" w:rsidRPr="001C0A8A">
          <w:rPr>
            <w:i/>
            <w:noProof/>
            <w:vertAlign w:val="superscript"/>
          </w:rPr>
          <w:t>24</w:t>
        </w:r>
      </w:hyperlink>
      <w:r w:rsidR="001C0A8A" w:rsidRPr="001C0A8A">
        <w:rPr>
          <w:i/>
          <w:noProof/>
          <w:vertAlign w:val="superscript"/>
        </w:rPr>
        <w:t>)</w:t>
      </w:r>
      <w:r w:rsidR="00010C54">
        <w:fldChar w:fldCharType="end"/>
      </w:r>
      <w:r>
        <w:t xml:space="preserve"> and </w:t>
      </w:r>
      <w:r w:rsidR="00D1539A">
        <w:t xml:space="preserve">obtaining </w:t>
      </w:r>
      <w:r>
        <w:t>the same features as in the original paper.</w:t>
      </w:r>
    </w:p>
    <w:p w14:paraId="76D83AF6" w14:textId="466C1D3F" w:rsidR="00540345" w:rsidRDefault="00A822B3" w:rsidP="00946890">
      <w:pPr>
        <w:pStyle w:val="Heading2"/>
        <w:rPr>
          <w:rtl/>
        </w:rPr>
      </w:pPr>
      <w:bookmarkStart w:id="437" w:name="_Toc480192486"/>
      <w:r>
        <w:t>3</w:t>
      </w:r>
      <w:r w:rsidR="00912597">
        <w:t xml:space="preserve">.4. </w:t>
      </w:r>
      <w:r w:rsidR="00540345">
        <w:t>Virtual Cell</w:t>
      </w:r>
      <w:r w:rsidR="00540345" w:rsidRPr="00BD5502">
        <w:t xml:space="preserve"> </w:t>
      </w:r>
      <w:r w:rsidR="00540345">
        <w:t>Implementation</w:t>
      </w:r>
      <w:bookmarkEnd w:id="437"/>
    </w:p>
    <w:p w14:paraId="605AEA2C" w14:textId="4FD44B4A" w:rsidR="00316821" w:rsidRDefault="00316821" w:rsidP="009B1370">
      <w:pPr>
        <w:spacing w:after="0"/>
        <w:rPr>
          <w:rFonts w:ascii="Times New Roman" w:eastAsia="Calibri" w:hAnsi="Times New Roman" w:cs="Arial"/>
        </w:rPr>
      </w:pPr>
      <w:r>
        <w:rPr>
          <w:rFonts w:ascii="Times New Roman" w:eastAsia="Calibri" w:hAnsi="Times New Roman" w:cs="Arial"/>
        </w:rPr>
        <w:t>RANSAC derived models could be used to predict PV properties of virtual solar cell libraries. These predictions could serve two purposes: (i) Identify trends related to the dependence of PV properties on descriptors values, trends that are not easily discernible from the resulting equations. (ii) P</w:t>
      </w:r>
      <w:r w:rsidRPr="00CE0C94">
        <w:rPr>
          <w:rFonts w:ascii="Times New Roman" w:eastAsia="Calibri" w:hAnsi="Times New Roman" w:cs="Arial"/>
        </w:rPr>
        <w:t>rovid</w:t>
      </w:r>
      <w:r>
        <w:rPr>
          <w:rFonts w:ascii="Times New Roman" w:eastAsia="Calibri" w:hAnsi="Times New Roman" w:cs="Arial"/>
        </w:rPr>
        <w:t>e</w:t>
      </w:r>
      <w:r w:rsidRPr="00CE0C94">
        <w:rPr>
          <w:rFonts w:ascii="Times New Roman" w:eastAsia="Calibri" w:hAnsi="Times New Roman" w:cs="Arial"/>
        </w:rPr>
        <w:t xml:space="preserve"> a theoretical basis for </w:t>
      </w:r>
      <w:r>
        <w:rPr>
          <w:rFonts w:ascii="Times New Roman" w:eastAsia="Calibri" w:hAnsi="Times New Roman" w:cs="Arial"/>
        </w:rPr>
        <w:t>and guide future</w:t>
      </w:r>
      <w:r w:rsidRPr="00CE0C94">
        <w:rPr>
          <w:rFonts w:ascii="Times New Roman" w:eastAsia="Calibri" w:hAnsi="Times New Roman" w:cs="Arial"/>
        </w:rPr>
        <w:t xml:space="preserve"> experiments.</w:t>
      </w:r>
    </w:p>
    <w:p w14:paraId="1AD68F1A" w14:textId="77777777" w:rsidR="00316821" w:rsidRPr="00CE0C94" w:rsidRDefault="00316821" w:rsidP="009B1370">
      <w:pPr>
        <w:spacing w:after="0"/>
        <w:rPr>
          <w:rFonts w:ascii="Times New Roman" w:eastAsia="Calibri" w:hAnsi="Times New Roman" w:cs="Arial"/>
        </w:rPr>
      </w:pPr>
    </w:p>
    <w:p w14:paraId="343C8840" w14:textId="7F5B85D1" w:rsidR="00316821" w:rsidRDefault="00A822B3" w:rsidP="00946890">
      <w:pPr>
        <w:pStyle w:val="Heading3"/>
        <w:rPr>
          <w:rtl/>
        </w:rPr>
      </w:pPr>
      <w:bookmarkStart w:id="438" w:name="_Toc480192487"/>
      <w:r>
        <w:t>3</w:t>
      </w:r>
      <w:r w:rsidR="00912597">
        <w:t xml:space="preserve">.4.1. </w:t>
      </w:r>
      <m:oMath>
        <m:r>
          <w:rPr>
            <w:rFonts w:ascii="Cambria Math" w:hAnsi="Cambria Math"/>
          </w:rPr>
          <m:t>Ti</m:t>
        </m:r>
        <m:sSub>
          <m:sSubPr>
            <m:ctrlPr>
              <w:rPr>
                <w:rFonts w:ascii="Cambria Math" w:hAnsi="Cambria Math"/>
              </w:rPr>
            </m:ctrlPr>
          </m:sSubPr>
          <m:e>
            <m:r>
              <w:rPr>
                <w:rFonts w:ascii="Cambria Math" w:hAnsi="Cambria Math"/>
              </w:rPr>
              <m:t>O</m:t>
            </m:r>
          </m:e>
          <m:sub>
            <m:r>
              <m:rPr>
                <m:sty m:val="p"/>
              </m:rPr>
              <w:rPr>
                <w:rFonts w:ascii="Cambria Math" w:hAnsi="Cambria Math"/>
              </w:rPr>
              <m:t>2</m:t>
            </m:r>
          </m:sub>
        </m:sSub>
        <m:r>
          <m:rPr>
            <m:sty m:val="p"/>
          </m:rPr>
          <w:rPr>
            <w:rFonts w:ascii="Cambria Math" w:hAnsi="Cambria Math"/>
          </w:rPr>
          <m:t>|</m:t>
        </m:r>
        <m:r>
          <w:rPr>
            <w:rFonts w:ascii="Cambria Math" w:hAnsi="Cambria Math"/>
          </w:rPr>
          <m:t>C</m:t>
        </m:r>
        <m:sSub>
          <m:sSubPr>
            <m:ctrlPr>
              <w:rPr>
                <w:rFonts w:ascii="Cambria Math" w:hAnsi="Cambria Math"/>
              </w:rPr>
            </m:ctrlPr>
          </m:sSubPr>
          <m:e>
            <m:r>
              <w:rPr>
                <w:rFonts w:ascii="Cambria Math" w:hAnsi="Cambria Math"/>
              </w:rPr>
              <m:t>u</m:t>
            </m:r>
          </m:e>
          <m:sub>
            <m:r>
              <m:rPr>
                <m:sty m:val="p"/>
              </m:rPr>
              <w:rPr>
                <w:rFonts w:ascii="Cambria Math" w:hAnsi="Cambria Math"/>
              </w:rPr>
              <m:t>2</m:t>
            </m:r>
          </m:sub>
        </m:sSub>
        <m:r>
          <w:rPr>
            <w:rFonts w:ascii="Cambria Math" w:hAnsi="Cambria Math"/>
          </w:rPr>
          <m:t>O</m:t>
        </m:r>
      </m:oMath>
      <w:r w:rsidR="00316821" w:rsidRPr="00CE0C94">
        <w:rPr>
          <w:rFonts w:eastAsia="Times New Roman"/>
        </w:rPr>
        <w:t xml:space="preserve"> (Ag)</w:t>
      </w:r>
      <w:r w:rsidR="00316821" w:rsidRPr="00CE0C94">
        <w:t xml:space="preserve"> and </w:t>
      </w:r>
      <m:oMath>
        <m:r>
          <w:rPr>
            <w:rFonts w:ascii="Cambria Math" w:hAnsi="Cambria Math"/>
          </w:rPr>
          <m:t>Ti</m:t>
        </m:r>
        <m:sSub>
          <m:sSubPr>
            <m:ctrlPr>
              <w:rPr>
                <w:rFonts w:ascii="Cambria Math" w:hAnsi="Cambria Math"/>
              </w:rPr>
            </m:ctrlPr>
          </m:sSubPr>
          <m:e>
            <m:r>
              <w:rPr>
                <w:rFonts w:ascii="Cambria Math" w:hAnsi="Cambria Math"/>
              </w:rPr>
              <m:t>O</m:t>
            </m:r>
          </m:e>
          <m:sub>
            <m:r>
              <m:rPr>
                <m:sty m:val="p"/>
              </m:rPr>
              <w:rPr>
                <w:rFonts w:ascii="Cambria Math" w:hAnsi="Cambria Math"/>
              </w:rPr>
              <m:t>2</m:t>
            </m:r>
          </m:sub>
        </m:sSub>
        <m:r>
          <m:rPr>
            <m:sty m:val="p"/>
          </m:rPr>
          <w:rPr>
            <w:rFonts w:ascii="Cambria Math" w:hAnsi="Cambria Math"/>
          </w:rPr>
          <m:t>|</m:t>
        </m:r>
        <m:r>
          <w:rPr>
            <w:rFonts w:ascii="Cambria Math" w:hAnsi="Cambria Math"/>
          </w:rPr>
          <m:t>C</m:t>
        </m:r>
        <m:sSub>
          <m:sSubPr>
            <m:ctrlPr>
              <w:rPr>
                <w:rFonts w:ascii="Cambria Math" w:hAnsi="Cambria Math"/>
              </w:rPr>
            </m:ctrlPr>
          </m:sSubPr>
          <m:e>
            <m:r>
              <w:rPr>
                <w:rFonts w:ascii="Cambria Math" w:hAnsi="Cambria Math"/>
              </w:rPr>
              <m:t>u</m:t>
            </m:r>
          </m:e>
          <m:sub>
            <m:r>
              <m:rPr>
                <m:sty m:val="p"/>
              </m:rPr>
              <w:rPr>
                <w:rFonts w:ascii="Cambria Math" w:hAnsi="Cambria Math"/>
              </w:rPr>
              <m:t>2</m:t>
            </m:r>
          </m:sub>
        </m:sSub>
        <m:r>
          <w:rPr>
            <w:rFonts w:ascii="Cambria Math" w:hAnsi="Cambria Math"/>
          </w:rPr>
          <m:t>O</m:t>
        </m:r>
      </m:oMath>
      <w:r w:rsidR="00316821" w:rsidRPr="00CE0C94">
        <w:rPr>
          <w:rFonts w:eastAsia="Times New Roman"/>
        </w:rPr>
        <w:t xml:space="preserve"> (Ag|Cu)</w:t>
      </w:r>
      <w:r w:rsidR="00316821" w:rsidRPr="00CE0C94">
        <w:t xml:space="preserve"> </w:t>
      </w:r>
      <w:r w:rsidR="00316821">
        <w:t xml:space="preserve">virtual </w:t>
      </w:r>
      <w:r w:rsidR="00316821" w:rsidRPr="00CE0C94">
        <w:t>libraries</w:t>
      </w:r>
      <w:bookmarkEnd w:id="438"/>
    </w:p>
    <w:p w14:paraId="1143D4BF" w14:textId="3784BB32" w:rsidR="00316821" w:rsidRDefault="00316821" w:rsidP="001C0A8A">
      <w:pPr>
        <w:spacing w:after="0"/>
        <w:rPr>
          <w:rFonts w:ascii="Times New Roman" w:eastAsia="Calibri" w:hAnsi="Times New Roman" w:cs="Arial"/>
          <w:iCs/>
        </w:rPr>
      </w:pPr>
      <w:r>
        <w:rPr>
          <w:rFonts w:ascii="Times New Roman" w:eastAsia="Calibri" w:hAnsi="Times New Roman" w:cs="Arial"/>
        </w:rPr>
        <w:t xml:space="preserve">The original </w:t>
      </w:r>
      <m:oMath>
        <m:r>
          <w:rPr>
            <w:rFonts w:ascii="Cambria Math" w:eastAsia="Calibri" w:hAnsi="Cambria Math" w:cs="Arial"/>
          </w:rPr>
          <m:t>Ti</m:t>
        </m:r>
        <m:sSub>
          <m:sSubPr>
            <m:ctrlPr>
              <w:rPr>
                <w:rFonts w:ascii="Cambria Math" w:eastAsia="Calibri" w:hAnsi="Cambria Math" w:cs="Arial"/>
                <w:i/>
              </w:rPr>
            </m:ctrlPr>
          </m:sSubPr>
          <m:e>
            <m:r>
              <w:rPr>
                <w:rFonts w:ascii="Cambria Math" w:eastAsia="Calibri" w:hAnsi="Cambria Math" w:cs="Arial"/>
              </w:rPr>
              <m:t>O</m:t>
            </m:r>
          </m:e>
          <m:sub>
            <m:r>
              <w:rPr>
                <w:rFonts w:ascii="Cambria Math" w:eastAsia="Calibri" w:hAnsi="Cambria Math" w:cs="Arial"/>
              </w:rPr>
              <m:t>2</m:t>
            </m:r>
          </m:sub>
        </m:sSub>
        <m:r>
          <w:rPr>
            <w:rFonts w:ascii="Cambria Math" w:eastAsia="Calibri" w:hAnsi="Cambria Math" w:cs="Arial"/>
          </w:rPr>
          <m:t>|C</m:t>
        </m:r>
        <m:sSub>
          <m:sSubPr>
            <m:ctrlPr>
              <w:rPr>
                <w:rFonts w:ascii="Cambria Math" w:eastAsia="Calibri" w:hAnsi="Cambria Math" w:cs="Arial"/>
                <w:i/>
              </w:rPr>
            </m:ctrlPr>
          </m:sSubPr>
          <m:e>
            <m:r>
              <w:rPr>
                <w:rFonts w:ascii="Cambria Math" w:eastAsia="Calibri" w:hAnsi="Cambria Math" w:cs="Arial"/>
              </w:rPr>
              <m:t>u</m:t>
            </m:r>
          </m:e>
          <m:sub>
            <m:r>
              <w:rPr>
                <w:rFonts w:ascii="Cambria Math" w:eastAsia="Calibri" w:hAnsi="Cambria Math" w:cs="Arial"/>
              </w:rPr>
              <m:t>2</m:t>
            </m:r>
          </m:sub>
        </m:sSub>
        <m:r>
          <w:rPr>
            <w:rFonts w:ascii="Cambria Math" w:eastAsia="Calibri" w:hAnsi="Cambria Math" w:cs="Arial"/>
          </w:rPr>
          <m:t>O</m:t>
        </m:r>
      </m:oMath>
      <w:r w:rsidRPr="00616E1A">
        <w:rPr>
          <w:rFonts w:ascii="Times New Roman" w:eastAsia="Times New Roman" w:hAnsi="Times New Roman" w:cs="Arial"/>
          <w:i/>
        </w:rPr>
        <w:t xml:space="preserve"> (Ag)</w:t>
      </w:r>
      <w:r w:rsidRPr="00616E1A">
        <w:rPr>
          <w:rFonts w:ascii="Times New Roman" w:eastAsia="Calibri" w:hAnsi="Times New Roman" w:cs="Arial"/>
          <w:i/>
        </w:rPr>
        <w:t xml:space="preserve"> </w:t>
      </w:r>
      <w:r w:rsidRPr="00616E1A">
        <w:rPr>
          <w:rFonts w:ascii="Times New Roman" w:eastAsia="Calibri" w:hAnsi="Times New Roman" w:cs="Arial"/>
          <w:iCs/>
        </w:rPr>
        <w:t>and</w:t>
      </w:r>
      <w:r w:rsidRPr="00616E1A">
        <w:rPr>
          <w:rFonts w:ascii="Times New Roman" w:eastAsia="Calibri" w:hAnsi="Times New Roman" w:cs="Arial"/>
          <w:i/>
        </w:rPr>
        <w:t xml:space="preserve"> </w:t>
      </w:r>
      <m:oMath>
        <m:r>
          <w:rPr>
            <w:rFonts w:ascii="Cambria Math" w:eastAsia="Calibri" w:hAnsi="Cambria Math" w:cs="Arial"/>
          </w:rPr>
          <m:t>Ti</m:t>
        </m:r>
        <m:sSub>
          <m:sSubPr>
            <m:ctrlPr>
              <w:rPr>
                <w:rFonts w:ascii="Cambria Math" w:eastAsia="Calibri" w:hAnsi="Cambria Math" w:cs="Arial"/>
                <w:i/>
              </w:rPr>
            </m:ctrlPr>
          </m:sSubPr>
          <m:e>
            <m:r>
              <w:rPr>
                <w:rFonts w:ascii="Cambria Math" w:eastAsia="Calibri" w:hAnsi="Cambria Math" w:cs="Arial"/>
              </w:rPr>
              <m:t>O</m:t>
            </m:r>
          </m:e>
          <m:sub>
            <m:r>
              <w:rPr>
                <w:rFonts w:ascii="Cambria Math" w:eastAsia="Calibri" w:hAnsi="Cambria Math" w:cs="Arial"/>
              </w:rPr>
              <m:t>2</m:t>
            </m:r>
          </m:sub>
        </m:sSub>
        <m:r>
          <w:rPr>
            <w:rFonts w:ascii="Cambria Math" w:eastAsia="Calibri" w:hAnsi="Cambria Math" w:cs="Arial"/>
          </w:rPr>
          <m:t>|C</m:t>
        </m:r>
        <m:sSub>
          <m:sSubPr>
            <m:ctrlPr>
              <w:rPr>
                <w:rFonts w:ascii="Cambria Math" w:eastAsia="Calibri" w:hAnsi="Cambria Math" w:cs="Arial"/>
                <w:i/>
              </w:rPr>
            </m:ctrlPr>
          </m:sSubPr>
          <m:e>
            <m:r>
              <w:rPr>
                <w:rFonts w:ascii="Cambria Math" w:eastAsia="Calibri" w:hAnsi="Cambria Math" w:cs="Arial"/>
              </w:rPr>
              <m:t>u</m:t>
            </m:r>
          </m:e>
          <m:sub>
            <m:r>
              <w:rPr>
                <w:rFonts w:ascii="Cambria Math" w:eastAsia="Calibri" w:hAnsi="Cambria Math" w:cs="Arial"/>
              </w:rPr>
              <m:t>2</m:t>
            </m:r>
          </m:sub>
        </m:sSub>
        <m:r>
          <w:rPr>
            <w:rFonts w:ascii="Cambria Math" w:eastAsia="Calibri" w:hAnsi="Cambria Math" w:cs="Arial"/>
          </w:rPr>
          <m:t>O</m:t>
        </m:r>
      </m:oMath>
      <w:r w:rsidRPr="00616E1A">
        <w:rPr>
          <w:rFonts w:ascii="Times New Roman" w:eastAsia="Times New Roman" w:hAnsi="Times New Roman" w:cs="Arial"/>
          <w:i/>
        </w:rPr>
        <w:t xml:space="preserve"> (Ag|Cu)</w:t>
      </w:r>
      <w:r w:rsidRPr="00616E1A">
        <w:rPr>
          <w:rFonts w:ascii="Times New Roman" w:eastAsia="Calibri" w:hAnsi="Times New Roman" w:cs="Arial"/>
          <w:i/>
        </w:rPr>
        <w:t xml:space="preserve"> </w:t>
      </w:r>
      <w:r w:rsidRPr="00616E1A">
        <w:rPr>
          <w:rFonts w:ascii="Times New Roman" w:eastAsia="Calibri" w:hAnsi="Times New Roman" w:cs="Arial"/>
          <w:iCs/>
        </w:rPr>
        <w:t>libraries</w:t>
      </w:r>
      <w:r>
        <w:rPr>
          <w:rFonts w:ascii="Times New Roman" w:eastAsia="Calibri" w:hAnsi="Times New Roman" w:cs="Arial"/>
          <w:iCs/>
        </w:rPr>
        <w:t xml:space="preserve"> were of identical compositions with </w:t>
      </w:r>
      <m:oMath>
        <m:r>
          <w:rPr>
            <w:rFonts w:ascii="Cambria Math" w:eastAsia="Calibri" w:hAnsi="Cambria Math" w:cs="Arial"/>
            <w:szCs w:val="20"/>
          </w:rPr>
          <m:t>dTi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oMath>
      <w:r w:rsidRPr="006E3F1F">
        <w:rPr>
          <w:rFonts w:ascii="Times New Roman" w:eastAsia="Calibri" w:hAnsi="Times New Roman" w:cs="Arial"/>
          <w:iCs/>
        </w:rPr>
        <w:t xml:space="preserve"> </w:t>
      </w:r>
      <w:r>
        <w:rPr>
          <w:rFonts w:ascii="Times New Roman" w:eastAsia="Calibri" w:hAnsi="Times New Roman" w:cs="Arial"/>
          <w:iCs/>
        </w:rPr>
        <w:t xml:space="preserve">between 70 nm and 311.5 nm and </w:t>
      </w:r>
      <m:oMath>
        <m:r>
          <w:rPr>
            <w:rFonts w:ascii="Cambria Math" w:eastAsia="Calibri" w:hAnsi="Cambria Math" w:cs="Arial"/>
            <w:szCs w:val="20"/>
          </w:rPr>
          <m:t>dC</m:t>
        </m:r>
        <m:sSub>
          <m:sSubPr>
            <m:ctrlPr>
              <w:rPr>
                <w:rFonts w:ascii="Cambria Math" w:eastAsia="Calibri" w:hAnsi="Cambria Math" w:cs="Arial"/>
                <w:szCs w:val="20"/>
              </w:rPr>
            </m:ctrlPr>
          </m:sSubPr>
          <m:e>
            <m:r>
              <w:rPr>
                <w:rFonts w:ascii="Cambria Math" w:eastAsia="Calibri" w:hAnsi="Cambria Math" w:cs="Arial"/>
                <w:szCs w:val="20"/>
              </w:rPr>
              <m:t>u</m:t>
            </m:r>
          </m:e>
          <m:sub>
            <m:r>
              <m:rPr>
                <m:sty m:val="p"/>
              </m:rPr>
              <w:rPr>
                <w:rFonts w:ascii="Cambria Math" w:eastAsia="Calibri" w:hAnsi="Cambria Math" w:cs="Arial"/>
                <w:szCs w:val="20"/>
              </w:rPr>
              <m:t>2</m:t>
            </m:r>
          </m:sub>
        </m:sSub>
        <m:r>
          <w:rPr>
            <w:rFonts w:ascii="Cambria Math" w:eastAsia="Calibri" w:hAnsi="Cambria Math" w:cs="Arial"/>
            <w:szCs w:val="20"/>
          </w:rPr>
          <m:t>O</m:t>
        </m:r>
      </m:oMath>
      <w:r>
        <w:rPr>
          <w:rFonts w:ascii="Times New Roman" w:eastAsia="Calibri" w:hAnsi="Times New Roman" w:cs="Arial"/>
          <w:iCs/>
        </w:rPr>
        <w:t xml:space="preserve"> between 249 nm and 596 nm. The virtual cell should cover these ranges and expand upon them to allow RANSAC-based extrapolations. </w:t>
      </w:r>
      <w:proofErr w:type="gramStart"/>
      <w:r>
        <w:rPr>
          <w:rFonts w:ascii="Times New Roman" w:eastAsia="Calibri" w:hAnsi="Times New Roman" w:cs="Arial"/>
          <w:iCs/>
        </w:rPr>
        <w:t>With this in mind, thickness</w:t>
      </w:r>
      <w:proofErr w:type="gramEnd"/>
      <w:r>
        <w:rPr>
          <w:rFonts w:ascii="Times New Roman" w:eastAsia="Calibri" w:hAnsi="Times New Roman" w:cs="Arial"/>
          <w:iCs/>
        </w:rPr>
        <w:t xml:space="preserve"> values for the different layers were selected to be between 200 nm and 700 nm and between 40 nm and 400 nm </w:t>
      </w:r>
      <w:r>
        <w:rPr>
          <w:rFonts w:ascii="Times New Roman" w:eastAsia="Calibri" w:hAnsi="Times New Roman" w:cs="Arial"/>
          <w:iCs/>
        </w:rPr>
        <w:lastRenderedPageBreak/>
        <w:t xml:space="preserve">for the </w:t>
      </w:r>
      <w:r w:rsidRPr="00CE0C94">
        <w:rPr>
          <w:rFonts w:ascii="Times New Roman" w:eastAsia="Calibri" w:hAnsi="Times New Roman" w:cs="Arial"/>
          <w:iCs/>
        </w:rPr>
        <w:t>Cu</w:t>
      </w:r>
      <w:r w:rsidRPr="00CE54B1">
        <w:rPr>
          <w:rFonts w:ascii="Times New Roman" w:eastAsia="Calibri" w:hAnsi="Times New Roman" w:cs="Arial"/>
          <w:iCs/>
          <w:vertAlign w:val="subscript"/>
        </w:rPr>
        <w:t>2</w:t>
      </w:r>
      <w:r w:rsidRPr="00CE0C94">
        <w:rPr>
          <w:rFonts w:ascii="Times New Roman" w:eastAsia="Calibri" w:hAnsi="Times New Roman" w:cs="Arial"/>
          <w:iCs/>
        </w:rPr>
        <w:t>O</w:t>
      </w:r>
      <w:r>
        <w:rPr>
          <w:rFonts w:ascii="Times New Roman" w:eastAsia="Calibri" w:hAnsi="Times New Roman" w:cs="Arial"/>
          <w:iCs/>
        </w:rPr>
        <w:t xml:space="preserve"> and </w:t>
      </w:r>
      <w:r w:rsidRPr="00CE0C94">
        <w:rPr>
          <w:rFonts w:ascii="Times New Roman" w:eastAsia="Calibri" w:hAnsi="Times New Roman" w:cs="Arial"/>
          <w:iCs/>
        </w:rPr>
        <w:t>TiO</w:t>
      </w:r>
      <w:r w:rsidRPr="00CE54B1">
        <w:rPr>
          <w:rFonts w:ascii="Times New Roman" w:eastAsia="Calibri" w:hAnsi="Times New Roman" w:cs="Arial"/>
          <w:iCs/>
          <w:vertAlign w:val="subscript"/>
        </w:rPr>
        <w:t>2</w:t>
      </w:r>
      <w:r>
        <w:rPr>
          <w:rFonts w:ascii="Times New Roman" w:eastAsia="Calibri" w:hAnsi="Times New Roman" w:cs="Arial"/>
          <w:iCs/>
        </w:rPr>
        <w:t xml:space="preserve"> layers, respectively, where each range was divided into 100 bins (a total of 10,000 cells per virtual library). These specific ranges were selected following several iterations designed to find the model’s limits, beyond which the results would not be physically meaningful (i.e., have negative PV values). Next, the PV properties (</w:t>
      </w:r>
      <w:r w:rsidRPr="00E3100D">
        <w:rPr>
          <w:rFonts w:ascii="Times New Roman" w:eastAsia="Calibri" w:hAnsi="Times New Roman" w:cs="Arial"/>
          <w:i/>
        </w:rPr>
        <w:t>J</w:t>
      </w:r>
      <w:r w:rsidRPr="00E3100D">
        <w:rPr>
          <w:rFonts w:ascii="Times New Roman" w:eastAsia="Calibri" w:hAnsi="Times New Roman" w:cs="Arial"/>
          <w:i/>
          <w:vertAlign w:val="subscript"/>
        </w:rPr>
        <w:t>SC</w:t>
      </w:r>
      <w:r>
        <w:rPr>
          <w:rFonts w:ascii="Times New Roman" w:eastAsia="Calibri" w:hAnsi="Times New Roman" w:cs="Arial"/>
          <w:iCs/>
        </w:rPr>
        <w:t xml:space="preserve">, </w:t>
      </w:r>
      <w:r w:rsidRPr="00E3100D">
        <w:rPr>
          <w:rFonts w:ascii="Times New Roman" w:eastAsia="Calibri" w:hAnsi="Times New Roman" w:cs="Arial"/>
          <w:i/>
        </w:rPr>
        <w:t>V</w:t>
      </w:r>
      <w:r w:rsidRPr="00E3100D">
        <w:rPr>
          <w:rFonts w:ascii="Times New Roman" w:eastAsia="Calibri" w:hAnsi="Times New Roman" w:cs="Arial"/>
          <w:i/>
          <w:vertAlign w:val="subscript"/>
        </w:rPr>
        <w:t>OC</w:t>
      </w:r>
      <w:r>
        <w:rPr>
          <w:rFonts w:ascii="Times New Roman" w:eastAsia="Calibri" w:hAnsi="Times New Roman" w:cs="Arial"/>
          <w:iCs/>
        </w:rPr>
        <w:t>, I</w:t>
      </w:r>
      <w:r w:rsidRPr="006E3F1F">
        <w:rPr>
          <w:rFonts w:ascii="Times New Roman" w:eastAsia="Calibri" w:hAnsi="Times New Roman" w:cs="Arial"/>
          <w:iCs/>
          <w:vertAlign w:val="subscript"/>
        </w:rPr>
        <w:t>QE</w:t>
      </w:r>
      <w:r>
        <w:rPr>
          <w:rFonts w:ascii="Times New Roman" w:eastAsia="Calibri" w:hAnsi="Times New Roman" w:cs="Arial"/>
          <w:iCs/>
        </w:rPr>
        <w:t>) of each cell were predicted using the RANSAC models presented in</w:t>
      </w:r>
      <w:r w:rsidR="00C30890">
        <w:rPr>
          <w:rFonts w:ascii="Times New Roman" w:eastAsia="Calibri" w:hAnsi="Times New Roman" w:cs="Arial"/>
          <w:iCs/>
        </w:rPr>
        <w:t xml:space="preserve"> </w:t>
      </w:r>
      <w:r w:rsidR="009A312C">
        <w:rPr>
          <w:rFonts w:ascii="Times New Roman" w:eastAsia="Calibri" w:hAnsi="Times New Roman" w:cs="Arial"/>
          <w:iCs/>
        </w:rPr>
        <w:fldChar w:fldCharType="begin"/>
      </w:r>
      <w:r w:rsidR="00C30890">
        <w:rPr>
          <w:rFonts w:ascii="Times New Roman" w:eastAsia="Calibri" w:hAnsi="Times New Roman" w:cs="Arial"/>
          <w:iCs/>
        </w:rPr>
        <w:instrText xml:space="preserve"> REF _Ref475298523 \h </w:instrText>
      </w:r>
      <w:r w:rsidR="009A312C">
        <w:rPr>
          <w:rFonts w:ascii="Times New Roman" w:eastAsia="Calibri" w:hAnsi="Times New Roman" w:cs="Arial"/>
          <w:iCs/>
        </w:rPr>
      </w:r>
      <w:r w:rsidR="009A312C">
        <w:rPr>
          <w:rFonts w:ascii="Times New Roman" w:eastAsia="Calibri" w:hAnsi="Times New Roman" w:cs="Arial"/>
          <w:iCs/>
        </w:rPr>
        <w:fldChar w:fldCharType="separate"/>
      </w:r>
      <w:r w:rsidR="00DC600D">
        <w:t xml:space="preserve">Table </w:t>
      </w:r>
      <w:r w:rsidR="00DC600D">
        <w:rPr>
          <w:noProof/>
        </w:rPr>
        <w:t>7</w:t>
      </w:r>
      <w:r w:rsidR="009A312C">
        <w:rPr>
          <w:rFonts w:ascii="Times New Roman" w:eastAsia="Calibri" w:hAnsi="Times New Roman" w:cs="Arial"/>
          <w:iCs/>
        </w:rPr>
        <w:fldChar w:fldCharType="end"/>
      </w:r>
      <w:r>
        <w:rPr>
          <w:rFonts w:ascii="Times New Roman" w:eastAsia="Calibri" w:hAnsi="Times New Roman" w:cs="Arial"/>
          <w:iCs/>
        </w:rPr>
        <w:t xml:space="preserve">. The results of these predictions are presented in Figure </w:t>
      </w:r>
      <w:r w:rsidR="00E644EC">
        <w:rPr>
          <w:rFonts w:ascii="Times New Roman" w:eastAsia="Calibri" w:hAnsi="Times New Roman" w:cs="Arial"/>
          <w:iCs/>
        </w:rPr>
        <w:t>12</w:t>
      </w:r>
      <w:r>
        <w:rPr>
          <w:rFonts w:ascii="Times New Roman" w:eastAsia="Calibri" w:hAnsi="Times New Roman" w:cs="Arial"/>
          <w:iCs/>
        </w:rPr>
        <w:t xml:space="preserve"> and demonstrate a few trends: (i) All PV activities primarily depend on the thickness of the Cu</w:t>
      </w:r>
      <w:r w:rsidRPr="002E704B">
        <w:rPr>
          <w:rFonts w:ascii="Times New Roman" w:eastAsia="Calibri" w:hAnsi="Times New Roman" w:cs="Arial"/>
          <w:iCs/>
          <w:vertAlign w:val="subscript"/>
        </w:rPr>
        <w:t>2</w:t>
      </w:r>
      <w:r>
        <w:rPr>
          <w:rFonts w:ascii="Times New Roman" w:eastAsia="Calibri" w:hAnsi="Times New Roman" w:cs="Arial"/>
          <w:iCs/>
        </w:rPr>
        <w:t>O layer rather than on the thickness of the TiO</w:t>
      </w:r>
      <w:r w:rsidRPr="002E704B">
        <w:rPr>
          <w:rFonts w:ascii="Times New Roman" w:eastAsia="Calibri" w:hAnsi="Times New Roman" w:cs="Arial"/>
          <w:iCs/>
          <w:vertAlign w:val="subscript"/>
        </w:rPr>
        <w:t>2</w:t>
      </w:r>
      <w:r>
        <w:rPr>
          <w:rFonts w:ascii="Times New Roman" w:eastAsia="Calibri" w:hAnsi="Times New Roman" w:cs="Arial"/>
          <w:iCs/>
        </w:rPr>
        <w:t xml:space="preserve"> layer. This trend was noted by Pavan et al.</w:t>
      </w:r>
      <w:r w:rsidR="00010C54">
        <w:rPr>
          <w:rFonts w:ascii="Times New Roman" w:eastAsia="Calibri" w:hAnsi="Times New Roman" w:cs="Arial"/>
          <w:iCs/>
        </w:rPr>
        <w:fldChar w:fldCharType="begin"/>
      </w:r>
      <w:r w:rsidR="00CF03CA">
        <w:rPr>
          <w:rFonts w:ascii="Times New Roman" w:eastAsia="Calibri" w:hAnsi="Times New Roman" w:cs="Arial"/>
          <w:iCs/>
        </w:rPr>
        <w:instrText xml:space="preserve"> ADDIN EN.CITE &lt;EndNote&gt;&lt;Cite&gt;&lt;Author&gt;Pavan&lt;/Author&gt;&lt;Year&gt;2015&lt;/Year&gt;&lt;RecNum&gt;2&lt;/RecNum&gt;&lt;DisplayText&gt;&lt;style face="italic superscript"&gt;(3)&lt;/style&gt;&lt;/DisplayText&gt;&lt;record&gt;&lt;rec-number&gt;2&lt;/rec-number&gt;&lt;foreign-keys&gt;&lt;key app="EN" db-id="a550e29ro9vf20etr5rxfpaaawfvzfxwdz9p"&gt;2&lt;/key&gt;&lt;/foreign-keys&gt;&lt;ref-type name="Journal Article"&gt;17&lt;/ref-type&gt;&lt;contributors&gt;&lt;authors&gt;&lt;author&gt;Pavan, Michele&lt;/author&gt;&lt;author&gt;Rühle, Sven&lt;/author&gt;&lt;author&gt;Ginsburg, Adam&lt;/author&gt;&lt;author&gt;Keller, David A.&lt;/author&gt;&lt;author&gt;Barad, Hannah-Noa&lt;/author&gt;&lt;author&gt;Sberna, Paolo M.&lt;/author&gt;&lt;author&gt;Nunes, Daniela&lt;/author&gt;&lt;author&gt;Martins, Rodrigo&lt;/author&gt;&lt;author&gt;Anderson, Assaf Y.&lt;/author&gt;&lt;author&gt;Zaban, Arie&lt;/author&gt;&lt;author&gt;Fortunato, Elvira&lt;/author&gt;&lt;/authors&gt;&lt;/contributors&gt;&lt;titles&gt;&lt;title&gt;TiO2/Cu2O all-oxide heterojunction solar cells produced by spray pyrolysis&lt;/title&gt;&lt;secondary-title&gt;Solar Energy Materials and Solar Cells&lt;/secondary-title&gt;&lt;/titles&gt;&lt;periodical&gt;&lt;full-title&gt;Solar Energy Materials and Solar Cells&lt;/full-title&gt;&lt;/periodical&gt;&lt;pages&gt;549-556&lt;/pages&gt;&lt;volume&gt;132&lt;/volume&gt;&lt;keywords&gt;&lt;keyword&gt;Spray pyrolysis&lt;/keyword&gt;&lt;keyword&gt;All-oxide-photovoltaics&lt;/keyword&gt;&lt;keyword&gt;High throughput characterization&lt;/keyword&gt;&lt;keyword&gt;TiO2/Cu2O heterojunction&lt;/keyword&gt;&lt;/keywords&gt;&lt;dates&gt;&lt;year&gt;2015&lt;/year&gt;&lt;pub-dates&gt;&lt;date&gt;1//&lt;/date&gt;&lt;/pub-dates&gt;&lt;/dates&gt;&lt;isbn&gt;0927-0248&lt;/isbn&gt;&lt;urls&gt;&lt;related-urls&gt;&lt;url&gt;http://www.sciencedirect.com/science/article/pii/S0927024814005364&lt;/url&gt;&lt;/related-urls&gt;&lt;/urls&gt;&lt;electronic-resource-num&gt;http://dx.doi.org/10.1016/j.solmat.2014.10.005&lt;/electronic-resource-num&gt;&lt;/record&gt;&lt;/Cite&gt;&lt;/EndNote&gt;</w:instrText>
      </w:r>
      <w:r w:rsidR="00010C54">
        <w:rPr>
          <w:rFonts w:ascii="Times New Roman" w:eastAsia="Calibri" w:hAnsi="Times New Roman" w:cs="Arial"/>
          <w:iCs/>
        </w:rPr>
        <w:fldChar w:fldCharType="separate"/>
      </w:r>
      <w:r w:rsidR="00CF03CA" w:rsidRPr="00CF03CA">
        <w:rPr>
          <w:rFonts w:ascii="Times New Roman" w:eastAsia="Calibri" w:hAnsi="Times New Roman" w:cs="Arial"/>
          <w:i/>
          <w:iCs/>
          <w:noProof/>
          <w:vertAlign w:val="superscript"/>
        </w:rPr>
        <w:t>(</w:t>
      </w:r>
      <w:hyperlink w:anchor="_ENREF_3" w:tooltip="Pavan, 2015 #2" w:history="1">
        <w:r w:rsidR="001C0A8A" w:rsidRPr="00CF03CA">
          <w:rPr>
            <w:rFonts w:ascii="Times New Roman" w:eastAsia="Calibri" w:hAnsi="Times New Roman" w:cs="Arial"/>
            <w:i/>
            <w:iCs/>
            <w:noProof/>
            <w:vertAlign w:val="superscript"/>
          </w:rPr>
          <w:t>3</w:t>
        </w:r>
      </w:hyperlink>
      <w:r w:rsidR="00CF03CA" w:rsidRPr="00CF03CA">
        <w:rPr>
          <w:rFonts w:ascii="Times New Roman" w:eastAsia="Calibri" w:hAnsi="Times New Roman" w:cs="Arial"/>
          <w:i/>
          <w:iCs/>
          <w:noProof/>
          <w:vertAlign w:val="superscript"/>
        </w:rPr>
        <w:t>)</w:t>
      </w:r>
      <w:r w:rsidR="00010C54">
        <w:rPr>
          <w:rFonts w:ascii="Times New Roman" w:eastAsia="Calibri" w:hAnsi="Times New Roman" w:cs="Arial"/>
          <w:iCs/>
        </w:rPr>
        <w:fldChar w:fldCharType="end"/>
      </w:r>
      <w:r>
        <w:rPr>
          <w:rFonts w:ascii="Times New Roman" w:eastAsia="Calibri" w:hAnsi="Times New Roman" w:cs="Arial"/>
          <w:iCs/>
        </w:rPr>
        <w:t xml:space="preserve"> but only for </w:t>
      </w:r>
      <w:r w:rsidRPr="00E3100D">
        <w:rPr>
          <w:rFonts w:ascii="Times New Roman" w:eastAsia="Calibri" w:hAnsi="Times New Roman" w:cs="Arial"/>
          <w:i/>
        </w:rPr>
        <w:t>J</w:t>
      </w:r>
      <w:r w:rsidRPr="00E3100D">
        <w:rPr>
          <w:rFonts w:ascii="Times New Roman" w:eastAsia="Calibri" w:hAnsi="Times New Roman" w:cs="Arial"/>
          <w:i/>
          <w:vertAlign w:val="subscript"/>
        </w:rPr>
        <w:t>SC</w:t>
      </w:r>
      <w:r>
        <w:rPr>
          <w:rFonts w:ascii="Times New Roman" w:eastAsia="Calibri" w:hAnsi="Times New Roman" w:cs="Arial"/>
          <w:iCs/>
        </w:rPr>
        <w:t xml:space="preserve">. (ii) </w:t>
      </w:r>
      <w:r w:rsidRPr="00E3100D">
        <w:rPr>
          <w:rFonts w:ascii="Times New Roman" w:eastAsia="Calibri" w:hAnsi="Times New Roman" w:cs="Arial"/>
          <w:i/>
        </w:rPr>
        <w:t>J</w:t>
      </w:r>
      <w:r w:rsidRPr="00E3100D">
        <w:rPr>
          <w:rFonts w:ascii="Times New Roman" w:eastAsia="Calibri" w:hAnsi="Times New Roman" w:cs="Arial"/>
          <w:i/>
          <w:vertAlign w:val="subscript"/>
        </w:rPr>
        <w:t>SC</w:t>
      </w:r>
      <w:r>
        <w:rPr>
          <w:rFonts w:ascii="Times New Roman" w:eastAsia="Calibri" w:hAnsi="Times New Roman" w:cs="Arial"/>
          <w:iCs/>
        </w:rPr>
        <w:t xml:space="preserve"> presents a marked increase for Cu</w:t>
      </w:r>
      <w:r w:rsidRPr="002E704B">
        <w:rPr>
          <w:rFonts w:ascii="Times New Roman" w:eastAsia="Calibri" w:hAnsi="Times New Roman" w:cs="Arial"/>
          <w:iCs/>
          <w:vertAlign w:val="subscript"/>
        </w:rPr>
        <w:t>2</w:t>
      </w:r>
      <w:r>
        <w:rPr>
          <w:rFonts w:ascii="Times New Roman" w:eastAsia="Calibri" w:hAnsi="Times New Roman" w:cs="Arial"/>
          <w:iCs/>
        </w:rPr>
        <w:t xml:space="preserve">O thicknesses above 500 nm (where </w:t>
      </w:r>
      <w:r w:rsidRPr="00445C45">
        <w:rPr>
          <w:rFonts w:ascii="Times New Roman" w:eastAsia="Calibri" w:hAnsi="Times New Roman" w:cs="Arial"/>
          <w:i/>
        </w:rPr>
        <w:t>J</w:t>
      </w:r>
      <w:r w:rsidRPr="00445C45">
        <w:rPr>
          <w:rFonts w:ascii="Times New Roman" w:eastAsia="Calibri" w:hAnsi="Times New Roman" w:cs="Arial"/>
          <w:i/>
          <w:vertAlign w:val="subscript"/>
        </w:rPr>
        <w:t>SC</w:t>
      </w:r>
      <w:r>
        <w:rPr>
          <w:rFonts w:ascii="Times New Roman" w:eastAsia="Calibri" w:hAnsi="Times New Roman" w:cs="Arial"/>
          <w:iCs/>
        </w:rPr>
        <w:t xml:space="preserve"> equals </w:t>
      </w:r>
      <m:oMath>
        <m:r>
          <w:rPr>
            <w:rFonts w:ascii="Cambria Math" w:eastAsia="Calibri" w:hAnsi="Cambria Math" w:cs="Arial"/>
          </w:rPr>
          <m:t>0.2</m:t>
        </m:r>
        <m:f>
          <m:fPr>
            <m:ctrlPr>
              <w:rPr>
                <w:rFonts w:ascii="Cambria Math" w:eastAsia="Calibri" w:hAnsi="Cambria Math" w:cs="Arial"/>
                <w:i/>
                <w:iCs/>
              </w:rPr>
            </m:ctrlPr>
          </m:fPr>
          <m:num>
            <m:r>
              <w:rPr>
                <w:rFonts w:ascii="Cambria Math" w:eastAsia="Calibri" w:hAnsi="Cambria Math" w:cs="Arial"/>
              </w:rPr>
              <m:t>mA</m:t>
            </m:r>
          </m:num>
          <m:den>
            <m:r>
              <w:rPr>
                <w:rFonts w:ascii="Cambria Math" w:eastAsia="Calibri" w:hAnsi="Cambria Math" w:cs="Arial"/>
              </w:rPr>
              <m:t>c</m:t>
            </m:r>
            <m:sSup>
              <m:sSupPr>
                <m:ctrlPr>
                  <w:rPr>
                    <w:rFonts w:ascii="Cambria Math" w:eastAsia="Calibri" w:hAnsi="Cambria Math" w:cs="Arial"/>
                    <w:i/>
                    <w:iCs/>
                  </w:rPr>
                </m:ctrlPr>
              </m:sSupPr>
              <m:e>
                <m:r>
                  <w:rPr>
                    <w:rFonts w:ascii="Cambria Math" w:eastAsia="Calibri" w:hAnsi="Cambria Math" w:cs="Arial"/>
                  </w:rPr>
                  <m:t>m</m:t>
                </m:r>
              </m:e>
              <m:sup>
                <m:r>
                  <w:rPr>
                    <w:rFonts w:ascii="Cambria Math" w:eastAsia="Calibri" w:hAnsi="Cambria Math" w:cs="Arial"/>
                  </w:rPr>
                  <m:t>2</m:t>
                </m:r>
              </m:sup>
            </m:sSup>
          </m:den>
        </m:f>
      </m:oMath>
      <w:r>
        <w:rPr>
          <w:rFonts w:ascii="Times New Roman" w:eastAsia="Calibri" w:hAnsi="Times New Roman" w:cs="Arial"/>
          <w:iCs/>
        </w:rPr>
        <w:t xml:space="preserve">) as seen in Figure </w:t>
      </w:r>
      <w:r w:rsidR="00E644EC">
        <w:rPr>
          <w:rFonts w:ascii="Times New Roman" w:eastAsia="Calibri" w:hAnsi="Times New Roman" w:cs="Arial"/>
          <w:iCs/>
        </w:rPr>
        <w:t>12</w:t>
      </w:r>
      <w:r>
        <w:rPr>
          <w:rFonts w:ascii="Times New Roman" w:eastAsia="Calibri" w:hAnsi="Times New Roman" w:cs="Arial"/>
          <w:iCs/>
        </w:rPr>
        <w:t xml:space="preserve">A and D. Similar trends (yet with less sharp transitions) are also seen for </w:t>
      </w:r>
      <w:r w:rsidRPr="00445C45">
        <w:rPr>
          <w:rFonts w:ascii="Times New Roman" w:eastAsia="Calibri" w:hAnsi="Times New Roman" w:cs="Arial"/>
          <w:i/>
        </w:rPr>
        <w:t>IQE</w:t>
      </w:r>
      <w:r>
        <w:rPr>
          <w:rFonts w:ascii="Times New Roman" w:eastAsia="Calibri" w:hAnsi="Times New Roman" w:cs="Arial"/>
          <w:iCs/>
        </w:rPr>
        <w:t xml:space="preserve"> and </w:t>
      </w:r>
      <w:r w:rsidRPr="00445C45">
        <w:rPr>
          <w:rFonts w:ascii="Times New Roman" w:eastAsia="Calibri" w:hAnsi="Times New Roman" w:cs="Arial"/>
          <w:i/>
        </w:rPr>
        <w:t>V</w:t>
      </w:r>
      <w:r w:rsidRPr="00445C45">
        <w:rPr>
          <w:rFonts w:ascii="Times New Roman" w:eastAsia="Calibri" w:hAnsi="Times New Roman" w:cs="Arial"/>
          <w:i/>
          <w:vertAlign w:val="subscript"/>
        </w:rPr>
        <w:t>OC</w:t>
      </w:r>
      <w:r>
        <w:rPr>
          <w:rFonts w:ascii="Times New Roman" w:eastAsia="Calibri" w:hAnsi="Times New Roman" w:cs="Arial"/>
          <w:iCs/>
        </w:rPr>
        <w:t xml:space="preserve"> (Figure </w:t>
      </w:r>
      <w:r w:rsidR="00E644EC">
        <w:rPr>
          <w:rFonts w:ascii="Times New Roman" w:eastAsia="Calibri" w:hAnsi="Times New Roman" w:cs="Arial"/>
          <w:iCs/>
        </w:rPr>
        <w:t>12</w:t>
      </w:r>
      <w:r>
        <w:rPr>
          <w:rFonts w:ascii="Times New Roman" w:eastAsia="Calibri" w:hAnsi="Times New Roman" w:cs="Arial"/>
          <w:iCs/>
        </w:rPr>
        <w:t xml:space="preserve">B and E and Figure </w:t>
      </w:r>
      <w:r w:rsidR="00E644EC">
        <w:rPr>
          <w:rFonts w:ascii="Times New Roman" w:eastAsia="Calibri" w:hAnsi="Times New Roman" w:cs="Arial"/>
          <w:iCs/>
        </w:rPr>
        <w:t>12</w:t>
      </w:r>
      <w:r>
        <w:rPr>
          <w:rFonts w:ascii="Times New Roman" w:eastAsia="Calibri" w:hAnsi="Times New Roman" w:cs="Arial"/>
          <w:iCs/>
        </w:rPr>
        <w:t>C and F, respectively). Interestingly, Cu</w:t>
      </w:r>
      <w:r w:rsidRPr="002E704B">
        <w:rPr>
          <w:rFonts w:ascii="Times New Roman" w:eastAsia="Calibri" w:hAnsi="Times New Roman" w:cs="Arial"/>
          <w:iCs/>
          <w:vertAlign w:val="subscript"/>
        </w:rPr>
        <w:t>2</w:t>
      </w:r>
      <w:r>
        <w:rPr>
          <w:rFonts w:ascii="Times New Roman" w:eastAsia="Calibri" w:hAnsi="Times New Roman" w:cs="Arial"/>
          <w:iCs/>
        </w:rPr>
        <w:t xml:space="preserve">O thicknesses above 500 nm where hardly explored by the original library. (iii) The nature of the back contact (Ag vs. Ag|Cu) has the largest effect on the dependence of </w:t>
      </w:r>
      <w:r w:rsidRPr="00E3100D">
        <w:rPr>
          <w:rFonts w:ascii="Times New Roman" w:eastAsia="Calibri" w:hAnsi="Times New Roman" w:cs="Arial"/>
          <w:i/>
        </w:rPr>
        <w:t>J</w:t>
      </w:r>
      <w:r w:rsidRPr="00E3100D">
        <w:rPr>
          <w:rFonts w:ascii="Times New Roman" w:eastAsia="Calibri" w:hAnsi="Times New Roman" w:cs="Arial"/>
          <w:i/>
          <w:vertAlign w:val="subscript"/>
        </w:rPr>
        <w:t>SC</w:t>
      </w:r>
      <w:r>
        <w:rPr>
          <w:rFonts w:ascii="Times New Roman" w:eastAsia="Calibri" w:hAnsi="Times New Roman" w:cs="Arial"/>
          <w:iCs/>
        </w:rPr>
        <w:t xml:space="preserve"> on the thickness of the Cu</w:t>
      </w:r>
      <w:r w:rsidRPr="00CE4043">
        <w:rPr>
          <w:rFonts w:ascii="Times New Roman" w:eastAsia="Calibri" w:hAnsi="Times New Roman" w:cs="Arial"/>
          <w:iCs/>
          <w:vertAlign w:val="subscript"/>
        </w:rPr>
        <w:t>2</w:t>
      </w:r>
      <w:r>
        <w:rPr>
          <w:rFonts w:ascii="Times New Roman" w:eastAsia="Calibri" w:hAnsi="Times New Roman" w:cs="Arial"/>
          <w:iCs/>
        </w:rPr>
        <w:t xml:space="preserve">O layer (compare Figure </w:t>
      </w:r>
      <w:r w:rsidR="00E644EC">
        <w:rPr>
          <w:rFonts w:ascii="Times New Roman" w:eastAsia="Calibri" w:hAnsi="Times New Roman" w:cs="Arial"/>
          <w:iCs/>
        </w:rPr>
        <w:t>12</w:t>
      </w:r>
      <w:r>
        <w:rPr>
          <w:rFonts w:ascii="Times New Roman" w:eastAsia="Calibri" w:hAnsi="Times New Roman" w:cs="Arial"/>
          <w:iCs/>
        </w:rPr>
        <w:t xml:space="preserve">A and D) which is followed by </w:t>
      </w:r>
      <w:r w:rsidRPr="00E3100D">
        <w:rPr>
          <w:rFonts w:ascii="Times New Roman" w:eastAsia="Calibri" w:hAnsi="Times New Roman" w:cs="Arial"/>
          <w:i/>
        </w:rPr>
        <w:t>V</w:t>
      </w:r>
      <w:r w:rsidRPr="00E3100D">
        <w:rPr>
          <w:rFonts w:ascii="Times New Roman" w:eastAsia="Calibri" w:hAnsi="Times New Roman" w:cs="Arial"/>
          <w:i/>
          <w:vertAlign w:val="subscript"/>
        </w:rPr>
        <w:t>OC</w:t>
      </w:r>
      <w:r>
        <w:rPr>
          <w:rFonts w:ascii="Times New Roman" w:eastAsia="Calibri" w:hAnsi="Times New Roman" w:cs="Arial"/>
          <w:iCs/>
          <w:vertAlign w:val="subscript"/>
        </w:rPr>
        <w:t xml:space="preserve"> </w:t>
      </w:r>
      <w:r>
        <w:rPr>
          <w:rFonts w:ascii="Times New Roman" w:eastAsia="Calibri" w:hAnsi="Times New Roman" w:cs="Arial"/>
          <w:iCs/>
        </w:rPr>
        <w:t xml:space="preserve">(compare Figure </w:t>
      </w:r>
      <w:r w:rsidR="00E644EC">
        <w:rPr>
          <w:rFonts w:ascii="Times New Roman" w:eastAsia="Calibri" w:hAnsi="Times New Roman" w:cs="Arial"/>
          <w:iCs/>
        </w:rPr>
        <w:t>12</w:t>
      </w:r>
      <w:r>
        <w:rPr>
          <w:rFonts w:ascii="Times New Roman" w:eastAsia="Calibri" w:hAnsi="Times New Roman" w:cs="Arial"/>
          <w:iCs/>
        </w:rPr>
        <w:t>B and E). In contrast, the dependence of IQE on the thickness of the Cu</w:t>
      </w:r>
      <w:r w:rsidRPr="00CE4043">
        <w:rPr>
          <w:rFonts w:ascii="Times New Roman" w:eastAsia="Calibri" w:hAnsi="Times New Roman" w:cs="Arial"/>
          <w:iCs/>
          <w:vertAlign w:val="subscript"/>
        </w:rPr>
        <w:t>2</w:t>
      </w:r>
      <w:r>
        <w:rPr>
          <w:rFonts w:ascii="Times New Roman" w:eastAsia="Calibri" w:hAnsi="Times New Roman" w:cs="Arial"/>
          <w:iCs/>
        </w:rPr>
        <w:t xml:space="preserve">O layer is the least affected by the back contact (compare Figure </w:t>
      </w:r>
      <w:r w:rsidR="00E644EC">
        <w:rPr>
          <w:rFonts w:ascii="Times New Roman" w:eastAsia="Calibri" w:hAnsi="Times New Roman" w:cs="Arial"/>
          <w:iCs/>
        </w:rPr>
        <w:t>12</w:t>
      </w:r>
      <w:r>
        <w:rPr>
          <w:rFonts w:ascii="Times New Roman" w:eastAsia="Calibri" w:hAnsi="Times New Roman" w:cs="Arial"/>
          <w:iCs/>
        </w:rPr>
        <w:t xml:space="preserve">C and F). (iv) Certain combinations of </w:t>
      </w:r>
      <m:oMath>
        <m:r>
          <w:rPr>
            <w:rFonts w:ascii="Cambria Math" w:eastAsia="Calibri" w:hAnsi="Cambria Math" w:cs="Arial"/>
            <w:szCs w:val="20"/>
          </w:rPr>
          <m:t>dTi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oMath>
      <w:r w:rsidRPr="006E3F1F">
        <w:rPr>
          <w:rFonts w:ascii="Times New Roman" w:eastAsia="Calibri" w:hAnsi="Times New Roman" w:cs="Arial"/>
          <w:iCs/>
        </w:rPr>
        <w:t xml:space="preserve"> </w:t>
      </w:r>
      <w:r>
        <w:rPr>
          <w:rFonts w:ascii="Times New Roman" w:eastAsia="Calibri" w:hAnsi="Times New Roman" w:cs="Arial"/>
          <w:iCs/>
        </w:rPr>
        <w:t xml:space="preserve">and </w:t>
      </w:r>
      <m:oMath>
        <m:r>
          <w:rPr>
            <w:rFonts w:ascii="Cambria Math" w:eastAsia="Calibri" w:hAnsi="Cambria Math" w:cs="Arial"/>
            <w:szCs w:val="20"/>
          </w:rPr>
          <m:t>dC</m:t>
        </m:r>
        <m:sSub>
          <m:sSubPr>
            <m:ctrlPr>
              <w:rPr>
                <w:rFonts w:ascii="Cambria Math" w:eastAsia="Calibri" w:hAnsi="Cambria Math" w:cs="Arial"/>
                <w:szCs w:val="20"/>
              </w:rPr>
            </m:ctrlPr>
          </m:sSubPr>
          <m:e>
            <m:r>
              <w:rPr>
                <w:rFonts w:ascii="Cambria Math" w:eastAsia="Calibri" w:hAnsi="Cambria Math" w:cs="Arial"/>
                <w:szCs w:val="20"/>
              </w:rPr>
              <m:t>u</m:t>
            </m:r>
          </m:e>
          <m:sub>
            <m:r>
              <m:rPr>
                <m:sty m:val="p"/>
              </m:rPr>
              <w:rPr>
                <w:rFonts w:ascii="Cambria Math" w:eastAsia="Calibri" w:hAnsi="Cambria Math" w:cs="Arial"/>
                <w:szCs w:val="20"/>
              </w:rPr>
              <m:t>2</m:t>
            </m:r>
          </m:sub>
        </m:sSub>
        <m:r>
          <w:rPr>
            <w:rFonts w:ascii="Cambria Math" w:eastAsia="Calibri" w:hAnsi="Cambria Math" w:cs="Arial"/>
            <w:szCs w:val="20"/>
          </w:rPr>
          <m:t>O</m:t>
        </m:r>
      </m:oMath>
      <w:r>
        <w:rPr>
          <w:rFonts w:ascii="Times New Roman" w:eastAsia="Calibri" w:hAnsi="Times New Roman" w:cs="Arial"/>
          <w:iCs/>
        </w:rPr>
        <w:t xml:space="preserve"> are predicted to have both high </w:t>
      </w:r>
      <w:r w:rsidRPr="00E3100D">
        <w:rPr>
          <w:rFonts w:ascii="Times New Roman" w:eastAsia="Calibri" w:hAnsi="Times New Roman" w:cs="Arial"/>
          <w:i/>
        </w:rPr>
        <w:t>J</w:t>
      </w:r>
      <w:r w:rsidRPr="00E3100D">
        <w:rPr>
          <w:rFonts w:ascii="Times New Roman" w:eastAsia="Calibri" w:hAnsi="Times New Roman" w:cs="Arial"/>
          <w:i/>
          <w:vertAlign w:val="subscript"/>
        </w:rPr>
        <w:t>SC</w:t>
      </w:r>
      <w:r>
        <w:rPr>
          <w:rFonts w:ascii="Times New Roman" w:eastAsia="Calibri" w:hAnsi="Times New Roman" w:cs="Arial"/>
          <w:iCs/>
        </w:rPr>
        <w:t xml:space="preserve"> and </w:t>
      </w:r>
      <w:r w:rsidRPr="00E3100D">
        <w:rPr>
          <w:rFonts w:ascii="Times New Roman" w:eastAsia="Calibri" w:hAnsi="Times New Roman" w:cs="Arial"/>
          <w:i/>
        </w:rPr>
        <w:t>V</w:t>
      </w:r>
      <w:r w:rsidRPr="00E3100D">
        <w:rPr>
          <w:rFonts w:ascii="Times New Roman" w:eastAsia="Calibri" w:hAnsi="Times New Roman" w:cs="Arial"/>
          <w:i/>
          <w:vertAlign w:val="subscript"/>
        </w:rPr>
        <w:t>OC</w:t>
      </w:r>
      <w:r>
        <w:rPr>
          <w:rFonts w:ascii="Times New Roman" w:eastAsia="Calibri" w:hAnsi="Times New Roman" w:cs="Arial"/>
          <w:iCs/>
        </w:rPr>
        <w:t xml:space="preserve"> values. These trends are largely in accord with previous conclusions on these systems deduced from experiments and other data mining approaches.</w:t>
      </w:r>
      <w:r w:rsidR="00010C54" w:rsidRPr="00C62532">
        <w:rPr>
          <w:rFonts w:ascii="Times New Roman" w:eastAsia="Calibri" w:hAnsi="Times New Roman" w:cs="Arial"/>
          <w:iCs/>
        </w:rPr>
        <w:fldChar w:fldCharType="begin"/>
      </w:r>
      <w:r w:rsidR="001C0A8A">
        <w:rPr>
          <w:rFonts w:ascii="Times New Roman" w:eastAsia="Calibri" w:hAnsi="Times New Roman" w:cs="Arial"/>
          <w:iCs/>
        </w:rPr>
        <w:instrText xml:space="preserve"> ADDIN EN.CITE &lt;EndNote&gt;&lt;Cite&gt;&lt;Author&gt;Yosipof&lt;/Author&gt;&lt;Year&gt;2015&lt;/Year&gt;&lt;RecNum&gt;3&lt;/RecNum&gt;&lt;DisplayText&gt;&lt;style face="italic superscript"&gt;(23)&lt;/style&gt;&lt;/DisplayText&gt;&lt;record&gt;&lt;rec-number&gt;3&lt;/rec-number&gt;&lt;foreign-keys&gt;&lt;key app="EN" db-id="a550e29ro9vf20etr5rxfpaaawfvzfxwdz9p"&gt;3&lt;/key&gt;&lt;/foreign-keys&gt;&lt;ref-type name="Journal Article"&gt;17&lt;/ref-type&gt;&lt;contributors&gt;&lt;authors&gt;&lt;author&gt;Yosipof, Abraham&lt;/author&gt;&lt;author&gt;Nahum, Oren E.&lt;/author&gt;&lt;author&gt;Anderson, Assaf Y.&lt;/author&gt;&lt;author&gt;Barad, Hannah-Noa&lt;/author&gt;&lt;author&gt;Zaban, Arie&lt;/author&gt;&lt;author&gt;Senderowitz, Hanoch&lt;/author&gt;&lt;/authors&gt;&lt;/contributors&gt;&lt;titles&gt;&lt;title&gt;Data Mining and Machine Learning Tools for Combinatorial Material Science of All-Oxide Photovoltaic Cells&lt;/title&gt;&lt;secondary-title&gt;Molecular Informatics&lt;/secondary-title&gt;&lt;/titles&gt;&lt;periodical&gt;&lt;full-title&gt;Molecular Informatics&lt;/full-title&gt;&lt;/periodical&gt;&lt;pages&gt;367-379&lt;/pages&gt;&lt;volume&gt;34&lt;/volume&gt;&lt;number&gt;6-7&lt;/number&gt;&lt;keywords&gt;&lt;keyword&gt;Data mining&lt;/keyword&gt;&lt;keyword&gt;Machine learning&lt;/keyword&gt;&lt;keyword&gt;QSAR&lt;/keyword&gt;&lt;keyword&gt;Combinatorial material science&lt;/keyword&gt;&lt;keyword&gt;All oxide photovoltaic cells&lt;/keyword&gt;&lt;/keywords&gt;&lt;dates&gt;&lt;year&gt;2015&lt;/year&gt;&lt;/dates&gt;&lt;publisher&gt;WILEY-VCH Verlag&lt;/publisher&gt;&lt;isbn&gt;1868-1751&lt;/isbn&gt;&lt;urls&gt;&lt;related-urls&gt;&lt;url&gt;http://dx.doi.org/10.1002/minf.201400174&lt;/url&gt;&lt;/related-urls&gt;&lt;/urls&gt;&lt;electronic-resource-num&gt;10.1002/minf.201400174&lt;/electronic-resource-num&gt;&lt;/record&gt;&lt;/Cite&gt;&lt;/EndNote&gt;</w:instrText>
      </w:r>
      <w:r w:rsidR="00010C54" w:rsidRPr="00C62532">
        <w:rPr>
          <w:rFonts w:ascii="Times New Roman" w:eastAsia="Calibri" w:hAnsi="Times New Roman" w:cs="Arial"/>
          <w:iCs/>
        </w:rPr>
        <w:fldChar w:fldCharType="separate"/>
      </w:r>
      <w:r w:rsidR="001C0A8A" w:rsidRPr="001C0A8A">
        <w:rPr>
          <w:rFonts w:ascii="Times New Roman" w:eastAsia="Calibri" w:hAnsi="Times New Roman" w:cs="Arial"/>
          <w:i/>
          <w:iCs/>
          <w:noProof/>
          <w:vertAlign w:val="superscript"/>
        </w:rPr>
        <w:t>(</w:t>
      </w:r>
      <w:hyperlink w:anchor="_ENREF_23" w:tooltip="Yosipof, 2015 #3" w:history="1">
        <w:r w:rsidR="001C0A8A" w:rsidRPr="001C0A8A">
          <w:rPr>
            <w:rFonts w:ascii="Times New Roman" w:eastAsia="Calibri" w:hAnsi="Times New Roman" w:cs="Arial"/>
            <w:i/>
            <w:iCs/>
            <w:noProof/>
            <w:vertAlign w:val="superscript"/>
          </w:rPr>
          <w:t>23</w:t>
        </w:r>
      </w:hyperlink>
      <w:r w:rsidR="001C0A8A" w:rsidRPr="001C0A8A">
        <w:rPr>
          <w:rFonts w:ascii="Times New Roman" w:eastAsia="Calibri" w:hAnsi="Times New Roman" w:cs="Arial"/>
          <w:i/>
          <w:iCs/>
          <w:noProof/>
          <w:vertAlign w:val="superscript"/>
        </w:rPr>
        <w:t>)</w:t>
      </w:r>
      <w:r w:rsidR="00010C54" w:rsidRPr="00C62532">
        <w:rPr>
          <w:rFonts w:ascii="Times New Roman" w:eastAsia="Calibri" w:hAnsi="Times New Roman" w:cs="Arial"/>
          <w:iCs/>
        </w:rPr>
        <w:fldChar w:fldCharType="end"/>
      </w:r>
      <w:r w:rsidRPr="00C62532">
        <w:rPr>
          <w:rFonts w:ascii="Times New Roman" w:eastAsia="Calibri" w:hAnsi="Times New Roman" w:cs="Arial"/>
          <w:iCs/>
        </w:rPr>
        <w:t xml:space="preserve"> </w:t>
      </w:r>
    </w:p>
    <w:p w14:paraId="72456087" w14:textId="77777777" w:rsidR="00316821" w:rsidRPr="00C62532" w:rsidRDefault="00316821" w:rsidP="009B1370">
      <w:pPr>
        <w:spacing w:after="0"/>
        <w:rPr>
          <w:rFonts w:ascii="Times New Roman" w:eastAsia="Calibri" w:hAnsi="Times New Roman" w:cs="Arial"/>
          <w:iCs/>
        </w:rPr>
      </w:pPr>
    </w:p>
    <w:tbl>
      <w:tblPr>
        <w:tblStyle w:val="TableGrid"/>
        <w:tblpPr w:leftFromText="180" w:rightFromText="180" w:vertAnchor="text" w:horzAnchor="margin" w:tblpXSpec="right" w:tblpY="18"/>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15"/>
        <w:gridCol w:w="4961"/>
      </w:tblGrid>
      <w:tr w:rsidR="00316821" w14:paraId="5B02DFF1" w14:textId="77777777" w:rsidTr="00564273">
        <w:tc>
          <w:tcPr>
            <w:tcW w:w="4815" w:type="dxa"/>
          </w:tcPr>
          <w:p w14:paraId="6A94FD46" w14:textId="77777777" w:rsidR="00316821" w:rsidRDefault="00316821" w:rsidP="009B1370">
            <w:pPr>
              <w:rPr>
                <w:rFonts w:ascii="Times New Roman" w:eastAsia="Calibri" w:hAnsi="Times New Roman" w:cs="Arial"/>
                <w:iCs/>
              </w:rPr>
            </w:pPr>
            <w:r>
              <w:rPr>
                <w:rFonts w:ascii="Times New Roman" w:eastAsia="Calibri" w:hAnsi="Times New Roman" w:cs="Arial"/>
                <w:iCs/>
                <w:noProof/>
              </w:rPr>
              <w:drawing>
                <wp:inline distT="0" distB="0" distL="0" distR="0" wp14:anchorId="6A459D06" wp14:editId="0BA5CE91">
                  <wp:extent cx="3013546" cy="2069465"/>
                  <wp:effectExtent l="0" t="0" r="0" b="698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SC.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47149" cy="2092541"/>
                          </a:xfrm>
                          <a:prstGeom prst="rect">
                            <a:avLst/>
                          </a:prstGeom>
                        </pic:spPr>
                      </pic:pic>
                    </a:graphicData>
                  </a:graphic>
                </wp:inline>
              </w:drawing>
            </w:r>
          </w:p>
        </w:tc>
        <w:tc>
          <w:tcPr>
            <w:tcW w:w="4961" w:type="dxa"/>
          </w:tcPr>
          <w:p w14:paraId="70C5455C" w14:textId="77777777" w:rsidR="00316821" w:rsidRDefault="00316821" w:rsidP="009B1370">
            <w:pPr>
              <w:rPr>
                <w:rFonts w:ascii="Times New Roman" w:eastAsia="Calibri" w:hAnsi="Times New Roman" w:cs="Arial"/>
                <w:iCs/>
              </w:rPr>
            </w:pPr>
            <w:r>
              <w:rPr>
                <w:rFonts w:ascii="Times New Roman" w:eastAsia="Calibri" w:hAnsi="Times New Roman" w:cs="Arial"/>
                <w:iCs/>
                <w:noProof/>
              </w:rPr>
              <w:drawing>
                <wp:inline distT="0" distB="0" distL="0" distR="0" wp14:anchorId="72F24CEA" wp14:editId="547DAEB5">
                  <wp:extent cx="3013075" cy="2069465"/>
                  <wp:effectExtent l="0" t="0" r="0" b="698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SC.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13075" cy="2069465"/>
                          </a:xfrm>
                          <a:prstGeom prst="rect">
                            <a:avLst/>
                          </a:prstGeom>
                        </pic:spPr>
                      </pic:pic>
                    </a:graphicData>
                  </a:graphic>
                </wp:inline>
              </w:drawing>
            </w:r>
          </w:p>
        </w:tc>
      </w:tr>
      <w:tr w:rsidR="00316821" w14:paraId="509F92E7" w14:textId="77777777" w:rsidTr="00564273">
        <w:tc>
          <w:tcPr>
            <w:tcW w:w="4815" w:type="dxa"/>
          </w:tcPr>
          <w:p w14:paraId="185614C4" w14:textId="77777777" w:rsidR="00316821" w:rsidRDefault="00316821" w:rsidP="009B1370">
            <w:pPr>
              <w:rPr>
                <w:rFonts w:ascii="Times New Roman" w:eastAsia="Calibri" w:hAnsi="Times New Roman" w:cs="Arial"/>
                <w:iCs/>
              </w:rPr>
            </w:pPr>
            <w:r>
              <w:rPr>
                <w:rFonts w:ascii="Times New Roman" w:eastAsia="Calibri" w:hAnsi="Times New Roman" w:cs="Arial"/>
                <w:iCs/>
                <w:noProof/>
              </w:rPr>
              <w:lastRenderedPageBreak/>
              <w:drawing>
                <wp:inline distT="0" distB="0" distL="0" distR="0" wp14:anchorId="74A43FC6" wp14:editId="5C2F8FF4">
                  <wp:extent cx="2983351" cy="2208811"/>
                  <wp:effectExtent l="0" t="0" r="7620" b="127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oc.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03422" cy="2223671"/>
                          </a:xfrm>
                          <a:prstGeom prst="rect">
                            <a:avLst/>
                          </a:prstGeom>
                        </pic:spPr>
                      </pic:pic>
                    </a:graphicData>
                  </a:graphic>
                </wp:inline>
              </w:drawing>
            </w:r>
          </w:p>
        </w:tc>
        <w:tc>
          <w:tcPr>
            <w:tcW w:w="4961" w:type="dxa"/>
          </w:tcPr>
          <w:p w14:paraId="3967727A" w14:textId="77777777" w:rsidR="00316821" w:rsidRDefault="00316821" w:rsidP="009B1370">
            <w:pPr>
              <w:rPr>
                <w:rFonts w:ascii="Times New Roman" w:eastAsia="Calibri" w:hAnsi="Times New Roman" w:cs="Arial"/>
                <w:iCs/>
              </w:rPr>
            </w:pPr>
            <w:r>
              <w:rPr>
                <w:rFonts w:ascii="Times New Roman" w:eastAsia="Calibri" w:hAnsi="Times New Roman" w:cs="Arial"/>
                <w:iCs/>
                <w:noProof/>
              </w:rPr>
              <w:drawing>
                <wp:inline distT="0" distB="0" distL="0" distR="0" wp14:anchorId="27B27BC1" wp14:editId="0542551D">
                  <wp:extent cx="3013075" cy="2230755"/>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OC.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13075" cy="2230755"/>
                          </a:xfrm>
                          <a:prstGeom prst="rect">
                            <a:avLst/>
                          </a:prstGeom>
                        </pic:spPr>
                      </pic:pic>
                    </a:graphicData>
                  </a:graphic>
                </wp:inline>
              </w:drawing>
            </w:r>
          </w:p>
        </w:tc>
      </w:tr>
      <w:tr w:rsidR="00316821" w14:paraId="296A32A7" w14:textId="77777777" w:rsidTr="00564273">
        <w:tc>
          <w:tcPr>
            <w:tcW w:w="4815" w:type="dxa"/>
          </w:tcPr>
          <w:p w14:paraId="14D386EE" w14:textId="77777777" w:rsidR="00316821" w:rsidRDefault="00316821" w:rsidP="009B1370">
            <w:pPr>
              <w:rPr>
                <w:rFonts w:ascii="Times New Roman" w:eastAsia="Calibri" w:hAnsi="Times New Roman" w:cs="Arial"/>
                <w:iCs/>
              </w:rPr>
            </w:pPr>
            <w:r>
              <w:rPr>
                <w:rFonts w:ascii="Times New Roman" w:eastAsia="Calibri" w:hAnsi="Times New Roman" w:cs="Arial"/>
                <w:iCs/>
                <w:noProof/>
              </w:rPr>
              <w:drawing>
                <wp:inline distT="0" distB="0" distL="0" distR="0" wp14:anchorId="5CC7DD46" wp14:editId="7A80B8EB">
                  <wp:extent cx="2983350" cy="2208811"/>
                  <wp:effectExtent l="0" t="0" r="7620" b="127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QE.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25029" cy="2239669"/>
                          </a:xfrm>
                          <a:prstGeom prst="rect">
                            <a:avLst/>
                          </a:prstGeom>
                        </pic:spPr>
                      </pic:pic>
                    </a:graphicData>
                  </a:graphic>
                </wp:inline>
              </w:drawing>
            </w:r>
          </w:p>
        </w:tc>
        <w:tc>
          <w:tcPr>
            <w:tcW w:w="4961" w:type="dxa"/>
          </w:tcPr>
          <w:p w14:paraId="11EC183A" w14:textId="77777777" w:rsidR="00316821" w:rsidRDefault="00316821" w:rsidP="009B1370">
            <w:pPr>
              <w:rPr>
                <w:rFonts w:ascii="Times New Roman" w:eastAsia="Calibri" w:hAnsi="Times New Roman" w:cs="Arial"/>
                <w:iCs/>
              </w:rPr>
            </w:pPr>
            <w:r>
              <w:rPr>
                <w:rFonts w:ascii="Times New Roman" w:eastAsia="Calibri" w:hAnsi="Times New Roman" w:cs="Arial"/>
                <w:iCs/>
                <w:noProof/>
              </w:rPr>
              <w:drawing>
                <wp:inline distT="0" distB="0" distL="0" distR="0" wp14:anchorId="3742FE31" wp14:editId="201E6A28">
                  <wp:extent cx="3013075" cy="2230755"/>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QE.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13075" cy="2230755"/>
                          </a:xfrm>
                          <a:prstGeom prst="rect">
                            <a:avLst/>
                          </a:prstGeom>
                        </pic:spPr>
                      </pic:pic>
                    </a:graphicData>
                  </a:graphic>
                </wp:inline>
              </w:drawing>
            </w:r>
          </w:p>
        </w:tc>
      </w:tr>
    </w:tbl>
    <w:p w14:paraId="6A25F261" w14:textId="5557B75E" w:rsidR="00316821" w:rsidRDefault="001F64CF" w:rsidP="001F64CF">
      <w:pPr>
        <w:pStyle w:val="Caption"/>
      </w:pPr>
      <w:bookmarkStart w:id="439" w:name="_Toc483041616"/>
      <w:r>
        <w:t xml:space="preserve">Figure </w:t>
      </w:r>
      <w:r w:rsidR="009A312C">
        <w:fldChar w:fldCharType="begin"/>
      </w:r>
      <w:r w:rsidR="00E20F2D">
        <w:instrText xml:space="preserve"> SEQ Figure \* ARABIC </w:instrText>
      </w:r>
      <w:r w:rsidR="009A312C">
        <w:fldChar w:fldCharType="separate"/>
      </w:r>
      <w:ins w:id="440" w:author="Shy Alon" w:date="2017-07-18T22:39:00Z">
        <w:r w:rsidR="000F5381">
          <w:rPr>
            <w:noProof/>
          </w:rPr>
          <w:t>15</w:t>
        </w:r>
      </w:ins>
      <w:del w:id="441" w:author="Shy Alon" w:date="2017-07-05T22:58:00Z">
        <w:r w:rsidR="00A9699E" w:rsidDel="00C91D56">
          <w:rPr>
            <w:noProof/>
          </w:rPr>
          <w:delText>13</w:delText>
        </w:r>
      </w:del>
      <w:r w:rsidR="009A312C">
        <w:rPr>
          <w:noProof/>
        </w:rPr>
        <w:fldChar w:fldCharType="end"/>
      </w:r>
      <w:r>
        <w:t xml:space="preserve">: </w:t>
      </w:r>
      <w:r w:rsidR="00316821" w:rsidRPr="00230DA2">
        <w:rPr>
          <w:b w:val="0"/>
          <w:bCs w:val="0"/>
        </w:rPr>
        <w:t xml:space="preserve">Virtual cells based on the </w:t>
      </w:r>
      <m:oMath>
        <m:r>
          <m:rPr>
            <m:sty m:val="bi"/>
          </m:rPr>
          <w:rPr>
            <w:rFonts w:ascii="Cambria Math" w:hAnsi="Cambria Math"/>
          </w:rPr>
          <m:t>Ti</m:t>
        </m:r>
        <m:sSub>
          <m:sSubPr>
            <m:ctrlPr>
              <w:rPr>
                <w:rFonts w:ascii="Cambria Math" w:hAnsi="Cambria Math"/>
                <w:b w:val="0"/>
                <w:bCs w:val="0"/>
                <w:i/>
              </w:rPr>
            </m:ctrlPr>
          </m:sSubPr>
          <m:e>
            <m:r>
              <m:rPr>
                <m:sty m:val="bi"/>
              </m:rPr>
              <w:rPr>
                <w:rFonts w:ascii="Cambria Math" w:hAnsi="Cambria Math"/>
              </w:rPr>
              <m:t>O</m:t>
            </m:r>
          </m:e>
          <m:sub>
            <m:r>
              <m:rPr>
                <m:sty m:val="bi"/>
              </m:rPr>
              <w:rPr>
                <w:rFonts w:ascii="Cambria Math" w:hAnsi="Cambria Math"/>
              </w:rPr>
              <m:t>2</m:t>
            </m:r>
          </m:sub>
        </m:sSub>
        <m:r>
          <m:rPr>
            <m:sty m:val="bi"/>
          </m:rPr>
          <w:rPr>
            <w:rFonts w:ascii="Cambria Math" w:hAnsi="Cambria Math"/>
          </w:rPr>
          <m:t>|C</m:t>
        </m:r>
        <m:sSub>
          <m:sSubPr>
            <m:ctrlPr>
              <w:rPr>
                <w:rFonts w:ascii="Cambria Math" w:hAnsi="Cambria Math"/>
                <w:b w:val="0"/>
                <w:bCs w:val="0"/>
                <w:i/>
              </w:rPr>
            </m:ctrlPr>
          </m:sSubPr>
          <m:e>
            <m:r>
              <m:rPr>
                <m:sty m:val="bi"/>
              </m:rPr>
              <w:rPr>
                <w:rFonts w:ascii="Cambria Math" w:hAnsi="Cambria Math"/>
              </w:rPr>
              <m:t>u</m:t>
            </m:r>
          </m:e>
          <m:sub>
            <m:r>
              <m:rPr>
                <m:sty m:val="bi"/>
              </m:rPr>
              <w:rPr>
                <w:rFonts w:ascii="Cambria Math" w:hAnsi="Cambria Math"/>
              </w:rPr>
              <m:t>2</m:t>
            </m:r>
          </m:sub>
        </m:sSub>
        <m:r>
          <m:rPr>
            <m:sty m:val="bi"/>
          </m:rPr>
          <w:rPr>
            <w:rFonts w:ascii="Cambria Math" w:hAnsi="Cambria Math"/>
          </w:rPr>
          <m:t>O</m:t>
        </m:r>
      </m:oMath>
      <w:r w:rsidR="00316821" w:rsidRPr="00230DA2">
        <w:rPr>
          <w:rFonts w:eastAsia="Times New Roman"/>
          <w:b w:val="0"/>
          <w:bCs w:val="0"/>
          <w:i/>
        </w:rPr>
        <w:t xml:space="preserve"> </w:t>
      </w:r>
      <w:r w:rsidR="00316821" w:rsidRPr="00230DA2">
        <w:rPr>
          <w:rFonts w:eastAsia="Times New Roman"/>
          <w:b w:val="0"/>
          <w:bCs w:val="0"/>
          <w:iCs/>
        </w:rPr>
        <w:t>with Ag back contacts (</w:t>
      </w:r>
      <w:r w:rsidR="00316821" w:rsidRPr="00230DA2">
        <w:rPr>
          <w:b w:val="0"/>
          <w:bCs w:val="0"/>
        </w:rPr>
        <w:t xml:space="preserve">A: </w:t>
      </w:r>
      <w:r w:rsidR="00316821" w:rsidRPr="00230DA2">
        <w:rPr>
          <w:b w:val="0"/>
          <w:bCs w:val="0"/>
          <w:i/>
          <w:iCs/>
        </w:rPr>
        <w:t>J</w:t>
      </w:r>
      <w:r w:rsidR="00316821" w:rsidRPr="00230DA2">
        <w:rPr>
          <w:b w:val="0"/>
          <w:bCs w:val="0"/>
          <w:i/>
          <w:iCs/>
          <w:vertAlign w:val="subscript"/>
        </w:rPr>
        <w:t>SC</w:t>
      </w:r>
      <w:r w:rsidR="00316821" w:rsidRPr="00230DA2">
        <w:rPr>
          <w:b w:val="0"/>
          <w:bCs w:val="0"/>
        </w:rPr>
        <w:t xml:space="preserve"> </w:t>
      </w:r>
      <w:r w:rsidR="00316821" w:rsidRPr="00230DA2">
        <w:rPr>
          <w:b w:val="0"/>
          <w:bCs w:val="0"/>
          <w:i/>
          <w:iCs/>
        </w:rPr>
        <w:t>(μA/cm</w:t>
      </w:r>
      <w:r w:rsidR="00316821" w:rsidRPr="00230DA2">
        <w:rPr>
          <w:b w:val="0"/>
          <w:bCs w:val="0"/>
          <w:i/>
          <w:iCs/>
          <w:vertAlign w:val="superscript"/>
        </w:rPr>
        <w:t>2</w:t>
      </w:r>
      <w:r w:rsidR="00316821" w:rsidRPr="00230DA2">
        <w:rPr>
          <w:b w:val="0"/>
          <w:bCs w:val="0"/>
        </w:rPr>
        <w:t>); B:</w:t>
      </w:r>
      <w:r w:rsidR="00316821" w:rsidRPr="00230DA2">
        <w:rPr>
          <w:b w:val="0"/>
          <w:bCs w:val="0"/>
          <w:i/>
          <w:iCs/>
        </w:rPr>
        <w:t xml:space="preserve"> V</w:t>
      </w:r>
      <w:r w:rsidR="00316821" w:rsidRPr="00230DA2">
        <w:rPr>
          <w:b w:val="0"/>
          <w:bCs w:val="0"/>
          <w:i/>
          <w:iCs/>
          <w:vertAlign w:val="subscript"/>
        </w:rPr>
        <w:t>OC</w:t>
      </w:r>
      <w:r w:rsidR="00316821" w:rsidRPr="00230DA2">
        <w:rPr>
          <w:b w:val="0"/>
          <w:bCs w:val="0"/>
        </w:rPr>
        <w:t xml:space="preserve"> </w:t>
      </w:r>
      <w:r w:rsidR="00316821" w:rsidRPr="00230DA2">
        <w:rPr>
          <w:b w:val="0"/>
          <w:bCs w:val="0"/>
          <w:i/>
          <w:iCs/>
        </w:rPr>
        <w:t xml:space="preserve">(V); </w:t>
      </w:r>
      <w:r w:rsidR="00316821" w:rsidRPr="00230DA2">
        <w:rPr>
          <w:b w:val="0"/>
          <w:bCs w:val="0"/>
        </w:rPr>
        <w:t>C: IQE (%)</w:t>
      </w:r>
      <w:r w:rsidR="00316821" w:rsidRPr="00230DA2">
        <w:rPr>
          <w:rFonts w:eastAsia="Times New Roman"/>
          <w:b w:val="0"/>
          <w:bCs w:val="0"/>
          <w:iCs/>
        </w:rPr>
        <w:t xml:space="preserve">) </w:t>
      </w:r>
      <w:r w:rsidR="00316821" w:rsidRPr="00230DA2">
        <w:rPr>
          <w:b w:val="0"/>
          <w:bCs w:val="0"/>
          <w:iCs/>
        </w:rPr>
        <w:t xml:space="preserve">and </w:t>
      </w:r>
      <m:oMath>
        <m:r>
          <m:rPr>
            <m:sty m:val="bi"/>
          </m:rPr>
          <w:rPr>
            <w:rFonts w:ascii="Cambria Math" w:hAnsi="Cambria Math"/>
          </w:rPr>
          <m:t>Ti</m:t>
        </m:r>
        <m:sSub>
          <m:sSubPr>
            <m:ctrlPr>
              <w:rPr>
                <w:rFonts w:ascii="Cambria Math" w:hAnsi="Cambria Math"/>
                <w:b w:val="0"/>
                <w:bCs w:val="0"/>
                <w:i/>
              </w:rPr>
            </m:ctrlPr>
          </m:sSubPr>
          <m:e>
            <m:r>
              <m:rPr>
                <m:sty m:val="bi"/>
              </m:rPr>
              <w:rPr>
                <w:rFonts w:ascii="Cambria Math" w:hAnsi="Cambria Math"/>
              </w:rPr>
              <m:t>O</m:t>
            </m:r>
          </m:e>
          <m:sub>
            <m:r>
              <m:rPr>
                <m:sty m:val="bi"/>
              </m:rPr>
              <w:rPr>
                <w:rFonts w:ascii="Cambria Math" w:hAnsi="Cambria Math"/>
              </w:rPr>
              <m:t>2</m:t>
            </m:r>
          </m:sub>
        </m:sSub>
        <m:r>
          <m:rPr>
            <m:sty m:val="bi"/>
          </m:rPr>
          <w:rPr>
            <w:rFonts w:ascii="Cambria Math" w:hAnsi="Cambria Math"/>
          </w:rPr>
          <m:t>|C</m:t>
        </m:r>
        <m:sSub>
          <m:sSubPr>
            <m:ctrlPr>
              <w:rPr>
                <w:rFonts w:ascii="Cambria Math" w:hAnsi="Cambria Math"/>
                <w:b w:val="0"/>
                <w:bCs w:val="0"/>
                <w:i/>
              </w:rPr>
            </m:ctrlPr>
          </m:sSubPr>
          <m:e>
            <m:r>
              <m:rPr>
                <m:sty m:val="bi"/>
              </m:rPr>
              <w:rPr>
                <w:rFonts w:ascii="Cambria Math" w:hAnsi="Cambria Math"/>
              </w:rPr>
              <m:t>u</m:t>
            </m:r>
          </m:e>
          <m:sub>
            <m:r>
              <m:rPr>
                <m:sty m:val="bi"/>
              </m:rPr>
              <w:rPr>
                <w:rFonts w:ascii="Cambria Math" w:hAnsi="Cambria Math"/>
              </w:rPr>
              <m:t>2</m:t>
            </m:r>
          </m:sub>
        </m:sSub>
        <m:r>
          <m:rPr>
            <m:sty m:val="bi"/>
          </m:rPr>
          <w:rPr>
            <w:rFonts w:ascii="Cambria Math" w:hAnsi="Cambria Math"/>
          </w:rPr>
          <m:t>O</m:t>
        </m:r>
      </m:oMath>
      <w:r w:rsidR="00316821" w:rsidRPr="00230DA2">
        <w:rPr>
          <w:rFonts w:eastAsia="Times New Roman"/>
          <w:b w:val="0"/>
          <w:bCs w:val="0"/>
          <w:i/>
        </w:rPr>
        <w:t xml:space="preserve"> </w:t>
      </w:r>
      <w:r w:rsidR="00316821" w:rsidRPr="00230DA2">
        <w:rPr>
          <w:rFonts w:eastAsia="Times New Roman"/>
          <w:b w:val="0"/>
          <w:bCs w:val="0"/>
          <w:iCs/>
        </w:rPr>
        <w:t>With Ag|Cu Back Contacts (</w:t>
      </w:r>
      <w:r w:rsidR="00316821" w:rsidRPr="00230DA2">
        <w:rPr>
          <w:b w:val="0"/>
          <w:bCs w:val="0"/>
        </w:rPr>
        <w:t>D:</w:t>
      </w:r>
      <w:r w:rsidR="00316821" w:rsidRPr="00230DA2">
        <w:rPr>
          <w:b w:val="0"/>
          <w:bCs w:val="0"/>
          <w:i/>
          <w:iCs/>
        </w:rPr>
        <w:t xml:space="preserve"> J</w:t>
      </w:r>
      <w:r w:rsidR="00316821" w:rsidRPr="00230DA2">
        <w:rPr>
          <w:b w:val="0"/>
          <w:bCs w:val="0"/>
          <w:i/>
          <w:iCs/>
          <w:vertAlign w:val="subscript"/>
        </w:rPr>
        <w:t>SC</w:t>
      </w:r>
      <w:r w:rsidR="00316821" w:rsidRPr="00230DA2">
        <w:rPr>
          <w:b w:val="0"/>
          <w:bCs w:val="0"/>
        </w:rPr>
        <w:t xml:space="preserve"> </w:t>
      </w:r>
      <w:r w:rsidR="00316821" w:rsidRPr="00230DA2">
        <w:rPr>
          <w:b w:val="0"/>
          <w:bCs w:val="0"/>
          <w:i/>
          <w:iCs/>
        </w:rPr>
        <w:t>(μA/cm</w:t>
      </w:r>
      <w:r w:rsidR="00316821" w:rsidRPr="00230DA2">
        <w:rPr>
          <w:b w:val="0"/>
          <w:bCs w:val="0"/>
          <w:i/>
          <w:iCs/>
          <w:vertAlign w:val="superscript"/>
        </w:rPr>
        <w:t>2</w:t>
      </w:r>
      <w:r w:rsidR="00316821" w:rsidRPr="00230DA2">
        <w:rPr>
          <w:b w:val="0"/>
          <w:bCs w:val="0"/>
        </w:rPr>
        <w:t>); E:</w:t>
      </w:r>
      <w:r w:rsidR="00316821" w:rsidRPr="00230DA2">
        <w:rPr>
          <w:b w:val="0"/>
          <w:bCs w:val="0"/>
          <w:i/>
          <w:iCs/>
        </w:rPr>
        <w:t xml:space="preserve"> V</w:t>
      </w:r>
      <w:r w:rsidR="00316821" w:rsidRPr="00230DA2">
        <w:rPr>
          <w:b w:val="0"/>
          <w:bCs w:val="0"/>
          <w:i/>
          <w:iCs/>
          <w:vertAlign w:val="subscript"/>
        </w:rPr>
        <w:t>OC</w:t>
      </w:r>
      <w:r w:rsidR="00316821" w:rsidRPr="00230DA2">
        <w:rPr>
          <w:b w:val="0"/>
          <w:bCs w:val="0"/>
        </w:rPr>
        <w:t xml:space="preserve"> </w:t>
      </w:r>
      <w:r w:rsidR="00316821" w:rsidRPr="00230DA2">
        <w:rPr>
          <w:b w:val="0"/>
          <w:bCs w:val="0"/>
          <w:i/>
          <w:iCs/>
        </w:rPr>
        <w:t xml:space="preserve">(V); </w:t>
      </w:r>
      <w:r w:rsidR="00316821" w:rsidRPr="00230DA2">
        <w:rPr>
          <w:b w:val="0"/>
          <w:bCs w:val="0"/>
        </w:rPr>
        <w:t>F: IQE (%)</w:t>
      </w:r>
      <w:r w:rsidR="00316821" w:rsidRPr="00230DA2">
        <w:rPr>
          <w:rFonts w:eastAsia="Times New Roman"/>
          <w:b w:val="0"/>
          <w:bCs w:val="0"/>
          <w:iCs/>
        </w:rPr>
        <w:t xml:space="preserve">) solar cells libraries. </w:t>
      </w:r>
      <w:r w:rsidR="00316821" w:rsidRPr="00230DA2">
        <w:rPr>
          <w:b w:val="0"/>
          <w:bCs w:val="0"/>
        </w:rPr>
        <w:t>The white regions are outside of the model’s applicability domain.</w:t>
      </w:r>
      <w:bookmarkEnd w:id="439"/>
      <w:r w:rsidR="00316821" w:rsidRPr="00230DA2">
        <w:rPr>
          <w:b w:val="0"/>
          <w:bCs w:val="0"/>
        </w:rPr>
        <w:t xml:space="preserve"> </w:t>
      </w:r>
    </w:p>
    <w:p w14:paraId="4CD0588A" w14:textId="77777777" w:rsidR="00316821" w:rsidRPr="00C62532" w:rsidRDefault="00316821" w:rsidP="009B1370">
      <w:pPr>
        <w:spacing w:after="0"/>
        <w:ind w:left="360"/>
        <w:rPr>
          <w:rFonts w:ascii="Times New Roman" w:eastAsia="Calibri" w:hAnsi="Times New Roman" w:cs="Arial"/>
        </w:rPr>
      </w:pPr>
    </w:p>
    <w:p w14:paraId="6FE19626" w14:textId="5AEDC8F1" w:rsidR="00316821" w:rsidRPr="002E704B" w:rsidRDefault="00A822B3" w:rsidP="00F2727D">
      <w:pPr>
        <w:pStyle w:val="Heading3"/>
      </w:pPr>
      <w:bookmarkStart w:id="442" w:name="_Toc480192488"/>
      <w:r>
        <w:t>3</w:t>
      </w:r>
      <w:r w:rsidR="00912597">
        <w:t xml:space="preserve">.4.2. </w:t>
      </w:r>
      <m:oMath>
        <m:r>
          <w:rPr>
            <w:rFonts w:ascii="Cambria Math" w:hAnsi="Cambria Math"/>
          </w:rPr>
          <m:t>Ti</m:t>
        </m:r>
        <m:sSub>
          <m:sSubPr>
            <m:ctrlPr>
              <w:rPr>
                <w:rFonts w:ascii="Cambria Math" w:hAnsi="Cambria Math"/>
              </w:rPr>
            </m:ctrlPr>
          </m:sSubPr>
          <m:e>
            <m:r>
              <w:rPr>
                <w:rFonts w:ascii="Cambria Math" w:hAnsi="Cambria Math"/>
              </w:rPr>
              <m:t>O</m:t>
            </m:r>
          </m:e>
          <m:sub>
            <m:r>
              <m:rPr>
                <m:sty m:val="p"/>
              </m:rPr>
              <w:rPr>
                <w:rFonts w:ascii="Cambria Math" w:hAnsi="Cambria Math"/>
              </w:rPr>
              <m:t>2</m:t>
            </m:r>
          </m:sub>
        </m:sSub>
        <m:d>
          <m:dPr>
            <m:begChr m:val="|"/>
            <m:endChr m:val="|"/>
            <m:ctrlPr>
              <w:rPr>
                <w:rFonts w:ascii="Cambria Math" w:hAnsi="Cambria Math"/>
              </w:rPr>
            </m:ctrlPr>
          </m:dPr>
          <m:e>
            <m:r>
              <w:rPr>
                <w:rFonts w:ascii="Cambria Math" w:hAnsi="Cambria Math"/>
              </w:rPr>
              <m:t>C</m:t>
            </m:r>
            <m:sSub>
              <m:sSubPr>
                <m:ctrlPr>
                  <w:rPr>
                    <w:rFonts w:ascii="Cambria Math" w:hAnsi="Cambria Math"/>
                  </w:rPr>
                </m:ctrlPr>
              </m:sSubPr>
              <m:e>
                <m:r>
                  <w:rPr>
                    <w:rFonts w:ascii="Cambria Math" w:hAnsi="Cambria Math"/>
                  </w:rPr>
                  <m:t>o</m:t>
                </m:r>
              </m:e>
              <m:sub>
                <m:r>
                  <m:rPr>
                    <m:sty m:val="p"/>
                  </m:rPr>
                  <w:rPr>
                    <w:rFonts w:ascii="Cambria Math" w:hAnsi="Cambria Math"/>
                  </w:rPr>
                  <m:t>3</m:t>
                </m:r>
              </m:sub>
            </m:sSub>
            <m:sSub>
              <m:sSubPr>
                <m:ctrlPr>
                  <w:rPr>
                    <w:rFonts w:ascii="Cambria Math" w:hAnsi="Cambria Math"/>
                  </w:rPr>
                </m:ctrlPr>
              </m:sSubPr>
              <m:e>
                <m:r>
                  <w:rPr>
                    <w:rFonts w:ascii="Cambria Math" w:hAnsi="Cambria Math"/>
                  </w:rPr>
                  <m:t>O</m:t>
                </m:r>
              </m:e>
              <m:sub>
                <m:r>
                  <m:rPr>
                    <m:sty m:val="p"/>
                  </m:rPr>
                  <w:rPr>
                    <w:rFonts w:ascii="Cambria Math" w:hAnsi="Cambria Math"/>
                  </w:rPr>
                  <m:t>4</m:t>
                </m:r>
              </m:sub>
            </m:sSub>
          </m:e>
        </m:d>
        <m:r>
          <w:rPr>
            <w:rFonts w:ascii="Cambria Math" w:hAnsi="Cambria Math"/>
          </w:rPr>
          <m:t>Mo</m:t>
        </m:r>
        <m:sSub>
          <m:sSubPr>
            <m:ctrlPr>
              <w:rPr>
                <w:rFonts w:ascii="Cambria Math" w:hAnsi="Cambria Math"/>
              </w:rPr>
            </m:ctrlPr>
          </m:sSubPr>
          <m:e>
            <m:r>
              <w:rPr>
                <w:rFonts w:ascii="Cambria Math" w:hAnsi="Cambria Math"/>
              </w:rPr>
              <m:t>O</m:t>
            </m:r>
          </m:e>
          <m:sub>
            <m:r>
              <m:rPr>
                <m:sty m:val="p"/>
              </m:rPr>
              <w:rPr>
                <w:rFonts w:ascii="Cambria Math" w:hAnsi="Cambria Math"/>
              </w:rPr>
              <m:t>3</m:t>
            </m:r>
          </m:sub>
        </m:sSub>
      </m:oMath>
      <w:r w:rsidR="00316821" w:rsidRPr="002E704B">
        <w:rPr>
          <w:rFonts w:eastAsia="Times New Roman"/>
        </w:rPr>
        <w:t xml:space="preserve"> virtual </w:t>
      </w:r>
      <w:r w:rsidR="00316821" w:rsidRPr="002E704B">
        <w:t>library</w:t>
      </w:r>
      <w:bookmarkEnd w:id="442"/>
    </w:p>
    <w:p w14:paraId="3C4A1ED9" w14:textId="77777777" w:rsidR="00316821" w:rsidRDefault="00316821" w:rsidP="009B1370">
      <w:pPr>
        <w:spacing w:after="0"/>
        <w:rPr>
          <w:rFonts w:ascii="Times New Roman" w:eastAsia="Calibri" w:hAnsi="Times New Roman" w:cs="Arial"/>
        </w:rPr>
      </w:pPr>
      <w:r w:rsidRPr="00CE4043">
        <w:rPr>
          <w:rFonts w:ascii="Times New Roman" w:eastAsia="Calibri" w:hAnsi="Times New Roman" w:cs="Arial"/>
        </w:rPr>
        <w:t xml:space="preserve">In a similar manner, another virtual </w:t>
      </w:r>
      <w:r>
        <w:rPr>
          <w:rFonts w:ascii="Times New Roman" w:eastAsia="Calibri" w:hAnsi="Times New Roman" w:cs="Arial"/>
        </w:rPr>
        <w:t xml:space="preserve">library </w:t>
      </w:r>
      <w:r w:rsidRPr="00CE4043">
        <w:rPr>
          <w:rFonts w:ascii="Times New Roman" w:eastAsia="Calibri" w:hAnsi="Times New Roman" w:cs="Arial"/>
        </w:rPr>
        <w:t xml:space="preserve">was constructed for the </w:t>
      </w:r>
      <m:oMath>
        <m:r>
          <w:rPr>
            <w:rFonts w:ascii="Cambria Math" w:eastAsia="Calibri" w:hAnsi="Cambria Math" w:cs="Arial"/>
          </w:rPr>
          <m:t>Ti</m:t>
        </m:r>
        <m:sSub>
          <m:sSubPr>
            <m:ctrlPr>
              <w:rPr>
                <w:rFonts w:ascii="Cambria Math" w:eastAsia="Calibri" w:hAnsi="Cambria Math" w:cs="Arial"/>
                <w:i/>
                <w:iCs/>
              </w:rPr>
            </m:ctrlPr>
          </m:sSubPr>
          <m:e>
            <m:r>
              <w:rPr>
                <w:rFonts w:ascii="Cambria Math" w:eastAsia="Calibri" w:hAnsi="Cambria Math" w:cs="Arial"/>
              </w:rPr>
              <m:t>O</m:t>
            </m:r>
          </m:e>
          <m:sub>
            <m:r>
              <w:rPr>
                <w:rFonts w:ascii="Cambria Math" w:eastAsia="Calibri" w:hAnsi="Cambria Math" w:cs="Arial"/>
              </w:rPr>
              <m:t>2</m:t>
            </m:r>
          </m:sub>
        </m:sSub>
        <m:d>
          <m:dPr>
            <m:begChr m:val="|"/>
            <m:endChr m:val="|"/>
            <m:ctrlPr>
              <w:rPr>
                <w:rFonts w:ascii="Cambria Math" w:eastAsia="Calibri" w:hAnsi="Cambria Math" w:cs="Arial"/>
                <w:i/>
                <w:iCs/>
              </w:rPr>
            </m:ctrlPr>
          </m:dPr>
          <m:e>
            <m:r>
              <w:rPr>
                <w:rFonts w:ascii="Cambria Math" w:eastAsia="Calibri" w:hAnsi="Cambria Math" w:cs="Arial"/>
              </w:rPr>
              <m:t>C</m:t>
            </m:r>
            <m:sSub>
              <m:sSubPr>
                <m:ctrlPr>
                  <w:rPr>
                    <w:rFonts w:ascii="Cambria Math" w:eastAsia="Calibri" w:hAnsi="Cambria Math" w:cs="Arial"/>
                    <w:i/>
                    <w:iCs/>
                  </w:rPr>
                </m:ctrlPr>
              </m:sSubPr>
              <m:e>
                <m:r>
                  <w:rPr>
                    <w:rFonts w:ascii="Cambria Math" w:eastAsia="Calibri" w:hAnsi="Cambria Math" w:cs="Arial"/>
                  </w:rPr>
                  <m:t>o</m:t>
                </m:r>
              </m:e>
              <m:sub>
                <m:r>
                  <w:rPr>
                    <w:rFonts w:ascii="Cambria Math" w:eastAsia="Calibri" w:hAnsi="Cambria Math" w:cs="Arial"/>
                  </w:rPr>
                  <m:t>3</m:t>
                </m:r>
              </m:sub>
            </m:sSub>
            <m:sSub>
              <m:sSubPr>
                <m:ctrlPr>
                  <w:rPr>
                    <w:rFonts w:ascii="Cambria Math" w:eastAsia="Calibri" w:hAnsi="Cambria Math" w:cs="Arial"/>
                    <w:i/>
                    <w:iCs/>
                  </w:rPr>
                </m:ctrlPr>
              </m:sSubPr>
              <m:e>
                <m:r>
                  <w:rPr>
                    <w:rFonts w:ascii="Cambria Math" w:eastAsia="Calibri" w:hAnsi="Cambria Math" w:cs="Arial"/>
                  </w:rPr>
                  <m:t>O</m:t>
                </m:r>
              </m:e>
              <m:sub>
                <m:r>
                  <w:rPr>
                    <w:rFonts w:ascii="Cambria Math" w:eastAsia="Calibri" w:hAnsi="Cambria Math" w:cs="Arial"/>
                  </w:rPr>
                  <m:t>4</m:t>
                </m:r>
              </m:sub>
            </m:sSub>
          </m:e>
        </m:d>
        <m:r>
          <w:rPr>
            <w:rFonts w:ascii="Cambria Math" w:eastAsia="Calibri" w:hAnsi="Cambria Math" w:cs="Arial"/>
          </w:rPr>
          <m:t>Mo</m:t>
        </m:r>
        <m:sSub>
          <m:sSubPr>
            <m:ctrlPr>
              <w:rPr>
                <w:rFonts w:ascii="Cambria Math" w:eastAsia="Calibri" w:hAnsi="Cambria Math" w:cs="Arial"/>
                <w:i/>
                <w:iCs/>
              </w:rPr>
            </m:ctrlPr>
          </m:sSubPr>
          <m:e>
            <m:r>
              <w:rPr>
                <w:rFonts w:ascii="Cambria Math" w:eastAsia="Calibri" w:hAnsi="Cambria Math" w:cs="Arial"/>
              </w:rPr>
              <m:t>O</m:t>
            </m:r>
          </m:e>
          <m:sub>
            <m:r>
              <w:rPr>
                <w:rFonts w:ascii="Cambria Math" w:eastAsia="Calibri" w:hAnsi="Cambria Math" w:cs="Arial"/>
              </w:rPr>
              <m:t>3</m:t>
            </m:r>
          </m:sub>
        </m:sSub>
      </m:oMath>
      <w:r w:rsidRPr="00CE4043">
        <w:rPr>
          <w:rFonts w:ascii="Times New Roman" w:eastAsia="Calibri" w:hAnsi="Times New Roman" w:cs="Arial"/>
          <w:iCs/>
        </w:rPr>
        <w:t xml:space="preserve"> </w:t>
      </w:r>
      <w:r>
        <w:rPr>
          <w:rFonts w:ascii="Times New Roman" w:eastAsia="Calibri" w:hAnsi="Times New Roman" w:cs="Arial"/>
          <w:iCs/>
        </w:rPr>
        <w:t>MOs composition</w:t>
      </w:r>
      <w:r w:rsidRPr="00CE4043">
        <w:rPr>
          <w:rFonts w:ascii="Times New Roman" w:eastAsia="Calibri" w:hAnsi="Times New Roman" w:cs="Arial"/>
          <w:iCs/>
        </w:rPr>
        <w:t xml:space="preserve">. In the original library, the thicknesses of the different layers ranged from 289.9 nm to 354.8, nm, from 30.7 nm to 245 nm and from 38.9 nm to 61.7 for </w:t>
      </w:r>
      <w:r w:rsidRPr="00CE4043">
        <w:rPr>
          <w:rFonts w:ascii="Times New Roman" w:eastAsia="Calibri" w:hAnsi="Times New Roman" w:cs="Arial"/>
        </w:rPr>
        <w:t>TiO</w:t>
      </w:r>
      <w:r w:rsidRPr="00CE4043">
        <w:rPr>
          <w:rFonts w:ascii="Times New Roman" w:eastAsia="Calibri" w:hAnsi="Times New Roman" w:cs="Arial"/>
          <w:vertAlign w:val="subscript"/>
        </w:rPr>
        <w:t>2</w:t>
      </w:r>
      <w:r w:rsidRPr="00CE4043">
        <w:rPr>
          <w:rFonts w:ascii="Times New Roman" w:eastAsia="Calibri" w:hAnsi="Times New Roman" w:cs="Arial"/>
        </w:rPr>
        <w:t>,</w:t>
      </w:r>
      <w:r>
        <w:rPr>
          <w:rFonts w:ascii="Times New Roman" w:eastAsia="Calibri" w:hAnsi="Times New Roman" w:cs="Arial"/>
        </w:rPr>
        <w:t xml:space="preserve"> Co</w:t>
      </w:r>
      <w:r w:rsidRPr="00FC6AFE">
        <w:rPr>
          <w:rFonts w:ascii="Times New Roman" w:eastAsia="Calibri" w:hAnsi="Times New Roman" w:cs="Arial"/>
          <w:vertAlign w:val="subscript"/>
        </w:rPr>
        <w:t>3</w:t>
      </w:r>
      <w:r>
        <w:rPr>
          <w:rFonts w:ascii="Times New Roman" w:eastAsia="Calibri" w:hAnsi="Times New Roman" w:cs="Arial"/>
        </w:rPr>
        <w:t>O</w:t>
      </w:r>
      <w:r>
        <w:rPr>
          <w:rFonts w:ascii="Times New Roman" w:eastAsia="Calibri" w:hAnsi="Times New Roman" w:cs="Arial"/>
          <w:vertAlign w:val="subscript"/>
        </w:rPr>
        <w:t>4</w:t>
      </w:r>
      <w:r>
        <w:rPr>
          <w:rFonts w:ascii="Times New Roman" w:eastAsia="Calibri" w:hAnsi="Times New Roman" w:cs="Arial"/>
        </w:rPr>
        <w:t xml:space="preserve"> and MoO</w:t>
      </w:r>
      <w:r w:rsidRPr="00064705">
        <w:rPr>
          <w:rFonts w:ascii="Times New Roman" w:eastAsia="Calibri" w:hAnsi="Times New Roman" w:cs="Arial"/>
          <w:vertAlign w:val="subscript"/>
        </w:rPr>
        <w:t>3</w:t>
      </w:r>
      <w:r w:rsidRPr="00CE4043">
        <w:rPr>
          <w:rFonts w:ascii="Times New Roman" w:eastAsia="Calibri" w:hAnsi="Times New Roman" w:cs="Arial"/>
        </w:rPr>
        <w:t>,</w:t>
      </w:r>
      <w:r>
        <w:rPr>
          <w:rFonts w:ascii="Times New Roman" w:eastAsia="Calibri" w:hAnsi="Times New Roman" w:cs="Arial"/>
          <w:vertAlign w:val="subscript"/>
        </w:rPr>
        <w:t xml:space="preserve"> </w:t>
      </w:r>
      <w:r>
        <w:rPr>
          <w:rFonts w:ascii="Times New Roman" w:eastAsia="Calibri" w:hAnsi="Times New Roman" w:cs="Arial"/>
        </w:rPr>
        <w:t>respectively. In the virtual library, these ranges were increased to 30 nm to 500 nm and to 40 nm to 100 nm for the Co</w:t>
      </w:r>
      <w:r w:rsidRPr="00FC6AFE">
        <w:rPr>
          <w:rFonts w:ascii="Times New Roman" w:eastAsia="Calibri" w:hAnsi="Times New Roman" w:cs="Arial"/>
          <w:vertAlign w:val="subscript"/>
        </w:rPr>
        <w:t>3</w:t>
      </w:r>
      <w:r>
        <w:rPr>
          <w:rFonts w:ascii="Times New Roman" w:eastAsia="Calibri" w:hAnsi="Times New Roman" w:cs="Arial"/>
        </w:rPr>
        <w:t>O</w:t>
      </w:r>
      <w:r>
        <w:rPr>
          <w:rFonts w:ascii="Times New Roman" w:eastAsia="Calibri" w:hAnsi="Times New Roman" w:cs="Arial"/>
          <w:vertAlign w:val="subscript"/>
        </w:rPr>
        <w:t>4</w:t>
      </w:r>
      <w:r>
        <w:rPr>
          <w:rFonts w:ascii="Times New Roman" w:eastAsia="Calibri" w:hAnsi="Times New Roman" w:cs="Arial"/>
        </w:rPr>
        <w:t xml:space="preserve"> layer and MoO</w:t>
      </w:r>
      <w:r w:rsidRPr="00064705">
        <w:rPr>
          <w:rFonts w:ascii="Times New Roman" w:eastAsia="Calibri" w:hAnsi="Times New Roman" w:cs="Arial"/>
          <w:vertAlign w:val="subscript"/>
        </w:rPr>
        <w:t>3</w:t>
      </w:r>
      <w:r>
        <w:rPr>
          <w:rFonts w:ascii="Times New Roman" w:eastAsia="Calibri" w:hAnsi="Times New Roman" w:cs="Arial"/>
          <w:vertAlign w:val="subscript"/>
        </w:rPr>
        <w:t xml:space="preserve"> </w:t>
      </w:r>
      <w:r>
        <w:rPr>
          <w:rFonts w:ascii="Times New Roman" w:eastAsia="Calibri" w:hAnsi="Times New Roman" w:cs="Arial"/>
        </w:rPr>
        <w:t>layer, respectively (50 bins for each range) while the TiO</w:t>
      </w:r>
      <w:r w:rsidRPr="00064705">
        <w:rPr>
          <w:rFonts w:ascii="Times New Roman" w:eastAsia="Calibri" w:hAnsi="Times New Roman" w:cs="Arial"/>
          <w:vertAlign w:val="subscript"/>
        </w:rPr>
        <w:t>2</w:t>
      </w:r>
      <w:r>
        <w:rPr>
          <w:rFonts w:ascii="Times New Roman" w:eastAsia="Calibri" w:hAnsi="Times New Roman" w:cs="Arial"/>
        </w:rPr>
        <w:t xml:space="preserve"> layer was kept at a constant value of 340 nm. This led to a virtual library consisting of 2,500 cells. </w:t>
      </w:r>
    </w:p>
    <w:p w14:paraId="028E4C2B" w14:textId="77777777" w:rsidR="00316821" w:rsidRDefault="00316821" w:rsidP="009B1370">
      <w:pPr>
        <w:spacing w:after="0"/>
        <w:rPr>
          <w:rFonts w:ascii="Times New Roman" w:eastAsia="Calibri" w:hAnsi="Times New Roman" w:cs="Arial"/>
        </w:rPr>
      </w:pPr>
    </w:p>
    <w:p w14:paraId="280CBF3A" w14:textId="1C926E46" w:rsidR="00316821" w:rsidRDefault="00316821" w:rsidP="001C0A8A">
      <w:pPr>
        <w:spacing w:after="0"/>
        <w:rPr>
          <w:rFonts w:ascii="Times New Roman" w:eastAsia="Calibri" w:hAnsi="Times New Roman" w:cs="Arial"/>
        </w:rPr>
      </w:pPr>
      <w:r>
        <w:rPr>
          <w:rFonts w:ascii="Times New Roman" w:eastAsia="Calibri" w:hAnsi="Times New Roman" w:cs="Arial"/>
        </w:rPr>
        <w:lastRenderedPageBreak/>
        <w:t>For this particular library</w:t>
      </w:r>
      <w:r w:rsidRPr="00C62532">
        <w:rPr>
          <w:rFonts w:ascii="Times New Roman" w:eastAsia="Calibri" w:hAnsi="Times New Roman" w:cs="Arial"/>
        </w:rPr>
        <w:t>, Koushik et al.</w:t>
      </w:r>
      <w:r w:rsidR="00010C54" w:rsidRPr="00C62532">
        <w:rPr>
          <w:rFonts w:ascii="Times New Roman" w:eastAsia="Calibri" w:hAnsi="Times New Roman" w:cs="Arial"/>
        </w:rPr>
        <w:fldChar w:fldCharType="begin"/>
      </w:r>
      <w:r w:rsidR="00CF03CA">
        <w:rPr>
          <w:rFonts w:ascii="Times New Roman" w:eastAsia="Calibri" w:hAnsi="Times New Roman" w:cs="Arial"/>
        </w:rPr>
        <w:instrText xml:space="preserve"> ADDIN EN.CITE &lt;EndNote&gt;&lt;Cite&gt;&lt;Author&gt;Hill&lt;/Author&gt;&lt;Year&gt;2016&lt;/Year&gt;&lt;RecNum&gt;426&lt;/RecNum&gt;&lt;DisplayText&gt;&lt;style face="italic superscript"&gt;(5)&lt;/style&gt;&lt;/DisplayText&gt;&lt;record&gt;&lt;rec-number&gt;426&lt;/rec-number&gt;&lt;foreign-keys&gt;&lt;key app="EN" db-id="a550e29ro9vf20etr5rxfpaaawfvzfxwdz9p"&gt;426&lt;/key&gt;&lt;/foreign-keys&gt;&lt;ref-type name="Journal Article"&gt;17&lt;/ref-type&gt;&lt;contributors&gt;&lt;authors&gt;&lt;author&gt;Hill, Joanne&lt;/author&gt;&lt;author&gt;Mulholland, Gregory&lt;/author&gt;&lt;author&gt;Persson, Kristin&lt;/author&gt;&lt;author&gt;Seshadri, Ram&lt;/author&gt;&lt;author&gt;Wolverton, Chris&lt;/author&gt;&lt;author&gt;Meredig, Bryce&lt;/author&gt;&lt;/authors&gt;&lt;/contributors&gt;&lt;titles&gt;&lt;title&gt;Materials science with large-scale data and informatics: Unlocking new opportunities&lt;/title&gt;&lt;secondary-title&gt;MRS Bulletin&lt;/secondary-title&gt;&lt;/titles&gt;&lt;periodical&gt;&lt;full-title&gt;MRS Bulletin&lt;/full-title&gt;&lt;/periodical&gt;&lt;pages&gt;399-409&lt;/pages&gt;&lt;volume&gt;41&lt;/volume&gt;&lt;number&gt;5&lt;/number&gt;&lt;dates&gt;&lt;year&gt;2016&lt;/year&gt;&lt;pub-dates&gt;&lt;date&gt;2016/005/001&lt;/date&gt;&lt;/pub-dates&gt;&lt;/dates&gt;&lt;pub-location&gt;New York, USA&lt;/pub-location&gt;&lt;publisher&gt;Cambridge University Press&lt;/publisher&gt;&lt;urls&gt;&lt;related-urls&gt;&lt;url&gt;https://www.cambridge.org/core/article/div-class-title-materials-science-with-large-scale-data-and-informatics-unlocking-new-opportunities-div/BE294BD45E360E45C9FE0253E702D6B5&lt;/url&gt;&lt;/related-urls&gt;&lt;/urls&gt;&lt;electronic-resource-num&gt;10.1557/mrs.2016.93&lt;/electronic-resource-num&gt;&lt;/record&gt;&lt;/Cite&gt;&lt;/EndNote&gt;</w:instrText>
      </w:r>
      <w:r w:rsidR="00010C54" w:rsidRPr="00C62532">
        <w:rPr>
          <w:rFonts w:ascii="Times New Roman" w:eastAsia="Calibri" w:hAnsi="Times New Roman" w:cs="Arial"/>
        </w:rPr>
        <w:fldChar w:fldCharType="separate"/>
      </w:r>
      <w:r w:rsidR="00CF03CA" w:rsidRPr="00CF03CA">
        <w:rPr>
          <w:rFonts w:ascii="Times New Roman" w:eastAsia="Calibri" w:hAnsi="Times New Roman" w:cs="Arial"/>
          <w:i/>
          <w:noProof/>
          <w:vertAlign w:val="superscript"/>
        </w:rPr>
        <w:t>(</w:t>
      </w:r>
      <w:hyperlink w:anchor="_ENREF_5" w:tooltip="Hill, 2016 #426" w:history="1">
        <w:r w:rsidR="001C0A8A" w:rsidRPr="00CF03CA">
          <w:rPr>
            <w:rFonts w:ascii="Times New Roman" w:eastAsia="Calibri" w:hAnsi="Times New Roman" w:cs="Arial"/>
            <w:i/>
            <w:noProof/>
            <w:vertAlign w:val="superscript"/>
          </w:rPr>
          <w:t>5</w:t>
        </w:r>
      </w:hyperlink>
      <w:r w:rsidR="00CF03CA" w:rsidRPr="00CF03CA">
        <w:rPr>
          <w:rFonts w:ascii="Times New Roman" w:eastAsia="Calibri" w:hAnsi="Times New Roman" w:cs="Arial"/>
          <w:i/>
          <w:noProof/>
          <w:vertAlign w:val="superscript"/>
        </w:rPr>
        <w:t>)</w:t>
      </w:r>
      <w:r w:rsidR="00010C54" w:rsidRPr="00C62532">
        <w:rPr>
          <w:rFonts w:ascii="Times New Roman" w:eastAsia="Calibri" w:hAnsi="Times New Roman" w:cs="Arial"/>
        </w:rPr>
        <w:fldChar w:fldCharType="end"/>
      </w:r>
      <w:r w:rsidR="00606C50">
        <w:rPr>
          <w:rFonts w:ascii="Times New Roman" w:eastAsia="Calibri" w:hAnsi="Times New Roman" w:cs="Arial"/>
        </w:rPr>
        <w:t xml:space="preserve"> shows</w:t>
      </w:r>
      <w:r w:rsidRPr="00C62532">
        <w:rPr>
          <w:rFonts w:ascii="Times New Roman" w:eastAsia="Calibri" w:hAnsi="Times New Roman" w:cs="Arial"/>
        </w:rPr>
        <w:t xml:space="preserve"> that IQE </w:t>
      </w:r>
      <w:r>
        <w:rPr>
          <w:rFonts w:ascii="Times New Roman" w:eastAsia="Calibri" w:hAnsi="Times New Roman" w:cs="Arial"/>
        </w:rPr>
        <w:t>is</w:t>
      </w:r>
      <w:r w:rsidRPr="00C62532">
        <w:rPr>
          <w:rFonts w:ascii="Times New Roman" w:eastAsia="Calibri" w:hAnsi="Times New Roman" w:cs="Arial"/>
        </w:rPr>
        <w:t xml:space="preserve"> mainly affected by the thickness of </w:t>
      </w:r>
      <w:r>
        <w:rPr>
          <w:rFonts w:ascii="Times New Roman" w:eastAsia="Calibri" w:hAnsi="Times New Roman" w:cs="Arial"/>
        </w:rPr>
        <w:t xml:space="preserve">both the </w:t>
      </w:r>
      <m:oMath>
        <m:r>
          <w:rPr>
            <w:rFonts w:ascii="Cambria Math" w:eastAsia="Calibri" w:hAnsi="Cambria Math" w:cs="Arial"/>
          </w:rPr>
          <m:t>C</m:t>
        </m:r>
        <m:sSub>
          <m:sSubPr>
            <m:ctrlPr>
              <w:rPr>
                <w:rFonts w:ascii="Cambria Math" w:eastAsia="Calibri" w:hAnsi="Cambria Math" w:cs="Arial"/>
                <w:i/>
                <w:iCs/>
              </w:rPr>
            </m:ctrlPr>
          </m:sSubPr>
          <m:e>
            <m:r>
              <w:rPr>
                <w:rFonts w:ascii="Cambria Math" w:eastAsia="Calibri" w:hAnsi="Cambria Math" w:cs="Arial"/>
              </w:rPr>
              <m:t>o</m:t>
            </m:r>
          </m:e>
          <m:sub>
            <m:r>
              <w:rPr>
                <w:rFonts w:ascii="Cambria Math" w:eastAsia="Calibri" w:hAnsi="Cambria Math" w:cs="Arial"/>
              </w:rPr>
              <m:t>3</m:t>
            </m:r>
          </m:sub>
        </m:sSub>
        <m:sSub>
          <m:sSubPr>
            <m:ctrlPr>
              <w:rPr>
                <w:rFonts w:ascii="Cambria Math" w:eastAsia="Calibri" w:hAnsi="Cambria Math" w:cs="Arial"/>
                <w:i/>
                <w:iCs/>
              </w:rPr>
            </m:ctrlPr>
          </m:sSubPr>
          <m:e>
            <m:r>
              <w:rPr>
                <w:rFonts w:ascii="Cambria Math" w:eastAsia="Calibri" w:hAnsi="Cambria Math" w:cs="Arial"/>
              </w:rPr>
              <m:t>O</m:t>
            </m:r>
          </m:e>
          <m:sub>
            <m:r>
              <w:rPr>
                <w:rFonts w:ascii="Cambria Math" w:eastAsia="Calibri" w:hAnsi="Cambria Math" w:cs="Arial"/>
              </w:rPr>
              <m:t>4</m:t>
            </m:r>
          </m:sub>
        </m:sSub>
      </m:oMath>
      <w:r w:rsidRPr="00C62532">
        <w:rPr>
          <w:rFonts w:ascii="Times New Roman" w:eastAsia="Times New Roman" w:hAnsi="Times New Roman" w:cs="Arial"/>
        </w:rPr>
        <w:t xml:space="preserve"> </w:t>
      </w:r>
      <w:r>
        <w:rPr>
          <w:rFonts w:ascii="Times New Roman" w:eastAsia="Times New Roman" w:hAnsi="Times New Roman" w:cs="Arial"/>
        </w:rPr>
        <w:t xml:space="preserve">and </w:t>
      </w:r>
      <m:oMath>
        <m:r>
          <w:rPr>
            <w:rFonts w:ascii="Cambria Math" w:eastAsia="Calibri" w:hAnsi="Cambria Math" w:cs="Arial"/>
          </w:rPr>
          <m:t>Mo</m:t>
        </m:r>
        <m:sSub>
          <m:sSubPr>
            <m:ctrlPr>
              <w:rPr>
                <w:rFonts w:ascii="Cambria Math" w:eastAsia="Calibri" w:hAnsi="Cambria Math" w:cs="Arial"/>
              </w:rPr>
            </m:ctrlPr>
          </m:sSubPr>
          <m:e>
            <m:r>
              <w:rPr>
                <w:rFonts w:ascii="Cambria Math" w:eastAsia="Calibri" w:hAnsi="Cambria Math" w:cs="Arial"/>
              </w:rPr>
              <m:t>O</m:t>
            </m:r>
          </m:e>
          <m:sub>
            <m:r>
              <m:rPr>
                <m:sty m:val="p"/>
              </m:rPr>
              <w:rPr>
                <w:rFonts w:ascii="Cambria Math" w:eastAsia="Calibri" w:hAnsi="Cambria Math" w:cs="Arial"/>
              </w:rPr>
              <m:t>3</m:t>
            </m:r>
          </m:sub>
        </m:sSub>
      </m:oMath>
      <w:r w:rsidRPr="00C62532">
        <w:rPr>
          <w:rFonts w:ascii="Times New Roman" w:eastAsia="Times New Roman" w:hAnsi="Times New Roman" w:cs="Arial"/>
        </w:rPr>
        <w:t>layer</w:t>
      </w:r>
      <w:r>
        <w:rPr>
          <w:rFonts w:ascii="Times New Roman" w:eastAsia="Times New Roman" w:hAnsi="Times New Roman" w:cs="Arial"/>
        </w:rPr>
        <w:t>s</w:t>
      </w:r>
      <w:r w:rsidRPr="00C62532">
        <w:rPr>
          <w:rFonts w:ascii="Times New Roman" w:eastAsia="Calibri" w:hAnsi="Times New Roman" w:cs="Arial"/>
        </w:rPr>
        <w:t xml:space="preserve">. </w:t>
      </w:r>
      <w:r>
        <w:rPr>
          <w:rFonts w:ascii="Times New Roman" w:eastAsia="Calibri" w:hAnsi="Times New Roman" w:cs="Arial"/>
        </w:rPr>
        <w:t>This</w:t>
      </w:r>
      <w:r w:rsidRPr="00C62532">
        <w:rPr>
          <w:rFonts w:ascii="Times New Roman" w:eastAsia="Calibri" w:hAnsi="Times New Roman" w:cs="Arial"/>
        </w:rPr>
        <w:t xml:space="preserve"> conclusion </w:t>
      </w:r>
      <w:r>
        <w:rPr>
          <w:rFonts w:ascii="Times New Roman" w:eastAsia="Calibri" w:hAnsi="Times New Roman" w:cs="Arial"/>
        </w:rPr>
        <w:t>was</w:t>
      </w:r>
      <w:r w:rsidRPr="00C62532">
        <w:rPr>
          <w:rFonts w:ascii="Times New Roman" w:eastAsia="Calibri" w:hAnsi="Times New Roman" w:cs="Arial"/>
        </w:rPr>
        <w:t xml:space="preserve"> </w:t>
      </w:r>
      <w:r>
        <w:rPr>
          <w:rFonts w:ascii="Times New Roman" w:eastAsia="Calibri" w:hAnsi="Times New Roman" w:cs="Arial"/>
        </w:rPr>
        <w:t>further supported by a computational analysis.</w:t>
      </w:r>
      <w:r w:rsidR="00010C54" w:rsidRPr="00CE0C94">
        <w:rPr>
          <w:rFonts w:ascii="Times New Roman" w:eastAsia="Calibri" w:hAnsi="Times New Roman" w:cs="Arial"/>
        </w:rPr>
        <w:fldChar w:fldCharType="begin">
          <w:fldData xml:space="preserve">PEVuZE5vdGU+PENpdGU+PEF1dGhvcj5HaWxhZDwvQXV0aG9yPjxZZWFyPjIwMTU8L1llYXI+PFJl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==
</w:fldData>
        </w:fldChar>
      </w:r>
      <w:r w:rsidR="001C0A8A">
        <w:rPr>
          <w:rFonts w:ascii="Times New Roman" w:eastAsia="Calibri" w:hAnsi="Times New Roman" w:cs="Arial"/>
        </w:rPr>
        <w:instrText xml:space="preserve"> ADDIN EN.CITE </w:instrText>
      </w:r>
      <w:r w:rsidR="001C0A8A">
        <w:rPr>
          <w:rFonts w:ascii="Times New Roman" w:eastAsia="Calibri" w:hAnsi="Times New Roman" w:cs="Arial"/>
        </w:rPr>
        <w:fldChar w:fldCharType="begin">
          <w:fldData xml:space="preserve">PEVuZE5vdGU+PENpdGU+PEF1dGhvcj5HaWxhZDwvQXV0aG9yPjxZZWFyPjIwMTU8L1llYXI+PFJl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==
</w:fldData>
        </w:fldChar>
      </w:r>
      <w:r w:rsidR="001C0A8A">
        <w:rPr>
          <w:rFonts w:ascii="Times New Roman" w:eastAsia="Calibri" w:hAnsi="Times New Roman" w:cs="Arial"/>
        </w:rPr>
        <w:instrText xml:space="preserve"> ADDIN EN.CITE.DATA </w:instrText>
      </w:r>
      <w:r w:rsidR="001C0A8A">
        <w:rPr>
          <w:rFonts w:ascii="Times New Roman" w:eastAsia="Calibri" w:hAnsi="Times New Roman" w:cs="Arial"/>
        </w:rPr>
      </w:r>
      <w:r w:rsidR="001C0A8A">
        <w:rPr>
          <w:rFonts w:ascii="Times New Roman" w:eastAsia="Calibri" w:hAnsi="Times New Roman" w:cs="Arial"/>
        </w:rPr>
        <w:fldChar w:fldCharType="end"/>
      </w:r>
      <w:r w:rsidR="00010C54" w:rsidRPr="00CE0C94">
        <w:rPr>
          <w:rFonts w:ascii="Times New Roman" w:eastAsia="Calibri" w:hAnsi="Times New Roman" w:cs="Arial"/>
        </w:rPr>
      </w:r>
      <w:r w:rsidR="00010C54" w:rsidRPr="00CE0C94">
        <w:rPr>
          <w:rFonts w:ascii="Times New Roman" w:eastAsia="Calibri" w:hAnsi="Times New Roman" w:cs="Arial"/>
        </w:rPr>
        <w:fldChar w:fldCharType="separate"/>
      </w:r>
      <w:r w:rsidR="001C0A8A" w:rsidRPr="001C0A8A">
        <w:rPr>
          <w:rFonts w:ascii="Times New Roman" w:eastAsia="Calibri" w:hAnsi="Times New Roman" w:cs="Arial"/>
          <w:i/>
          <w:noProof/>
          <w:vertAlign w:val="superscript"/>
        </w:rPr>
        <w:t>(</w:t>
      </w:r>
      <w:hyperlink w:anchor="_ENREF_25" w:tooltip="Gilad, 2015 #427" w:history="1">
        <w:r w:rsidR="001C0A8A" w:rsidRPr="001C0A8A">
          <w:rPr>
            <w:rFonts w:ascii="Times New Roman" w:eastAsia="Calibri" w:hAnsi="Times New Roman" w:cs="Arial"/>
            <w:i/>
            <w:noProof/>
            <w:vertAlign w:val="superscript"/>
          </w:rPr>
          <w:t>25</w:t>
        </w:r>
      </w:hyperlink>
      <w:r w:rsidR="001C0A8A" w:rsidRPr="001C0A8A">
        <w:rPr>
          <w:rFonts w:ascii="Times New Roman" w:eastAsia="Calibri" w:hAnsi="Times New Roman" w:cs="Arial"/>
          <w:i/>
          <w:noProof/>
          <w:vertAlign w:val="superscript"/>
        </w:rPr>
        <w:t>)</w:t>
      </w:r>
      <w:r w:rsidR="00010C54" w:rsidRPr="00CE0C94">
        <w:rPr>
          <w:rFonts w:ascii="Times New Roman" w:eastAsia="Calibri" w:hAnsi="Times New Roman" w:cs="Arial"/>
        </w:rPr>
        <w:fldChar w:fldCharType="end"/>
      </w:r>
      <w:r w:rsidRPr="00CE0C94">
        <w:rPr>
          <w:rFonts w:ascii="Times New Roman" w:eastAsia="Calibri" w:hAnsi="Times New Roman" w:cs="Arial"/>
        </w:rPr>
        <w:t xml:space="preserve"> </w:t>
      </w:r>
      <w:r w:rsidRPr="00C62532">
        <w:rPr>
          <w:rFonts w:ascii="Times New Roman" w:eastAsia="Calibri" w:hAnsi="Times New Roman" w:cs="Arial"/>
        </w:rPr>
        <w:t>Figure</w:t>
      </w:r>
      <w:r>
        <w:rPr>
          <w:rFonts w:ascii="Times New Roman" w:eastAsia="Calibri" w:hAnsi="Times New Roman" w:cs="Arial"/>
        </w:rPr>
        <w:t xml:space="preserve"> </w:t>
      </w:r>
      <w:r w:rsidR="00E644EC">
        <w:rPr>
          <w:rFonts w:ascii="Times New Roman" w:eastAsia="Calibri" w:hAnsi="Times New Roman" w:cs="Arial"/>
        </w:rPr>
        <w:t>13</w:t>
      </w:r>
      <w:r w:rsidRPr="00CE0C94">
        <w:rPr>
          <w:rFonts w:ascii="Times New Roman" w:eastAsia="Calibri" w:hAnsi="Times New Roman" w:cs="Arial"/>
        </w:rPr>
        <w:t xml:space="preserve"> shows that RANSAC’s </w:t>
      </w:r>
      <w:r>
        <w:rPr>
          <w:rFonts w:ascii="Times New Roman" w:eastAsia="Calibri" w:hAnsi="Times New Roman" w:cs="Arial"/>
        </w:rPr>
        <w:t xml:space="preserve">prediction is in line with this proposition </w:t>
      </w:r>
      <w:r w:rsidRPr="00CE0C94">
        <w:rPr>
          <w:rFonts w:ascii="Times New Roman" w:eastAsia="Calibri" w:hAnsi="Times New Roman" w:cs="Arial"/>
        </w:rPr>
        <w:t>(i.e.</w:t>
      </w:r>
      <w:r>
        <w:rPr>
          <w:rFonts w:ascii="Times New Roman" w:eastAsia="Calibri" w:hAnsi="Times New Roman" w:cs="Arial"/>
        </w:rPr>
        <w:t>,</w:t>
      </w:r>
      <w:r w:rsidRPr="00CE0C94">
        <w:rPr>
          <w:rFonts w:ascii="Times New Roman" w:eastAsia="Calibri" w:hAnsi="Times New Roman" w:cs="Arial"/>
        </w:rPr>
        <w:t xml:space="preserve"> </w:t>
      </w:r>
      <w:r>
        <w:rPr>
          <w:rFonts w:ascii="Times New Roman" w:eastAsia="Calibri" w:hAnsi="Times New Roman" w:cs="Arial"/>
        </w:rPr>
        <w:t>t</w:t>
      </w:r>
      <w:r w:rsidRPr="00CE0C94">
        <w:rPr>
          <w:rFonts w:ascii="Times New Roman" w:eastAsia="Calibri" w:hAnsi="Times New Roman" w:cs="Arial"/>
        </w:rPr>
        <w:t>o achieve relatively high IQE</w:t>
      </w:r>
      <w:r>
        <w:rPr>
          <w:rFonts w:ascii="Times New Roman" w:eastAsia="Calibri" w:hAnsi="Times New Roman" w:cs="Arial"/>
        </w:rPr>
        <w:t xml:space="preserve"> values</w:t>
      </w:r>
      <w:r w:rsidRPr="00CE0C94">
        <w:rPr>
          <w:rFonts w:ascii="Times New Roman" w:eastAsia="Calibri" w:hAnsi="Times New Roman" w:cs="Arial"/>
        </w:rPr>
        <w:t xml:space="preserve">, the thickness of </w:t>
      </w:r>
      <w:r w:rsidRPr="000B61B6">
        <w:rPr>
          <w:rFonts w:ascii="Times New Roman" w:eastAsia="Calibri" w:hAnsi="Times New Roman" w:cs="Arial"/>
        </w:rPr>
        <w:t>the</w:t>
      </w:r>
      <w:r w:rsidRPr="00C62532">
        <w:rPr>
          <w:rFonts w:ascii="Times New Roman" w:eastAsia="Calibri" w:hAnsi="Times New Roman" w:cs="Arial"/>
        </w:rPr>
        <w:t xml:space="preserve"> </w:t>
      </w:r>
      <m:oMath>
        <m:r>
          <w:rPr>
            <w:rFonts w:ascii="Cambria Math" w:eastAsia="Calibri" w:hAnsi="Cambria Math" w:cs="Arial"/>
          </w:rPr>
          <m:t>C</m:t>
        </m:r>
        <m:sSub>
          <m:sSubPr>
            <m:ctrlPr>
              <w:rPr>
                <w:rFonts w:ascii="Cambria Math" w:eastAsia="Calibri" w:hAnsi="Cambria Math" w:cs="Arial"/>
              </w:rPr>
            </m:ctrlPr>
          </m:sSubPr>
          <m:e>
            <m:r>
              <w:rPr>
                <w:rFonts w:ascii="Cambria Math" w:eastAsia="Calibri" w:hAnsi="Cambria Math" w:cs="Arial"/>
              </w:rPr>
              <m:t>o</m:t>
            </m:r>
          </m:e>
          <m:sub>
            <m:r>
              <m:rPr>
                <m:sty m:val="p"/>
              </m:rPr>
              <w:rPr>
                <w:rFonts w:ascii="Cambria Math" w:eastAsia="Calibri" w:hAnsi="Cambria Math" w:cs="Arial"/>
              </w:rPr>
              <m:t>3</m:t>
            </m:r>
          </m:sub>
        </m:sSub>
        <m:sSub>
          <m:sSubPr>
            <m:ctrlPr>
              <w:rPr>
                <w:rFonts w:ascii="Cambria Math" w:eastAsia="Calibri" w:hAnsi="Cambria Math" w:cs="Arial"/>
              </w:rPr>
            </m:ctrlPr>
          </m:sSubPr>
          <m:e>
            <m:r>
              <w:rPr>
                <w:rFonts w:ascii="Cambria Math" w:eastAsia="Calibri" w:hAnsi="Cambria Math" w:cs="Arial"/>
              </w:rPr>
              <m:t>O</m:t>
            </m:r>
          </m:e>
          <m:sub>
            <m:r>
              <m:rPr>
                <m:sty m:val="p"/>
              </m:rPr>
              <w:rPr>
                <w:rFonts w:ascii="Cambria Math" w:eastAsia="Calibri" w:hAnsi="Cambria Math" w:cs="Arial"/>
              </w:rPr>
              <m:t>4</m:t>
            </m:r>
          </m:sub>
        </m:sSub>
      </m:oMath>
      <w:r w:rsidRPr="00C62532">
        <w:rPr>
          <w:rFonts w:ascii="Times New Roman" w:eastAsia="Times New Roman" w:hAnsi="Times New Roman" w:cs="Arial"/>
        </w:rPr>
        <w:t xml:space="preserve"> layer</w:t>
      </w:r>
      <w:r w:rsidRPr="000B61B6">
        <w:rPr>
          <w:rFonts w:ascii="Times New Roman" w:eastAsia="Calibri" w:hAnsi="Times New Roman" w:cs="Arial"/>
        </w:rPr>
        <w:t xml:space="preserve"> must</w:t>
      </w:r>
      <w:r w:rsidRPr="00CE0C94">
        <w:rPr>
          <w:rFonts w:ascii="Times New Roman" w:eastAsia="Calibri" w:hAnsi="Times New Roman" w:cs="Arial"/>
        </w:rPr>
        <w:t xml:space="preserve"> be low – smaller than 150</w:t>
      </w:r>
      <w:r>
        <w:rPr>
          <w:rFonts w:ascii="Times New Roman" w:eastAsia="Calibri" w:hAnsi="Times New Roman" w:cs="Arial"/>
        </w:rPr>
        <w:t xml:space="preserve"> </w:t>
      </w:r>
      <w:r w:rsidRPr="00CE0C94">
        <w:rPr>
          <w:rFonts w:ascii="Times New Roman" w:eastAsia="Calibri" w:hAnsi="Times New Roman" w:cs="Arial"/>
        </w:rPr>
        <w:t>nm</w:t>
      </w:r>
      <w:r>
        <w:rPr>
          <w:rFonts w:ascii="Times New Roman" w:eastAsia="Calibri" w:hAnsi="Times New Roman" w:cs="Arial"/>
        </w:rPr>
        <w:t xml:space="preserve"> and this property is also  influenced by the </w:t>
      </w:r>
      <w:r>
        <w:rPr>
          <w:rFonts w:ascii="Times New Roman" w:eastAsia="Times New Roman" w:hAnsi="Times New Roman" w:cs="Arial"/>
        </w:rPr>
        <w:t>thickness of the</w:t>
      </w:r>
      <w:r>
        <w:rPr>
          <w:rFonts w:ascii="Times New Roman" w:eastAsia="Calibri" w:hAnsi="Times New Roman" w:cs="Arial"/>
        </w:rPr>
        <w:t xml:space="preserve"> </w:t>
      </w:r>
      <m:oMath>
        <m:r>
          <w:rPr>
            <w:rFonts w:ascii="Cambria Math" w:eastAsia="Calibri" w:hAnsi="Cambria Math" w:cs="Arial"/>
          </w:rPr>
          <m:t>Mo</m:t>
        </m:r>
        <m:sSub>
          <m:sSubPr>
            <m:ctrlPr>
              <w:rPr>
                <w:rFonts w:ascii="Cambria Math" w:eastAsia="Calibri" w:hAnsi="Cambria Math" w:cs="Arial"/>
              </w:rPr>
            </m:ctrlPr>
          </m:sSubPr>
          <m:e>
            <m:r>
              <w:rPr>
                <w:rFonts w:ascii="Cambria Math" w:eastAsia="Calibri" w:hAnsi="Cambria Math" w:cs="Arial"/>
              </w:rPr>
              <m:t>O</m:t>
            </m:r>
          </m:e>
          <m:sub>
            <m:r>
              <m:rPr>
                <m:sty m:val="p"/>
              </m:rPr>
              <w:rPr>
                <w:rFonts w:ascii="Cambria Math" w:eastAsia="Calibri" w:hAnsi="Cambria Math" w:cs="Arial"/>
              </w:rPr>
              <m:t>3</m:t>
            </m:r>
          </m:sub>
        </m:sSub>
      </m:oMath>
      <w:r w:rsidRPr="00C62532">
        <w:rPr>
          <w:rFonts w:ascii="Times New Roman" w:eastAsia="Times New Roman" w:hAnsi="Times New Roman" w:cs="Arial"/>
        </w:rPr>
        <w:t>layer</w:t>
      </w:r>
      <w:r w:rsidRPr="00CE0C94">
        <w:rPr>
          <w:rFonts w:ascii="Times New Roman" w:eastAsia="Calibri" w:hAnsi="Times New Roman" w:cs="Arial"/>
        </w:rPr>
        <w:t>)</w:t>
      </w:r>
      <w:r>
        <w:rPr>
          <w:rFonts w:ascii="Times New Roman" w:eastAsia="Calibri" w:hAnsi="Times New Roman" w:cs="Arial"/>
        </w:rPr>
        <w:t>.</w:t>
      </w:r>
      <w:r w:rsidRPr="00CE0C94">
        <w:rPr>
          <w:rFonts w:ascii="Times New Roman" w:eastAsia="Calibri" w:hAnsi="Times New Roman" w:cs="Arial"/>
        </w:rPr>
        <w:t xml:space="preserve"> </w:t>
      </w:r>
      <w:r>
        <w:rPr>
          <w:rFonts w:ascii="Times New Roman" w:eastAsia="Calibri" w:hAnsi="Times New Roman" w:cs="Arial"/>
        </w:rPr>
        <w:t xml:space="preserve">In addition, </w:t>
      </w:r>
      <w:r w:rsidRPr="000B61B6">
        <w:rPr>
          <w:rFonts w:ascii="Times New Roman" w:eastAsia="Calibri" w:hAnsi="Times New Roman" w:cs="Arial"/>
        </w:rPr>
        <w:t>RANSAC’s model</w:t>
      </w:r>
      <w:r>
        <w:rPr>
          <w:rFonts w:ascii="Times New Roman" w:eastAsia="Calibri" w:hAnsi="Times New Roman" w:cs="Arial"/>
        </w:rPr>
        <w:t>s</w:t>
      </w:r>
      <w:r w:rsidRPr="000B61B6">
        <w:rPr>
          <w:rFonts w:ascii="Times New Roman" w:eastAsia="Calibri" w:hAnsi="Times New Roman" w:cs="Arial"/>
        </w:rPr>
        <w:t xml:space="preserve"> </w:t>
      </w:r>
      <w:r>
        <w:rPr>
          <w:rFonts w:ascii="Times New Roman" w:eastAsia="Calibri" w:hAnsi="Times New Roman" w:cs="Arial"/>
        </w:rPr>
        <w:t xml:space="preserve">point to an inherent problem in producing solar cells with both high </w:t>
      </w:r>
      <w:r w:rsidRPr="00CB78A4">
        <w:rPr>
          <w:rFonts w:ascii="Times New Roman" w:eastAsia="Calibri" w:hAnsi="Times New Roman" w:cs="Arial"/>
          <w:i/>
          <w:iCs/>
        </w:rPr>
        <w:t>J</w:t>
      </w:r>
      <w:r w:rsidRPr="00CB78A4">
        <w:rPr>
          <w:rFonts w:ascii="Times New Roman" w:eastAsia="Calibri" w:hAnsi="Times New Roman" w:cs="Arial"/>
          <w:i/>
          <w:iCs/>
          <w:vertAlign w:val="subscript"/>
        </w:rPr>
        <w:t>SC</w:t>
      </w:r>
      <w:r>
        <w:rPr>
          <w:rFonts w:ascii="Times New Roman" w:eastAsia="Calibri" w:hAnsi="Times New Roman" w:cs="Arial"/>
        </w:rPr>
        <w:t xml:space="preserve"> and </w:t>
      </w:r>
      <w:r w:rsidRPr="00E3100D">
        <w:rPr>
          <w:rFonts w:ascii="Times New Roman" w:eastAsia="Calibri" w:hAnsi="Times New Roman" w:cs="Arial"/>
        </w:rPr>
        <w:t>IQE</w:t>
      </w:r>
      <w:r>
        <w:rPr>
          <w:rFonts w:ascii="Times New Roman" w:eastAsia="Calibri" w:hAnsi="Times New Roman" w:cs="Arial"/>
        </w:rPr>
        <w:t xml:space="preserve"> values for this MOs combination since the former seems to yield maximum value at </w:t>
      </w:r>
      <m:oMath>
        <m:r>
          <w:rPr>
            <w:rFonts w:ascii="Cambria Math" w:eastAsia="Calibri" w:hAnsi="Cambria Math" w:cs="Arial"/>
          </w:rPr>
          <m:t>C</m:t>
        </m:r>
        <m:sSub>
          <m:sSubPr>
            <m:ctrlPr>
              <w:rPr>
                <w:rFonts w:ascii="Cambria Math" w:eastAsia="Calibri" w:hAnsi="Cambria Math" w:cs="Arial"/>
              </w:rPr>
            </m:ctrlPr>
          </m:sSubPr>
          <m:e>
            <m:r>
              <w:rPr>
                <w:rFonts w:ascii="Cambria Math" w:eastAsia="Calibri" w:hAnsi="Cambria Math" w:cs="Arial"/>
              </w:rPr>
              <m:t>o</m:t>
            </m:r>
          </m:e>
          <m:sub>
            <m:r>
              <m:rPr>
                <m:sty m:val="p"/>
              </m:rPr>
              <w:rPr>
                <w:rFonts w:ascii="Cambria Math" w:eastAsia="Calibri" w:hAnsi="Cambria Math" w:cs="Arial"/>
              </w:rPr>
              <m:t>3</m:t>
            </m:r>
          </m:sub>
        </m:sSub>
        <m:sSub>
          <m:sSubPr>
            <m:ctrlPr>
              <w:rPr>
                <w:rFonts w:ascii="Cambria Math" w:eastAsia="Calibri" w:hAnsi="Cambria Math" w:cs="Arial"/>
              </w:rPr>
            </m:ctrlPr>
          </m:sSubPr>
          <m:e>
            <m:r>
              <w:rPr>
                <w:rFonts w:ascii="Cambria Math" w:eastAsia="Calibri" w:hAnsi="Cambria Math" w:cs="Arial"/>
              </w:rPr>
              <m:t>O</m:t>
            </m:r>
          </m:e>
          <m:sub>
            <m:r>
              <m:rPr>
                <m:sty m:val="p"/>
              </m:rPr>
              <w:rPr>
                <w:rFonts w:ascii="Cambria Math" w:eastAsia="Calibri" w:hAnsi="Cambria Math" w:cs="Arial"/>
              </w:rPr>
              <m:t>4</m:t>
            </m:r>
          </m:sub>
        </m:sSub>
      </m:oMath>
      <w:r w:rsidRPr="00C62532">
        <w:rPr>
          <w:rFonts w:ascii="Times New Roman" w:eastAsia="Times New Roman" w:hAnsi="Times New Roman" w:cs="Arial"/>
        </w:rPr>
        <w:t xml:space="preserve"> layer</w:t>
      </w:r>
      <w:r>
        <w:rPr>
          <w:rFonts w:ascii="Times New Roman" w:eastAsia="Times New Roman" w:hAnsi="Times New Roman" w:cs="Arial"/>
        </w:rPr>
        <w:t xml:space="preserve"> thickness at the </w:t>
      </w:r>
      <w:proofErr w:type="gramStart"/>
      <w:r>
        <w:rPr>
          <w:rFonts w:ascii="Times New Roman" w:eastAsia="Times New Roman" w:hAnsi="Times New Roman" w:cs="Arial"/>
        </w:rPr>
        <w:t>500 nm</w:t>
      </w:r>
      <w:proofErr w:type="gramEnd"/>
      <w:r>
        <w:rPr>
          <w:rFonts w:ascii="Times New Roman" w:eastAsia="Times New Roman" w:hAnsi="Times New Roman" w:cs="Arial"/>
        </w:rPr>
        <w:t xml:space="preserve"> region</w:t>
      </w:r>
      <w:r>
        <w:rPr>
          <w:rFonts w:ascii="Times New Roman" w:eastAsia="Calibri" w:hAnsi="Times New Roman" w:cs="Arial"/>
        </w:rPr>
        <w:t xml:space="preserve"> while the latter, yields its global maxima at the 30 nm region. </w:t>
      </w:r>
      <w:r w:rsidRPr="00CB78A4">
        <w:rPr>
          <w:rFonts w:ascii="Times New Roman" w:eastAsia="Calibri" w:hAnsi="Times New Roman" w:cs="Arial"/>
        </w:rPr>
        <w:t>Finally,</w:t>
      </w:r>
      <w:r>
        <w:rPr>
          <w:rFonts w:ascii="Times New Roman" w:eastAsia="Calibri" w:hAnsi="Times New Roman" w:cs="Arial"/>
        </w:rPr>
        <w:t xml:space="preserve"> Figure </w:t>
      </w:r>
      <w:r w:rsidR="00E644EC">
        <w:rPr>
          <w:rFonts w:ascii="Times New Roman" w:eastAsia="Calibri" w:hAnsi="Times New Roman" w:cs="Arial"/>
        </w:rPr>
        <w:t>13</w:t>
      </w:r>
      <w:r>
        <w:rPr>
          <w:rFonts w:ascii="Times New Roman" w:eastAsia="Calibri" w:hAnsi="Times New Roman" w:cs="Arial"/>
        </w:rPr>
        <w:t xml:space="preserve"> suggests possible combinations for additional experiments that may lead to high IQE values, </w:t>
      </w:r>
      <w:r w:rsidRPr="00CB78A4">
        <w:rPr>
          <w:rFonts w:ascii="Times New Roman" w:eastAsia="Calibri" w:hAnsi="Times New Roman" w:cs="Arial"/>
        </w:rPr>
        <w:t>for example</w:t>
      </w:r>
      <w:r>
        <w:rPr>
          <w:rFonts w:ascii="Times New Roman" w:eastAsia="Calibri" w:hAnsi="Times New Roman" w:cs="Arial"/>
        </w:rPr>
        <w:t xml:space="preserve"> </w:t>
      </w:r>
      <w:r w:rsidRPr="00CE0C94">
        <w:rPr>
          <w:rFonts w:ascii="Times New Roman" w:eastAsia="Calibri" w:hAnsi="Times New Roman" w:cs="Arial"/>
        </w:rPr>
        <w:t>small thickness</w:t>
      </w:r>
      <w:r>
        <w:rPr>
          <w:rFonts w:ascii="Times New Roman" w:eastAsia="Calibri" w:hAnsi="Times New Roman" w:cs="Arial"/>
        </w:rPr>
        <w:t>es</w:t>
      </w:r>
      <w:r w:rsidRPr="00CE0C94">
        <w:rPr>
          <w:rFonts w:ascii="Times New Roman" w:eastAsia="Calibri" w:hAnsi="Times New Roman" w:cs="Arial"/>
        </w:rPr>
        <w:t xml:space="preserve"> </w:t>
      </w:r>
      <w:r w:rsidRPr="000B61B6">
        <w:rPr>
          <w:rFonts w:ascii="Times New Roman" w:eastAsia="Calibri" w:hAnsi="Times New Roman" w:cs="Arial"/>
        </w:rPr>
        <w:t xml:space="preserve">of </w:t>
      </w:r>
      <w:r>
        <w:rPr>
          <w:rFonts w:ascii="Times New Roman" w:eastAsia="Calibri" w:hAnsi="Times New Roman" w:cs="Arial"/>
        </w:rPr>
        <w:t>both</w:t>
      </w:r>
      <w:r w:rsidRPr="000B61B6">
        <w:rPr>
          <w:rFonts w:ascii="Times New Roman" w:eastAsia="Calibri" w:hAnsi="Times New Roman" w:cs="Arial"/>
        </w:rPr>
        <w:t xml:space="preserve"> </w:t>
      </w:r>
      <m:oMath>
        <m:r>
          <w:rPr>
            <w:rFonts w:ascii="Cambria Math" w:eastAsia="Calibri" w:hAnsi="Cambria Math" w:cs="Arial"/>
          </w:rPr>
          <m:t>C</m:t>
        </m:r>
        <m:sSub>
          <m:sSubPr>
            <m:ctrlPr>
              <w:rPr>
                <w:rFonts w:ascii="Cambria Math" w:eastAsia="Calibri" w:hAnsi="Cambria Math" w:cs="Arial"/>
              </w:rPr>
            </m:ctrlPr>
          </m:sSubPr>
          <m:e>
            <m:r>
              <w:rPr>
                <w:rFonts w:ascii="Cambria Math" w:eastAsia="Calibri" w:hAnsi="Cambria Math" w:cs="Arial"/>
              </w:rPr>
              <m:t>o</m:t>
            </m:r>
          </m:e>
          <m:sub>
            <m:r>
              <m:rPr>
                <m:sty m:val="p"/>
              </m:rPr>
              <w:rPr>
                <w:rFonts w:ascii="Cambria Math" w:eastAsia="Calibri" w:hAnsi="Cambria Math" w:cs="Arial"/>
              </w:rPr>
              <m:t>3</m:t>
            </m:r>
          </m:sub>
        </m:sSub>
        <m:sSub>
          <m:sSubPr>
            <m:ctrlPr>
              <w:rPr>
                <w:rFonts w:ascii="Cambria Math" w:eastAsia="Calibri" w:hAnsi="Cambria Math" w:cs="Arial"/>
              </w:rPr>
            </m:ctrlPr>
          </m:sSubPr>
          <m:e>
            <m:r>
              <w:rPr>
                <w:rFonts w:ascii="Cambria Math" w:eastAsia="Calibri" w:hAnsi="Cambria Math" w:cs="Arial"/>
              </w:rPr>
              <m:t>O</m:t>
            </m:r>
          </m:e>
          <m:sub>
            <m:r>
              <m:rPr>
                <m:sty m:val="p"/>
              </m:rPr>
              <w:rPr>
                <w:rFonts w:ascii="Cambria Math" w:eastAsia="Calibri" w:hAnsi="Cambria Math" w:cs="Arial"/>
              </w:rPr>
              <m:t>4</m:t>
            </m:r>
          </m:sub>
        </m:sSub>
      </m:oMath>
      <w:r w:rsidRPr="00C62532">
        <w:rPr>
          <w:rFonts w:ascii="Times New Roman" w:eastAsia="Times New Roman" w:hAnsi="Times New Roman" w:cs="Arial"/>
        </w:rPr>
        <w:t xml:space="preserve"> </w:t>
      </w:r>
      <w:r>
        <w:rPr>
          <w:rFonts w:ascii="Times New Roman" w:eastAsia="Times New Roman" w:hAnsi="Times New Roman" w:cs="Arial"/>
        </w:rPr>
        <w:t xml:space="preserve">and </w:t>
      </w:r>
      <m:oMath>
        <m:r>
          <w:rPr>
            <w:rFonts w:ascii="Cambria Math" w:eastAsia="Calibri" w:hAnsi="Cambria Math" w:cs="Arial"/>
          </w:rPr>
          <m:t>Mo</m:t>
        </m:r>
        <m:sSub>
          <m:sSubPr>
            <m:ctrlPr>
              <w:rPr>
                <w:rFonts w:ascii="Cambria Math" w:eastAsia="Calibri" w:hAnsi="Cambria Math" w:cs="Arial"/>
              </w:rPr>
            </m:ctrlPr>
          </m:sSubPr>
          <m:e>
            <m:r>
              <w:rPr>
                <w:rFonts w:ascii="Cambria Math" w:eastAsia="Calibri" w:hAnsi="Cambria Math" w:cs="Arial"/>
              </w:rPr>
              <m:t>O</m:t>
            </m:r>
          </m:e>
          <m:sub>
            <m:r>
              <m:rPr>
                <m:sty m:val="p"/>
              </m:rPr>
              <w:rPr>
                <w:rFonts w:ascii="Cambria Math" w:eastAsia="Calibri" w:hAnsi="Cambria Math" w:cs="Arial"/>
              </w:rPr>
              <m:t>3</m:t>
            </m:r>
          </m:sub>
        </m:sSub>
      </m:oMath>
      <w:r w:rsidRPr="00C62532">
        <w:rPr>
          <w:rFonts w:ascii="Times New Roman" w:eastAsia="Times New Roman" w:hAnsi="Times New Roman" w:cs="Arial"/>
        </w:rPr>
        <w:t xml:space="preserve"> </w:t>
      </w:r>
      <w:r w:rsidRPr="00C62532">
        <w:rPr>
          <w:rFonts w:ascii="Times New Roman" w:eastAsia="Calibri" w:hAnsi="Times New Roman" w:cs="Arial"/>
        </w:rPr>
        <w:t>layer</w:t>
      </w:r>
      <w:r>
        <w:rPr>
          <w:rFonts w:ascii="Times New Roman" w:eastAsia="Times New Roman" w:hAnsi="Times New Roman" w:cs="Arial"/>
        </w:rPr>
        <w:t>s.</w:t>
      </w:r>
      <w:r w:rsidRPr="00CC5916">
        <w:rPr>
          <w:rFonts w:ascii="Times New Roman" w:eastAsia="Calibri" w:hAnsi="Times New Roman" w:cs="Arial"/>
          <w:highlight w:val="yellow"/>
        </w:rPr>
        <w:t xml:space="preserve"> </w:t>
      </w:r>
      <w:r w:rsidRPr="000B61B6">
        <w:rPr>
          <w:rFonts w:ascii="Times New Roman" w:eastAsia="Calibri" w:hAnsi="Times New Roman" w:cs="Arial"/>
        </w:rPr>
        <w:t xml:space="preserve"> </w:t>
      </w:r>
    </w:p>
    <w:tbl>
      <w:tblPr>
        <w:tblStyle w:val="TableGrid"/>
        <w:tblW w:w="9776" w:type="dxa"/>
        <w:tblInd w:w="-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15"/>
        <w:gridCol w:w="4961"/>
      </w:tblGrid>
      <w:tr w:rsidR="00316821" w14:paraId="19E22C52" w14:textId="77777777" w:rsidTr="00564273">
        <w:tc>
          <w:tcPr>
            <w:tcW w:w="4815" w:type="dxa"/>
          </w:tcPr>
          <w:p w14:paraId="0C10D0FE" w14:textId="77777777" w:rsidR="00316821" w:rsidRDefault="00316821" w:rsidP="009B1370">
            <w:pPr>
              <w:rPr>
                <w:rFonts w:ascii="Times New Roman" w:eastAsia="Calibri" w:hAnsi="Times New Roman" w:cs="Arial"/>
                <w:iCs/>
              </w:rPr>
            </w:pPr>
            <w:r>
              <w:rPr>
                <w:rFonts w:ascii="Times New Roman" w:eastAsia="Calibri" w:hAnsi="Times New Roman" w:cs="Arial"/>
                <w:iCs/>
                <w:noProof/>
              </w:rPr>
              <w:drawing>
                <wp:inline distT="0" distB="0" distL="0" distR="0" wp14:anchorId="49DB3787" wp14:editId="79EE1C51">
                  <wp:extent cx="2920365" cy="202184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SC.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20365" cy="2021840"/>
                          </a:xfrm>
                          <a:prstGeom prst="rect">
                            <a:avLst/>
                          </a:prstGeom>
                        </pic:spPr>
                      </pic:pic>
                    </a:graphicData>
                  </a:graphic>
                </wp:inline>
              </w:drawing>
            </w:r>
          </w:p>
        </w:tc>
        <w:tc>
          <w:tcPr>
            <w:tcW w:w="4961" w:type="dxa"/>
          </w:tcPr>
          <w:p w14:paraId="7C2E5E3C" w14:textId="77777777" w:rsidR="00316821" w:rsidRDefault="00316821" w:rsidP="009B1370">
            <w:pPr>
              <w:rPr>
                <w:rFonts w:ascii="Times New Roman" w:eastAsia="Calibri" w:hAnsi="Times New Roman" w:cs="Arial"/>
                <w:iCs/>
              </w:rPr>
            </w:pPr>
            <w:r>
              <w:rPr>
                <w:rFonts w:ascii="Times New Roman" w:eastAsia="Calibri" w:hAnsi="Times New Roman" w:cs="Arial"/>
                <w:iCs/>
                <w:noProof/>
              </w:rPr>
              <w:drawing>
                <wp:inline distT="0" distB="0" distL="0" distR="0" wp14:anchorId="3EC14D4E" wp14:editId="18BF892C">
                  <wp:extent cx="3012801" cy="2230755"/>
                  <wp:effectExtent l="0" t="0" r="0" b="0"/>
                  <wp:docPr id="193" name="תמונה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QE.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12801" cy="2230755"/>
                          </a:xfrm>
                          <a:prstGeom prst="rect">
                            <a:avLst/>
                          </a:prstGeom>
                        </pic:spPr>
                      </pic:pic>
                    </a:graphicData>
                  </a:graphic>
                </wp:inline>
              </w:drawing>
            </w:r>
          </w:p>
        </w:tc>
      </w:tr>
      <w:tr w:rsidR="00316821" w14:paraId="7A5B89E3" w14:textId="77777777" w:rsidTr="00564273">
        <w:tc>
          <w:tcPr>
            <w:tcW w:w="4815" w:type="dxa"/>
          </w:tcPr>
          <w:p w14:paraId="14CAF778" w14:textId="77777777" w:rsidR="00316821" w:rsidRDefault="00316821" w:rsidP="009B1370">
            <w:pPr>
              <w:rPr>
                <w:rFonts w:ascii="Times New Roman" w:eastAsia="Calibri" w:hAnsi="Times New Roman" w:cs="Arial"/>
                <w:iCs/>
              </w:rPr>
            </w:pPr>
            <w:r>
              <w:rPr>
                <w:rFonts w:ascii="Times New Roman" w:eastAsia="Calibri" w:hAnsi="Times New Roman" w:cs="Arial"/>
                <w:iCs/>
                <w:noProof/>
              </w:rPr>
              <w:drawing>
                <wp:inline distT="0" distB="0" distL="0" distR="0" wp14:anchorId="06FE1CAD" wp14:editId="5D9EDB75">
                  <wp:extent cx="2920365" cy="2085340"/>
                  <wp:effectExtent l="0" t="0" r="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OC.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20365" cy="2085340"/>
                          </a:xfrm>
                          <a:prstGeom prst="rect">
                            <a:avLst/>
                          </a:prstGeom>
                        </pic:spPr>
                      </pic:pic>
                    </a:graphicData>
                  </a:graphic>
                </wp:inline>
              </w:drawing>
            </w:r>
          </w:p>
        </w:tc>
        <w:tc>
          <w:tcPr>
            <w:tcW w:w="4961" w:type="dxa"/>
          </w:tcPr>
          <w:p w14:paraId="49847A7B" w14:textId="77777777" w:rsidR="00316821" w:rsidRDefault="00316821" w:rsidP="009B1370">
            <w:pPr>
              <w:rPr>
                <w:rFonts w:ascii="Times New Roman" w:eastAsia="Calibri" w:hAnsi="Times New Roman" w:cs="Arial"/>
                <w:iCs/>
              </w:rPr>
            </w:pPr>
          </w:p>
        </w:tc>
      </w:tr>
    </w:tbl>
    <w:p w14:paraId="24C5B510" w14:textId="6512C932" w:rsidR="00316821" w:rsidRPr="00497CFA" w:rsidRDefault="002E6C00" w:rsidP="002E6C00">
      <w:pPr>
        <w:pStyle w:val="Caption"/>
      </w:pPr>
      <w:bookmarkStart w:id="443" w:name="_Toc483041617"/>
      <w:r>
        <w:t xml:space="preserve">Figure </w:t>
      </w:r>
      <w:r w:rsidR="009A312C">
        <w:fldChar w:fldCharType="begin"/>
      </w:r>
      <w:r w:rsidR="00E20F2D">
        <w:instrText xml:space="preserve"> SEQ Figure \* ARABIC </w:instrText>
      </w:r>
      <w:r w:rsidR="009A312C">
        <w:fldChar w:fldCharType="separate"/>
      </w:r>
      <w:ins w:id="444" w:author="Shy Alon" w:date="2017-07-18T22:39:00Z">
        <w:r w:rsidR="000F5381">
          <w:rPr>
            <w:noProof/>
          </w:rPr>
          <w:t>16</w:t>
        </w:r>
      </w:ins>
      <w:del w:id="445" w:author="Shy Alon" w:date="2017-07-05T22:58:00Z">
        <w:r w:rsidR="00A9699E" w:rsidDel="00C91D56">
          <w:rPr>
            <w:noProof/>
          </w:rPr>
          <w:delText>14</w:delText>
        </w:r>
      </w:del>
      <w:r w:rsidR="009A312C">
        <w:rPr>
          <w:noProof/>
        </w:rPr>
        <w:fldChar w:fldCharType="end"/>
      </w:r>
      <w:r>
        <w:t xml:space="preserve">: </w:t>
      </w:r>
      <w:r w:rsidR="00316821" w:rsidRPr="00B502C1">
        <w:rPr>
          <w:b w:val="0"/>
          <w:bCs w:val="0"/>
        </w:rPr>
        <w:t xml:space="preserve">Virtual cells based on the </w:t>
      </w:r>
      <m:oMath>
        <m:r>
          <m:rPr>
            <m:sty m:val="bi"/>
          </m:rPr>
          <w:rPr>
            <w:rFonts w:ascii="Cambria Math" w:hAnsi="Cambria Math"/>
          </w:rPr>
          <m:t>Ti</m:t>
        </m:r>
        <m:sSub>
          <m:sSubPr>
            <m:ctrlPr>
              <w:rPr>
                <w:rFonts w:ascii="Cambria Math" w:hAnsi="Cambria Math"/>
                <w:b w:val="0"/>
                <w:bCs w:val="0"/>
              </w:rPr>
            </m:ctrlPr>
          </m:sSubPr>
          <m:e>
            <m:r>
              <m:rPr>
                <m:sty m:val="bi"/>
              </m:rPr>
              <w:rPr>
                <w:rFonts w:ascii="Cambria Math" w:hAnsi="Cambria Math"/>
              </w:rPr>
              <m:t>O</m:t>
            </m:r>
          </m:e>
          <m:sub>
            <m:r>
              <m:rPr>
                <m:sty m:val="b"/>
              </m:rPr>
              <w:rPr>
                <w:rFonts w:ascii="Cambria Math" w:hAnsi="Cambria Math"/>
              </w:rPr>
              <m:t>2</m:t>
            </m:r>
          </m:sub>
        </m:sSub>
        <m:d>
          <m:dPr>
            <m:begChr m:val="|"/>
            <m:endChr m:val="|"/>
            <m:ctrlPr>
              <w:rPr>
                <w:rFonts w:ascii="Cambria Math" w:hAnsi="Cambria Math"/>
                <w:b w:val="0"/>
                <w:bCs w:val="0"/>
              </w:rPr>
            </m:ctrlPr>
          </m:dPr>
          <m:e>
            <m:r>
              <m:rPr>
                <m:sty m:val="bi"/>
              </m:rPr>
              <w:rPr>
                <w:rFonts w:ascii="Cambria Math" w:hAnsi="Cambria Math"/>
              </w:rPr>
              <m:t>C</m:t>
            </m:r>
            <m:sSub>
              <m:sSubPr>
                <m:ctrlPr>
                  <w:rPr>
                    <w:rFonts w:ascii="Cambria Math" w:hAnsi="Cambria Math"/>
                    <w:b w:val="0"/>
                    <w:bCs w:val="0"/>
                  </w:rPr>
                </m:ctrlPr>
              </m:sSubPr>
              <m:e>
                <m:r>
                  <m:rPr>
                    <m:sty m:val="bi"/>
                  </m:rPr>
                  <w:rPr>
                    <w:rFonts w:ascii="Cambria Math" w:hAnsi="Cambria Math"/>
                  </w:rPr>
                  <m:t>o</m:t>
                </m:r>
              </m:e>
              <m:sub>
                <m:r>
                  <m:rPr>
                    <m:sty m:val="b"/>
                  </m:rPr>
                  <w:rPr>
                    <w:rFonts w:ascii="Cambria Math" w:hAnsi="Cambria Math"/>
                  </w:rPr>
                  <m:t>3</m:t>
                </m:r>
              </m:sub>
            </m:sSub>
            <m:sSub>
              <m:sSubPr>
                <m:ctrlPr>
                  <w:rPr>
                    <w:rFonts w:ascii="Cambria Math" w:hAnsi="Cambria Math"/>
                    <w:b w:val="0"/>
                    <w:bCs w:val="0"/>
                  </w:rPr>
                </m:ctrlPr>
              </m:sSubPr>
              <m:e>
                <m:r>
                  <m:rPr>
                    <m:sty m:val="bi"/>
                  </m:rPr>
                  <w:rPr>
                    <w:rFonts w:ascii="Cambria Math" w:hAnsi="Cambria Math"/>
                  </w:rPr>
                  <m:t>O</m:t>
                </m:r>
              </m:e>
              <m:sub>
                <m:r>
                  <m:rPr>
                    <m:sty m:val="b"/>
                  </m:rPr>
                  <w:rPr>
                    <w:rFonts w:ascii="Cambria Math" w:hAnsi="Cambria Math"/>
                  </w:rPr>
                  <m:t>4</m:t>
                </m:r>
              </m:sub>
            </m:sSub>
          </m:e>
        </m:d>
        <m:r>
          <m:rPr>
            <m:sty m:val="bi"/>
          </m:rPr>
          <w:rPr>
            <w:rFonts w:ascii="Cambria Math" w:hAnsi="Cambria Math"/>
          </w:rPr>
          <m:t>Mo</m:t>
        </m:r>
        <m:sSub>
          <m:sSubPr>
            <m:ctrlPr>
              <w:rPr>
                <w:rFonts w:ascii="Cambria Math" w:hAnsi="Cambria Math"/>
                <w:b w:val="0"/>
                <w:bCs w:val="0"/>
              </w:rPr>
            </m:ctrlPr>
          </m:sSubPr>
          <m:e>
            <m:r>
              <m:rPr>
                <m:sty m:val="bi"/>
              </m:rPr>
              <w:rPr>
                <w:rFonts w:ascii="Cambria Math" w:hAnsi="Cambria Math"/>
              </w:rPr>
              <m:t>O</m:t>
            </m:r>
          </m:e>
          <m:sub>
            <m:r>
              <m:rPr>
                <m:sty m:val="b"/>
              </m:rPr>
              <w:rPr>
                <w:rFonts w:ascii="Cambria Math" w:hAnsi="Cambria Math"/>
              </w:rPr>
              <m:t>3</m:t>
            </m:r>
          </m:sub>
        </m:sSub>
      </m:oMath>
      <w:r w:rsidR="00316821" w:rsidRPr="00B502C1">
        <w:rPr>
          <w:rFonts w:eastAsia="Times New Roman"/>
          <w:b w:val="0"/>
          <w:bCs w:val="0"/>
        </w:rPr>
        <w:t xml:space="preserve"> </w:t>
      </w:r>
      <w:r w:rsidR="00316821" w:rsidRPr="00B502C1">
        <w:rPr>
          <w:rFonts w:eastAsia="Times New Roman"/>
          <w:b w:val="0"/>
          <w:bCs w:val="0"/>
          <w:iCs/>
        </w:rPr>
        <w:t>library (</w:t>
      </w:r>
      <w:r w:rsidR="00316821" w:rsidRPr="00B502C1">
        <w:rPr>
          <w:b w:val="0"/>
          <w:bCs w:val="0"/>
        </w:rPr>
        <w:t xml:space="preserve">A: </w:t>
      </w:r>
      <w:r w:rsidR="00316821" w:rsidRPr="00B502C1">
        <w:rPr>
          <w:b w:val="0"/>
          <w:bCs w:val="0"/>
          <w:i/>
          <w:iCs/>
        </w:rPr>
        <w:t>J</w:t>
      </w:r>
      <w:r w:rsidR="00316821" w:rsidRPr="00B502C1">
        <w:rPr>
          <w:b w:val="0"/>
          <w:bCs w:val="0"/>
          <w:i/>
          <w:iCs/>
          <w:vertAlign w:val="subscript"/>
        </w:rPr>
        <w:t>SC</w:t>
      </w:r>
      <w:r w:rsidR="00316821" w:rsidRPr="00B502C1">
        <w:rPr>
          <w:b w:val="0"/>
          <w:bCs w:val="0"/>
        </w:rPr>
        <w:t xml:space="preserve"> </w:t>
      </w:r>
      <w:r w:rsidR="00316821" w:rsidRPr="00B502C1">
        <w:rPr>
          <w:b w:val="0"/>
          <w:bCs w:val="0"/>
          <w:i/>
          <w:iCs/>
        </w:rPr>
        <w:t>(μA/cm</w:t>
      </w:r>
      <w:r w:rsidR="00316821" w:rsidRPr="00B502C1">
        <w:rPr>
          <w:b w:val="0"/>
          <w:bCs w:val="0"/>
          <w:i/>
          <w:iCs/>
          <w:vertAlign w:val="superscript"/>
        </w:rPr>
        <w:t>2</w:t>
      </w:r>
      <w:r w:rsidR="00316821" w:rsidRPr="00B502C1">
        <w:rPr>
          <w:b w:val="0"/>
          <w:bCs w:val="0"/>
        </w:rPr>
        <w:t>); B:</w:t>
      </w:r>
      <w:r w:rsidR="00316821" w:rsidRPr="00B502C1">
        <w:rPr>
          <w:b w:val="0"/>
          <w:bCs w:val="0"/>
          <w:i/>
          <w:iCs/>
        </w:rPr>
        <w:t xml:space="preserve"> V</w:t>
      </w:r>
      <w:r w:rsidR="00316821" w:rsidRPr="00B502C1">
        <w:rPr>
          <w:b w:val="0"/>
          <w:bCs w:val="0"/>
          <w:i/>
          <w:iCs/>
          <w:vertAlign w:val="subscript"/>
        </w:rPr>
        <w:t>OC</w:t>
      </w:r>
      <w:r w:rsidR="00316821" w:rsidRPr="00B502C1">
        <w:rPr>
          <w:b w:val="0"/>
          <w:bCs w:val="0"/>
        </w:rPr>
        <w:t xml:space="preserve"> </w:t>
      </w:r>
      <w:r w:rsidR="00316821" w:rsidRPr="00B502C1">
        <w:rPr>
          <w:b w:val="0"/>
          <w:bCs w:val="0"/>
          <w:i/>
          <w:iCs/>
        </w:rPr>
        <w:t xml:space="preserve">(V); </w:t>
      </w:r>
      <w:r w:rsidR="00316821" w:rsidRPr="00B502C1">
        <w:rPr>
          <w:b w:val="0"/>
          <w:bCs w:val="0"/>
        </w:rPr>
        <w:t>C: IQE (%)</w:t>
      </w:r>
      <w:r w:rsidR="00316821" w:rsidRPr="00B502C1">
        <w:rPr>
          <w:rFonts w:eastAsia="Times New Roman"/>
          <w:b w:val="0"/>
          <w:bCs w:val="0"/>
          <w:iCs/>
        </w:rPr>
        <w:t>)</w:t>
      </w:r>
      <w:r w:rsidR="00316821" w:rsidRPr="00B502C1">
        <w:rPr>
          <w:b w:val="0"/>
          <w:bCs w:val="0"/>
          <w:iCs/>
        </w:rPr>
        <w:t xml:space="preserve">. </w:t>
      </w:r>
      <w:r w:rsidR="00316821" w:rsidRPr="00B502C1">
        <w:rPr>
          <w:b w:val="0"/>
          <w:bCs w:val="0"/>
        </w:rPr>
        <w:t>The white regions are outside of the model’s applicability domain.</w:t>
      </w:r>
      <w:bookmarkEnd w:id="443"/>
    </w:p>
    <w:p w14:paraId="4FBFFA5B" w14:textId="77777777" w:rsidR="00316821" w:rsidRPr="00BD5502" w:rsidRDefault="00316821" w:rsidP="009B1370">
      <w:pPr>
        <w:suppressAutoHyphens/>
        <w:spacing w:after="0"/>
        <w:ind w:firstLine="720"/>
        <w:rPr>
          <w:rFonts w:ascii="Times New Roman" w:eastAsia="Calibri" w:hAnsi="Times New Roman" w:cs="Arial"/>
          <w:i/>
          <w:iCs/>
        </w:rPr>
      </w:pPr>
    </w:p>
    <w:p w14:paraId="12F46335" w14:textId="77777777" w:rsidR="00EA59C3" w:rsidRDefault="00EA59C3">
      <w:pPr>
        <w:spacing w:line="276" w:lineRule="auto"/>
        <w:jc w:val="left"/>
        <w:rPr>
          <w:rFonts w:ascii="Palatino Linotype" w:hAnsi="Palatino Linotype" w:cs="Times New Roman"/>
          <w:b/>
          <w:bCs/>
          <w:sz w:val="28"/>
          <w:szCs w:val="28"/>
          <w:lang w:val="en-GB" w:eastAsia="de-AT" w:bidi="ar-SA"/>
        </w:rPr>
      </w:pPr>
      <w:r>
        <w:br w:type="page"/>
      </w:r>
    </w:p>
    <w:p w14:paraId="448E9C2E" w14:textId="6B7BFEE4" w:rsidR="00281E88" w:rsidRDefault="00A822B3" w:rsidP="009B1370">
      <w:pPr>
        <w:pStyle w:val="Heading1"/>
      </w:pPr>
      <w:bookmarkStart w:id="446" w:name="_Toc480192489"/>
      <w:r>
        <w:lastRenderedPageBreak/>
        <w:t>4</w:t>
      </w:r>
      <w:r w:rsidR="00E369F0">
        <w:t xml:space="preserve">. </w:t>
      </w:r>
      <w:r w:rsidR="00281E88">
        <w:t>Conclusion</w:t>
      </w:r>
      <w:bookmarkEnd w:id="446"/>
    </w:p>
    <w:p w14:paraId="2E0A65D5" w14:textId="578F0F65" w:rsidR="00281E88" w:rsidRDefault="00281E88" w:rsidP="00694BE3">
      <w:pPr>
        <w:spacing w:after="0"/>
      </w:pPr>
      <w:r>
        <w:t xml:space="preserve">In this work, we combined several </w:t>
      </w:r>
      <w:r w:rsidR="00694BE3">
        <w:t xml:space="preserve">data mining </w:t>
      </w:r>
      <w:r>
        <w:t xml:space="preserve">methods </w:t>
      </w:r>
      <w:r w:rsidR="00D1539A">
        <w:t>into a unified DSS</w:t>
      </w:r>
      <w:r w:rsidR="00694BE3">
        <w:t xml:space="preserve"> for PV solar cells libraries</w:t>
      </w:r>
      <w:r>
        <w:t xml:space="preserve">. </w:t>
      </w:r>
      <w:r w:rsidR="00D1539A">
        <w:t xml:space="preserve">Furthermore, the DSS was equipped with a simple, user friendly GIU. </w:t>
      </w:r>
      <w:r>
        <w:t xml:space="preserve">To the best of our knowledge, this is the first example of a completely automated tool that applies Data mining in the field of </w:t>
      </w:r>
      <w:r w:rsidR="00FE7470">
        <w:t>material informatics</w:t>
      </w:r>
      <w:r>
        <w:t xml:space="preserve">. The ability to use such tools for the </w:t>
      </w:r>
      <w:r w:rsidR="00D1539A">
        <w:t>analysis of</w:t>
      </w:r>
      <w:r w:rsidR="00616B44">
        <w:t xml:space="preserve"> </w:t>
      </w:r>
      <w:r w:rsidR="00D1539A">
        <w:t>solar cell libraries</w:t>
      </w:r>
      <w:r>
        <w:t xml:space="preserve"> opens new opportunities for understanding the factors affecting solar cells performances and for designing new solar cells. Clearly, this research should be conducted in close collaboration with experts in the field to both provide physics/chemistry based explanation to the observed trends and to capitalize on the results. We expect that the tools and methods implemented in this work will further be used in material science researches.</w:t>
      </w:r>
    </w:p>
    <w:p w14:paraId="5FF15D0A" w14:textId="77777777" w:rsidR="00281E88" w:rsidRDefault="00281E88" w:rsidP="009B1370"/>
    <w:p w14:paraId="498B3F78" w14:textId="77777777" w:rsidR="00EA59C3" w:rsidRDefault="00EA59C3">
      <w:pPr>
        <w:spacing w:line="276" w:lineRule="auto"/>
        <w:jc w:val="left"/>
        <w:rPr>
          <w:rFonts w:ascii="Palatino Linotype" w:hAnsi="Palatino Linotype" w:cs="Times New Roman"/>
          <w:b/>
          <w:bCs/>
          <w:sz w:val="28"/>
          <w:szCs w:val="28"/>
          <w:lang w:val="en-GB" w:eastAsia="de-AT" w:bidi="ar-SA"/>
        </w:rPr>
      </w:pPr>
      <w:bookmarkStart w:id="447" w:name="_Toc421631609"/>
      <w:bookmarkStart w:id="448" w:name="_Toc421658575"/>
      <w:r>
        <w:br w:type="page"/>
      </w:r>
    </w:p>
    <w:p w14:paraId="7E0EBB94" w14:textId="6C2E14C1" w:rsidR="00FE7503" w:rsidRDefault="00A822B3" w:rsidP="00EA32EF">
      <w:pPr>
        <w:pStyle w:val="Heading1"/>
      </w:pPr>
      <w:bookmarkStart w:id="449" w:name="_Toc480192490"/>
      <w:r>
        <w:lastRenderedPageBreak/>
        <w:t>5</w:t>
      </w:r>
      <w:r w:rsidR="00E369F0">
        <w:t xml:space="preserve">. </w:t>
      </w:r>
      <w:r w:rsidR="00FE7503">
        <w:t>List of Publications</w:t>
      </w:r>
      <w:bookmarkEnd w:id="447"/>
      <w:bookmarkEnd w:id="448"/>
      <w:bookmarkEnd w:id="449"/>
    </w:p>
    <w:p w14:paraId="163F0691" w14:textId="77777777" w:rsidR="00FE7503" w:rsidRPr="00281E88" w:rsidRDefault="004D26AF" w:rsidP="00E24D3E">
      <w:pPr>
        <w:pStyle w:val="ListParagraph"/>
        <w:numPr>
          <w:ilvl w:val="0"/>
          <w:numId w:val="39"/>
        </w:numPr>
      </w:pPr>
      <w:r>
        <w:t>Y</w:t>
      </w:r>
      <w:r w:rsidR="00FE7503" w:rsidRPr="004D26AF">
        <w:t xml:space="preserve">osipof, A.; Kaspi, O.; Majhi, K.; Senderowitz, H., Visualization Based Data Mining for Comparison Between Two Solar Cell Libraries. </w:t>
      </w:r>
      <w:r w:rsidR="00FE7503" w:rsidRPr="00786461">
        <w:rPr>
          <w:i/>
        </w:rPr>
        <w:t xml:space="preserve">Molecular Informatics </w:t>
      </w:r>
      <w:r w:rsidR="00FE7503" w:rsidRPr="00786461">
        <w:rPr>
          <w:b/>
        </w:rPr>
        <w:t>2016</w:t>
      </w:r>
      <w:r w:rsidR="00FE7503" w:rsidRPr="004D26AF">
        <w:t>, 35, 622-628.</w:t>
      </w:r>
    </w:p>
    <w:p w14:paraId="0AEBAE70" w14:textId="77777777" w:rsidR="00281E88" w:rsidRPr="00497CFA" w:rsidRDefault="00281E88" w:rsidP="009B1370">
      <w:pPr>
        <w:rPr>
          <w:rFonts w:ascii="Times New Roman" w:eastAsia="Calibri" w:hAnsi="Times New Roman" w:cs="Arial"/>
        </w:rPr>
      </w:pPr>
    </w:p>
    <w:p w14:paraId="0E8FB64A" w14:textId="77777777" w:rsidR="00DB3F48" w:rsidRDefault="00DB3F48" w:rsidP="009B1370">
      <w:pPr>
        <w:spacing w:line="276" w:lineRule="auto"/>
        <w:jc w:val="left"/>
        <w:rPr>
          <w:rFonts w:eastAsiaTheme="majorEastAsia"/>
          <w:b/>
          <w:bCs/>
          <w:sz w:val="28"/>
          <w:szCs w:val="28"/>
        </w:rPr>
      </w:pPr>
      <w:r>
        <w:br w:type="page"/>
      </w:r>
    </w:p>
    <w:p w14:paraId="06F27142" w14:textId="3DF07ED3" w:rsidR="00C84B90" w:rsidRDefault="00C84B90" w:rsidP="00C84B90">
      <w:pPr>
        <w:pStyle w:val="Heading1"/>
        <w:numPr>
          <w:ilvl w:val="0"/>
          <w:numId w:val="40"/>
        </w:numPr>
        <w:ind w:left="284" w:hanging="284"/>
        <w:rPr>
          <w:rFonts w:asciiTheme="majorBidi" w:hAnsiTheme="majorBidi" w:cstheme="majorBidi"/>
          <w:sz w:val="24"/>
          <w:szCs w:val="24"/>
        </w:rPr>
      </w:pPr>
      <w:bookmarkStart w:id="450" w:name="_Toc480192491"/>
      <w:r>
        <w:rPr>
          <w:rFonts w:asciiTheme="majorBidi" w:hAnsiTheme="majorBidi" w:cstheme="majorBidi"/>
          <w:sz w:val="24"/>
          <w:szCs w:val="24"/>
        </w:rPr>
        <w:lastRenderedPageBreak/>
        <w:t>References</w:t>
      </w:r>
    </w:p>
    <w:p w14:paraId="3C5781B5" w14:textId="77777777" w:rsidR="00C52EA8" w:rsidRPr="00C52EA8" w:rsidRDefault="00C52EA8" w:rsidP="00C84B90">
      <w:pPr>
        <w:pStyle w:val="ListParagraph"/>
        <w:numPr>
          <w:ilvl w:val="0"/>
          <w:numId w:val="43"/>
        </w:numPr>
        <w:rPr>
          <w:lang w:val="en-GB" w:eastAsia="de-AT" w:bidi="ar-SA"/>
        </w:rPr>
      </w:pPr>
      <w:bookmarkStart w:id="451" w:name="_Ref483425540"/>
      <w:r w:rsidRPr="00DF6DDD">
        <w:t xml:space="preserve">English, R.; Lebovitz, Y.; Griffin, R., Institute of Medicine (US) Forum on Drug Discovery Development and Translation. Transforming clinical research in the United States. Challenges and opportunities: workshop summary. </w:t>
      </w:r>
      <w:r w:rsidRPr="00DF6DDD">
        <w:rPr>
          <w:i/>
        </w:rPr>
        <w:t xml:space="preserve">Washington (DC): National Academies Press (US); PubMed PMID: 21210556 </w:t>
      </w:r>
      <w:r w:rsidRPr="00DF6DDD">
        <w:rPr>
          <w:b/>
        </w:rPr>
        <w:t>2010</w:t>
      </w:r>
    </w:p>
    <w:p w14:paraId="7F0A8FF2" w14:textId="6296D11B" w:rsidR="00C84B90" w:rsidRDefault="00C52EA8" w:rsidP="00C52EA8">
      <w:pPr>
        <w:pStyle w:val="ListParagraph"/>
        <w:numPr>
          <w:ilvl w:val="0"/>
          <w:numId w:val="43"/>
        </w:numPr>
        <w:spacing w:after="0" w:line="240" w:lineRule="auto"/>
        <w:jc w:val="left"/>
        <w:rPr>
          <w:rFonts w:ascii="Times New Roman" w:eastAsia="Times New Roman" w:hAnsi="Times New Roman" w:cs="Times New Roman"/>
        </w:rPr>
      </w:pPr>
      <w:bookmarkStart w:id="452" w:name="_Ref483672806"/>
      <w:r w:rsidRPr="00C52EA8">
        <w:rPr>
          <w:rFonts w:ascii="Times New Roman" w:eastAsia="Times New Roman" w:hAnsi="Times New Roman" w:cs="Times New Roman"/>
        </w:rPr>
        <w:t>Joseph A. DiMasi, Tufts Center for the Study</w:t>
      </w:r>
      <w:r>
        <w:rPr>
          <w:rFonts w:ascii="Times New Roman" w:eastAsia="Times New Roman" w:hAnsi="Times New Roman" w:cs="Times New Roman"/>
        </w:rPr>
        <w:t xml:space="preserve"> </w:t>
      </w:r>
      <w:r w:rsidRPr="00C52EA8">
        <w:rPr>
          <w:rFonts w:ascii="Times New Roman" w:eastAsia="Times New Roman" w:hAnsi="Times New Roman" w:cs="Times New Roman"/>
        </w:rPr>
        <w:t>of Drug Development</w:t>
      </w:r>
      <w:r>
        <w:rPr>
          <w:rFonts w:ascii="Times New Roman" w:eastAsia="Times New Roman" w:hAnsi="Times New Roman" w:cs="Times New Roman"/>
        </w:rPr>
        <w:t xml:space="preserve">, </w:t>
      </w:r>
      <w:r w:rsidRPr="00C52EA8">
        <w:rPr>
          <w:rFonts w:ascii="Times New Roman" w:eastAsia="Times New Roman" w:hAnsi="Times New Roman" w:cs="Times New Roman"/>
        </w:rPr>
        <w:t>Cost of Developing a New Drug</w:t>
      </w:r>
      <w:bookmarkEnd w:id="451"/>
      <w:bookmarkEnd w:id="452"/>
    </w:p>
    <w:p w14:paraId="4E19FF2A" w14:textId="4B52E849" w:rsidR="006B7427" w:rsidRDefault="006B7427" w:rsidP="00257F4F">
      <w:pPr>
        <w:pStyle w:val="ListParagraph"/>
        <w:numPr>
          <w:ilvl w:val="0"/>
          <w:numId w:val="43"/>
        </w:numPr>
        <w:spacing w:after="0" w:line="240" w:lineRule="auto"/>
        <w:jc w:val="left"/>
        <w:rPr>
          <w:rFonts w:ascii="Times New Roman" w:eastAsia="Times New Roman" w:hAnsi="Times New Roman" w:cs="Times New Roman"/>
        </w:rPr>
      </w:pPr>
      <w:r w:rsidRPr="006B7427">
        <w:rPr>
          <w:rFonts w:ascii="Times New Roman" w:eastAsia="Times New Roman" w:hAnsi="Times New Roman" w:cs="Times New Roman"/>
        </w:rPr>
        <w:t>H Geerts; A Spiros; P Roberts and R Carr, Has the Time Come for Predictive Computer Modeling in CNS Drug Discovery and Development?</w:t>
      </w:r>
      <w:r>
        <w:rPr>
          <w:rFonts w:ascii="Times New Roman" w:eastAsia="Times New Roman" w:hAnsi="Times New Roman" w:cs="Times New Roman"/>
        </w:rPr>
        <w:t xml:space="preserve"> CPT: </w:t>
      </w:r>
      <w:r w:rsidRPr="006B7427">
        <w:rPr>
          <w:rFonts w:ascii="Times New Roman" w:eastAsia="Times New Roman" w:hAnsi="Times New Roman" w:cs="Times New Roman"/>
        </w:rPr>
        <w:t>Pharmacometrics and Systems Pharmacology · November 2012</w:t>
      </w:r>
    </w:p>
    <w:p w14:paraId="46A60ADE" w14:textId="5A81E854" w:rsidR="006B7427" w:rsidRDefault="009C635B" w:rsidP="00257F4F">
      <w:pPr>
        <w:pStyle w:val="ListParagraph"/>
        <w:numPr>
          <w:ilvl w:val="0"/>
          <w:numId w:val="43"/>
        </w:numPr>
        <w:spacing w:after="0" w:line="240" w:lineRule="auto"/>
        <w:jc w:val="left"/>
        <w:rPr>
          <w:ins w:id="453" w:author="Shy Alon" w:date="2017-07-05T22:18:00Z"/>
          <w:rFonts w:ascii="Times New Roman" w:eastAsia="Times New Roman" w:hAnsi="Times New Roman" w:cs="Times New Roman"/>
        </w:rPr>
      </w:pPr>
      <w:r w:rsidRPr="009C635B">
        <w:rPr>
          <w:rFonts w:ascii="Times New Roman" w:eastAsia="Times New Roman" w:hAnsi="Times New Roman" w:cs="Times New Roman"/>
        </w:rPr>
        <w:t>Breakthrough Business Models</w:t>
      </w:r>
      <w:r>
        <w:rPr>
          <w:rFonts w:ascii="Times New Roman" w:eastAsia="Times New Roman" w:hAnsi="Times New Roman" w:cs="Times New Roman"/>
        </w:rPr>
        <w:t xml:space="preserve">: </w:t>
      </w:r>
      <w:r w:rsidRPr="009C635B">
        <w:rPr>
          <w:rFonts w:ascii="Times New Roman" w:eastAsia="Times New Roman" w:hAnsi="Times New Roman" w:cs="Times New Roman"/>
        </w:rPr>
        <w:t>Drug Development for Rare and Neglected Diseases and Individualized Therapies: Workshop Summary</w:t>
      </w:r>
      <w:r>
        <w:rPr>
          <w:rFonts w:ascii="Times New Roman" w:eastAsia="Times New Roman" w:hAnsi="Times New Roman" w:cs="Times New Roman"/>
        </w:rPr>
        <w:t xml:space="preserve">, </w:t>
      </w:r>
      <w:r w:rsidRPr="009C635B">
        <w:rPr>
          <w:rFonts w:ascii="Times New Roman" w:eastAsia="Times New Roman" w:hAnsi="Times New Roman" w:cs="Times New Roman"/>
        </w:rPr>
        <w:t>National Academies Press</w:t>
      </w:r>
    </w:p>
    <w:p w14:paraId="6E21EF9D" w14:textId="5F649DFB" w:rsidR="008F7007" w:rsidRPr="008F7007" w:rsidRDefault="008F7007" w:rsidP="008F7007">
      <w:pPr>
        <w:pStyle w:val="ListParagraph"/>
        <w:numPr>
          <w:ilvl w:val="0"/>
          <w:numId w:val="43"/>
        </w:numPr>
        <w:spacing w:after="0" w:line="240" w:lineRule="auto"/>
        <w:jc w:val="left"/>
        <w:rPr>
          <w:rFonts w:ascii="Times New Roman" w:eastAsia="Times New Roman" w:hAnsi="Times New Roman" w:cs="Times New Roman"/>
        </w:rPr>
      </w:pPr>
      <w:ins w:id="454" w:author="Shy Alon" w:date="2017-07-05T22:18:00Z">
        <w:r w:rsidRPr="008F7007">
          <w:rPr>
            <w:rFonts w:ascii="Times New Roman" w:eastAsia="Times New Roman" w:hAnsi="Times New Roman" w:cs="Times New Roman"/>
          </w:rPr>
          <w:t xml:space="preserve">An analysis of the attrition of drug candidates from four major pharmaceutical companies: </w:t>
        </w:r>
        <w:r>
          <w:rPr>
            <w:rFonts w:ascii="Times New Roman" w:eastAsia="Times New Roman" w:hAnsi="Times New Roman" w:cs="Times New Roman"/>
          </w:rPr>
          <w:t>Michael J. Waring,</w:t>
        </w:r>
      </w:ins>
      <w:ins w:id="455" w:author="Shy Alon" w:date="2017-07-05T22:19:00Z">
        <w:r>
          <w:rPr>
            <w:rFonts w:ascii="Times New Roman" w:eastAsia="Times New Roman" w:hAnsi="Times New Roman" w:cs="Times New Roman"/>
          </w:rPr>
          <w:t xml:space="preserve"> </w:t>
        </w:r>
      </w:ins>
      <w:ins w:id="456" w:author="Shy Alon" w:date="2017-07-05T22:18:00Z">
        <w:r>
          <w:rPr>
            <w:rFonts w:ascii="Times New Roman" w:eastAsia="Times New Roman" w:hAnsi="Times New Roman" w:cs="Times New Roman"/>
          </w:rPr>
          <w:t>John Arrowsmith,</w:t>
        </w:r>
      </w:ins>
      <w:ins w:id="457" w:author="Shy Alon" w:date="2017-07-05T22:19:00Z">
        <w:r>
          <w:rPr>
            <w:rFonts w:ascii="Times New Roman" w:eastAsia="Times New Roman" w:hAnsi="Times New Roman" w:cs="Times New Roman"/>
          </w:rPr>
          <w:t xml:space="preserve"> </w:t>
        </w:r>
      </w:ins>
      <w:ins w:id="458" w:author="Shy Alon" w:date="2017-07-05T22:18:00Z">
        <w:r>
          <w:rPr>
            <w:rFonts w:ascii="Times New Roman" w:eastAsia="Times New Roman" w:hAnsi="Times New Roman" w:cs="Times New Roman"/>
          </w:rPr>
          <w:t>Andrew R. Leach,</w:t>
        </w:r>
      </w:ins>
      <w:ins w:id="459" w:author="Shy Alon" w:date="2017-07-05T22:19:00Z">
        <w:r>
          <w:rPr>
            <w:rFonts w:ascii="Times New Roman" w:eastAsia="Times New Roman" w:hAnsi="Times New Roman" w:cs="Times New Roman"/>
          </w:rPr>
          <w:t xml:space="preserve"> </w:t>
        </w:r>
      </w:ins>
      <w:ins w:id="460" w:author="Shy Alon" w:date="2017-07-05T22:18:00Z">
        <w:r>
          <w:rPr>
            <w:rFonts w:ascii="Times New Roman" w:eastAsia="Times New Roman" w:hAnsi="Times New Roman" w:cs="Times New Roman"/>
          </w:rPr>
          <w:t>Paul D. Leeson,</w:t>
        </w:r>
      </w:ins>
      <w:ins w:id="461" w:author="Shy Alon" w:date="2017-07-05T22:19:00Z">
        <w:r>
          <w:rPr>
            <w:rFonts w:ascii="Times New Roman" w:eastAsia="Times New Roman" w:hAnsi="Times New Roman" w:cs="Times New Roman"/>
          </w:rPr>
          <w:t xml:space="preserve"> </w:t>
        </w:r>
      </w:ins>
      <w:ins w:id="462" w:author="Shy Alon" w:date="2017-07-05T22:18:00Z">
        <w:r>
          <w:rPr>
            <w:rFonts w:ascii="Times New Roman" w:eastAsia="Times New Roman" w:hAnsi="Times New Roman" w:cs="Times New Roman"/>
          </w:rPr>
          <w:t>Sam Mandrell,</w:t>
        </w:r>
      </w:ins>
      <w:ins w:id="463" w:author="Shy Alon" w:date="2017-07-05T22:19:00Z">
        <w:r>
          <w:rPr>
            <w:rFonts w:ascii="Times New Roman" w:eastAsia="Times New Roman" w:hAnsi="Times New Roman" w:cs="Times New Roman"/>
          </w:rPr>
          <w:t xml:space="preserve"> </w:t>
        </w:r>
      </w:ins>
      <w:ins w:id="464" w:author="Shy Alon" w:date="2017-07-05T22:18:00Z">
        <w:r>
          <w:rPr>
            <w:rFonts w:ascii="Times New Roman" w:eastAsia="Times New Roman" w:hAnsi="Times New Roman" w:cs="Times New Roman"/>
          </w:rPr>
          <w:t>Robert M. Owen,</w:t>
        </w:r>
      </w:ins>
      <w:ins w:id="465" w:author="Shy Alon" w:date="2017-07-05T22:19:00Z">
        <w:r>
          <w:rPr>
            <w:rFonts w:ascii="Times New Roman" w:eastAsia="Times New Roman" w:hAnsi="Times New Roman" w:cs="Times New Roman"/>
          </w:rPr>
          <w:t xml:space="preserve"> </w:t>
        </w:r>
      </w:ins>
      <w:ins w:id="466" w:author="Shy Alon" w:date="2017-07-05T22:18:00Z">
        <w:r>
          <w:rPr>
            <w:rFonts w:ascii="Times New Roman" w:eastAsia="Times New Roman" w:hAnsi="Times New Roman" w:cs="Times New Roman"/>
          </w:rPr>
          <w:t>Garry Pairaudeau,</w:t>
        </w:r>
      </w:ins>
      <w:ins w:id="467" w:author="Shy Alon" w:date="2017-07-05T22:19:00Z">
        <w:r>
          <w:rPr>
            <w:rFonts w:ascii="Times New Roman" w:eastAsia="Times New Roman" w:hAnsi="Times New Roman" w:cs="Times New Roman"/>
          </w:rPr>
          <w:t xml:space="preserve"> </w:t>
        </w:r>
      </w:ins>
      <w:ins w:id="468" w:author="Shy Alon" w:date="2017-07-05T22:18:00Z">
        <w:r w:rsidRPr="008F7007">
          <w:rPr>
            <w:rFonts w:ascii="Times New Roman" w:eastAsia="Times New Roman" w:hAnsi="Times New Roman" w:cs="Times New Roman"/>
          </w:rPr>
          <w:t>William</w:t>
        </w:r>
        <w:r>
          <w:rPr>
            <w:rFonts w:ascii="Times New Roman" w:eastAsia="Times New Roman" w:hAnsi="Times New Roman" w:cs="Times New Roman"/>
          </w:rPr>
          <w:t xml:space="preserve"> D. Pennie,</w:t>
        </w:r>
        <w:r>
          <w:rPr>
            <w:rFonts w:ascii="Times New Roman" w:eastAsia="Times New Roman" w:hAnsi="Times New Roman" w:cs="Times New Roman"/>
          </w:rPr>
          <w:tab/>
          <w:t>Stephen D. Pickett,</w:t>
        </w:r>
      </w:ins>
      <w:ins w:id="469" w:author="Shy Alon" w:date="2017-07-05T22:19:00Z">
        <w:r>
          <w:rPr>
            <w:rFonts w:ascii="Times New Roman" w:eastAsia="Times New Roman" w:hAnsi="Times New Roman" w:cs="Times New Roman"/>
          </w:rPr>
          <w:t xml:space="preserve"> </w:t>
        </w:r>
      </w:ins>
      <w:ins w:id="470" w:author="Shy Alon" w:date="2017-07-05T22:18:00Z">
        <w:r>
          <w:rPr>
            <w:rFonts w:ascii="Times New Roman" w:eastAsia="Times New Roman" w:hAnsi="Times New Roman" w:cs="Times New Roman"/>
          </w:rPr>
          <w:t>Jibo Wang,</w:t>
        </w:r>
      </w:ins>
      <w:ins w:id="471" w:author="Shy Alon" w:date="2017-07-05T22:19:00Z">
        <w:r>
          <w:rPr>
            <w:rFonts w:ascii="Times New Roman" w:eastAsia="Times New Roman" w:hAnsi="Times New Roman" w:cs="Times New Roman"/>
          </w:rPr>
          <w:t xml:space="preserve"> </w:t>
        </w:r>
      </w:ins>
      <w:ins w:id="472" w:author="Shy Alon" w:date="2017-07-05T22:18:00Z">
        <w:r>
          <w:rPr>
            <w:rFonts w:ascii="Times New Roman" w:eastAsia="Times New Roman" w:hAnsi="Times New Roman" w:cs="Times New Roman"/>
          </w:rPr>
          <w:t>Owen Wallace</w:t>
        </w:r>
      </w:ins>
      <w:ins w:id="473" w:author="Shy Alon" w:date="2017-07-05T22:19:00Z">
        <w:r>
          <w:rPr>
            <w:rFonts w:ascii="Times New Roman" w:eastAsia="Times New Roman" w:hAnsi="Times New Roman" w:cs="Times New Roman"/>
          </w:rPr>
          <w:t xml:space="preserve"> </w:t>
        </w:r>
      </w:ins>
      <w:ins w:id="474" w:author="Shy Alon" w:date="2017-07-05T22:18:00Z">
        <w:r w:rsidRPr="008F7007">
          <w:rPr>
            <w:rFonts w:ascii="Times New Roman" w:eastAsia="Times New Roman" w:hAnsi="Times New Roman" w:cs="Times New Roman"/>
          </w:rPr>
          <w:t>&amp; Alex Weir</w:t>
        </w:r>
      </w:ins>
      <w:ins w:id="475" w:author="Shy Alon" w:date="2017-07-05T22:19:00Z">
        <w:r>
          <w:rPr>
            <w:rFonts w:ascii="Times New Roman" w:eastAsia="Times New Roman" w:hAnsi="Times New Roman" w:cs="Times New Roman"/>
          </w:rPr>
          <w:t>.</w:t>
        </w:r>
      </w:ins>
    </w:p>
    <w:bookmarkEnd w:id="387"/>
    <w:bookmarkEnd w:id="450"/>
    <w:p w14:paraId="187A2E8B" w14:textId="26B3D803" w:rsidR="0029679F" w:rsidRPr="009C635B" w:rsidRDefault="0029679F" w:rsidP="009C635B">
      <w:pPr>
        <w:rPr>
          <w:lang w:val="en-GB" w:eastAsia="de-AT" w:bidi="ar-SA"/>
        </w:rPr>
      </w:pPr>
    </w:p>
    <w:sectPr w:rsidR="0029679F" w:rsidRPr="009C635B" w:rsidSect="008829E7">
      <w:headerReference w:type="default" r:id="rId41"/>
      <w:footerReference w:type="default" r:id="rId42"/>
      <w:headerReference w:type="first" r:id="rId43"/>
      <w:pgSz w:w="11906" w:h="16838"/>
      <w:pgMar w:top="1440" w:right="1800" w:bottom="1440" w:left="1800" w:header="708" w:footer="708" w:gutter="0"/>
      <w:cols w:space="708"/>
      <w:titlePg/>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7" w:author="Abraham Yosipof" w:date="2017-06-06T09:15:00Z" w:initials="AY">
    <w:p w14:paraId="490DFE5B" w14:textId="79F5B963" w:rsidR="00EA1917" w:rsidRDefault="00EA1917">
      <w:pPr>
        <w:pStyle w:val="CommentText"/>
        <w:rPr>
          <w:rtl/>
        </w:rPr>
      </w:pPr>
      <w:r>
        <w:rPr>
          <w:rStyle w:val="CommentReference"/>
        </w:rPr>
        <w:annotationRef/>
      </w:r>
      <w:r>
        <w:rPr>
          <w:rFonts w:hint="cs"/>
          <w:rtl/>
        </w:rPr>
        <w:t>עלייך להסביר בכמה במילים בטקסט על כל שלב לפני הפיסקה הבאה.</w:t>
      </w:r>
    </w:p>
  </w:comment>
  <w:comment w:id="132" w:author="Abraham Yosipof" w:date="2017-06-06T09:10:00Z" w:initials="AY">
    <w:p w14:paraId="6C50DC5C" w14:textId="77777777" w:rsidR="00EA1917" w:rsidRDefault="00EA1917" w:rsidP="00916194">
      <w:pPr>
        <w:pStyle w:val="CommentText"/>
        <w:bidi/>
        <w:rPr>
          <w:rtl/>
        </w:rPr>
      </w:pPr>
      <w:r>
        <w:rPr>
          <w:rStyle w:val="CommentReference"/>
        </w:rPr>
        <w:annotationRef/>
      </w:r>
    </w:p>
    <w:p w14:paraId="304912F9" w14:textId="77777777" w:rsidR="00EA1917" w:rsidRDefault="00EA1917" w:rsidP="00916194">
      <w:pPr>
        <w:pStyle w:val="CommentText"/>
        <w:bidi/>
        <w:rPr>
          <w:rtl/>
        </w:rPr>
      </w:pPr>
      <w:r>
        <w:rPr>
          <w:rFonts w:hint="cs"/>
          <w:rtl/>
        </w:rPr>
        <w:t xml:space="preserve">תכניס בהסבר על </w:t>
      </w:r>
      <w:r>
        <w:t>preclinical tests</w:t>
      </w:r>
    </w:p>
    <w:p w14:paraId="7F599E2F" w14:textId="77777777" w:rsidR="00EA1917" w:rsidRDefault="00EA1917" w:rsidP="00916194">
      <w:pPr>
        <w:pStyle w:val="CommentText"/>
        <w:bidi/>
        <w:rPr>
          <w:rtl/>
        </w:rPr>
      </w:pPr>
    </w:p>
    <w:p w14:paraId="486D0061" w14:textId="0FA6716A" w:rsidR="00EA1917" w:rsidRDefault="00EA1917" w:rsidP="00916194">
      <w:pPr>
        <w:pStyle w:val="CommentText"/>
        <w:bidi/>
        <w:rPr>
          <w:rtl/>
        </w:rPr>
      </w:pPr>
      <w:r>
        <w:rPr>
          <w:rFonts w:hint="cs"/>
          <w:rtl/>
        </w:rPr>
        <w:t xml:space="preserve"> ניסוח, אתה מביא פה דוגמא לתרופות למערכת העצבים, עלייך לפתוח את הפיסקה  בהסבר כללי ולאחר מכאן לתת את הדוגמא של </w:t>
      </w:r>
      <w:r>
        <w:t>area of Central Nervous Systems</w:t>
      </w:r>
      <w:r>
        <w:rPr>
          <w:rFonts w:hint="cs"/>
          <w:rtl/>
        </w:rPr>
        <w:t xml:space="preserve">. כלומר לרשום שבסביבות 90% מהתרופות לא עוברות את </w:t>
      </w:r>
      <w:r>
        <w:t>pass preclinical tests</w:t>
      </w:r>
    </w:p>
    <w:p w14:paraId="6F1734EA" w14:textId="02B10CB7" w:rsidR="00EA1917" w:rsidRDefault="00EA1917" w:rsidP="00916194">
      <w:pPr>
        <w:pStyle w:val="CommentText"/>
        <w:bidi/>
        <w:rPr>
          <w:rtl/>
        </w:rPr>
      </w:pPr>
      <w:r>
        <w:rPr>
          <w:rFonts w:hint="cs"/>
          <w:rtl/>
        </w:rPr>
        <w:t xml:space="preserve"> ולדוגמא תחום מערכת העצבים ................</w:t>
      </w:r>
    </w:p>
  </w:comment>
  <w:comment w:id="138" w:author="Abraham Yosipof" w:date="2017-06-06T09:17:00Z" w:initials="AY">
    <w:p w14:paraId="36C70AC1" w14:textId="333DF78B" w:rsidR="00EA1917" w:rsidRDefault="00EA1917" w:rsidP="00916194">
      <w:pPr>
        <w:pStyle w:val="CommentText"/>
        <w:bidi/>
        <w:rPr>
          <w:rtl/>
        </w:rPr>
      </w:pPr>
      <w:r>
        <w:rPr>
          <w:rStyle w:val="CommentReference"/>
        </w:rPr>
        <w:annotationRef/>
      </w:r>
      <w:r>
        <w:rPr>
          <w:rFonts w:hint="cs"/>
          <w:rtl/>
        </w:rPr>
        <w:t xml:space="preserve">מה זה ציר </w:t>
      </w:r>
      <w:r>
        <w:rPr>
          <w:rFonts w:hint="cs"/>
        </w:rPr>
        <w:t>X</w:t>
      </w:r>
    </w:p>
  </w:comment>
  <w:comment w:id="144" w:author="Abraham Yosipof" w:date="2017-06-06T09:18:00Z" w:initials="AY">
    <w:p w14:paraId="00EDA4D7" w14:textId="72560BA9" w:rsidR="00EA1917" w:rsidRDefault="00EA1917">
      <w:pPr>
        <w:pStyle w:val="CommentText"/>
      </w:pPr>
      <w:r>
        <w:rPr>
          <w:rStyle w:val="CommentReference"/>
        </w:rPr>
        <w:annotationRef/>
      </w:r>
      <w:r>
        <w:rPr>
          <w:rFonts w:hint="cs"/>
          <w:rtl/>
        </w:rPr>
        <w:t>יפה להרחיב</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90DFE5B" w15:done="0"/>
  <w15:commentEx w15:paraId="6F1734EA" w15:done="0"/>
  <w15:commentEx w15:paraId="36C70AC1" w15:done="0"/>
  <w15:commentEx w15:paraId="00EDA4D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90DFE5B" w16cid:durableId="1D164B8F"/>
  <w16cid:commentId w16cid:paraId="6F1734EA" w16cid:durableId="1D164B90"/>
  <w16cid:commentId w16cid:paraId="36C70AC1" w16cid:durableId="1D164B91"/>
  <w16cid:commentId w16cid:paraId="00EDA4D7" w16cid:durableId="1D164B9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198C2E" w14:textId="77777777" w:rsidR="0085622C" w:rsidRDefault="0085622C" w:rsidP="00F5168A">
      <w:r>
        <w:separator/>
      </w:r>
    </w:p>
  </w:endnote>
  <w:endnote w:type="continuationSeparator" w:id="0">
    <w:p w14:paraId="520FE5DF" w14:textId="77777777" w:rsidR="0085622C" w:rsidRDefault="0085622C" w:rsidP="00F516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2113230"/>
      <w:docPartObj>
        <w:docPartGallery w:val="Page Numbers (Bottom of Page)"/>
        <w:docPartUnique/>
      </w:docPartObj>
    </w:sdtPr>
    <w:sdtContent>
      <w:p w14:paraId="6C6891E7" w14:textId="23603E5D" w:rsidR="00EA1917" w:rsidRDefault="00EA1917">
        <w:pPr>
          <w:pStyle w:val="Footer"/>
          <w:rPr>
            <w:rtl/>
            <w:cs/>
          </w:rPr>
        </w:pPr>
        <w:r>
          <w:fldChar w:fldCharType="begin"/>
        </w:r>
        <w:r>
          <w:instrText>PAGE   \* MERGEFORMAT</w:instrText>
        </w:r>
        <w:r>
          <w:fldChar w:fldCharType="separate"/>
        </w:r>
        <w:r w:rsidR="00FB69F7" w:rsidRPr="00FB69F7">
          <w:rPr>
            <w:rFonts w:cs="Times New Roman"/>
            <w:noProof/>
            <w:lang w:val="he-IL"/>
          </w:rPr>
          <w:t>16</w:t>
        </w:r>
        <w:r>
          <w:rPr>
            <w:rFonts w:cs="Times New Roman"/>
            <w:noProof/>
            <w:lang w:val="he-IL"/>
          </w:rPr>
          <w:fldChar w:fldCharType="end"/>
        </w:r>
      </w:p>
    </w:sdtContent>
  </w:sdt>
  <w:p w14:paraId="02B24E59" w14:textId="77777777" w:rsidR="00EA1917" w:rsidRDefault="00EA19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823B70" w14:textId="77777777" w:rsidR="0085622C" w:rsidRDefault="0085622C" w:rsidP="00F5168A">
      <w:r>
        <w:separator/>
      </w:r>
    </w:p>
  </w:footnote>
  <w:footnote w:type="continuationSeparator" w:id="0">
    <w:p w14:paraId="600151AE" w14:textId="77777777" w:rsidR="0085622C" w:rsidRDefault="0085622C" w:rsidP="00F516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4580C0" w14:textId="7673B297" w:rsidR="00EA1917" w:rsidRPr="00A90C14" w:rsidRDefault="00EA1917" w:rsidP="00E27B2A">
    <w:pPr>
      <w:pStyle w:val="Header"/>
      <w:bidi/>
    </w:pPr>
    <w:r w:rsidRPr="00A90C14">
      <w:rPr>
        <w:noProof/>
        <w:rtl/>
      </w:rPr>
      <w:drawing>
        <wp:anchor distT="0" distB="0" distL="114300" distR="114300" simplePos="0" relativeHeight="251661312" behindDoc="0" locked="0" layoutInCell="1" allowOverlap="1" wp14:anchorId="393068D9" wp14:editId="11332420">
          <wp:simplePos x="0" y="0"/>
          <wp:positionH relativeFrom="column">
            <wp:posOffset>917575</wp:posOffset>
          </wp:positionH>
          <wp:positionV relativeFrom="paragraph">
            <wp:posOffset>-224553</wp:posOffset>
          </wp:positionV>
          <wp:extent cx="3439160" cy="446405"/>
          <wp:effectExtent l="0" t="0" r="8890" b="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afekaEng_newColor2b.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439160" cy="446405"/>
                  </a:xfrm>
                  <a:prstGeom prst="rect">
                    <a:avLst/>
                  </a:prstGeom>
                </pic:spPr>
              </pic:pic>
            </a:graphicData>
          </a:graphic>
        </wp:anchor>
      </w:drawing>
    </w:r>
    <w:r>
      <w:t>038505665</w:t>
    </w:r>
    <w:r w:rsidRPr="00A90C14">
      <w:rPr>
        <w:rtl/>
      </w:rPr>
      <w:ptab w:relativeTo="margin" w:alignment="center" w:leader="none"/>
    </w:r>
    <w:r w:rsidRPr="00A90C14">
      <w:rPr>
        <w:rtl/>
      </w:rPr>
      <w:ptab w:relativeTo="margin" w:alignment="right" w:leader="none"/>
    </w:r>
    <w:r>
      <w:t>Shy</w:t>
    </w:r>
    <w:r w:rsidRPr="00A90C14">
      <w:t xml:space="preserve"> </w:t>
    </w:r>
    <w:r>
      <w:t>Alon</w:t>
    </w:r>
  </w:p>
  <w:p w14:paraId="38692A3B" w14:textId="77777777" w:rsidR="00EA1917" w:rsidRDefault="00EA191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41F442" w14:textId="1C194723" w:rsidR="00EA1917" w:rsidRPr="00A90C14" w:rsidRDefault="00EA1917" w:rsidP="00E27B2A">
    <w:pPr>
      <w:pStyle w:val="Header"/>
      <w:bidi/>
    </w:pPr>
    <w:r w:rsidRPr="00A90C14">
      <w:rPr>
        <w:noProof/>
        <w:rtl/>
      </w:rPr>
      <w:drawing>
        <wp:anchor distT="0" distB="0" distL="114300" distR="114300" simplePos="0" relativeHeight="251659264" behindDoc="0" locked="0" layoutInCell="1" allowOverlap="1" wp14:anchorId="71FDAA8D" wp14:editId="2B84D5A4">
          <wp:simplePos x="0" y="0"/>
          <wp:positionH relativeFrom="column">
            <wp:posOffset>917575</wp:posOffset>
          </wp:positionH>
          <wp:positionV relativeFrom="paragraph">
            <wp:posOffset>-224553</wp:posOffset>
          </wp:positionV>
          <wp:extent cx="3439160" cy="446405"/>
          <wp:effectExtent l="0" t="0" r="8890" b="0"/>
          <wp:wrapNone/>
          <wp:docPr id="75" name="תמונה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afekaEng_newColor2b.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439160" cy="446405"/>
                  </a:xfrm>
                  <a:prstGeom prst="rect">
                    <a:avLst/>
                  </a:prstGeom>
                </pic:spPr>
              </pic:pic>
            </a:graphicData>
          </a:graphic>
        </wp:anchor>
      </w:drawing>
    </w:r>
    <w:r>
      <w:t>038505665</w:t>
    </w:r>
    <w:r w:rsidRPr="00A90C14">
      <w:rPr>
        <w:rtl/>
      </w:rPr>
      <w:ptab w:relativeTo="margin" w:alignment="center" w:leader="none"/>
    </w:r>
    <w:r w:rsidRPr="00A90C14">
      <w:rPr>
        <w:rtl/>
      </w:rPr>
      <w:ptab w:relativeTo="margin" w:alignment="right" w:leader="none"/>
    </w:r>
    <w:r>
      <w:t>Shy Alon</w:t>
    </w:r>
  </w:p>
  <w:p w14:paraId="77444EB5" w14:textId="77777777" w:rsidR="00EA1917" w:rsidRDefault="00EA19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F10A8"/>
    <w:multiLevelType w:val="multilevel"/>
    <w:tmpl w:val="F2D0A094"/>
    <w:styleLink w:val="Headings"/>
    <w:lvl w:ilvl="0">
      <w:start w:val="1"/>
      <w:numFmt w:val="decimal"/>
      <w:suff w:val="space"/>
      <w:lvlText w:val="%1."/>
      <w:lvlJc w:val="left"/>
      <w:pPr>
        <w:ind w:left="0" w:firstLine="0"/>
      </w:pPr>
      <w:rPr>
        <w:rFonts w:ascii="Palatino Linotype" w:hAnsi="Palatino Linotype" w:hint="default"/>
        <w:b/>
        <w:i w:val="0"/>
        <w:sz w:val="22"/>
      </w:rPr>
    </w:lvl>
    <w:lvl w:ilvl="1">
      <w:start w:val="1"/>
      <w:numFmt w:val="decimal"/>
      <w:pStyle w:val="H2"/>
      <w:suff w:val="space"/>
      <w:lvlText w:val="%1.%2."/>
      <w:lvlJc w:val="left"/>
      <w:pPr>
        <w:ind w:left="0" w:firstLine="0"/>
      </w:pPr>
      <w:rPr>
        <w:rFonts w:ascii="Palatino Linotype" w:hAnsi="Palatino Linotype" w:hint="default"/>
        <w:b/>
        <w:i w:val="0"/>
        <w:sz w:val="20"/>
      </w:rPr>
    </w:lvl>
    <w:lvl w:ilvl="2">
      <w:start w:val="1"/>
      <w:numFmt w:val="decimal"/>
      <w:pStyle w:val="H3"/>
      <w:suff w:val="space"/>
      <w:lvlText w:val="%1.%2.%3."/>
      <w:lvlJc w:val="left"/>
      <w:pPr>
        <w:ind w:left="0" w:firstLine="0"/>
      </w:pPr>
      <w:rPr>
        <w:rFonts w:ascii="Palatino Linotype" w:hAnsi="Palatino Linotype" w:hint="default"/>
        <w:b w:val="0"/>
        <w:i/>
        <w:sz w:val="20"/>
      </w:rPr>
    </w:lvl>
    <w:lvl w:ilvl="3">
      <w:start w:val="1"/>
      <w:numFmt w:val="decimal"/>
      <w:pStyle w:val="H4"/>
      <w:suff w:val="space"/>
      <w:lvlText w:val="%1.%2.%3.%4."/>
      <w:lvlJc w:val="left"/>
      <w:pPr>
        <w:ind w:left="0" w:firstLine="0"/>
      </w:pPr>
      <w:rPr>
        <w:rFonts w:ascii="Palatino Linotype" w:hAnsi="Palatino Linotype" w:hint="default"/>
        <w:b w:val="0"/>
        <w:i/>
        <w:sz w:val="18"/>
      </w:rPr>
    </w:lvl>
    <w:lvl w:ilvl="4">
      <w:start w:val="1"/>
      <w:numFmt w:val="decimal"/>
      <w:pStyle w:val="H5"/>
      <w:suff w:val="space"/>
      <w:lvlText w:val="%1.%2.%3.%4.%5."/>
      <w:lvlJc w:val="left"/>
      <w:pPr>
        <w:ind w:left="0" w:firstLine="0"/>
      </w:pPr>
      <w:rPr>
        <w:rFonts w:ascii="Palatino Linotype" w:hAnsi="Palatino Linotype" w:hint="default"/>
        <w:b w:val="0"/>
        <w:i/>
        <w:sz w:val="18"/>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 w15:restartNumberingAfterBreak="0">
    <w:nsid w:val="05262113"/>
    <w:multiLevelType w:val="hybridMultilevel"/>
    <w:tmpl w:val="2ACE7F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F201B1"/>
    <w:multiLevelType w:val="hybridMultilevel"/>
    <w:tmpl w:val="14F41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480E1E"/>
    <w:multiLevelType w:val="hybridMultilevel"/>
    <w:tmpl w:val="31C49C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E4350A"/>
    <w:multiLevelType w:val="hybridMultilevel"/>
    <w:tmpl w:val="99B65B36"/>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14D7D01"/>
    <w:multiLevelType w:val="hybridMultilevel"/>
    <w:tmpl w:val="5E845506"/>
    <w:lvl w:ilvl="0" w:tplc="313AFF7E">
      <w:start w:val="1"/>
      <w:numFmt w:val="decimal"/>
      <w:lvlText w:val="%1."/>
      <w:lvlJc w:val="left"/>
      <w:pPr>
        <w:tabs>
          <w:tab w:val="num" w:pos="360"/>
        </w:tabs>
        <w:ind w:left="360" w:hanging="360"/>
      </w:pPr>
      <w:rPr>
        <w:rFonts w:hint="default"/>
        <w:b w:val="0"/>
        <w:i w:val="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15:restartNumberingAfterBreak="0">
    <w:nsid w:val="1401174C"/>
    <w:multiLevelType w:val="hybridMultilevel"/>
    <w:tmpl w:val="7C2C372C"/>
    <w:lvl w:ilvl="0" w:tplc="1ACECB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0377F0"/>
    <w:multiLevelType w:val="hybridMultilevel"/>
    <w:tmpl w:val="68506280"/>
    <w:lvl w:ilvl="0" w:tplc="582C1372">
      <w:numFmt w:val="bullet"/>
      <w:lvlText w:val=""/>
      <w:lvlJc w:val="left"/>
      <w:pPr>
        <w:ind w:left="720" w:hanging="360"/>
      </w:pPr>
      <w:rPr>
        <w:rFonts w:ascii="Symbol" w:eastAsia="Calibr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C04A41"/>
    <w:multiLevelType w:val="hybridMultilevel"/>
    <w:tmpl w:val="86DC09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3E0D80"/>
    <w:multiLevelType w:val="hybridMultilevel"/>
    <w:tmpl w:val="D20225E8"/>
    <w:lvl w:ilvl="0" w:tplc="294A6C2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DA0A09"/>
    <w:multiLevelType w:val="hybridMultilevel"/>
    <w:tmpl w:val="F99A1A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9376A3"/>
    <w:multiLevelType w:val="multilevel"/>
    <w:tmpl w:val="EF2C13E8"/>
    <w:lvl w:ilvl="0">
      <w:start w:val="1"/>
      <w:numFmt w:val="decimal"/>
      <w:lvlText w:val="%1."/>
      <w:lvlJc w:val="left"/>
      <w:pPr>
        <w:ind w:left="360" w:hanging="360"/>
      </w:pPr>
    </w:lvl>
    <w:lvl w:ilvl="1">
      <w:start w:val="1"/>
      <w:numFmt w:val="decimal"/>
      <w:isLgl/>
      <w:lvlText w:val="%1.%2."/>
      <w:lvlJc w:val="left"/>
      <w:pPr>
        <w:ind w:left="960" w:hanging="960"/>
      </w:pPr>
      <w:rPr>
        <w:rFonts w:hint="default"/>
        <w:i/>
        <w:u w:val="none"/>
      </w:rPr>
    </w:lvl>
    <w:lvl w:ilvl="2">
      <w:start w:val="2"/>
      <w:numFmt w:val="decimal"/>
      <w:isLgl/>
      <w:lvlText w:val="%1.%2.%3."/>
      <w:lvlJc w:val="left"/>
      <w:pPr>
        <w:ind w:left="960" w:hanging="960"/>
      </w:pPr>
      <w:rPr>
        <w:rFonts w:hint="default"/>
        <w:i/>
        <w:u w:val="none"/>
      </w:rPr>
    </w:lvl>
    <w:lvl w:ilvl="3">
      <w:start w:val="3"/>
      <w:numFmt w:val="decimal"/>
      <w:isLgl/>
      <w:lvlText w:val="%1.%2.%3.%4."/>
      <w:lvlJc w:val="left"/>
      <w:pPr>
        <w:ind w:left="960" w:hanging="960"/>
      </w:pPr>
      <w:rPr>
        <w:rFonts w:hint="default"/>
        <w:i/>
        <w:u w:val="none"/>
      </w:rPr>
    </w:lvl>
    <w:lvl w:ilvl="4">
      <w:start w:val="1"/>
      <w:numFmt w:val="decimal"/>
      <w:isLgl/>
      <w:lvlText w:val="%1.%2.%3.%4.%5."/>
      <w:lvlJc w:val="left"/>
      <w:pPr>
        <w:ind w:left="1080" w:hanging="1080"/>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5">
      <w:start w:val="1"/>
      <w:numFmt w:val="decimal"/>
      <w:isLgl/>
      <w:lvlText w:val="%1.%2.%3.%4.%5.%6."/>
      <w:lvlJc w:val="left"/>
      <w:pPr>
        <w:ind w:left="1080" w:hanging="1080"/>
      </w:pPr>
      <w:rPr>
        <w:rFonts w:hint="default"/>
        <w:i/>
        <w:u w:val="none"/>
      </w:rPr>
    </w:lvl>
    <w:lvl w:ilvl="6">
      <w:start w:val="1"/>
      <w:numFmt w:val="decimal"/>
      <w:isLgl/>
      <w:lvlText w:val="%1.%2.%3.%4.%5.%6.%7."/>
      <w:lvlJc w:val="left"/>
      <w:pPr>
        <w:ind w:left="1440" w:hanging="1440"/>
      </w:pPr>
      <w:rPr>
        <w:rFonts w:hint="default"/>
        <w:i/>
        <w:u w:val="none"/>
      </w:rPr>
    </w:lvl>
    <w:lvl w:ilvl="7">
      <w:start w:val="1"/>
      <w:numFmt w:val="decimal"/>
      <w:isLgl/>
      <w:lvlText w:val="%1.%2.%3.%4.%5.%6.%7.%8."/>
      <w:lvlJc w:val="left"/>
      <w:pPr>
        <w:ind w:left="1440" w:hanging="1440"/>
      </w:pPr>
      <w:rPr>
        <w:rFonts w:hint="default"/>
        <w:i/>
        <w:u w:val="none"/>
      </w:rPr>
    </w:lvl>
    <w:lvl w:ilvl="8">
      <w:start w:val="1"/>
      <w:numFmt w:val="decimal"/>
      <w:isLgl/>
      <w:lvlText w:val="%1.%2.%3.%4.%5.%6.%7.%8.%9."/>
      <w:lvlJc w:val="left"/>
      <w:pPr>
        <w:ind w:left="1800" w:hanging="1800"/>
      </w:pPr>
      <w:rPr>
        <w:rFonts w:hint="default"/>
        <w:i/>
        <w:u w:val="none"/>
      </w:rPr>
    </w:lvl>
  </w:abstractNum>
  <w:abstractNum w:abstractNumId="12" w15:restartNumberingAfterBreak="0">
    <w:nsid w:val="339D4C21"/>
    <w:multiLevelType w:val="hybridMultilevel"/>
    <w:tmpl w:val="800E3616"/>
    <w:lvl w:ilvl="0" w:tplc="6EA083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6A71A6"/>
    <w:multiLevelType w:val="hybridMultilevel"/>
    <w:tmpl w:val="4A3666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AE52E9"/>
    <w:multiLevelType w:val="hybridMultilevel"/>
    <w:tmpl w:val="D8FA8ED0"/>
    <w:lvl w:ilvl="0" w:tplc="2B0256F0">
      <w:start w:val="1"/>
      <w:numFmt w:val="bullet"/>
      <w:lvlText w:val="•"/>
      <w:lvlJc w:val="left"/>
      <w:pPr>
        <w:tabs>
          <w:tab w:val="num" w:pos="720"/>
        </w:tabs>
        <w:ind w:left="720" w:hanging="360"/>
      </w:pPr>
      <w:rPr>
        <w:rFonts w:ascii="Times New Roman" w:hAnsi="Times New Roman" w:hint="default"/>
      </w:rPr>
    </w:lvl>
    <w:lvl w:ilvl="1" w:tplc="9F3670E4" w:tentative="1">
      <w:start w:val="1"/>
      <w:numFmt w:val="bullet"/>
      <w:lvlText w:val="•"/>
      <w:lvlJc w:val="left"/>
      <w:pPr>
        <w:tabs>
          <w:tab w:val="num" w:pos="1440"/>
        </w:tabs>
        <w:ind w:left="1440" w:hanging="360"/>
      </w:pPr>
      <w:rPr>
        <w:rFonts w:ascii="Times New Roman" w:hAnsi="Times New Roman" w:hint="default"/>
      </w:rPr>
    </w:lvl>
    <w:lvl w:ilvl="2" w:tplc="494695F8" w:tentative="1">
      <w:start w:val="1"/>
      <w:numFmt w:val="bullet"/>
      <w:lvlText w:val="•"/>
      <w:lvlJc w:val="left"/>
      <w:pPr>
        <w:tabs>
          <w:tab w:val="num" w:pos="2160"/>
        </w:tabs>
        <w:ind w:left="2160" w:hanging="360"/>
      </w:pPr>
      <w:rPr>
        <w:rFonts w:ascii="Times New Roman" w:hAnsi="Times New Roman" w:hint="default"/>
      </w:rPr>
    </w:lvl>
    <w:lvl w:ilvl="3" w:tplc="B1BAC1F4" w:tentative="1">
      <w:start w:val="1"/>
      <w:numFmt w:val="bullet"/>
      <w:lvlText w:val="•"/>
      <w:lvlJc w:val="left"/>
      <w:pPr>
        <w:tabs>
          <w:tab w:val="num" w:pos="2880"/>
        </w:tabs>
        <w:ind w:left="2880" w:hanging="360"/>
      </w:pPr>
      <w:rPr>
        <w:rFonts w:ascii="Times New Roman" w:hAnsi="Times New Roman" w:hint="default"/>
      </w:rPr>
    </w:lvl>
    <w:lvl w:ilvl="4" w:tplc="4A46B778" w:tentative="1">
      <w:start w:val="1"/>
      <w:numFmt w:val="bullet"/>
      <w:lvlText w:val="•"/>
      <w:lvlJc w:val="left"/>
      <w:pPr>
        <w:tabs>
          <w:tab w:val="num" w:pos="3600"/>
        </w:tabs>
        <w:ind w:left="3600" w:hanging="360"/>
      </w:pPr>
      <w:rPr>
        <w:rFonts w:ascii="Times New Roman" w:hAnsi="Times New Roman" w:hint="default"/>
      </w:rPr>
    </w:lvl>
    <w:lvl w:ilvl="5" w:tplc="17160CBA" w:tentative="1">
      <w:start w:val="1"/>
      <w:numFmt w:val="bullet"/>
      <w:lvlText w:val="•"/>
      <w:lvlJc w:val="left"/>
      <w:pPr>
        <w:tabs>
          <w:tab w:val="num" w:pos="4320"/>
        </w:tabs>
        <w:ind w:left="4320" w:hanging="360"/>
      </w:pPr>
      <w:rPr>
        <w:rFonts w:ascii="Times New Roman" w:hAnsi="Times New Roman" w:hint="default"/>
      </w:rPr>
    </w:lvl>
    <w:lvl w:ilvl="6" w:tplc="8006D776" w:tentative="1">
      <w:start w:val="1"/>
      <w:numFmt w:val="bullet"/>
      <w:lvlText w:val="•"/>
      <w:lvlJc w:val="left"/>
      <w:pPr>
        <w:tabs>
          <w:tab w:val="num" w:pos="5040"/>
        </w:tabs>
        <w:ind w:left="5040" w:hanging="360"/>
      </w:pPr>
      <w:rPr>
        <w:rFonts w:ascii="Times New Roman" w:hAnsi="Times New Roman" w:hint="default"/>
      </w:rPr>
    </w:lvl>
    <w:lvl w:ilvl="7" w:tplc="7CDED482" w:tentative="1">
      <w:start w:val="1"/>
      <w:numFmt w:val="bullet"/>
      <w:lvlText w:val="•"/>
      <w:lvlJc w:val="left"/>
      <w:pPr>
        <w:tabs>
          <w:tab w:val="num" w:pos="5760"/>
        </w:tabs>
        <w:ind w:left="5760" w:hanging="360"/>
      </w:pPr>
      <w:rPr>
        <w:rFonts w:ascii="Times New Roman" w:hAnsi="Times New Roman" w:hint="default"/>
      </w:rPr>
    </w:lvl>
    <w:lvl w:ilvl="8" w:tplc="0BC6E7B0"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3AF330A9"/>
    <w:multiLevelType w:val="hybridMultilevel"/>
    <w:tmpl w:val="E90060E6"/>
    <w:lvl w:ilvl="0" w:tplc="0409000F">
      <w:start w:val="1"/>
      <w:numFmt w:val="decimal"/>
      <w:lvlText w:val="%1."/>
      <w:lvlJc w:val="left"/>
      <w:pPr>
        <w:ind w:left="924" w:hanging="360"/>
      </w:pPr>
    </w:lvl>
    <w:lvl w:ilvl="1" w:tplc="04090019" w:tentative="1">
      <w:start w:val="1"/>
      <w:numFmt w:val="lowerLetter"/>
      <w:lvlText w:val="%2."/>
      <w:lvlJc w:val="left"/>
      <w:pPr>
        <w:ind w:left="1644" w:hanging="360"/>
      </w:pPr>
    </w:lvl>
    <w:lvl w:ilvl="2" w:tplc="0409001B" w:tentative="1">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16" w15:restartNumberingAfterBreak="0">
    <w:nsid w:val="3DA52D26"/>
    <w:multiLevelType w:val="hybridMultilevel"/>
    <w:tmpl w:val="AE243E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980093"/>
    <w:multiLevelType w:val="hybridMultilevel"/>
    <w:tmpl w:val="89669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E624FB"/>
    <w:multiLevelType w:val="hybridMultilevel"/>
    <w:tmpl w:val="078CBE84"/>
    <w:lvl w:ilvl="0" w:tplc="80A009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B682136"/>
    <w:multiLevelType w:val="hybridMultilevel"/>
    <w:tmpl w:val="4A3666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26537B"/>
    <w:multiLevelType w:val="hybridMultilevel"/>
    <w:tmpl w:val="2ACE7F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0725FD0"/>
    <w:multiLevelType w:val="multilevel"/>
    <w:tmpl w:val="5164FE7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515C7F22"/>
    <w:multiLevelType w:val="hybridMultilevel"/>
    <w:tmpl w:val="458ED3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1D64D64"/>
    <w:multiLevelType w:val="hybridMultilevel"/>
    <w:tmpl w:val="2674A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1E1724"/>
    <w:multiLevelType w:val="hybridMultilevel"/>
    <w:tmpl w:val="2ACE7F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A4287F"/>
    <w:multiLevelType w:val="hybridMultilevel"/>
    <w:tmpl w:val="2ACE7F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3F2833"/>
    <w:multiLevelType w:val="hybridMultilevel"/>
    <w:tmpl w:val="42FAC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B9709DD"/>
    <w:multiLevelType w:val="hybridMultilevel"/>
    <w:tmpl w:val="292A8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C6732B"/>
    <w:multiLevelType w:val="hybridMultilevel"/>
    <w:tmpl w:val="74D8DCCA"/>
    <w:lvl w:ilvl="0" w:tplc="7CEA7A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1C6DE2"/>
    <w:multiLevelType w:val="hybridMultilevel"/>
    <w:tmpl w:val="E2B02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210BC4"/>
    <w:multiLevelType w:val="hybridMultilevel"/>
    <w:tmpl w:val="076046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263F12"/>
    <w:multiLevelType w:val="hybridMultilevel"/>
    <w:tmpl w:val="3028CA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4E74C80"/>
    <w:multiLevelType w:val="hybridMultilevel"/>
    <w:tmpl w:val="83F23B9E"/>
    <w:lvl w:ilvl="0" w:tplc="F3767A1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472EA4"/>
    <w:multiLevelType w:val="hybridMultilevel"/>
    <w:tmpl w:val="2572F4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594A93"/>
    <w:multiLevelType w:val="hybridMultilevel"/>
    <w:tmpl w:val="714E5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517252"/>
    <w:multiLevelType w:val="hybridMultilevel"/>
    <w:tmpl w:val="8BE0B642"/>
    <w:lvl w:ilvl="0" w:tplc="5A62B5F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2B31753"/>
    <w:multiLevelType w:val="hybridMultilevel"/>
    <w:tmpl w:val="F2ECCC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3BA6A19"/>
    <w:multiLevelType w:val="hybridMultilevel"/>
    <w:tmpl w:val="05445C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82B6E26"/>
    <w:multiLevelType w:val="hybridMultilevel"/>
    <w:tmpl w:val="969E8FC0"/>
    <w:lvl w:ilvl="0" w:tplc="18445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948113A"/>
    <w:multiLevelType w:val="hybridMultilevel"/>
    <w:tmpl w:val="1E1CA33C"/>
    <w:lvl w:ilvl="0" w:tplc="0409000F">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40" w15:restartNumberingAfterBreak="0">
    <w:nsid w:val="7A8F244B"/>
    <w:multiLevelType w:val="hybridMultilevel"/>
    <w:tmpl w:val="3A88D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D8123D"/>
    <w:multiLevelType w:val="hybridMultilevel"/>
    <w:tmpl w:val="A706285E"/>
    <w:lvl w:ilvl="0" w:tplc="1ACECB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
  </w:num>
  <w:num w:numId="3">
    <w:abstractNumId w:val="15"/>
  </w:num>
  <w:num w:numId="4">
    <w:abstractNumId w:val="39"/>
  </w:num>
  <w:num w:numId="5">
    <w:abstractNumId w:val="21"/>
  </w:num>
  <w:num w:numId="6">
    <w:abstractNumId w:val="6"/>
  </w:num>
  <w:num w:numId="7">
    <w:abstractNumId w:val="41"/>
  </w:num>
  <w:num w:numId="8">
    <w:abstractNumId w:val="0"/>
    <w:lvlOverride w:ilvl="0">
      <w:lvl w:ilvl="0">
        <w:start w:val="1"/>
        <w:numFmt w:val="decimal"/>
        <w:suff w:val="space"/>
        <w:lvlText w:val="%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lvlOverride w:ilvl="1">
      <w:lvl w:ilvl="1">
        <w:start w:val="1"/>
        <w:numFmt w:val="decimal"/>
        <w:pStyle w:val="H2"/>
        <w:suff w:val="space"/>
        <w:lvlText w:val="%1.%2."/>
        <w:lvlJc w:val="left"/>
        <w:pPr>
          <w:ind w:left="0" w:firstLine="0"/>
        </w:pPr>
        <w:rPr>
          <w:rFonts w:ascii="Palatino Linotype" w:hAnsi="Palatino Linotype" w:hint="default"/>
          <w:b/>
          <w:i w:val="0"/>
          <w:sz w:val="24"/>
          <w:szCs w:val="24"/>
        </w:rPr>
      </w:lvl>
    </w:lvlOverride>
  </w:num>
  <w:num w:numId="9">
    <w:abstractNumId w:val="5"/>
  </w:num>
  <w:num w:numId="10">
    <w:abstractNumId w:val="0"/>
  </w:num>
  <w:num w:numId="11">
    <w:abstractNumId w:val="8"/>
  </w:num>
  <w:num w:numId="12">
    <w:abstractNumId w:val="14"/>
  </w:num>
  <w:num w:numId="13">
    <w:abstractNumId w:val="0"/>
    <w:lvlOverride w:ilvl="0">
      <w:lvl w:ilvl="0">
        <w:start w:val="1"/>
        <w:numFmt w:val="decimal"/>
        <w:suff w:val="space"/>
        <w:lvlText w:val="%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lvlOverride w:ilvl="1">
      <w:lvl w:ilvl="1">
        <w:start w:val="1"/>
        <w:numFmt w:val="decimal"/>
        <w:pStyle w:val="H2"/>
        <w:suff w:val="space"/>
        <w:lvlText w:val="%1.%2."/>
        <w:lvlJc w:val="left"/>
        <w:pPr>
          <w:ind w:left="0" w:firstLine="0"/>
        </w:pPr>
        <w:rPr>
          <w:rFonts w:ascii="Palatino Linotype" w:hAnsi="Palatino Linotype" w:hint="default"/>
          <w:b/>
          <w:i w:val="0"/>
          <w:sz w:val="24"/>
          <w:szCs w:val="24"/>
        </w:rPr>
      </w:lvl>
    </w:lvlOverride>
  </w:num>
  <w:num w:numId="14">
    <w:abstractNumId w:val="0"/>
    <w:lvlOverride w:ilvl="0">
      <w:lvl w:ilvl="0">
        <w:start w:val="1"/>
        <w:numFmt w:val="decimal"/>
        <w:suff w:val="space"/>
        <w:lvlText w:val="%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lvlOverride w:ilvl="1">
      <w:lvl w:ilvl="1">
        <w:start w:val="1"/>
        <w:numFmt w:val="decimal"/>
        <w:pStyle w:val="H2"/>
        <w:suff w:val="space"/>
        <w:lvlText w:val="%1.%2."/>
        <w:lvlJc w:val="left"/>
        <w:pPr>
          <w:ind w:left="0" w:firstLine="0"/>
        </w:pPr>
        <w:rPr>
          <w:rFonts w:ascii="Palatino Linotype" w:hAnsi="Palatino Linotype" w:hint="default"/>
          <w:b/>
          <w:i w:val="0"/>
          <w:sz w:val="24"/>
          <w:szCs w:val="24"/>
        </w:rPr>
      </w:lvl>
    </w:lvlOverride>
  </w:num>
  <w:num w:numId="15">
    <w:abstractNumId w:val="24"/>
  </w:num>
  <w:num w:numId="16">
    <w:abstractNumId w:val="20"/>
  </w:num>
  <w:num w:numId="17">
    <w:abstractNumId w:val="18"/>
  </w:num>
  <w:num w:numId="18">
    <w:abstractNumId w:val="37"/>
  </w:num>
  <w:num w:numId="19">
    <w:abstractNumId w:val="30"/>
  </w:num>
  <w:num w:numId="20">
    <w:abstractNumId w:val="32"/>
  </w:num>
  <w:num w:numId="21">
    <w:abstractNumId w:val="25"/>
  </w:num>
  <w:num w:numId="22">
    <w:abstractNumId w:val="1"/>
  </w:num>
  <w:num w:numId="23">
    <w:abstractNumId w:val="22"/>
  </w:num>
  <w:num w:numId="24">
    <w:abstractNumId w:val="38"/>
  </w:num>
  <w:num w:numId="25">
    <w:abstractNumId w:val="4"/>
  </w:num>
  <w:num w:numId="26">
    <w:abstractNumId w:val="35"/>
  </w:num>
  <w:num w:numId="27">
    <w:abstractNumId w:val="28"/>
  </w:num>
  <w:num w:numId="28">
    <w:abstractNumId w:val="9"/>
  </w:num>
  <w:num w:numId="29">
    <w:abstractNumId w:val="26"/>
  </w:num>
  <w:num w:numId="30">
    <w:abstractNumId w:val="29"/>
  </w:num>
  <w:num w:numId="31">
    <w:abstractNumId w:val="3"/>
  </w:num>
  <w:num w:numId="32">
    <w:abstractNumId w:val="31"/>
  </w:num>
  <w:num w:numId="33">
    <w:abstractNumId w:val="23"/>
  </w:num>
  <w:num w:numId="34">
    <w:abstractNumId w:val="16"/>
  </w:num>
  <w:num w:numId="35">
    <w:abstractNumId w:val="7"/>
  </w:num>
  <w:num w:numId="36">
    <w:abstractNumId w:val="34"/>
  </w:num>
  <w:num w:numId="37">
    <w:abstractNumId w:val="12"/>
  </w:num>
  <w:num w:numId="38">
    <w:abstractNumId w:val="11"/>
  </w:num>
  <w:num w:numId="39">
    <w:abstractNumId w:val="17"/>
  </w:num>
  <w:num w:numId="40">
    <w:abstractNumId w:val="19"/>
  </w:num>
  <w:num w:numId="41">
    <w:abstractNumId w:val="40"/>
  </w:num>
  <w:num w:numId="42">
    <w:abstractNumId w:val="36"/>
  </w:num>
  <w:num w:numId="43">
    <w:abstractNumId w:val="13"/>
  </w:num>
  <w:num w:numId="44">
    <w:abstractNumId w:val="27"/>
  </w:num>
  <w:num w:numId="45">
    <w:abstractNumId w:val="3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hy Alon">
    <w15:presenceInfo w15:providerId="None" w15:userId="Shy Alon"/>
  </w15:person>
  <w15:person w15:author="Abraham Yosipof">
    <w15:presenceInfo w15:providerId="None" w15:userId="Abraham Yosipo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ar-SA" w:vendorID="64" w:dllVersion="0" w:nlCheck="1" w:checkStyle="0"/>
  <w:activeWritingStyle w:appName="MSWord" w:lang="en-GB" w:vendorID="64" w:dllVersion="0" w:nlCheck="1" w:checkStyle="0"/>
  <w:activeWritingStyle w:appName="MSWord" w:lang="en-US" w:vendorID="64" w:dllVersion="0" w:nlCheck="1" w:checkStyle="0"/>
  <w:activeWritingStyle w:appName="MSWord" w:lang="en-US" w:vendorID="64" w:dllVersion="6" w:nlCheck="1" w:checkStyle="0"/>
  <w:activeWritingStyle w:appName="MSWord" w:lang="en-GB" w:vendorID="64" w:dllVersion="6" w:nlCheck="1" w:checkStyle="0"/>
  <w:proofState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Biochemistr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a550e29ro9vf20etr5rxfpaaawfvzfxwdz9p&quot;&gt;Citation_Lib&lt;record-ids&gt;&lt;item&gt;1&lt;/item&gt;&lt;item&gt;2&lt;/item&gt;&lt;item&gt;3&lt;/item&gt;&lt;item&gt;398&lt;/item&gt;&lt;item&gt;400&lt;/item&gt;&lt;item&gt;407&lt;/item&gt;&lt;item&gt;411&lt;/item&gt;&lt;item&gt;412&lt;/item&gt;&lt;item&gt;426&lt;/item&gt;&lt;item&gt;427&lt;/item&gt;&lt;item&gt;428&lt;/item&gt;&lt;item&gt;429&lt;/item&gt;&lt;item&gt;434&lt;/item&gt;&lt;item&gt;435&lt;/item&gt;&lt;item&gt;436&lt;/item&gt;&lt;item&gt;438&lt;/item&gt;&lt;/record-ids&gt;&lt;/item&gt;&lt;/Libraries&gt;"/>
  </w:docVars>
  <w:rsids>
    <w:rsidRoot w:val="00AF5099"/>
    <w:rsid w:val="000036B7"/>
    <w:rsid w:val="00003A3F"/>
    <w:rsid w:val="00010C54"/>
    <w:rsid w:val="00016323"/>
    <w:rsid w:val="00016383"/>
    <w:rsid w:val="00020BA2"/>
    <w:rsid w:val="0002259B"/>
    <w:rsid w:val="00023D53"/>
    <w:rsid w:val="00031AF1"/>
    <w:rsid w:val="00031B18"/>
    <w:rsid w:val="0003667C"/>
    <w:rsid w:val="00040E51"/>
    <w:rsid w:val="00042130"/>
    <w:rsid w:val="000447CC"/>
    <w:rsid w:val="00046575"/>
    <w:rsid w:val="000508ED"/>
    <w:rsid w:val="0005114B"/>
    <w:rsid w:val="00052903"/>
    <w:rsid w:val="00057E98"/>
    <w:rsid w:val="00061DDB"/>
    <w:rsid w:val="000645D7"/>
    <w:rsid w:val="00065FEA"/>
    <w:rsid w:val="00066A9D"/>
    <w:rsid w:val="00066DF3"/>
    <w:rsid w:val="00067CAE"/>
    <w:rsid w:val="00074C8B"/>
    <w:rsid w:val="000776FB"/>
    <w:rsid w:val="00080C3D"/>
    <w:rsid w:val="000830DF"/>
    <w:rsid w:val="000856D0"/>
    <w:rsid w:val="00086B96"/>
    <w:rsid w:val="000903BA"/>
    <w:rsid w:val="0009123C"/>
    <w:rsid w:val="00093DD5"/>
    <w:rsid w:val="000977F9"/>
    <w:rsid w:val="000A1578"/>
    <w:rsid w:val="000A30E4"/>
    <w:rsid w:val="000A3332"/>
    <w:rsid w:val="000A453D"/>
    <w:rsid w:val="000A4949"/>
    <w:rsid w:val="000A5E43"/>
    <w:rsid w:val="000A5EA7"/>
    <w:rsid w:val="000B2401"/>
    <w:rsid w:val="000B317B"/>
    <w:rsid w:val="000B490F"/>
    <w:rsid w:val="000C1413"/>
    <w:rsid w:val="000C14AD"/>
    <w:rsid w:val="000C27A5"/>
    <w:rsid w:val="000C33D3"/>
    <w:rsid w:val="000C6CF7"/>
    <w:rsid w:val="000D005B"/>
    <w:rsid w:val="000D0C3D"/>
    <w:rsid w:val="000D108A"/>
    <w:rsid w:val="000D45AB"/>
    <w:rsid w:val="000E10DC"/>
    <w:rsid w:val="000E2114"/>
    <w:rsid w:val="000E2C3B"/>
    <w:rsid w:val="000E3F9F"/>
    <w:rsid w:val="000E66C5"/>
    <w:rsid w:val="000F113B"/>
    <w:rsid w:val="000F2955"/>
    <w:rsid w:val="000F4833"/>
    <w:rsid w:val="000F4FEF"/>
    <w:rsid w:val="000F5381"/>
    <w:rsid w:val="000F5A8F"/>
    <w:rsid w:val="00105B32"/>
    <w:rsid w:val="00107CD4"/>
    <w:rsid w:val="001139BF"/>
    <w:rsid w:val="001145ED"/>
    <w:rsid w:val="0011773D"/>
    <w:rsid w:val="00117CB5"/>
    <w:rsid w:val="00117E8F"/>
    <w:rsid w:val="001204AB"/>
    <w:rsid w:val="001215D3"/>
    <w:rsid w:val="00124DA0"/>
    <w:rsid w:val="00124F55"/>
    <w:rsid w:val="00126772"/>
    <w:rsid w:val="00130419"/>
    <w:rsid w:val="00134A43"/>
    <w:rsid w:val="00134F74"/>
    <w:rsid w:val="001412A4"/>
    <w:rsid w:val="001510A0"/>
    <w:rsid w:val="00151222"/>
    <w:rsid w:val="00151403"/>
    <w:rsid w:val="00152594"/>
    <w:rsid w:val="001537C8"/>
    <w:rsid w:val="00160EBC"/>
    <w:rsid w:val="00161134"/>
    <w:rsid w:val="00163D51"/>
    <w:rsid w:val="001647B7"/>
    <w:rsid w:val="0016482A"/>
    <w:rsid w:val="001648D8"/>
    <w:rsid w:val="00165450"/>
    <w:rsid w:val="00165CF4"/>
    <w:rsid w:val="00167BA4"/>
    <w:rsid w:val="001749D7"/>
    <w:rsid w:val="00175E29"/>
    <w:rsid w:val="00176EED"/>
    <w:rsid w:val="00184F66"/>
    <w:rsid w:val="00185BBB"/>
    <w:rsid w:val="00185D79"/>
    <w:rsid w:val="001935C3"/>
    <w:rsid w:val="00197676"/>
    <w:rsid w:val="00197C16"/>
    <w:rsid w:val="001A0446"/>
    <w:rsid w:val="001A0CDB"/>
    <w:rsid w:val="001A14EF"/>
    <w:rsid w:val="001B158D"/>
    <w:rsid w:val="001B539D"/>
    <w:rsid w:val="001B5502"/>
    <w:rsid w:val="001B6659"/>
    <w:rsid w:val="001B6BD6"/>
    <w:rsid w:val="001B7A05"/>
    <w:rsid w:val="001C0A8A"/>
    <w:rsid w:val="001C66D8"/>
    <w:rsid w:val="001D5436"/>
    <w:rsid w:val="001D635C"/>
    <w:rsid w:val="001D74BA"/>
    <w:rsid w:val="001D7AB8"/>
    <w:rsid w:val="001E252E"/>
    <w:rsid w:val="001E5FAF"/>
    <w:rsid w:val="001E7485"/>
    <w:rsid w:val="001E7767"/>
    <w:rsid w:val="001F192B"/>
    <w:rsid w:val="001F2D13"/>
    <w:rsid w:val="001F5593"/>
    <w:rsid w:val="001F5626"/>
    <w:rsid w:val="001F5C66"/>
    <w:rsid w:val="001F63C8"/>
    <w:rsid w:val="001F64CF"/>
    <w:rsid w:val="00203C6B"/>
    <w:rsid w:val="0020765A"/>
    <w:rsid w:val="002140F8"/>
    <w:rsid w:val="0021734A"/>
    <w:rsid w:val="00223083"/>
    <w:rsid w:val="00224604"/>
    <w:rsid w:val="00230DA2"/>
    <w:rsid w:val="0023195C"/>
    <w:rsid w:val="00236EBA"/>
    <w:rsid w:val="00241B40"/>
    <w:rsid w:val="00242AA9"/>
    <w:rsid w:val="002435D4"/>
    <w:rsid w:val="00245218"/>
    <w:rsid w:val="00247C0F"/>
    <w:rsid w:val="00250C90"/>
    <w:rsid w:val="002528DF"/>
    <w:rsid w:val="00254202"/>
    <w:rsid w:val="002548DD"/>
    <w:rsid w:val="00257F4F"/>
    <w:rsid w:val="0026028E"/>
    <w:rsid w:val="0026070C"/>
    <w:rsid w:val="00266940"/>
    <w:rsid w:val="00267054"/>
    <w:rsid w:val="002677C1"/>
    <w:rsid w:val="00270339"/>
    <w:rsid w:val="00270393"/>
    <w:rsid w:val="002731A6"/>
    <w:rsid w:val="00273FE5"/>
    <w:rsid w:val="00276384"/>
    <w:rsid w:val="00280972"/>
    <w:rsid w:val="00281E88"/>
    <w:rsid w:val="00284CBA"/>
    <w:rsid w:val="00293A26"/>
    <w:rsid w:val="0029672C"/>
    <w:rsid w:val="0029679F"/>
    <w:rsid w:val="002A0552"/>
    <w:rsid w:val="002A0C90"/>
    <w:rsid w:val="002A498D"/>
    <w:rsid w:val="002A63EA"/>
    <w:rsid w:val="002B15F0"/>
    <w:rsid w:val="002B2783"/>
    <w:rsid w:val="002B64E5"/>
    <w:rsid w:val="002B7A66"/>
    <w:rsid w:val="002C0E1F"/>
    <w:rsid w:val="002C39B9"/>
    <w:rsid w:val="002C4B9B"/>
    <w:rsid w:val="002C55CF"/>
    <w:rsid w:val="002D41D4"/>
    <w:rsid w:val="002D509A"/>
    <w:rsid w:val="002D6D51"/>
    <w:rsid w:val="002E6C00"/>
    <w:rsid w:val="002E6DB3"/>
    <w:rsid w:val="003009C3"/>
    <w:rsid w:val="00306983"/>
    <w:rsid w:val="0030788D"/>
    <w:rsid w:val="003102B7"/>
    <w:rsid w:val="003102FC"/>
    <w:rsid w:val="003159D3"/>
    <w:rsid w:val="00316094"/>
    <w:rsid w:val="00316524"/>
    <w:rsid w:val="00316821"/>
    <w:rsid w:val="00322957"/>
    <w:rsid w:val="0033475F"/>
    <w:rsid w:val="00334DF0"/>
    <w:rsid w:val="003359CE"/>
    <w:rsid w:val="0033624C"/>
    <w:rsid w:val="00340B05"/>
    <w:rsid w:val="00343EBD"/>
    <w:rsid w:val="00345837"/>
    <w:rsid w:val="00346A5F"/>
    <w:rsid w:val="00357A7B"/>
    <w:rsid w:val="00357C98"/>
    <w:rsid w:val="003607E9"/>
    <w:rsid w:val="003608F0"/>
    <w:rsid w:val="003619ED"/>
    <w:rsid w:val="00362E32"/>
    <w:rsid w:val="003641D7"/>
    <w:rsid w:val="00365CF9"/>
    <w:rsid w:val="003671C9"/>
    <w:rsid w:val="003710A6"/>
    <w:rsid w:val="003715C9"/>
    <w:rsid w:val="0037167E"/>
    <w:rsid w:val="003725B6"/>
    <w:rsid w:val="0037492E"/>
    <w:rsid w:val="0037500B"/>
    <w:rsid w:val="00375C17"/>
    <w:rsid w:val="003806AF"/>
    <w:rsid w:val="00383B30"/>
    <w:rsid w:val="00385E65"/>
    <w:rsid w:val="003861D9"/>
    <w:rsid w:val="00391E5D"/>
    <w:rsid w:val="00394893"/>
    <w:rsid w:val="00395A89"/>
    <w:rsid w:val="00395C1D"/>
    <w:rsid w:val="0039762B"/>
    <w:rsid w:val="00397D32"/>
    <w:rsid w:val="003A1FBD"/>
    <w:rsid w:val="003A25AF"/>
    <w:rsid w:val="003A3369"/>
    <w:rsid w:val="003A64EF"/>
    <w:rsid w:val="003A6DCC"/>
    <w:rsid w:val="003B1470"/>
    <w:rsid w:val="003C27E4"/>
    <w:rsid w:val="003D38BB"/>
    <w:rsid w:val="003D3A2B"/>
    <w:rsid w:val="003D4916"/>
    <w:rsid w:val="003D707F"/>
    <w:rsid w:val="003D7A4C"/>
    <w:rsid w:val="003E36DA"/>
    <w:rsid w:val="003E5C0E"/>
    <w:rsid w:val="003E6B83"/>
    <w:rsid w:val="003F2DE9"/>
    <w:rsid w:val="003F7936"/>
    <w:rsid w:val="00406795"/>
    <w:rsid w:val="00407913"/>
    <w:rsid w:val="0041186D"/>
    <w:rsid w:val="00411A30"/>
    <w:rsid w:val="00414D1B"/>
    <w:rsid w:val="00417293"/>
    <w:rsid w:val="00422009"/>
    <w:rsid w:val="00427F34"/>
    <w:rsid w:val="00431B07"/>
    <w:rsid w:val="00431DE6"/>
    <w:rsid w:val="00434464"/>
    <w:rsid w:val="00440FB8"/>
    <w:rsid w:val="00445F59"/>
    <w:rsid w:val="004652BF"/>
    <w:rsid w:val="004661BB"/>
    <w:rsid w:val="00466403"/>
    <w:rsid w:val="0046772B"/>
    <w:rsid w:val="00474438"/>
    <w:rsid w:val="00477E0C"/>
    <w:rsid w:val="00480830"/>
    <w:rsid w:val="0048215E"/>
    <w:rsid w:val="0048660F"/>
    <w:rsid w:val="004866F5"/>
    <w:rsid w:val="00486DF9"/>
    <w:rsid w:val="0048744F"/>
    <w:rsid w:val="00490492"/>
    <w:rsid w:val="0049095E"/>
    <w:rsid w:val="00492245"/>
    <w:rsid w:val="0049525F"/>
    <w:rsid w:val="004A1EA9"/>
    <w:rsid w:val="004A2417"/>
    <w:rsid w:val="004A3772"/>
    <w:rsid w:val="004B0FDB"/>
    <w:rsid w:val="004B19A3"/>
    <w:rsid w:val="004B43E0"/>
    <w:rsid w:val="004B6004"/>
    <w:rsid w:val="004C10FD"/>
    <w:rsid w:val="004C3556"/>
    <w:rsid w:val="004C6F6F"/>
    <w:rsid w:val="004D0501"/>
    <w:rsid w:val="004D1D4C"/>
    <w:rsid w:val="004D26AF"/>
    <w:rsid w:val="004D2F71"/>
    <w:rsid w:val="004D3BAD"/>
    <w:rsid w:val="004D7EBC"/>
    <w:rsid w:val="004E339D"/>
    <w:rsid w:val="004E36CB"/>
    <w:rsid w:val="004E62A7"/>
    <w:rsid w:val="004E7A26"/>
    <w:rsid w:val="004F2E94"/>
    <w:rsid w:val="004F3365"/>
    <w:rsid w:val="004F5000"/>
    <w:rsid w:val="00503250"/>
    <w:rsid w:val="00503FDE"/>
    <w:rsid w:val="005047E3"/>
    <w:rsid w:val="005078D6"/>
    <w:rsid w:val="0051273B"/>
    <w:rsid w:val="00512A4F"/>
    <w:rsid w:val="00513344"/>
    <w:rsid w:val="0051625D"/>
    <w:rsid w:val="00516CBF"/>
    <w:rsid w:val="00532EE6"/>
    <w:rsid w:val="00535843"/>
    <w:rsid w:val="00540016"/>
    <w:rsid w:val="00540345"/>
    <w:rsid w:val="00541988"/>
    <w:rsid w:val="005442E2"/>
    <w:rsid w:val="00552950"/>
    <w:rsid w:val="005533DD"/>
    <w:rsid w:val="00553D5C"/>
    <w:rsid w:val="0055410B"/>
    <w:rsid w:val="00555D57"/>
    <w:rsid w:val="00563C74"/>
    <w:rsid w:val="00564273"/>
    <w:rsid w:val="00564E65"/>
    <w:rsid w:val="00565321"/>
    <w:rsid w:val="00565A86"/>
    <w:rsid w:val="005674FD"/>
    <w:rsid w:val="00570BAC"/>
    <w:rsid w:val="0057180E"/>
    <w:rsid w:val="0057369A"/>
    <w:rsid w:val="0058069E"/>
    <w:rsid w:val="00580B6E"/>
    <w:rsid w:val="00583AFA"/>
    <w:rsid w:val="0058509D"/>
    <w:rsid w:val="00585461"/>
    <w:rsid w:val="005905DE"/>
    <w:rsid w:val="00592721"/>
    <w:rsid w:val="0059554B"/>
    <w:rsid w:val="00595781"/>
    <w:rsid w:val="005A1CB7"/>
    <w:rsid w:val="005A48B1"/>
    <w:rsid w:val="005A6118"/>
    <w:rsid w:val="005A7E23"/>
    <w:rsid w:val="005B1C21"/>
    <w:rsid w:val="005C2C0A"/>
    <w:rsid w:val="005D2CA6"/>
    <w:rsid w:val="005D66B0"/>
    <w:rsid w:val="005D7B47"/>
    <w:rsid w:val="005F0382"/>
    <w:rsid w:val="005F0CD2"/>
    <w:rsid w:val="005F3D5A"/>
    <w:rsid w:val="005F7E88"/>
    <w:rsid w:val="006016DF"/>
    <w:rsid w:val="00602B15"/>
    <w:rsid w:val="00606C50"/>
    <w:rsid w:val="00607D67"/>
    <w:rsid w:val="0061024D"/>
    <w:rsid w:val="00611091"/>
    <w:rsid w:val="00611CB9"/>
    <w:rsid w:val="00615B13"/>
    <w:rsid w:val="00616B44"/>
    <w:rsid w:val="00623FEC"/>
    <w:rsid w:val="00627EF0"/>
    <w:rsid w:val="00630153"/>
    <w:rsid w:val="00631484"/>
    <w:rsid w:val="00632679"/>
    <w:rsid w:val="00633D10"/>
    <w:rsid w:val="00634862"/>
    <w:rsid w:val="0063597C"/>
    <w:rsid w:val="00636A26"/>
    <w:rsid w:val="00637DA5"/>
    <w:rsid w:val="00642888"/>
    <w:rsid w:val="00650532"/>
    <w:rsid w:val="00655EBA"/>
    <w:rsid w:val="00656C3E"/>
    <w:rsid w:val="00663BA5"/>
    <w:rsid w:val="00667AF0"/>
    <w:rsid w:val="00675F80"/>
    <w:rsid w:val="006762D5"/>
    <w:rsid w:val="006876C1"/>
    <w:rsid w:val="0069002A"/>
    <w:rsid w:val="0069137B"/>
    <w:rsid w:val="00692F28"/>
    <w:rsid w:val="00694BE3"/>
    <w:rsid w:val="00695C4F"/>
    <w:rsid w:val="006A3F0C"/>
    <w:rsid w:val="006A7157"/>
    <w:rsid w:val="006B1AD5"/>
    <w:rsid w:val="006B32C4"/>
    <w:rsid w:val="006B3C0C"/>
    <w:rsid w:val="006B59F0"/>
    <w:rsid w:val="006B6595"/>
    <w:rsid w:val="006B7427"/>
    <w:rsid w:val="006C00C4"/>
    <w:rsid w:val="006C181E"/>
    <w:rsid w:val="006C26D1"/>
    <w:rsid w:val="006C2BB3"/>
    <w:rsid w:val="006C3932"/>
    <w:rsid w:val="006C5273"/>
    <w:rsid w:val="006C5698"/>
    <w:rsid w:val="006C6931"/>
    <w:rsid w:val="006C72CC"/>
    <w:rsid w:val="006D058A"/>
    <w:rsid w:val="006D162A"/>
    <w:rsid w:val="006D35D0"/>
    <w:rsid w:val="006D3E22"/>
    <w:rsid w:val="006E13EE"/>
    <w:rsid w:val="006E2ED1"/>
    <w:rsid w:val="006E407D"/>
    <w:rsid w:val="006E449C"/>
    <w:rsid w:val="006E4C32"/>
    <w:rsid w:val="006E51CC"/>
    <w:rsid w:val="006E66A3"/>
    <w:rsid w:val="006F0700"/>
    <w:rsid w:val="006F3D4D"/>
    <w:rsid w:val="006F5120"/>
    <w:rsid w:val="006F66C7"/>
    <w:rsid w:val="00703955"/>
    <w:rsid w:val="00704509"/>
    <w:rsid w:val="007050FE"/>
    <w:rsid w:val="0070512C"/>
    <w:rsid w:val="007073BD"/>
    <w:rsid w:val="00710E12"/>
    <w:rsid w:val="00711435"/>
    <w:rsid w:val="00711853"/>
    <w:rsid w:val="00713F21"/>
    <w:rsid w:val="0071415D"/>
    <w:rsid w:val="0072035E"/>
    <w:rsid w:val="0072562E"/>
    <w:rsid w:val="00725A78"/>
    <w:rsid w:val="00725E06"/>
    <w:rsid w:val="007273C8"/>
    <w:rsid w:val="00732CDE"/>
    <w:rsid w:val="007354DD"/>
    <w:rsid w:val="00743133"/>
    <w:rsid w:val="00745F14"/>
    <w:rsid w:val="00747BAA"/>
    <w:rsid w:val="00754876"/>
    <w:rsid w:val="007647BD"/>
    <w:rsid w:val="00766FA1"/>
    <w:rsid w:val="0076705B"/>
    <w:rsid w:val="007736E2"/>
    <w:rsid w:val="00774E78"/>
    <w:rsid w:val="0077632E"/>
    <w:rsid w:val="00784B55"/>
    <w:rsid w:val="00786461"/>
    <w:rsid w:val="007903AD"/>
    <w:rsid w:val="00790947"/>
    <w:rsid w:val="007910A5"/>
    <w:rsid w:val="00791506"/>
    <w:rsid w:val="00791CDC"/>
    <w:rsid w:val="00792538"/>
    <w:rsid w:val="007A22DB"/>
    <w:rsid w:val="007A2901"/>
    <w:rsid w:val="007A2B64"/>
    <w:rsid w:val="007A500F"/>
    <w:rsid w:val="007B07F6"/>
    <w:rsid w:val="007B0F20"/>
    <w:rsid w:val="007B296B"/>
    <w:rsid w:val="007B375F"/>
    <w:rsid w:val="007B5509"/>
    <w:rsid w:val="007C1969"/>
    <w:rsid w:val="007C37C6"/>
    <w:rsid w:val="007C39B9"/>
    <w:rsid w:val="007C7C65"/>
    <w:rsid w:val="007D068E"/>
    <w:rsid w:val="007D0DEC"/>
    <w:rsid w:val="007D27C1"/>
    <w:rsid w:val="007D3EC5"/>
    <w:rsid w:val="007D434E"/>
    <w:rsid w:val="007E1DAE"/>
    <w:rsid w:val="007E40C3"/>
    <w:rsid w:val="007E4EE1"/>
    <w:rsid w:val="007E7D2C"/>
    <w:rsid w:val="007F44AB"/>
    <w:rsid w:val="0080054E"/>
    <w:rsid w:val="00802AFE"/>
    <w:rsid w:val="00802D29"/>
    <w:rsid w:val="00802FE6"/>
    <w:rsid w:val="0080351A"/>
    <w:rsid w:val="0081006F"/>
    <w:rsid w:val="008119E0"/>
    <w:rsid w:val="008170D4"/>
    <w:rsid w:val="008260EB"/>
    <w:rsid w:val="0082699C"/>
    <w:rsid w:val="00826B66"/>
    <w:rsid w:val="00827C24"/>
    <w:rsid w:val="00837B47"/>
    <w:rsid w:val="008421D9"/>
    <w:rsid w:val="00846B10"/>
    <w:rsid w:val="00847729"/>
    <w:rsid w:val="00851A08"/>
    <w:rsid w:val="00851E76"/>
    <w:rsid w:val="008536D9"/>
    <w:rsid w:val="00855422"/>
    <w:rsid w:val="0085622C"/>
    <w:rsid w:val="0085633B"/>
    <w:rsid w:val="00856EC7"/>
    <w:rsid w:val="00861A77"/>
    <w:rsid w:val="008664E6"/>
    <w:rsid w:val="00873262"/>
    <w:rsid w:val="0087682D"/>
    <w:rsid w:val="008829E7"/>
    <w:rsid w:val="008850D5"/>
    <w:rsid w:val="008851FE"/>
    <w:rsid w:val="00892BB7"/>
    <w:rsid w:val="008943B0"/>
    <w:rsid w:val="008945B4"/>
    <w:rsid w:val="00897675"/>
    <w:rsid w:val="008A717F"/>
    <w:rsid w:val="008B0F45"/>
    <w:rsid w:val="008B17CF"/>
    <w:rsid w:val="008B4643"/>
    <w:rsid w:val="008C0AA5"/>
    <w:rsid w:val="008C0C5D"/>
    <w:rsid w:val="008C0E20"/>
    <w:rsid w:val="008D3CE9"/>
    <w:rsid w:val="008E27D9"/>
    <w:rsid w:val="008E3789"/>
    <w:rsid w:val="008E38FB"/>
    <w:rsid w:val="008F2D03"/>
    <w:rsid w:val="008F5CAB"/>
    <w:rsid w:val="008F7007"/>
    <w:rsid w:val="009038F0"/>
    <w:rsid w:val="00906680"/>
    <w:rsid w:val="00906D0F"/>
    <w:rsid w:val="00910737"/>
    <w:rsid w:val="009120B4"/>
    <w:rsid w:val="00912597"/>
    <w:rsid w:val="00912EDB"/>
    <w:rsid w:val="00916080"/>
    <w:rsid w:val="00916194"/>
    <w:rsid w:val="00916802"/>
    <w:rsid w:val="00917992"/>
    <w:rsid w:val="00921C81"/>
    <w:rsid w:val="00925B27"/>
    <w:rsid w:val="00927183"/>
    <w:rsid w:val="00927729"/>
    <w:rsid w:val="0093011B"/>
    <w:rsid w:val="00930317"/>
    <w:rsid w:val="0093169B"/>
    <w:rsid w:val="0093249C"/>
    <w:rsid w:val="009324C3"/>
    <w:rsid w:val="00932E5B"/>
    <w:rsid w:val="00934F66"/>
    <w:rsid w:val="00936097"/>
    <w:rsid w:val="00937424"/>
    <w:rsid w:val="00942C46"/>
    <w:rsid w:val="00944111"/>
    <w:rsid w:val="00946890"/>
    <w:rsid w:val="00946C18"/>
    <w:rsid w:val="00947E69"/>
    <w:rsid w:val="0095113F"/>
    <w:rsid w:val="009516D9"/>
    <w:rsid w:val="0095192B"/>
    <w:rsid w:val="00966403"/>
    <w:rsid w:val="009671E1"/>
    <w:rsid w:val="009701BE"/>
    <w:rsid w:val="00972723"/>
    <w:rsid w:val="009728A1"/>
    <w:rsid w:val="00976468"/>
    <w:rsid w:val="009765B9"/>
    <w:rsid w:val="00977720"/>
    <w:rsid w:val="00977C86"/>
    <w:rsid w:val="0098070D"/>
    <w:rsid w:val="00982331"/>
    <w:rsid w:val="009836A6"/>
    <w:rsid w:val="00983F95"/>
    <w:rsid w:val="00993FD6"/>
    <w:rsid w:val="00994722"/>
    <w:rsid w:val="009968A1"/>
    <w:rsid w:val="00996E79"/>
    <w:rsid w:val="00996EF5"/>
    <w:rsid w:val="00996FDB"/>
    <w:rsid w:val="009A1980"/>
    <w:rsid w:val="009A312C"/>
    <w:rsid w:val="009A58F7"/>
    <w:rsid w:val="009A7825"/>
    <w:rsid w:val="009B0DC2"/>
    <w:rsid w:val="009B1370"/>
    <w:rsid w:val="009B1B1A"/>
    <w:rsid w:val="009B31B6"/>
    <w:rsid w:val="009B45ED"/>
    <w:rsid w:val="009B46C6"/>
    <w:rsid w:val="009B4DF2"/>
    <w:rsid w:val="009B527E"/>
    <w:rsid w:val="009B7AB5"/>
    <w:rsid w:val="009C5EAE"/>
    <w:rsid w:val="009C635B"/>
    <w:rsid w:val="009C7C05"/>
    <w:rsid w:val="009D2F91"/>
    <w:rsid w:val="009D310E"/>
    <w:rsid w:val="009D3161"/>
    <w:rsid w:val="009D31CD"/>
    <w:rsid w:val="009D4315"/>
    <w:rsid w:val="009D47C8"/>
    <w:rsid w:val="009E2579"/>
    <w:rsid w:val="009E2DFD"/>
    <w:rsid w:val="009F0AAF"/>
    <w:rsid w:val="009F0C87"/>
    <w:rsid w:val="00A02850"/>
    <w:rsid w:val="00A02A89"/>
    <w:rsid w:val="00A03DEC"/>
    <w:rsid w:val="00A04323"/>
    <w:rsid w:val="00A05084"/>
    <w:rsid w:val="00A05E74"/>
    <w:rsid w:val="00A061DA"/>
    <w:rsid w:val="00A10474"/>
    <w:rsid w:val="00A12891"/>
    <w:rsid w:val="00A15B6F"/>
    <w:rsid w:val="00A2148F"/>
    <w:rsid w:val="00A33B29"/>
    <w:rsid w:val="00A364FB"/>
    <w:rsid w:val="00A40D49"/>
    <w:rsid w:val="00A4326F"/>
    <w:rsid w:val="00A456E8"/>
    <w:rsid w:val="00A45D6F"/>
    <w:rsid w:val="00A4641C"/>
    <w:rsid w:val="00A50E3F"/>
    <w:rsid w:val="00A522A1"/>
    <w:rsid w:val="00A55ABD"/>
    <w:rsid w:val="00A55DF3"/>
    <w:rsid w:val="00A60730"/>
    <w:rsid w:val="00A60E71"/>
    <w:rsid w:val="00A64F0A"/>
    <w:rsid w:val="00A714AD"/>
    <w:rsid w:val="00A743E1"/>
    <w:rsid w:val="00A822B3"/>
    <w:rsid w:val="00A90C2D"/>
    <w:rsid w:val="00A9341C"/>
    <w:rsid w:val="00A968DA"/>
    <w:rsid w:val="00A9699E"/>
    <w:rsid w:val="00AA2BE1"/>
    <w:rsid w:val="00AA3807"/>
    <w:rsid w:val="00AA74A5"/>
    <w:rsid w:val="00AB2501"/>
    <w:rsid w:val="00AB5702"/>
    <w:rsid w:val="00AD6958"/>
    <w:rsid w:val="00AD7F44"/>
    <w:rsid w:val="00AE01E9"/>
    <w:rsid w:val="00AE1267"/>
    <w:rsid w:val="00AE221B"/>
    <w:rsid w:val="00AE4263"/>
    <w:rsid w:val="00AE4566"/>
    <w:rsid w:val="00AE5004"/>
    <w:rsid w:val="00AF07E4"/>
    <w:rsid w:val="00AF16E0"/>
    <w:rsid w:val="00AF1BA7"/>
    <w:rsid w:val="00AF26D4"/>
    <w:rsid w:val="00AF3B4B"/>
    <w:rsid w:val="00AF5099"/>
    <w:rsid w:val="00AF7BA1"/>
    <w:rsid w:val="00B01819"/>
    <w:rsid w:val="00B026DD"/>
    <w:rsid w:val="00B02BC0"/>
    <w:rsid w:val="00B03904"/>
    <w:rsid w:val="00B0396D"/>
    <w:rsid w:val="00B10D28"/>
    <w:rsid w:val="00B12B54"/>
    <w:rsid w:val="00B169B4"/>
    <w:rsid w:val="00B20220"/>
    <w:rsid w:val="00B20363"/>
    <w:rsid w:val="00B25EE5"/>
    <w:rsid w:val="00B266C3"/>
    <w:rsid w:val="00B27E51"/>
    <w:rsid w:val="00B32590"/>
    <w:rsid w:val="00B34313"/>
    <w:rsid w:val="00B377AC"/>
    <w:rsid w:val="00B44E6E"/>
    <w:rsid w:val="00B46648"/>
    <w:rsid w:val="00B502C1"/>
    <w:rsid w:val="00B536D4"/>
    <w:rsid w:val="00B57957"/>
    <w:rsid w:val="00B67C11"/>
    <w:rsid w:val="00B70098"/>
    <w:rsid w:val="00B74380"/>
    <w:rsid w:val="00B77246"/>
    <w:rsid w:val="00B77F63"/>
    <w:rsid w:val="00B835CF"/>
    <w:rsid w:val="00B858AF"/>
    <w:rsid w:val="00B9189D"/>
    <w:rsid w:val="00B933AC"/>
    <w:rsid w:val="00B95C56"/>
    <w:rsid w:val="00BA6EEA"/>
    <w:rsid w:val="00BB19D2"/>
    <w:rsid w:val="00BB29F0"/>
    <w:rsid w:val="00BB3B28"/>
    <w:rsid w:val="00BB3FC9"/>
    <w:rsid w:val="00BB50E1"/>
    <w:rsid w:val="00BB5C21"/>
    <w:rsid w:val="00BB6662"/>
    <w:rsid w:val="00BB69A2"/>
    <w:rsid w:val="00BB6BF3"/>
    <w:rsid w:val="00BB7E43"/>
    <w:rsid w:val="00BC1D4C"/>
    <w:rsid w:val="00BC2437"/>
    <w:rsid w:val="00BD252A"/>
    <w:rsid w:val="00BD4DF9"/>
    <w:rsid w:val="00BD5502"/>
    <w:rsid w:val="00BD55DD"/>
    <w:rsid w:val="00BE0068"/>
    <w:rsid w:val="00BE426D"/>
    <w:rsid w:val="00BE630A"/>
    <w:rsid w:val="00BE7DE3"/>
    <w:rsid w:val="00BF432B"/>
    <w:rsid w:val="00BF4866"/>
    <w:rsid w:val="00BF528F"/>
    <w:rsid w:val="00BF6BAD"/>
    <w:rsid w:val="00C00876"/>
    <w:rsid w:val="00C0119C"/>
    <w:rsid w:val="00C04026"/>
    <w:rsid w:val="00C1455E"/>
    <w:rsid w:val="00C228AA"/>
    <w:rsid w:val="00C23882"/>
    <w:rsid w:val="00C2711A"/>
    <w:rsid w:val="00C30890"/>
    <w:rsid w:val="00C31110"/>
    <w:rsid w:val="00C34528"/>
    <w:rsid w:val="00C414FF"/>
    <w:rsid w:val="00C42959"/>
    <w:rsid w:val="00C42FA8"/>
    <w:rsid w:val="00C47B12"/>
    <w:rsid w:val="00C5063A"/>
    <w:rsid w:val="00C52EA8"/>
    <w:rsid w:val="00C62851"/>
    <w:rsid w:val="00C636FE"/>
    <w:rsid w:val="00C65033"/>
    <w:rsid w:val="00C70F35"/>
    <w:rsid w:val="00C7132D"/>
    <w:rsid w:val="00C724DF"/>
    <w:rsid w:val="00C740DF"/>
    <w:rsid w:val="00C7482A"/>
    <w:rsid w:val="00C77C04"/>
    <w:rsid w:val="00C81B08"/>
    <w:rsid w:val="00C821DC"/>
    <w:rsid w:val="00C84B90"/>
    <w:rsid w:val="00C8543B"/>
    <w:rsid w:val="00C85F20"/>
    <w:rsid w:val="00C86EF2"/>
    <w:rsid w:val="00C87881"/>
    <w:rsid w:val="00C87986"/>
    <w:rsid w:val="00C87E79"/>
    <w:rsid w:val="00C91D56"/>
    <w:rsid w:val="00C92700"/>
    <w:rsid w:val="00C9499A"/>
    <w:rsid w:val="00C94D5C"/>
    <w:rsid w:val="00C95CA6"/>
    <w:rsid w:val="00CA246F"/>
    <w:rsid w:val="00CA4A3F"/>
    <w:rsid w:val="00CA65BC"/>
    <w:rsid w:val="00CA68AD"/>
    <w:rsid w:val="00CA77D0"/>
    <w:rsid w:val="00CB2899"/>
    <w:rsid w:val="00CB578F"/>
    <w:rsid w:val="00CB6E20"/>
    <w:rsid w:val="00CC590B"/>
    <w:rsid w:val="00CD2571"/>
    <w:rsid w:val="00CD4284"/>
    <w:rsid w:val="00CD5CD9"/>
    <w:rsid w:val="00CD5EDF"/>
    <w:rsid w:val="00CE38F9"/>
    <w:rsid w:val="00CE411F"/>
    <w:rsid w:val="00CE6687"/>
    <w:rsid w:val="00CF006F"/>
    <w:rsid w:val="00CF03CA"/>
    <w:rsid w:val="00CF4AF6"/>
    <w:rsid w:val="00CF4C1C"/>
    <w:rsid w:val="00CF60BE"/>
    <w:rsid w:val="00CF652C"/>
    <w:rsid w:val="00CF7F64"/>
    <w:rsid w:val="00D02BFE"/>
    <w:rsid w:val="00D03F5F"/>
    <w:rsid w:val="00D1228F"/>
    <w:rsid w:val="00D12A29"/>
    <w:rsid w:val="00D140B5"/>
    <w:rsid w:val="00D1539A"/>
    <w:rsid w:val="00D16EE5"/>
    <w:rsid w:val="00D224A3"/>
    <w:rsid w:val="00D27A94"/>
    <w:rsid w:val="00D329A0"/>
    <w:rsid w:val="00D34362"/>
    <w:rsid w:val="00D36C2A"/>
    <w:rsid w:val="00D41733"/>
    <w:rsid w:val="00D51A51"/>
    <w:rsid w:val="00D52468"/>
    <w:rsid w:val="00D53688"/>
    <w:rsid w:val="00D53F7C"/>
    <w:rsid w:val="00D57C27"/>
    <w:rsid w:val="00D57FA4"/>
    <w:rsid w:val="00D607ED"/>
    <w:rsid w:val="00D6770B"/>
    <w:rsid w:val="00D70C3B"/>
    <w:rsid w:val="00D74E29"/>
    <w:rsid w:val="00D758E6"/>
    <w:rsid w:val="00D776F3"/>
    <w:rsid w:val="00D8127B"/>
    <w:rsid w:val="00D82162"/>
    <w:rsid w:val="00D840A1"/>
    <w:rsid w:val="00D84FA4"/>
    <w:rsid w:val="00D86305"/>
    <w:rsid w:val="00D86FB4"/>
    <w:rsid w:val="00D87063"/>
    <w:rsid w:val="00D94076"/>
    <w:rsid w:val="00D967DF"/>
    <w:rsid w:val="00D97801"/>
    <w:rsid w:val="00DA0475"/>
    <w:rsid w:val="00DA279F"/>
    <w:rsid w:val="00DA291E"/>
    <w:rsid w:val="00DA65B3"/>
    <w:rsid w:val="00DA68C8"/>
    <w:rsid w:val="00DA7809"/>
    <w:rsid w:val="00DB3F48"/>
    <w:rsid w:val="00DB43F7"/>
    <w:rsid w:val="00DB59A2"/>
    <w:rsid w:val="00DB6018"/>
    <w:rsid w:val="00DB6FF2"/>
    <w:rsid w:val="00DC008E"/>
    <w:rsid w:val="00DC0C48"/>
    <w:rsid w:val="00DC0E53"/>
    <w:rsid w:val="00DC0FE3"/>
    <w:rsid w:val="00DC1878"/>
    <w:rsid w:val="00DC3CEE"/>
    <w:rsid w:val="00DC600D"/>
    <w:rsid w:val="00DD2849"/>
    <w:rsid w:val="00DD5B2E"/>
    <w:rsid w:val="00DE08CC"/>
    <w:rsid w:val="00DE32F3"/>
    <w:rsid w:val="00DE6B09"/>
    <w:rsid w:val="00DE7DB1"/>
    <w:rsid w:val="00DF0A5B"/>
    <w:rsid w:val="00DF1523"/>
    <w:rsid w:val="00DF2D27"/>
    <w:rsid w:val="00DF3825"/>
    <w:rsid w:val="00DF4404"/>
    <w:rsid w:val="00DF63DD"/>
    <w:rsid w:val="00E01CEB"/>
    <w:rsid w:val="00E03750"/>
    <w:rsid w:val="00E040C0"/>
    <w:rsid w:val="00E0683A"/>
    <w:rsid w:val="00E113D1"/>
    <w:rsid w:val="00E13B39"/>
    <w:rsid w:val="00E13ED0"/>
    <w:rsid w:val="00E168FD"/>
    <w:rsid w:val="00E20615"/>
    <w:rsid w:val="00E20F2D"/>
    <w:rsid w:val="00E222B4"/>
    <w:rsid w:val="00E247AC"/>
    <w:rsid w:val="00E24D3E"/>
    <w:rsid w:val="00E271C9"/>
    <w:rsid w:val="00E27B2A"/>
    <w:rsid w:val="00E30E99"/>
    <w:rsid w:val="00E31566"/>
    <w:rsid w:val="00E335E1"/>
    <w:rsid w:val="00E35BD0"/>
    <w:rsid w:val="00E369F0"/>
    <w:rsid w:val="00E4691D"/>
    <w:rsid w:val="00E47525"/>
    <w:rsid w:val="00E502DF"/>
    <w:rsid w:val="00E561CD"/>
    <w:rsid w:val="00E644EC"/>
    <w:rsid w:val="00E67777"/>
    <w:rsid w:val="00E75799"/>
    <w:rsid w:val="00E815D8"/>
    <w:rsid w:val="00E8240D"/>
    <w:rsid w:val="00E84092"/>
    <w:rsid w:val="00E84579"/>
    <w:rsid w:val="00E945DD"/>
    <w:rsid w:val="00E95FB7"/>
    <w:rsid w:val="00EA0D58"/>
    <w:rsid w:val="00EA1917"/>
    <w:rsid w:val="00EA32EF"/>
    <w:rsid w:val="00EA59C3"/>
    <w:rsid w:val="00EA746D"/>
    <w:rsid w:val="00EB28AB"/>
    <w:rsid w:val="00EC0CE8"/>
    <w:rsid w:val="00EC1A72"/>
    <w:rsid w:val="00EC4278"/>
    <w:rsid w:val="00EC4D3D"/>
    <w:rsid w:val="00ED0DC9"/>
    <w:rsid w:val="00ED304D"/>
    <w:rsid w:val="00EE2860"/>
    <w:rsid w:val="00EE4A07"/>
    <w:rsid w:val="00EF3FFB"/>
    <w:rsid w:val="00EF5043"/>
    <w:rsid w:val="00EF619D"/>
    <w:rsid w:val="00EF70BB"/>
    <w:rsid w:val="00F028D8"/>
    <w:rsid w:val="00F029B0"/>
    <w:rsid w:val="00F04130"/>
    <w:rsid w:val="00F1013A"/>
    <w:rsid w:val="00F1067C"/>
    <w:rsid w:val="00F13AF4"/>
    <w:rsid w:val="00F16C61"/>
    <w:rsid w:val="00F17A23"/>
    <w:rsid w:val="00F207A3"/>
    <w:rsid w:val="00F20AD8"/>
    <w:rsid w:val="00F21239"/>
    <w:rsid w:val="00F22E89"/>
    <w:rsid w:val="00F2727D"/>
    <w:rsid w:val="00F321E6"/>
    <w:rsid w:val="00F33757"/>
    <w:rsid w:val="00F36377"/>
    <w:rsid w:val="00F371B6"/>
    <w:rsid w:val="00F41611"/>
    <w:rsid w:val="00F41AA1"/>
    <w:rsid w:val="00F44432"/>
    <w:rsid w:val="00F5168A"/>
    <w:rsid w:val="00F52F66"/>
    <w:rsid w:val="00F53160"/>
    <w:rsid w:val="00F6139E"/>
    <w:rsid w:val="00F62C8F"/>
    <w:rsid w:val="00F6368B"/>
    <w:rsid w:val="00F71172"/>
    <w:rsid w:val="00F733D3"/>
    <w:rsid w:val="00F74C05"/>
    <w:rsid w:val="00F770F7"/>
    <w:rsid w:val="00F80391"/>
    <w:rsid w:val="00F809DB"/>
    <w:rsid w:val="00F81C63"/>
    <w:rsid w:val="00F917AD"/>
    <w:rsid w:val="00FA0F31"/>
    <w:rsid w:val="00FA237B"/>
    <w:rsid w:val="00FA6BE2"/>
    <w:rsid w:val="00FB01EF"/>
    <w:rsid w:val="00FB211D"/>
    <w:rsid w:val="00FB3DD6"/>
    <w:rsid w:val="00FB4FF5"/>
    <w:rsid w:val="00FB55F0"/>
    <w:rsid w:val="00FB5FFC"/>
    <w:rsid w:val="00FB685B"/>
    <w:rsid w:val="00FB688C"/>
    <w:rsid w:val="00FB69D7"/>
    <w:rsid w:val="00FB69F7"/>
    <w:rsid w:val="00FC0133"/>
    <w:rsid w:val="00FC427E"/>
    <w:rsid w:val="00FC6214"/>
    <w:rsid w:val="00FD0935"/>
    <w:rsid w:val="00FD1F80"/>
    <w:rsid w:val="00FD2436"/>
    <w:rsid w:val="00FD64F7"/>
    <w:rsid w:val="00FD6A2B"/>
    <w:rsid w:val="00FE5FA4"/>
    <w:rsid w:val="00FE7470"/>
    <w:rsid w:val="00FE7503"/>
    <w:rsid w:val="00FF0AB5"/>
    <w:rsid w:val="00FF3979"/>
    <w:rsid w:val="00FF6C0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14A7C0"/>
  <w15:docId w15:val="{5B138D96-707B-4D3C-A4CE-44CF2E950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37B47"/>
    <w:pPr>
      <w:spacing w:line="360" w:lineRule="auto"/>
      <w:jc w:val="both"/>
    </w:pPr>
    <w:rPr>
      <w:rFonts w:asciiTheme="majorBidi" w:hAnsiTheme="majorBidi" w:cstheme="majorBidi"/>
      <w:sz w:val="24"/>
      <w:szCs w:val="24"/>
    </w:rPr>
  </w:style>
  <w:style w:type="paragraph" w:styleId="Heading1">
    <w:name w:val="heading 1"/>
    <w:basedOn w:val="H1"/>
    <w:next w:val="Normal"/>
    <w:link w:val="Heading1Char"/>
    <w:uiPriority w:val="9"/>
    <w:qFormat/>
    <w:rsid w:val="009B1370"/>
    <w:pPr>
      <w:outlineLvl w:val="0"/>
    </w:pPr>
  </w:style>
  <w:style w:type="paragraph" w:styleId="Heading2">
    <w:name w:val="heading 2"/>
    <w:basedOn w:val="Normal"/>
    <w:next w:val="Normal"/>
    <w:link w:val="Heading2Char"/>
    <w:uiPriority w:val="9"/>
    <w:unhideWhenUsed/>
    <w:qFormat/>
    <w:rsid w:val="00946890"/>
    <w:pPr>
      <w:ind w:left="360"/>
      <w:outlineLvl w:val="1"/>
    </w:pPr>
    <w:rPr>
      <w:rFonts w:ascii="Times New Roman" w:eastAsia="Calibri" w:hAnsi="Times New Roman" w:cs="Arial"/>
      <w:i/>
      <w:iCs/>
    </w:rPr>
  </w:style>
  <w:style w:type="paragraph" w:styleId="Heading3">
    <w:name w:val="heading 3"/>
    <w:basedOn w:val="Heading2"/>
    <w:next w:val="Normal"/>
    <w:link w:val="Heading3Char"/>
    <w:uiPriority w:val="9"/>
    <w:unhideWhenUsed/>
    <w:qFormat/>
    <w:rsid w:val="00946890"/>
    <w:pPr>
      <w:ind w:firstLine="360"/>
      <w:outlineLvl w:val="2"/>
    </w:pPr>
    <w:rPr>
      <w:i w:val="0"/>
      <w:iCs w:val="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1"/>
    <w:uiPriority w:val="99"/>
    <w:semiHidden/>
    <w:unhideWhenUsed/>
    <w:rsid w:val="00434464"/>
    <w:pPr>
      <w:spacing w:after="0" w:line="240" w:lineRule="auto"/>
    </w:pPr>
    <w:rPr>
      <w:rFonts w:ascii="Tahoma" w:hAnsi="Tahoma" w:cs="Tahoma"/>
      <w:sz w:val="16"/>
      <w:szCs w:val="16"/>
    </w:rPr>
  </w:style>
  <w:style w:type="character" w:customStyle="1" w:styleId="BalloonTextChar1">
    <w:name w:val="Balloon Text Char1"/>
    <w:basedOn w:val="DefaultParagraphFont"/>
    <w:link w:val="BalloonText"/>
    <w:uiPriority w:val="99"/>
    <w:semiHidden/>
    <w:rsid w:val="00434464"/>
    <w:rPr>
      <w:rFonts w:ascii="Tahoma" w:hAnsi="Tahoma" w:cs="Tahoma"/>
      <w:sz w:val="16"/>
      <w:szCs w:val="16"/>
    </w:rPr>
  </w:style>
  <w:style w:type="paragraph" w:styleId="Caption">
    <w:name w:val="caption"/>
    <w:basedOn w:val="Normal"/>
    <w:next w:val="Normal"/>
    <w:uiPriority w:val="35"/>
    <w:unhideWhenUsed/>
    <w:qFormat/>
    <w:rsid w:val="009B1370"/>
    <w:pPr>
      <w:ind w:left="360"/>
    </w:pPr>
    <w:rPr>
      <w:rFonts w:ascii="Times New Roman" w:eastAsia="Calibri" w:hAnsi="Times New Roman" w:cs="Arial"/>
      <w:b/>
      <w:bCs/>
    </w:rPr>
  </w:style>
  <w:style w:type="character" w:customStyle="1" w:styleId="Heading1Char">
    <w:name w:val="Heading 1 Char"/>
    <w:basedOn w:val="DefaultParagraphFont"/>
    <w:link w:val="Heading1"/>
    <w:uiPriority w:val="9"/>
    <w:rsid w:val="009B1370"/>
    <w:rPr>
      <w:rFonts w:ascii="Palatino Linotype" w:hAnsi="Palatino Linotype" w:cs="Times New Roman"/>
      <w:b/>
      <w:bCs/>
      <w:sz w:val="28"/>
      <w:szCs w:val="28"/>
      <w:lang w:val="en-GB" w:eastAsia="de-AT" w:bidi="ar-SA"/>
    </w:rPr>
  </w:style>
  <w:style w:type="paragraph" w:styleId="ListParagraph">
    <w:name w:val="List Paragraph"/>
    <w:basedOn w:val="Normal"/>
    <w:uiPriority w:val="34"/>
    <w:qFormat/>
    <w:rsid w:val="001204AB"/>
    <w:pPr>
      <w:ind w:left="720"/>
      <w:contextualSpacing/>
    </w:pPr>
  </w:style>
  <w:style w:type="character" w:styleId="Hyperlink">
    <w:name w:val="Hyperlink"/>
    <w:basedOn w:val="DefaultParagraphFont"/>
    <w:uiPriority w:val="99"/>
    <w:unhideWhenUsed/>
    <w:rsid w:val="00D70C3B"/>
    <w:rPr>
      <w:color w:val="0000FF" w:themeColor="hyperlink"/>
      <w:u w:val="single"/>
    </w:rPr>
  </w:style>
  <w:style w:type="table" w:styleId="TableGrid">
    <w:name w:val="Table Grid"/>
    <w:basedOn w:val="TableNormal"/>
    <w:uiPriority w:val="39"/>
    <w:rsid w:val="000E21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24604"/>
    <w:pPr>
      <w:tabs>
        <w:tab w:val="center" w:pos="4153"/>
        <w:tab w:val="right" w:pos="8306"/>
      </w:tabs>
      <w:spacing w:after="0" w:line="240" w:lineRule="auto"/>
    </w:pPr>
  </w:style>
  <w:style w:type="character" w:customStyle="1" w:styleId="HeaderChar">
    <w:name w:val="Header Char"/>
    <w:basedOn w:val="DefaultParagraphFont"/>
    <w:link w:val="Header"/>
    <w:uiPriority w:val="99"/>
    <w:rsid w:val="00224604"/>
  </w:style>
  <w:style w:type="paragraph" w:styleId="Footer">
    <w:name w:val="footer"/>
    <w:basedOn w:val="Normal"/>
    <w:link w:val="FooterChar"/>
    <w:uiPriority w:val="99"/>
    <w:unhideWhenUsed/>
    <w:rsid w:val="00224604"/>
    <w:pPr>
      <w:tabs>
        <w:tab w:val="center" w:pos="4153"/>
        <w:tab w:val="right" w:pos="8306"/>
      </w:tabs>
      <w:spacing w:after="0" w:line="240" w:lineRule="auto"/>
    </w:pPr>
  </w:style>
  <w:style w:type="character" w:customStyle="1" w:styleId="FooterChar">
    <w:name w:val="Footer Char"/>
    <w:basedOn w:val="DefaultParagraphFont"/>
    <w:link w:val="Footer"/>
    <w:uiPriority w:val="99"/>
    <w:rsid w:val="00224604"/>
  </w:style>
  <w:style w:type="character" w:customStyle="1" w:styleId="Heading2Char">
    <w:name w:val="Heading 2 Char"/>
    <w:basedOn w:val="DefaultParagraphFont"/>
    <w:link w:val="Heading2"/>
    <w:uiPriority w:val="9"/>
    <w:rsid w:val="00946890"/>
    <w:rPr>
      <w:rFonts w:ascii="Times New Roman" w:eastAsia="Calibri" w:hAnsi="Times New Roman" w:cs="Arial"/>
      <w:i/>
      <w:iCs/>
      <w:sz w:val="24"/>
      <w:szCs w:val="24"/>
    </w:rPr>
  </w:style>
  <w:style w:type="character" w:styleId="CommentReference">
    <w:name w:val="annotation reference"/>
    <w:basedOn w:val="DefaultParagraphFont"/>
    <w:uiPriority w:val="99"/>
    <w:semiHidden/>
    <w:unhideWhenUsed/>
    <w:rsid w:val="00DB43F7"/>
    <w:rPr>
      <w:sz w:val="16"/>
      <w:szCs w:val="16"/>
    </w:rPr>
  </w:style>
  <w:style w:type="paragraph" w:styleId="CommentText">
    <w:name w:val="annotation text"/>
    <w:basedOn w:val="Normal"/>
    <w:link w:val="CommentTextChar1"/>
    <w:uiPriority w:val="99"/>
    <w:unhideWhenUsed/>
    <w:rsid w:val="00DB43F7"/>
    <w:pPr>
      <w:spacing w:line="240" w:lineRule="auto"/>
    </w:pPr>
    <w:rPr>
      <w:sz w:val="20"/>
      <w:szCs w:val="20"/>
    </w:rPr>
  </w:style>
  <w:style w:type="character" w:customStyle="1" w:styleId="CommentTextChar1">
    <w:name w:val="Comment Text Char1"/>
    <w:basedOn w:val="DefaultParagraphFont"/>
    <w:link w:val="CommentText"/>
    <w:uiPriority w:val="99"/>
    <w:rsid w:val="00DB43F7"/>
    <w:rPr>
      <w:sz w:val="20"/>
      <w:szCs w:val="20"/>
    </w:rPr>
  </w:style>
  <w:style w:type="paragraph" w:styleId="CommentSubject">
    <w:name w:val="annotation subject"/>
    <w:basedOn w:val="CommentText"/>
    <w:next w:val="CommentText"/>
    <w:link w:val="CommentSubjectChar"/>
    <w:uiPriority w:val="99"/>
    <w:semiHidden/>
    <w:unhideWhenUsed/>
    <w:rsid w:val="00DB43F7"/>
    <w:rPr>
      <w:b/>
      <w:bCs/>
    </w:rPr>
  </w:style>
  <w:style w:type="character" w:customStyle="1" w:styleId="CommentSubjectChar">
    <w:name w:val="Comment Subject Char"/>
    <w:basedOn w:val="CommentTextChar1"/>
    <w:link w:val="CommentSubject"/>
    <w:uiPriority w:val="99"/>
    <w:semiHidden/>
    <w:rsid w:val="00DB43F7"/>
    <w:rPr>
      <w:b/>
      <w:bCs/>
      <w:sz w:val="20"/>
      <w:szCs w:val="20"/>
    </w:rPr>
  </w:style>
  <w:style w:type="paragraph" w:customStyle="1" w:styleId="H1">
    <w:name w:val="H1"/>
    <w:basedOn w:val="Normal"/>
    <w:next w:val="paragraph"/>
    <w:qFormat/>
    <w:rsid w:val="00117CB5"/>
    <w:pPr>
      <w:tabs>
        <w:tab w:val="left" w:pos="227"/>
      </w:tabs>
      <w:autoSpaceDE w:val="0"/>
      <w:autoSpaceDN w:val="0"/>
      <w:adjustRightInd w:val="0"/>
      <w:spacing w:before="360" w:after="240" w:line="240" w:lineRule="auto"/>
    </w:pPr>
    <w:rPr>
      <w:rFonts w:ascii="Palatino Linotype" w:hAnsi="Palatino Linotype" w:cs="Times New Roman"/>
      <w:b/>
      <w:bCs/>
      <w:sz w:val="28"/>
      <w:szCs w:val="28"/>
      <w:lang w:val="en-GB" w:eastAsia="de-AT" w:bidi="ar-SA"/>
    </w:rPr>
  </w:style>
  <w:style w:type="paragraph" w:customStyle="1" w:styleId="H2">
    <w:name w:val="H2"/>
    <w:basedOn w:val="Normal"/>
    <w:next w:val="paragraph"/>
    <w:qFormat/>
    <w:rsid w:val="000D005B"/>
    <w:pPr>
      <w:numPr>
        <w:ilvl w:val="1"/>
        <w:numId w:val="8"/>
      </w:numPr>
      <w:autoSpaceDE w:val="0"/>
      <w:autoSpaceDN w:val="0"/>
      <w:adjustRightInd w:val="0"/>
      <w:spacing w:before="280" w:after="240" w:line="240" w:lineRule="auto"/>
    </w:pPr>
    <w:rPr>
      <w:rFonts w:ascii="Palatino Linotype" w:eastAsia="PMingLiU" w:hAnsi="Palatino Linotype" w:cs="Times New Roman"/>
      <w:b/>
      <w:bCs/>
      <w:lang w:val="en-GB" w:eastAsia="de-AT" w:bidi="ar-SA"/>
    </w:rPr>
  </w:style>
  <w:style w:type="paragraph" w:customStyle="1" w:styleId="H3">
    <w:name w:val="H3"/>
    <w:basedOn w:val="H2"/>
    <w:next w:val="paragraph"/>
    <w:qFormat/>
    <w:rsid w:val="00EC0CE8"/>
    <w:pPr>
      <w:numPr>
        <w:ilvl w:val="2"/>
      </w:numPr>
    </w:pPr>
    <w:rPr>
      <w:b w:val="0"/>
      <w:i/>
      <w:lang w:eastAsia="en-US"/>
    </w:rPr>
  </w:style>
  <w:style w:type="paragraph" w:customStyle="1" w:styleId="H4">
    <w:name w:val="H4"/>
    <w:basedOn w:val="Normal"/>
    <w:next w:val="paragraph"/>
    <w:qFormat/>
    <w:rsid w:val="00EC0CE8"/>
    <w:pPr>
      <w:numPr>
        <w:ilvl w:val="3"/>
        <w:numId w:val="8"/>
      </w:numPr>
      <w:spacing w:before="120" w:after="120" w:line="240" w:lineRule="auto"/>
    </w:pPr>
    <w:rPr>
      <w:rFonts w:ascii="Palatino Linotype" w:eastAsia="Times New Roman" w:hAnsi="Palatino Linotype" w:cs="Times New Roman"/>
      <w:i/>
      <w:iCs/>
      <w:sz w:val="18"/>
      <w:szCs w:val="20"/>
      <w:lang w:val="en-GB" w:eastAsia="de-AT" w:bidi="ar-SA"/>
    </w:rPr>
  </w:style>
  <w:style w:type="paragraph" w:customStyle="1" w:styleId="paragraph">
    <w:name w:val="paragraph"/>
    <w:basedOn w:val="Normal"/>
    <w:qFormat/>
    <w:rsid w:val="00EC0CE8"/>
    <w:pPr>
      <w:spacing w:before="120" w:after="120" w:line="240" w:lineRule="auto"/>
    </w:pPr>
    <w:rPr>
      <w:rFonts w:ascii="Palatino Linotype" w:eastAsia="Times New Roman" w:hAnsi="Palatino Linotype" w:cs="Times New Roman"/>
      <w:sz w:val="18"/>
      <w:szCs w:val="20"/>
      <w:lang w:val="en-GB" w:eastAsia="de-AT" w:bidi="ar-SA"/>
    </w:rPr>
  </w:style>
  <w:style w:type="paragraph" w:customStyle="1" w:styleId="H5">
    <w:name w:val="H5+"/>
    <w:basedOn w:val="H4"/>
    <w:next w:val="paragraph"/>
    <w:qFormat/>
    <w:rsid w:val="00EC0CE8"/>
    <w:pPr>
      <w:numPr>
        <w:ilvl w:val="4"/>
      </w:numPr>
    </w:pPr>
  </w:style>
  <w:style w:type="numbering" w:customStyle="1" w:styleId="Headings">
    <w:name w:val="Headings"/>
    <w:uiPriority w:val="99"/>
    <w:rsid w:val="00EC0CE8"/>
    <w:pPr>
      <w:numPr>
        <w:numId w:val="10"/>
      </w:numPr>
    </w:pPr>
  </w:style>
  <w:style w:type="paragraph" w:styleId="NoSpacing">
    <w:name w:val="No Spacing"/>
    <w:uiPriority w:val="1"/>
    <w:qFormat/>
    <w:rsid w:val="002B2783"/>
    <w:pPr>
      <w:spacing w:after="0" w:line="240" w:lineRule="auto"/>
    </w:pPr>
    <w:rPr>
      <w:rFonts w:ascii="Times New Roman" w:hAnsi="Times New Roman"/>
      <w:sz w:val="20"/>
    </w:rPr>
  </w:style>
  <w:style w:type="paragraph" w:styleId="TOCHeading">
    <w:name w:val="TOC Heading"/>
    <w:basedOn w:val="Heading1"/>
    <w:next w:val="Normal"/>
    <w:uiPriority w:val="39"/>
    <w:unhideWhenUsed/>
    <w:qFormat/>
    <w:rsid w:val="00CD5CD9"/>
    <w:pPr>
      <w:bidi/>
      <w:spacing w:before="240" w:line="259" w:lineRule="auto"/>
      <w:outlineLvl w:val="9"/>
    </w:pPr>
    <w:rPr>
      <w:b w:val="0"/>
      <w:bCs w:val="0"/>
      <w:color w:val="365F91" w:themeColor="accent1" w:themeShade="BF"/>
      <w:sz w:val="32"/>
      <w:szCs w:val="32"/>
      <w:rtl/>
      <w:cs/>
    </w:rPr>
  </w:style>
  <w:style w:type="paragraph" w:styleId="TOC1">
    <w:name w:val="toc 1"/>
    <w:basedOn w:val="Normal"/>
    <w:next w:val="Normal"/>
    <w:autoRedefine/>
    <w:uiPriority w:val="39"/>
    <w:unhideWhenUsed/>
    <w:rsid w:val="004D1D4C"/>
    <w:pPr>
      <w:tabs>
        <w:tab w:val="right" w:leader="dot" w:pos="8296"/>
      </w:tabs>
      <w:spacing w:before="360" w:after="0"/>
    </w:pPr>
    <w:rPr>
      <w:rFonts w:asciiTheme="majorHAnsi" w:hAnsiTheme="majorHAnsi" w:cs="Times New Roman"/>
      <w:b/>
      <w:bCs/>
      <w:caps/>
    </w:rPr>
  </w:style>
  <w:style w:type="paragraph" w:styleId="TOC2">
    <w:name w:val="toc 2"/>
    <w:basedOn w:val="Normal"/>
    <w:next w:val="Normal"/>
    <w:autoRedefine/>
    <w:uiPriority w:val="39"/>
    <w:unhideWhenUsed/>
    <w:rsid w:val="00CD5CD9"/>
    <w:pPr>
      <w:spacing w:before="240" w:after="0"/>
    </w:pPr>
    <w:rPr>
      <w:rFonts w:cs="Times New Roman"/>
      <w:b/>
      <w:bCs/>
      <w:sz w:val="20"/>
      <w:szCs w:val="20"/>
    </w:rPr>
  </w:style>
  <w:style w:type="paragraph" w:styleId="TOC3">
    <w:name w:val="toc 3"/>
    <w:basedOn w:val="Normal"/>
    <w:next w:val="Normal"/>
    <w:autoRedefine/>
    <w:uiPriority w:val="39"/>
    <w:unhideWhenUsed/>
    <w:rsid w:val="00CD5CD9"/>
    <w:pPr>
      <w:spacing w:after="0"/>
      <w:ind w:left="220"/>
    </w:pPr>
    <w:rPr>
      <w:rFonts w:cs="Times New Roman"/>
      <w:sz w:val="20"/>
      <w:szCs w:val="20"/>
    </w:rPr>
  </w:style>
  <w:style w:type="paragraph" w:styleId="TOC4">
    <w:name w:val="toc 4"/>
    <w:basedOn w:val="Normal"/>
    <w:next w:val="Normal"/>
    <w:autoRedefine/>
    <w:uiPriority w:val="39"/>
    <w:unhideWhenUsed/>
    <w:rsid w:val="00CD5CD9"/>
    <w:pPr>
      <w:spacing w:after="0"/>
      <w:ind w:left="440"/>
    </w:pPr>
    <w:rPr>
      <w:rFonts w:cs="Times New Roman"/>
      <w:sz w:val="20"/>
      <w:szCs w:val="20"/>
    </w:rPr>
  </w:style>
  <w:style w:type="paragraph" w:styleId="TOC5">
    <w:name w:val="toc 5"/>
    <w:basedOn w:val="Normal"/>
    <w:next w:val="Normal"/>
    <w:autoRedefine/>
    <w:uiPriority w:val="39"/>
    <w:unhideWhenUsed/>
    <w:rsid w:val="00CD5CD9"/>
    <w:pPr>
      <w:spacing w:after="0"/>
      <w:ind w:left="660"/>
    </w:pPr>
    <w:rPr>
      <w:rFonts w:cs="Times New Roman"/>
      <w:sz w:val="20"/>
      <w:szCs w:val="20"/>
    </w:rPr>
  </w:style>
  <w:style w:type="paragraph" w:styleId="TOC6">
    <w:name w:val="toc 6"/>
    <w:basedOn w:val="Normal"/>
    <w:next w:val="Normal"/>
    <w:autoRedefine/>
    <w:uiPriority w:val="39"/>
    <w:unhideWhenUsed/>
    <w:rsid w:val="00CD5CD9"/>
    <w:pPr>
      <w:spacing w:after="0"/>
      <w:ind w:left="880"/>
    </w:pPr>
    <w:rPr>
      <w:rFonts w:cs="Times New Roman"/>
      <w:sz w:val="20"/>
      <w:szCs w:val="20"/>
    </w:rPr>
  </w:style>
  <w:style w:type="paragraph" w:styleId="TOC7">
    <w:name w:val="toc 7"/>
    <w:basedOn w:val="Normal"/>
    <w:next w:val="Normal"/>
    <w:autoRedefine/>
    <w:uiPriority w:val="39"/>
    <w:unhideWhenUsed/>
    <w:rsid w:val="00CD5CD9"/>
    <w:pPr>
      <w:spacing w:after="0"/>
      <w:ind w:left="1100"/>
    </w:pPr>
    <w:rPr>
      <w:rFonts w:cs="Times New Roman"/>
      <w:sz w:val="20"/>
      <w:szCs w:val="20"/>
    </w:rPr>
  </w:style>
  <w:style w:type="paragraph" w:styleId="TOC8">
    <w:name w:val="toc 8"/>
    <w:basedOn w:val="Normal"/>
    <w:next w:val="Normal"/>
    <w:autoRedefine/>
    <w:uiPriority w:val="39"/>
    <w:unhideWhenUsed/>
    <w:rsid w:val="00CD5CD9"/>
    <w:pPr>
      <w:spacing w:after="0"/>
      <w:ind w:left="1320"/>
    </w:pPr>
    <w:rPr>
      <w:rFonts w:cs="Times New Roman"/>
      <w:sz w:val="20"/>
      <w:szCs w:val="20"/>
    </w:rPr>
  </w:style>
  <w:style w:type="paragraph" w:styleId="TOC9">
    <w:name w:val="toc 9"/>
    <w:basedOn w:val="Normal"/>
    <w:next w:val="Normal"/>
    <w:autoRedefine/>
    <w:uiPriority w:val="39"/>
    <w:unhideWhenUsed/>
    <w:rsid w:val="00CD5CD9"/>
    <w:pPr>
      <w:spacing w:after="0"/>
      <w:ind w:left="1540"/>
    </w:pPr>
    <w:rPr>
      <w:rFonts w:cs="Times New Roman"/>
      <w:sz w:val="20"/>
      <w:szCs w:val="20"/>
    </w:rPr>
  </w:style>
  <w:style w:type="character" w:customStyle="1" w:styleId="apple-converted-space">
    <w:name w:val="apple-converted-space"/>
    <w:basedOn w:val="DefaultParagraphFont"/>
    <w:rsid w:val="00F04130"/>
  </w:style>
  <w:style w:type="table" w:customStyle="1" w:styleId="TableGrid1">
    <w:name w:val="Table Grid1"/>
    <w:basedOn w:val="TableNormal"/>
    <w:next w:val="TableGrid"/>
    <w:uiPriority w:val="39"/>
    <w:rsid w:val="007114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1">
    <w:name w:val="Heading 11"/>
    <w:basedOn w:val="Normal"/>
    <w:next w:val="Normal"/>
    <w:uiPriority w:val="9"/>
    <w:qFormat/>
    <w:rsid w:val="00802AFE"/>
    <w:pPr>
      <w:keepNext/>
      <w:keepLines/>
      <w:spacing w:after="0"/>
      <w:ind w:left="360"/>
      <w:jc w:val="left"/>
      <w:outlineLvl w:val="0"/>
    </w:pPr>
    <w:rPr>
      <w:rFonts w:ascii="Times New Roman" w:eastAsia="Times New Roman" w:hAnsi="Times New Roman" w:cs="Times New Roman"/>
      <w:b/>
      <w:bCs/>
      <w:sz w:val="28"/>
      <w:szCs w:val="28"/>
    </w:rPr>
  </w:style>
  <w:style w:type="numbering" w:customStyle="1" w:styleId="NoList1">
    <w:name w:val="No List1"/>
    <w:next w:val="NoList"/>
    <w:uiPriority w:val="99"/>
    <w:semiHidden/>
    <w:unhideWhenUsed/>
    <w:rsid w:val="00802AFE"/>
  </w:style>
  <w:style w:type="character" w:styleId="PlaceholderText">
    <w:name w:val="Placeholder Text"/>
    <w:basedOn w:val="DefaultParagraphFont"/>
    <w:uiPriority w:val="99"/>
    <w:semiHidden/>
    <w:rsid w:val="00802AFE"/>
    <w:rPr>
      <w:color w:val="808080"/>
    </w:rPr>
  </w:style>
  <w:style w:type="paragraph" w:customStyle="1" w:styleId="CommentText1">
    <w:name w:val="Comment Text1"/>
    <w:basedOn w:val="Normal"/>
    <w:next w:val="CommentText"/>
    <w:link w:val="CommentTextChar"/>
    <w:uiPriority w:val="99"/>
    <w:unhideWhenUsed/>
    <w:rsid w:val="00802AFE"/>
    <w:pPr>
      <w:spacing w:after="0" w:line="240" w:lineRule="auto"/>
      <w:ind w:left="360" w:firstLine="142"/>
    </w:pPr>
    <w:rPr>
      <w:rFonts w:ascii="Arial" w:hAnsi="Arial" w:cstheme="minorBidi"/>
      <w:sz w:val="20"/>
      <w:szCs w:val="20"/>
    </w:rPr>
  </w:style>
  <w:style w:type="character" w:customStyle="1" w:styleId="CommentTextChar">
    <w:name w:val="Comment Text Char"/>
    <w:basedOn w:val="DefaultParagraphFont"/>
    <w:link w:val="CommentText1"/>
    <w:uiPriority w:val="99"/>
    <w:rsid w:val="00802AFE"/>
    <w:rPr>
      <w:rFonts w:ascii="Arial" w:hAnsi="Arial"/>
      <w:sz w:val="20"/>
      <w:szCs w:val="20"/>
    </w:rPr>
  </w:style>
  <w:style w:type="paragraph" w:customStyle="1" w:styleId="BalloonText1">
    <w:name w:val="Balloon Text1"/>
    <w:basedOn w:val="Normal"/>
    <w:next w:val="BalloonText"/>
    <w:link w:val="BalloonTextChar"/>
    <w:uiPriority w:val="99"/>
    <w:semiHidden/>
    <w:unhideWhenUsed/>
    <w:rsid w:val="00802AFE"/>
    <w:pPr>
      <w:spacing w:after="0" w:line="240" w:lineRule="auto"/>
      <w:ind w:left="360"/>
    </w:pPr>
    <w:rPr>
      <w:rFonts w:ascii="Tahoma" w:hAnsi="Tahoma" w:cs="Tahoma"/>
      <w:sz w:val="18"/>
      <w:szCs w:val="18"/>
    </w:rPr>
  </w:style>
  <w:style w:type="character" w:customStyle="1" w:styleId="BalloonTextChar">
    <w:name w:val="Balloon Text Char"/>
    <w:basedOn w:val="DefaultParagraphFont"/>
    <w:link w:val="BalloonText1"/>
    <w:uiPriority w:val="99"/>
    <w:semiHidden/>
    <w:rsid w:val="00802AFE"/>
    <w:rPr>
      <w:rFonts w:ascii="Tahoma" w:hAnsi="Tahoma" w:cs="Tahoma"/>
      <w:sz w:val="18"/>
      <w:szCs w:val="18"/>
    </w:rPr>
  </w:style>
  <w:style w:type="paragraph" w:customStyle="1" w:styleId="ListParagraph1">
    <w:name w:val="List Paragraph1"/>
    <w:basedOn w:val="Normal"/>
    <w:next w:val="ListParagraph"/>
    <w:uiPriority w:val="34"/>
    <w:qFormat/>
    <w:rsid w:val="00802AFE"/>
    <w:pPr>
      <w:spacing w:after="160"/>
      <w:ind w:left="720"/>
      <w:contextualSpacing/>
    </w:pPr>
    <w:rPr>
      <w:rFonts w:ascii="Times New Roman" w:hAnsi="Times New Roman" w:cstheme="minorBidi"/>
      <w:szCs w:val="22"/>
    </w:rPr>
  </w:style>
  <w:style w:type="paragraph" w:customStyle="1" w:styleId="CommentSubject1">
    <w:name w:val="Comment Subject1"/>
    <w:basedOn w:val="CommentText"/>
    <w:next w:val="CommentText"/>
    <w:uiPriority w:val="99"/>
    <w:semiHidden/>
    <w:unhideWhenUsed/>
    <w:rsid w:val="00802AFE"/>
    <w:pPr>
      <w:spacing w:after="160"/>
      <w:ind w:left="360"/>
    </w:pPr>
    <w:rPr>
      <w:rFonts w:asciiTheme="minorHAnsi" w:hAnsiTheme="minorHAnsi" w:cstheme="minorBidi"/>
      <w:b/>
      <w:bCs/>
    </w:rPr>
  </w:style>
  <w:style w:type="character" w:customStyle="1" w:styleId="Hyperlink1">
    <w:name w:val="Hyperlink1"/>
    <w:basedOn w:val="DefaultParagraphFont"/>
    <w:uiPriority w:val="99"/>
    <w:unhideWhenUsed/>
    <w:rsid w:val="00802AFE"/>
    <w:rPr>
      <w:color w:val="0563C1"/>
      <w:u w:val="single"/>
    </w:rPr>
  </w:style>
  <w:style w:type="table" w:customStyle="1" w:styleId="PlainTable41">
    <w:name w:val="Plain Table 41"/>
    <w:basedOn w:val="TableNormal"/>
    <w:next w:val="PlainTable42"/>
    <w:uiPriority w:val="44"/>
    <w:rsid w:val="00802AF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Strong">
    <w:name w:val="Strong"/>
    <w:basedOn w:val="DefaultParagraphFont"/>
    <w:uiPriority w:val="22"/>
    <w:qFormat/>
    <w:rsid w:val="00802AFE"/>
    <w:rPr>
      <w:b/>
      <w:bCs/>
    </w:rPr>
  </w:style>
  <w:style w:type="paragraph" w:customStyle="1" w:styleId="NormalWeb1">
    <w:name w:val="Normal (Web)1"/>
    <w:basedOn w:val="Normal"/>
    <w:next w:val="NormalWeb"/>
    <w:uiPriority w:val="99"/>
    <w:semiHidden/>
    <w:unhideWhenUsed/>
    <w:rsid w:val="00802AFE"/>
    <w:pPr>
      <w:spacing w:before="100" w:beforeAutospacing="1" w:after="100" w:afterAutospacing="1" w:line="240" w:lineRule="auto"/>
      <w:jc w:val="left"/>
    </w:pPr>
    <w:rPr>
      <w:rFonts w:ascii="Times New Roman" w:eastAsia="Times New Roman" w:hAnsi="Times New Roman" w:cs="Times New Roman"/>
    </w:rPr>
  </w:style>
  <w:style w:type="paragraph" w:customStyle="1" w:styleId="Caption1">
    <w:name w:val="Caption1"/>
    <w:basedOn w:val="Normal"/>
    <w:next w:val="Normal"/>
    <w:unhideWhenUsed/>
    <w:qFormat/>
    <w:rsid w:val="00802AFE"/>
    <w:pPr>
      <w:spacing w:line="240" w:lineRule="auto"/>
    </w:pPr>
    <w:rPr>
      <w:rFonts w:ascii="Times New Roman" w:hAnsi="Times New Roman" w:cs="Times New Roman"/>
      <w:b/>
      <w:bCs/>
      <w:color w:val="5B9BD5"/>
      <w:sz w:val="18"/>
      <w:szCs w:val="18"/>
    </w:rPr>
  </w:style>
  <w:style w:type="paragraph" w:customStyle="1" w:styleId="NoSpacing1">
    <w:name w:val="No Spacing1"/>
    <w:basedOn w:val="Normal"/>
    <w:next w:val="NoSpacing"/>
    <w:uiPriority w:val="1"/>
    <w:qFormat/>
    <w:rsid w:val="00802AFE"/>
    <w:pPr>
      <w:spacing w:after="0"/>
      <w:jc w:val="center"/>
    </w:pPr>
    <w:rPr>
      <w:rFonts w:ascii="Times New Roman" w:hAnsi="Times New Roman" w:cstheme="minorBidi"/>
      <w:sz w:val="22"/>
      <w:szCs w:val="20"/>
    </w:rPr>
  </w:style>
  <w:style w:type="paragraph" w:customStyle="1" w:styleId="Revision1">
    <w:name w:val="Revision1"/>
    <w:next w:val="Revision"/>
    <w:hidden/>
    <w:uiPriority w:val="99"/>
    <w:semiHidden/>
    <w:rsid w:val="00802AFE"/>
    <w:pPr>
      <w:spacing w:after="0" w:line="240" w:lineRule="auto"/>
    </w:pPr>
    <w:rPr>
      <w:rFonts w:ascii="Times New Roman" w:hAnsi="Times New Roman"/>
      <w:sz w:val="24"/>
    </w:rPr>
  </w:style>
  <w:style w:type="paragraph" w:customStyle="1" w:styleId="EndNoteBibliographyTitle">
    <w:name w:val="EndNote Bibliography Title"/>
    <w:basedOn w:val="Normal"/>
    <w:link w:val="EndNoteBibliographyTitleChar"/>
    <w:rsid w:val="00802AFE"/>
    <w:pPr>
      <w:spacing w:after="0"/>
      <w:ind w:left="360"/>
      <w:jc w:val="center"/>
    </w:pPr>
    <w:rPr>
      <w:rFonts w:ascii="Calibri" w:hAnsi="Calibri" w:cs="Calibri"/>
      <w:noProof/>
      <w:sz w:val="22"/>
      <w:szCs w:val="22"/>
    </w:rPr>
  </w:style>
  <w:style w:type="character" w:customStyle="1" w:styleId="EndNoteBibliographyTitleChar">
    <w:name w:val="EndNote Bibliography Title Char"/>
    <w:basedOn w:val="DefaultParagraphFont"/>
    <w:link w:val="EndNoteBibliographyTitle"/>
    <w:rsid w:val="00802AFE"/>
    <w:rPr>
      <w:rFonts w:ascii="Calibri" w:hAnsi="Calibri" w:cs="Calibri"/>
      <w:noProof/>
    </w:rPr>
  </w:style>
  <w:style w:type="paragraph" w:customStyle="1" w:styleId="EndNoteBibliography">
    <w:name w:val="EndNote Bibliography"/>
    <w:basedOn w:val="Normal"/>
    <w:link w:val="EndNoteBibliographyChar"/>
    <w:rsid w:val="00802AFE"/>
    <w:pPr>
      <w:spacing w:after="160" w:line="240" w:lineRule="auto"/>
      <w:ind w:left="360"/>
    </w:pPr>
    <w:rPr>
      <w:rFonts w:ascii="Calibri" w:hAnsi="Calibri" w:cs="Calibri"/>
      <w:noProof/>
      <w:sz w:val="22"/>
      <w:szCs w:val="22"/>
    </w:rPr>
  </w:style>
  <w:style w:type="character" w:customStyle="1" w:styleId="EndNoteBibliographyChar">
    <w:name w:val="EndNote Bibliography Char"/>
    <w:basedOn w:val="DefaultParagraphFont"/>
    <w:link w:val="EndNoteBibliography"/>
    <w:rsid w:val="00802AFE"/>
    <w:rPr>
      <w:rFonts w:ascii="Calibri" w:hAnsi="Calibri" w:cs="Calibri"/>
      <w:noProof/>
    </w:rPr>
  </w:style>
  <w:style w:type="character" w:styleId="Emphasis">
    <w:name w:val="Emphasis"/>
    <w:basedOn w:val="DefaultParagraphFont"/>
    <w:uiPriority w:val="20"/>
    <w:qFormat/>
    <w:rsid w:val="00802AFE"/>
    <w:rPr>
      <w:i/>
      <w:iCs/>
    </w:rPr>
  </w:style>
  <w:style w:type="character" w:customStyle="1" w:styleId="Heading1Char1">
    <w:name w:val="Heading 1 Char1"/>
    <w:basedOn w:val="DefaultParagraphFont"/>
    <w:uiPriority w:val="9"/>
    <w:rsid w:val="00802AFE"/>
    <w:rPr>
      <w:rFonts w:asciiTheme="majorHAnsi" w:eastAsiaTheme="majorEastAsia" w:hAnsiTheme="majorHAnsi" w:cstheme="majorBidi"/>
      <w:color w:val="365F91" w:themeColor="accent1" w:themeShade="BF"/>
      <w:sz w:val="32"/>
      <w:szCs w:val="32"/>
    </w:rPr>
  </w:style>
  <w:style w:type="character" w:customStyle="1" w:styleId="CommentSubjectChar1">
    <w:name w:val="Comment Subject Char1"/>
    <w:basedOn w:val="CommentTextChar1"/>
    <w:uiPriority w:val="99"/>
    <w:semiHidden/>
    <w:rsid w:val="00802AFE"/>
    <w:rPr>
      <w:b/>
      <w:bCs/>
      <w:sz w:val="20"/>
      <w:szCs w:val="20"/>
    </w:rPr>
  </w:style>
  <w:style w:type="table" w:customStyle="1" w:styleId="PlainTable42">
    <w:name w:val="Plain Table 42"/>
    <w:basedOn w:val="TableNormal"/>
    <w:uiPriority w:val="44"/>
    <w:rsid w:val="00802AF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802AFE"/>
    <w:pPr>
      <w:bidi/>
      <w:spacing w:after="160" w:line="259" w:lineRule="auto"/>
      <w:jc w:val="left"/>
    </w:pPr>
    <w:rPr>
      <w:rFonts w:ascii="Times New Roman" w:hAnsi="Times New Roman" w:cs="Times New Roman"/>
    </w:rPr>
  </w:style>
  <w:style w:type="paragraph" w:styleId="Revision">
    <w:name w:val="Revision"/>
    <w:hidden/>
    <w:uiPriority w:val="99"/>
    <w:semiHidden/>
    <w:rsid w:val="00802AFE"/>
    <w:pPr>
      <w:spacing w:after="0" w:line="240" w:lineRule="auto"/>
    </w:pPr>
  </w:style>
  <w:style w:type="paragraph" w:customStyle="1" w:styleId="desc">
    <w:name w:val="desc"/>
    <w:basedOn w:val="Normal"/>
    <w:rsid w:val="00802AFE"/>
    <w:pPr>
      <w:spacing w:before="100" w:beforeAutospacing="1" w:after="100" w:afterAutospacing="1" w:line="240" w:lineRule="auto"/>
      <w:jc w:val="left"/>
    </w:pPr>
    <w:rPr>
      <w:rFonts w:ascii="Times New Roman" w:eastAsia="Times New Roman" w:hAnsi="Times New Roman" w:cs="Times New Roman"/>
    </w:rPr>
  </w:style>
  <w:style w:type="paragraph" w:customStyle="1" w:styleId="details">
    <w:name w:val="details"/>
    <w:basedOn w:val="Normal"/>
    <w:rsid w:val="00802AFE"/>
    <w:pPr>
      <w:spacing w:before="100" w:beforeAutospacing="1" w:after="100" w:afterAutospacing="1" w:line="240" w:lineRule="auto"/>
      <w:jc w:val="left"/>
    </w:pPr>
    <w:rPr>
      <w:rFonts w:ascii="Times New Roman" w:eastAsia="Times New Roman" w:hAnsi="Times New Roman" w:cs="Times New Roman"/>
    </w:rPr>
  </w:style>
  <w:style w:type="character" w:customStyle="1" w:styleId="jrnl">
    <w:name w:val="jrnl"/>
    <w:basedOn w:val="DefaultParagraphFont"/>
    <w:rsid w:val="00802AFE"/>
  </w:style>
  <w:style w:type="paragraph" w:styleId="TableofFigures">
    <w:name w:val="table of figures"/>
    <w:basedOn w:val="Normal"/>
    <w:next w:val="Normal"/>
    <w:uiPriority w:val="99"/>
    <w:unhideWhenUsed/>
    <w:rsid w:val="009B1370"/>
    <w:pPr>
      <w:spacing w:after="0"/>
    </w:pPr>
  </w:style>
  <w:style w:type="character" w:customStyle="1" w:styleId="Heading3Char">
    <w:name w:val="Heading 3 Char"/>
    <w:basedOn w:val="DefaultParagraphFont"/>
    <w:link w:val="Heading3"/>
    <w:uiPriority w:val="9"/>
    <w:rsid w:val="00946890"/>
    <w:rPr>
      <w:rFonts w:ascii="Times New Roman" w:eastAsia="Calibri" w:hAnsi="Times New Roman" w:cs="Arial"/>
      <w:sz w:val="24"/>
      <w:szCs w:val="24"/>
      <w:u w:val="single"/>
    </w:rPr>
  </w:style>
  <w:style w:type="table" w:styleId="GridTable1Light">
    <w:name w:val="Grid Table 1 Light"/>
    <w:basedOn w:val="TableNormal"/>
    <w:uiPriority w:val="46"/>
    <w:rsid w:val="006C393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C52EA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225143">
      <w:bodyDiv w:val="1"/>
      <w:marLeft w:val="0"/>
      <w:marRight w:val="0"/>
      <w:marTop w:val="0"/>
      <w:marBottom w:val="0"/>
      <w:divBdr>
        <w:top w:val="none" w:sz="0" w:space="0" w:color="auto"/>
        <w:left w:val="none" w:sz="0" w:space="0" w:color="auto"/>
        <w:bottom w:val="none" w:sz="0" w:space="0" w:color="auto"/>
        <w:right w:val="none" w:sz="0" w:space="0" w:color="auto"/>
      </w:divBdr>
    </w:div>
    <w:div w:id="162596881">
      <w:bodyDiv w:val="1"/>
      <w:marLeft w:val="0"/>
      <w:marRight w:val="0"/>
      <w:marTop w:val="0"/>
      <w:marBottom w:val="0"/>
      <w:divBdr>
        <w:top w:val="none" w:sz="0" w:space="0" w:color="auto"/>
        <w:left w:val="none" w:sz="0" w:space="0" w:color="auto"/>
        <w:bottom w:val="none" w:sz="0" w:space="0" w:color="auto"/>
        <w:right w:val="none" w:sz="0" w:space="0" w:color="auto"/>
      </w:divBdr>
    </w:div>
    <w:div w:id="171143330">
      <w:bodyDiv w:val="1"/>
      <w:marLeft w:val="0"/>
      <w:marRight w:val="0"/>
      <w:marTop w:val="0"/>
      <w:marBottom w:val="0"/>
      <w:divBdr>
        <w:top w:val="none" w:sz="0" w:space="0" w:color="auto"/>
        <w:left w:val="none" w:sz="0" w:space="0" w:color="auto"/>
        <w:bottom w:val="none" w:sz="0" w:space="0" w:color="auto"/>
        <w:right w:val="none" w:sz="0" w:space="0" w:color="auto"/>
      </w:divBdr>
    </w:div>
    <w:div w:id="268245275">
      <w:bodyDiv w:val="1"/>
      <w:marLeft w:val="0"/>
      <w:marRight w:val="0"/>
      <w:marTop w:val="0"/>
      <w:marBottom w:val="0"/>
      <w:divBdr>
        <w:top w:val="none" w:sz="0" w:space="0" w:color="auto"/>
        <w:left w:val="none" w:sz="0" w:space="0" w:color="auto"/>
        <w:bottom w:val="none" w:sz="0" w:space="0" w:color="auto"/>
        <w:right w:val="none" w:sz="0" w:space="0" w:color="auto"/>
      </w:divBdr>
      <w:divsChild>
        <w:div w:id="1071926491">
          <w:marLeft w:val="547"/>
          <w:marRight w:val="0"/>
          <w:marTop w:val="0"/>
          <w:marBottom w:val="0"/>
          <w:divBdr>
            <w:top w:val="none" w:sz="0" w:space="0" w:color="auto"/>
            <w:left w:val="none" w:sz="0" w:space="0" w:color="auto"/>
            <w:bottom w:val="none" w:sz="0" w:space="0" w:color="auto"/>
            <w:right w:val="none" w:sz="0" w:space="0" w:color="auto"/>
          </w:divBdr>
        </w:div>
      </w:divsChild>
    </w:div>
    <w:div w:id="427431203">
      <w:bodyDiv w:val="1"/>
      <w:marLeft w:val="0"/>
      <w:marRight w:val="0"/>
      <w:marTop w:val="0"/>
      <w:marBottom w:val="0"/>
      <w:divBdr>
        <w:top w:val="none" w:sz="0" w:space="0" w:color="auto"/>
        <w:left w:val="none" w:sz="0" w:space="0" w:color="auto"/>
        <w:bottom w:val="none" w:sz="0" w:space="0" w:color="auto"/>
        <w:right w:val="none" w:sz="0" w:space="0" w:color="auto"/>
      </w:divBdr>
      <w:divsChild>
        <w:div w:id="897017497">
          <w:marLeft w:val="0"/>
          <w:marRight w:val="0"/>
          <w:marTop w:val="0"/>
          <w:marBottom w:val="0"/>
          <w:divBdr>
            <w:top w:val="none" w:sz="0" w:space="0" w:color="auto"/>
            <w:left w:val="none" w:sz="0" w:space="0" w:color="auto"/>
            <w:bottom w:val="none" w:sz="0" w:space="0" w:color="auto"/>
            <w:right w:val="none" w:sz="0" w:space="0" w:color="auto"/>
          </w:divBdr>
        </w:div>
      </w:divsChild>
    </w:div>
    <w:div w:id="553202946">
      <w:bodyDiv w:val="1"/>
      <w:marLeft w:val="0"/>
      <w:marRight w:val="0"/>
      <w:marTop w:val="0"/>
      <w:marBottom w:val="0"/>
      <w:divBdr>
        <w:top w:val="none" w:sz="0" w:space="0" w:color="auto"/>
        <w:left w:val="none" w:sz="0" w:space="0" w:color="auto"/>
        <w:bottom w:val="none" w:sz="0" w:space="0" w:color="auto"/>
        <w:right w:val="none" w:sz="0" w:space="0" w:color="auto"/>
      </w:divBdr>
      <w:divsChild>
        <w:div w:id="1826117932">
          <w:marLeft w:val="547"/>
          <w:marRight w:val="0"/>
          <w:marTop w:val="0"/>
          <w:marBottom w:val="0"/>
          <w:divBdr>
            <w:top w:val="none" w:sz="0" w:space="0" w:color="auto"/>
            <w:left w:val="none" w:sz="0" w:space="0" w:color="auto"/>
            <w:bottom w:val="none" w:sz="0" w:space="0" w:color="auto"/>
            <w:right w:val="none" w:sz="0" w:space="0" w:color="auto"/>
          </w:divBdr>
        </w:div>
      </w:divsChild>
    </w:div>
    <w:div w:id="851257276">
      <w:bodyDiv w:val="1"/>
      <w:marLeft w:val="0"/>
      <w:marRight w:val="0"/>
      <w:marTop w:val="0"/>
      <w:marBottom w:val="0"/>
      <w:divBdr>
        <w:top w:val="none" w:sz="0" w:space="0" w:color="auto"/>
        <w:left w:val="none" w:sz="0" w:space="0" w:color="auto"/>
        <w:bottom w:val="none" w:sz="0" w:space="0" w:color="auto"/>
        <w:right w:val="none" w:sz="0" w:space="0" w:color="auto"/>
      </w:divBdr>
    </w:div>
    <w:div w:id="1294562393">
      <w:bodyDiv w:val="1"/>
      <w:marLeft w:val="0"/>
      <w:marRight w:val="0"/>
      <w:marTop w:val="0"/>
      <w:marBottom w:val="0"/>
      <w:divBdr>
        <w:top w:val="none" w:sz="0" w:space="0" w:color="auto"/>
        <w:left w:val="none" w:sz="0" w:space="0" w:color="auto"/>
        <w:bottom w:val="none" w:sz="0" w:space="0" w:color="auto"/>
        <w:right w:val="none" w:sz="0" w:space="0" w:color="auto"/>
      </w:divBdr>
    </w:div>
    <w:div w:id="2026058584">
      <w:bodyDiv w:val="1"/>
      <w:marLeft w:val="0"/>
      <w:marRight w:val="0"/>
      <w:marTop w:val="0"/>
      <w:marBottom w:val="0"/>
      <w:divBdr>
        <w:top w:val="none" w:sz="0" w:space="0" w:color="auto"/>
        <w:left w:val="none" w:sz="0" w:space="0" w:color="auto"/>
        <w:bottom w:val="none" w:sz="0" w:space="0" w:color="auto"/>
        <w:right w:val="none" w:sz="0" w:space="0" w:color="auto"/>
      </w:divBdr>
    </w:div>
    <w:div w:id="2032147982">
      <w:bodyDiv w:val="1"/>
      <w:marLeft w:val="0"/>
      <w:marRight w:val="0"/>
      <w:marTop w:val="0"/>
      <w:marBottom w:val="0"/>
      <w:divBdr>
        <w:top w:val="none" w:sz="0" w:space="0" w:color="auto"/>
        <w:left w:val="none" w:sz="0" w:space="0" w:color="auto"/>
        <w:bottom w:val="none" w:sz="0" w:space="0" w:color="auto"/>
        <w:right w:val="none" w:sz="0" w:space="0" w:color="auto"/>
      </w:divBdr>
    </w:div>
    <w:div w:id="2100448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comments" Target="comments.xml"/><Relationship Id="rId18" Type="http://schemas.openxmlformats.org/officeDocument/2006/relationships/chart" Target="charts/chart3.xml"/><Relationship Id="rId26" Type="http://schemas.openxmlformats.org/officeDocument/2006/relationships/image" Target="media/image3.jpeg"/><Relationship Id="rId39"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diagramLayout" Target="diagrams/layout2.xml"/><Relationship Id="rId34" Type="http://schemas.openxmlformats.org/officeDocument/2006/relationships/image" Target="media/image11.jpeg"/><Relationship Id="rId42" Type="http://schemas.openxmlformats.org/officeDocument/2006/relationships/footer" Target="footer1.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chart" Target="charts/chart2.xml"/><Relationship Id="rId25" Type="http://schemas.openxmlformats.org/officeDocument/2006/relationships/image" Target="media/image2.png"/><Relationship Id="rId33" Type="http://schemas.openxmlformats.org/officeDocument/2006/relationships/image" Target="media/image10.jpeg"/><Relationship Id="rId38" Type="http://schemas.openxmlformats.org/officeDocument/2006/relationships/image" Target="media/image15.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diagramData" Target="diagrams/data2.xml"/><Relationship Id="rId29" Type="http://schemas.openxmlformats.org/officeDocument/2006/relationships/image" Target="media/image6.jpe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microsoft.com/office/2007/relationships/diagramDrawing" Target="diagrams/drawing2.xml"/><Relationship Id="rId32" Type="http://schemas.openxmlformats.org/officeDocument/2006/relationships/image" Target="media/image9.jpeg"/><Relationship Id="rId37" Type="http://schemas.openxmlformats.org/officeDocument/2006/relationships/image" Target="media/image14.jpeg"/><Relationship Id="rId40" Type="http://schemas.openxmlformats.org/officeDocument/2006/relationships/image" Target="media/image17.jpeg"/><Relationship Id="rId45" Type="http://schemas.microsoft.com/office/2011/relationships/people" Target="peop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diagramColors" Target="diagrams/colors2.xml"/><Relationship Id="rId28" Type="http://schemas.openxmlformats.org/officeDocument/2006/relationships/image" Target="media/image5.jpeg"/><Relationship Id="rId36" Type="http://schemas.openxmlformats.org/officeDocument/2006/relationships/image" Target="media/image13.jpeg"/><Relationship Id="rId10" Type="http://schemas.openxmlformats.org/officeDocument/2006/relationships/diagramQuickStyle" Target="diagrams/quickStyle1.xml"/><Relationship Id="rId19" Type="http://schemas.openxmlformats.org/officeDocument/2006/relationships/image" Target="media/image1.png"/><Relationship Id="rId31" Type="http://schemas.openxmlformats.org/officeDocument/2006/relationships/image" Target="media/image8.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Layout" Target="diagrams/layout1.xml"/><Relationship Id="rId14" Type="http://schemas.microsoft.com/office/2011/relationships/commentsExtended" Target="commentsExtended.xml"/><Relationship Id="rId22" Type="http://schemas.openxmlformats.org/officeDocument/2006/relationships/diagramQuickStyle" Target="diagrams/quickStyle2.xml"/><Relationship Id="rId27" Type="http://schemas.openxmlformats.org/officeDocument/2006/relationships/image" Target="media/image4.jpeg"/><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8.jpeg"/></Relationships>
</file>

<file path=word/charts/_rels/chart1.xml.rels><?xml version="1.0" encoding="UTF-8" standalone="yes"?>
<Relationships xmlns="http://schemas.openxmlformats.org/package/2006/relationships"><Relationship Id="rId3" Type="http://schemas.openxmlformats.org/officeDocument/2006/relationships/oleObject" Target="Work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shyalon\Dropbox\Avi_and_the_Gang\Shy\Drawing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shyalon\Dropbox\Avi_and_the_Gang\Shy\Drawing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ln>
                  <a:noFill/>
                </a:ln>
                <a:solidFill>
                  <a:schemeClr val="tx1">
                    <a:lumMod val="65000"/>
                    <a:lumOff val="35000"/>
                  </a:schemeClr>
                </a:solidFill>
                <a:latin typeface="+mn-lt"/>
                <a:ea typeface="+mn-ea"/>
                <a:cs typeface="+mn-cs"/>
              </a:defRPr>
            </a:pPr>
            <a:r>
              <a:rPr lang="en-US"/>
              <a:t>R&amp;D Expenditure</a:t>
            </a:r>
          </a:p>
        </c:rich>
      </c:tx>
      <c:overlay val="0"/>
      <c:spPr>
        <a:noFill/>
        <a:ln>
          <a:noFill/>
        </a:ln>
        <a:effectLst/>
      </c:spPr>
      <c:txPr>
        <a:bodyPr rot="0" spcFirstLastPara="1" vertOverflow="ellipsis" vert="horz" wrap="square" anchor="ctr" anchorCtr="1"/>
        <a:lstStyle/>
        <a:p>
          <a:pPr>
            <a:defRPr sz="1400" b="0" i="0" u="none" strike="noStrike" kern="1200" spc="0" baseline="0">
              <a:ln>
                <a:noFill/>
              </a:ln>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Preclinical </c:v>
          </c:tx>
          <c:spPr>
            <a:solidFill>
              <a:schemeClr val="accent1"/>
            </a:solidFill>
            <a:ln>
              <a:noFill/>
            </a:ln>
            <a:effectLst/>
          </c:spPr>
          <c:invertIfNegative val="0"/>
          <c:val>
            <c:numRef>
              <c:f>Sheet1!$A$2:$A$6</c:f>
              <c:numCache>
                <c:formatCode>General</c:formatCode>
                <c:ptCount val="5"/>
                <c:pt idx="0">
                  <c:v>135</c:v>
                </c:pt>
                <c:pt idx="1">
                  <c:v>406</c:v>
                </c:pt>
                <c:pt idx="2">
                  <c:v>1082</c:v>
                </c:pt>
                <c:pt idx="3">
                  <c:v>1759</c:v>
                </c:pt>
                <c:pt idx="4">
                  <c:v>2558</c:v>
                </c:pt>
              </c:numCache>
            </c:numRef>
          </c:val>
          <c:extLst>
            <c:ext xmlns:c16="http://schemas.microsoft.com/office/drawing/2014/chart" uri="{C3380CC4-5D6E-409C-BE32-E72D297353CC}">
              <c16:uniqueId val="{00000000-6E8A-40F9-89F3-C34600C3DD92}"/>
            </c:ext>
          </c:extLst>
        </c:ser>
        <c:ser>
          <c:idx val="1"/>
          <c:order val="1"/>
          <c:tx>
            <c:v>Clinical </c:v>
          </c:tx>
          <c:spPr>
            <a:solidFill>
              <a:schemeClr val="accent2"/>
            </a:solidFill>
            <a:ln>
              <a:noFill/>
            </a:ln>
            <a:effectLst/>
          </c:spPr>
          <c:invertIfNegative val="0"/>
          <c:val>
            <c:numRef>
              <c:f>Sheet1!$B$2:$B$6</c:f>
              <c:numCache>
                <c:formatCode>General</c:formatCode>
                <c:ptCount val="5"/>
                <c:pt idx="0">
                  <c:v>100</c:v>
                </c:pt>
                <c:pt idx="1">
                  <c:v>300</c:v>
                </c:pt>
                <c:pt idx="2">
                  <c:v>800</c:v>
                </c:pt>
                <c:pt idx="3">
                  <c:v>1300</c:v>
                </c:pt>
                <c:pt idx="4">
                  <c:v>1891</c:v>
                </c:pt>
              </c:numCache>
            </c:numRef>
          </c:val>
          <c:extLst>
            <c:ext xmlns:c16="http://schemas.microsoft.com/office/drawing/2014/chart" uri="{C3380CC4-5D6E-409C-BE32-E72D297353CC}">
              <c16:uniqueId val="{00000001-6E8A-40F9-89F3-C34600C3DD92}"/>
            </c:ext>
          </c:extLst>
        </c:ser>
        <c:dLbls>
          <c:showLegendKey val="0"/>
          <c:showVal val="0"/>
          <c:showCatName val="0"/>
          <c:showSerName val="0"/>
          <c:showPercent val="0"/>
          <c:showBubbleSize val="0"/>
        </c:dLbls>
        <c:gapWidth val="219"/>
        <c:overlap val="-27"/>
        <c:axId val="266850480"/>
        <c:axId val="266798816"/>
      </c:barChart>
      <c:catAx>
        <c:axId val="2668504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en-US"/>
          </a:p>
        </c:txPr>
        <c:crossAx val="266798816"/>
        <c:crosses val="autoZero"/>
        <c:auto val="1"/>
        <c:lblAlgn val="ctr"/>
        <c:lblOffset val="100"/>
        <c:noMultiLvlLbl val="0"/>
      </c:catAx>
      <c:valAx>
        <c:axId val="2667988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en-US"/>
          </a:p>
        </c:txPr>
        <c:crossAx val="266850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n>
            <a:noFill/>
          </a:ln>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b="0" i="0" u="none" strike="noStrike" kern="1200" baseline="0">
                <a:solidFill>
                  <a:schemeClr val="dk1">
                    <a:lumMod val="65000"/>
                    <a:lumOff val="35000"/>
                  </a:schemeClr>
                </a:solidFill>
                <a:effectLst/>
                <a:latin typeface="+mn-lt"/>
                <a:ea typeface="+mn-ea"/>
                <a:cs typeface="+mn-cs"/>
              </a:defRPr>
            </a:pPr>
            <a:r>
              <a:rPr lang="en-US"/>
              <a:t>PhRMA Member Company R&amp;D Expenditures, 1995-2015</a:t>
            </a:r>
          </a:p>
        </c:rich>
      </c:tx>
      <c:overlay val="0"/>
      <c:spPr>
        <a:noFill/>
        <a:ln>
          <a:noFill/>
        </a:ln>
        <a:effectLst/>
      </c:spPr>
      <c:txPr>
        <a:bodyPr rot="0" spcFirstLastPara="1" vertOverflow="ellipsis" vert="horz" wrap="square" anchor="ctr" anchorCtr="1"/>
        <a:lstStyle/>
        <a:p>
          <a:pPr>
            <a:defRPr b="0" i="0" u="none" strike="noStrike" kern="1200" baseline="0">
              <a:solidFill>
                <a:schemeClr val="dk1">
                  <a:lumMod val="65000"/>
                  <a:lumOff val="35000"/>
                </a:schemeClr>
              </a:solidFill>
              <a:effectLst/>
              <a:latin typeface="+mn-lt"/>
              <a:ea typeface="+mn-ea"/>
              <a:cs typeface="+mn-cs"/>
            </a:defRPr>
          </a:pPr>
          <a:endParaRPr lang="en-US"/>
        </a:p>
      </c:txPr>
    </c:title>
    <c:autoTitleDeleted val="0"/>
    <c:plotArea>
      <c:layout/>
      <c:barChart>
        <c:barDir val="col"/>
        <c:grouping val="clustered"/>
        <c:varyColors val="0"/>
        <c:ser>
          <c:idx val="0"/>
          <c:order val="0"/>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Sheet2!$A$1:$A$21</c:f>
              <c:numCache>
                <c:formatCode>General</c:formatCode>
                <c:ptCount val="21"/>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numCache>
            </c:numRef>
          </c:cat>
          <c:val>
            <c:numRef>
              <c:f>Sheet2!$B$1:$B$21</c:f>
              <c:numCache>
                <c:formatCode>General</c:formatCode>
                <c:ptCount val="21"/>
                <c:pt idx="0">
                  <c:v>15.2</c:v>
                </c:pt>
                <c:pt idx="5">
                  <c:v>26</c:v>
                </c:pt>
                <c:pt idx="10">
                  <c:v>39.9</c:v>
                </c:pt>
                <c:pt idx="15">
                  <c:v>50.7</c:v>
                </c:pt>
                <c:pt idx="20">
                  <c:v>58.8</c:v>
                </c:pt>
              </c:numCache>
            </c:numRef>
          </c:val>
          <c:extLst>
            <c:ext xmlns:c16="http://schemas.microsoft.com/office/drawing/2014/chart" uri="{C3380CC4-5D6E-409C-BE32-E72D297353CC}">
              <c16:uniqueId val="{00000000-65AE-4C48-AF64-64FDAC2E1CCC}"/>
            </c:ext>
          </c:extLst>
        </c:ser>
        <c:dLbls>
          <c:dLblPos val="inEnd"/>
          <c:showLegendKey val="0"/>
          <c:showVal val="1"/>
          <c:showCatName val="0"/>
          <c:showSerName val="0"/>
          <c:showPercent val="0"/>
          <c:showBubbleSize val="0"/>
        </c:dLbls>
        <c:gapWidth val="41"/>
        <c:axId val="265457648"/>
        <c:axId val="265460768"/>
      </c:barChart>
      <c:catAx>
        <c:axId val="265457648"/>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effectLst/>
                <a:latin typeface="+mn-lt"/>
                <a:ea typeface="+mn-ea"/>
                <a:cs typeface="+mn-cs"/>
              </a:defRPr>
            </a:pPr>
            <a:endParaRPr lang="en-US"/>
          </a:p>
        </c:txPr>
        <c:crossAx val="265460768"/>
        <c:crosses val="autoZero"/>
        <c:auto val="1"/>
        <c:lblAlgn val="ctr"/>
        <c:lblOffset val="100"/>
        <c:noMultiLvlLbl val="0"/>
      </c:catAx>
      <c:valAx>
        <c:axId val="265460768"/>
        <c:scaling>
          <c:orientation val="minMax"/>
        </c:scaling>
        <c:delete val="1"/>
        <c:axPos val="l"/>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Expenditure (in Billions of Dollars)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265457648"/>
        <c:crosses val="autoZero"/>
        <c:crossBetween val="between"/>
      </c:valAx>
      <c:spPr>
        <a:noFill/>
        <a:ln>
          <a:noFill/>
        </a:ln>
        <a:effectLst/>
      </c:spPr>
    </c:plotArea>
    <c:plotVisOnly val="1"/>
    <c:dispBlanksAs val="gap"/>
    <c:showDLblsOverMax val="0"/>
  </c:chart>
  <c: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Candidates Required for a Single Release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Sheet3!$B$1:$I$1</c:f>
              <c:strCache>
                <c:ptCount val="8"/>
                <c:pt idx="0">
                  <c:v>Target to Hit</c:v>
                </c:pt>
                <c:pt idx="1">
                  <c:v>Hit to Lead</c:v>
                </c:pt>
                <c:pt idx="2">
                  <c:v>Lead Optimization</c:v>
                </c:pt>
                <c:pt idx="3">
                  <c:v>Preclinical</c:v>
                </c:pt>
                <c:pt idx="4">
                  <c:v>Phase 1</c:v>
                </c:pt>
                <c:pt idx="5">
                  <c:v>Phase 2</c:v>
                </c:pt>
                <c:pt idx="6">
                  <c:v>Phase 3</c:v>
                </c:pt>
                <c:pt idx="7">
                  <c:v>Submission</c:v>
                </c:pt>
              </c:strCache>
            </c:strRef>
          </c:cat>
          <c:val>
            <c:numRef>
              <c:f>Sheet3!$B$2:$I$2</c:f>
              <c:numCache>
                <c:formatCode>General</c:formatCode>
                <c:ptCount val="8"/>
                <c:pt idx="0">
                  <c:v>24.3</c:v>
                </c:pt>
                <c:pt idx="1">
                  <c:v>19.399999999999999</c:v>
                </c:pt>
                <c:pt idx="2">
                  <c:v>14.6</c:v>
                </c:pt>
                <c:pt idx="3">
                  <c:v>12.4</c:v>
                </c:pt>
                <c:pt idx="4">
                  <c:v>8.6</c:v>
                </c:pt>
                <c:pt idx="5">
                  <c:v>4.5999999999999996</c:v>
                </c:pt>
                <c:pt idx="6">
                  <c:v>1.6</c:v>
                </c:pt>
                <c:pt idx="7">
                  <c:v>1.1000000000000001</c:v>
                </c:pt>
              </c:numCache>
            </c:numRef>
          </c:val>
          <c:extLst>
            <c:ext xmlns:c16="http://schemas.microsoft.com/office/drawing/2014/chart" uri="{C3380CC4-5D6E-409C-BE32-E72D297353CC}">
              <c16:uniqueId val="{00000000-B1EC-4BC5-8642-B4EA2E09082F}"/>
            </c:ext>
          </c:extLst>
        </c:ser>
        <c:dLbls>
          <c:showLegendKey val="0"/>
          <c:showVal val="0"/>
          <c:showCatName val="0"/>
          <c:showSerName val="0"/>
          <c:showPercent val="0"/>
          <c:showBubbleSize val="0"/>
        </c:dLbls>
        <c:gapWidth val="219"/>
        <c:overlap val="-27"/>
        <c:axId val="-187045344"/>
        <c:axId val="-187043568"/>
      </c:barChart>
      <c:catAx>
        <c:axId val="-187045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043568"/>
        <c:crosses val="autoZero"/>
        <c:auto val="1"/>
        <c:lblAlgn val="ctr"/>
        <c:lblOffset val="100"/>
        <c:noMultiLvlLbl val="0"/>
      </c:catAx>
      <c:valAx>
        <c:axId val="-1870435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0453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4">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a:effectLst/>
    </cs:defRPr>
  </cs:categoryAxis>
  <cs:chartArea>
    <cs:lnRef idx="0"/>
    <cs:fillRef idx="0"/>
    <cs:effectRef idx="0"/>
    <cs:fontRef idx="minor">
      <a:schemeClr val="dk1"/>
    </cs:fontRef>
    <cs: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cs:spPr>
    <cs:defRPr sz="1000" kern="1200"/>
  </cs:chartArea>
  <cs:dataLabel>
    <cs:lnRef idx="0"/>
    <cs:fillRef idx="0"/>
    <cs:effectRef idx="0"/>
    <cs:fontRef idx="minor">
      <a:schemeClr val="lt1"/>
    </cs:fontRef>
    <cs:spPr/>
    <cs:defRPr sz="10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10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
  <cs:dataPoint3D>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3D>
  <cs:dataPointLine>
    <cs:lnRef idx="0">
      <cs:styleClr val="auto"/>
    </cs:lnRef>
    <cs:fillRef idx="0"/>
    <cs:effectRef idx="0"/>
    <cs:fontRef idx="minor">
      <a:schemeClr val="dk1"/>
    </cs:fontRef>
    <cs:spPr>
      <a:ln w="28575" cap="rnd">
        <a:gradFill>
          <a:gsLst>
            <a:gs pos="0">
              <a:schemeClr val="phClr"/>
            </a:gs>
            <a:gs pos="100000">
              <a:schemeClr val="phClr">
                <a:lumMod val="84000"/>
              </a:schemeClr>
            </a:gs>
          </a:gsLst>
          <a:lin ang="5400000" scaled="1"/>
        </a:gradFill>
        <a:round/>
      </a:ln>
    </cs:spPr>
  </cs:dataPointLine>
  <cs:dataPointMarker>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35000"/>
          <a:lumOff val="65000"/>
        </a:schemeClr>
      </a:solidFill>
      <a:ln w="9525">
        <a:solidFill>
          <a:schemeClr val="dk1">
            <a:lumMod val="50000"/>
            <a:lumOff val="50000"/>
          </a:schemeClr>
        </a:solidFill>
      </a:ln>
    </cs:spPr>
  </cs:downBar>
  <cs:dropLine>
    <cs:lnRef idx="0"/>
    <cs:fillRef idx="0"/>
    <cs:effectRef idx="0"/>
    <cs:fontRef idx="minor">
      <a:schemeClr val="dk1"/>
    </cs:fontRef>
    <cs:spPr>
      <a:ln w="9525">
        <a:solidFill>
          <a:schemeClr val="dk1">
            <a:lumMod val="50000"/>
            <a:lumOff val="50000"/>
          </a:schemeClr>
        </a:solidFill>
        <a:round/>
      </a:ln>
    </cs:spPr>
  </cs:dropLine>
  <cs:errorBar>
    <cs:lnRef idx="0"/>
    <cs:fillRef idx="0"/>
    <cs:effectRef idx="0"/>
    <cs:fontRef idx="minor">
      <a:schemeClr val="dk1"/>
    </cs:fontRef>
    <cs:spPr>
      <a:ln w="9525">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50000"/>
            <a:lumOff val="50000"/>
          </a:schemeClr>
        </a:solidFill>
        <a:round/>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65000"/>
        <a:lumOff val="35000"/>
      </a:schemeClr>
    </cs:fontRef>
    <cs:defRPr kern="1200">
      <a:effectLst/>
    </cs:defR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lumMod val="95000"/>
        </a:schemeClr>
      </a:solidFill>
      <a:ln w="9525">
        <a:solidFill>
          <a:schemeClr val="dk1">
            <a:lumMod val="15000"/>
            <a:lumOff val="85000"/>
          </a:schemeClr>
        </a:solidFill>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75F8F3F-0BA6-2F48-A398-8C0862D9F5FC}" type="doc">
      <dgm:prSet loTypeId="urn:microsoft.com/office/officeart/2005/8/layout/pyramid1" loCatId="" qsTypeId="urn:microsoft.com/office/officeart/2005/8/quickstyle/3D9" qsCatId="3D" csTypeId="urn:microsoft.com/office/officeart/2005/8/colors/accent1_2" csCatId="accent1" phldr="1"/>
      <dgm:spPr/>
    </dgm:pt>
    <dgm:pt modelId="{5F5B49E1-EF68-5240-B06F-3D2C8E563AB7}">
      <dgm:prSet phldrT="[Text]"/>
      <dgm:spPr/>
      <dgm:t>
        <a:bodyPr/>
        <a:lstStyle/>
        <a:p>
          <a:r>
            <a:rPr lang="en-US" dirty="0"/>
            <a:t>Clinical Research</a:t>
          </a:r>
        </a:p>
      </dgm:t>
    </dgm:pt>
    <dgm:pt modelId="{F9F6EE8A-6587-8A49-9EF4-07BA1A73C792}" type="parTrans" cxnId="{A1328122-1B4C-F441-9397-7039F7D77EF8}">
      <dgm:prSet/>
      <dgm:spPr/>
      <dgm:t>
        <a:bodyPr/>
        <a:lstStyle/>
        <a:p>
          <a:endParaRPr lang="en-US"/>
        </a:p>
      </dgm:t>
    </dgm:pt>
    <dgm:pt modelId="{A99F1446-CE8B-F446-9B04-FB5885835949}" type="sibTrans" cxnId="{A1328122-1B4C-F441-9397-7039F7D77EF8}">
      <dgm:prSet/>
      <dgm:spPr/>
      <dgm:t>
        <a:bodyPr/>
        <a:lstStyle/>
        <a:p>
          <a:endParaRPr lang="en-US"/>
        </a:p>
      </dgm:t>
    </dgm:pt>
    <dgm:pt modelId="{35FF0453-B221-1241-AE72-CABA013CE7BE}">
      <dgm:prSet phldrT="[Text]"/>
      <dgm:spPr/>
      <dgm:t>
        <a:bodyPr/>
        <a:lstStyle/>
        <a:p>
          <a:r>
            <a:rPr lang="en-US"/>
            <a:t>Preclinical Research</a:t>
          </a:r>
          <a:endParaRPr lang="en-US" dirty="0"/>
        </a:p>
      </dgm:t>
    </dgm:pt>
    <dgm:pt modelId="{2D6DF64B-498C-EE49-8A37-BB21A9674D44}" type="parTrans" cxnId="{B70DB819-A142-464D-8E65-215EE2C5E5EB}">
      <dgm:prSet/>
      <dgm:spPr/>
      <dgm:t>
        <a:bodyPr/>
        <a:lstStyle/>
        <a:p>
          <a:endParaRPr lang="en-US"/>
        </a:p>
      </dgm:t>
    </dgm:pt>
    <dgm:pt modelId="{AC515C32-77B4-B546-9B11-4D696E3C6CEB}" type="sibTrans" cxnId="{B70DB819-A142-464D-8E65-215EE2C5E5EB}">
      <dgm:prSet/>
      <dgm:spPr/>
      <dgm:t>
        <a:bodyPr/>
        <a:lstStyle/>
        <a:p>
          <a:endParaRPr lang="en-US"/>
        </a:p>
      </dgm:t>
    </dgm:pt>
    <dgm:pt modelId="{D5BA85B2-7E57-4243-AC65-A7FC106FF9AF}">
      <dgm:prSet phldrT="[Text]"/>
      <dgm:spPr/>
      <dgm:t>
        <a:bodyPr/>
        <a:lstStyle/>
        <a:p>
          <a:r>
            <a:rPr lang="en-US" dirty="0"/>
            <a:t>Drug Discovery and Development</a:t>
          </a:r>
        </a:p>
      </dgm:t>
    </dgm:pt>
    <dgm:pt modelId="{F7CE9930-12F3-F043-BE1A-969E003C419A}" type="parTrans" cxnId="{9353ADA4-337D-624C-904A-8ED2B01C89A2}">
      <dgm:prSet/>
      <dgm:spPr/>
      <dgm:t>
        <a:bodyPr/>
        <a:lstStyle/>
        <a:p>
          <a:endParaRPr lang="en-US"/>
        </a:p>
      </dgm:t>
    </dgm:pt>
    <dgm:pt modelId="{EA0BDBD0-51E6-7141-AD9B-25DAC259D029}" type="sibTrans" cxnId="{9353ADA4-337D-624C-904A-8ED2B01C89A2}">
      <dgm:prSet/>
      <dgm:spPr/>
      <dgm:t>
        <a:bodyPr/>
        <a:lstStyle/>
        <a:p>
          <a:pPr rtl="0"/>
          <a:endParaRPr lang="en-US"/>
        </a:p>
      </dgm:t>
    </dgm:pt>
    <dgm:pt modelId="{FCBFD569-601A-894E-989A-14DF18A59169}">
      <dgm:prSet phldrT="[Text]"/>
      <dgm:spPr/>
      <dgm:t>
        <a:bodyPr/>
        <a:lstStyle/>
        <a:p>
          <a:r>
            <a:rPr lang="en-US" dirty="0"/>
            <a:t>FDA Review</a:t>
          </a:r>
        </a:p>
      </dgm:t>
    </dgm:pt>
    <dgm:pt modelId="{7B717FEF-EAF6-9D49-A0BF-5CED4B8D1FA8}" type="parTrans" cxnId="{34EE3CA2-189A-B04A-938C-8B9F9810BB50}">
      <dgm:prSet/>
      <dgm:spPr/>
      <dgm:t>
        <a:bodyPr/>
        <a:lstStyle/>
        <a:p>
          <a:endParaRPr lang="en-US"/>
        </a:p>
      </dgm:t>
    </dgm:pt>
    <dgm:pt modelId="{7B2755FF-296D-CB41-99AD-81FCF8BA65C0}" type="sibTrans" cxnId="{34EE3CA2-189A-B04A-938C-8B9F9810BB50}">
      <dgm:prSet/>
      <dgm:spPr/>
      <dgm:t>
        <a:bodyPr/>
        <a:lstStyle/>
        <a:p>
          <a:endParaRPr lang="en-US"/>
        </a:p>
      </dgm:t>
    </dgm:pt>
    <dgm:pt modelId="{71DB9CEF-5F58-B544-98F4-D9DCBBA71730}">
      <dgm:prSet phldrT="[Text]"/>
      <dgm:spPr/>
      <dgm:t>
        <a:bodyPr/>
        <a:lstStyle/>
        <a:p>
          <a:pPr rtl="0"/>
          <a:r>
            <a:rPr lang="en-US" dirty="0"/>
            <a:t>10,000 Compounds</a:t>
          </a:r>
        </a:p>
      </dgm:t>
    </dgm:pt>
    <dgm:pt modelId="{3237F60A-4975-D249-A6EF-665EA28FE46F}" type="parTrans" cxnId="{E484416E-5570-2B49-9724-3BD7E8CB63F4}">
      <dgm:prSet/>
      <dgm:spPr/>
      <dgm:t>
        <a:bodyPr/>
        <a:lstStyle/>
        <a:p>
          <a:endParaRPr lang="en-US"/>
        </a:p>
      </dgm:t>
    </dgm:pt>
    <dgm:pt modelId="{F9204B98-4CDE-C242-BC22-6A7FEB62D179}" type="sibTrans" cxnId="{E484416E-5570-2B49-9724-3BD7E8CB63F4}">
      <dgm:prSet/>
      <dgm:spPr/>
      <dgm:t>
        <a:bodyPr/>
        <a:lstStyle/>
        <a:p>
          <a:endParaRPr lang="en-US"/>
        </a:p>
      </dgm:t>
    </dgm:pt>
    <dgm:pt modelId="{9D9EA0FC-3E23-EA40-B86E-06C56498BDFC}">
      <dgm:prSet phldrT="[Text]"/>
      <dgm:spPr/>
      <dgm:t>
        <a:bodyPr/>
        <a:lstStyle/>
        <a:p>
          <a:r>
            <a:rPr lang="en-US" dirty="0"/>
            <a:t>Single Compound</a:t>
          </a:r>
        </a:p>
      </dgm:t>
    </dgm:pt>
    <dgm:pt modelId="{2A5430C5-C1F4-7246-B35F-A1EEA744C157}" type="parTrans" cxnId="{7CC6506C-532E-F940-9E38-517B41AF2C31}">
      <dgm:prSet/>
      <dgm:spPr/>
      <dgm:t>
        <a:bodyPr/>
        <a:lstStyle/>
        <a:p>
          <a:endParaRPr lang="en-US"/>
        </a:p>
      </dgm:t>
    </dgm:pt>
    <dgm:pt modelId="{1D226291-5828-F54E-98F7-2278E7223294}" type="sibTrans" cxnId="{7CC6506C-532E-F940-9E38-517B41AF2C31}">
      <dgm:prSet/>
      <dgm:spPr/>
      <dgm:t>
        <a:bodyPr/>
        <a:lstStyle/>
        <a:p>
          <a:endParaRPr lang="en-US"/>
        </a:p>
      </dgm:t>
    </dgm:pt>
    <dgm:pt modelId="{0637584F-662F-BB46-AFA6-1A31BEA4DAD5}" type="pres">
      <dgm:prSet presAssocID="{D75F8F3F-0BA6-2F48-A398-8C0862D9F5FC}" presName="Name0" presStyleCnt="0">
        <dgm:presLayoutVars>
          <dgm:dir/>
          <dgm:animLvl val="lvl"/>
          <dgm:resizeHandles val="exact"/>
        </dgm:presLayoutVars>
      </dgm:prSet>
      <dgm:spPr/>
    </dgm:pt>
    <dgm:pt modelId="{2DA696AE-EC86-2445-8D0A-79783CB13C2C}" type="pres">
      <dgm:prSet presAssocID="{FCBFD569-601A-894E-989A-14DF18A59169}" presName="Name8" presStyleCnt="0"/>
      <dgm:spPr/>
    </dgm:pt>
    <dgm:pt modelId="{D7D37E4C-533C-4B43-A597-D71146D050A8}" type="pres">
      <dgm:prSet presAssocID="{FCBFD569-601A-894E-989A-14DF18A59169}" presName="acctBkgd" presStyleLbl="alignAcc1" presStyleIdx="0" presStyleCnt="2"/>
      <dgm:spPr/>
    </dgm:pt>
    <dgm:pt modelId="{A963FABD-EC36-744E-B167-9A01500CF0BE}" type="pres">
      <dgm:prSet presAssocID="{FCBFD569-601A-894E-989A-14DF18A59169}" presName="acctTx" presStyleLbl="alignAcc1" presStyleIdx="0" presStyleCnt="2">
        <dgm:presLayoutVars>
          <dgm:bulletEnabled val="1"/>
        </dgm:presLayoutVars>
      </dgm:prSet>
      <dgm:spPr/>
    </dgm:pt>
    <dgm:pt modelId="{7BF0B0BA-BD65-CC45-96C4-45747372F7FE}" type="pres">
      <dgm:prSet presAssocID="{FCBFD569-601A-894E-989A-14DF18A59169}" presName="level" presStyleLbl="node1" presStyleIdx="0" presStyleCnt="4">
        <dgm:presLayoutVars>
          <dgm:chMax val="1"/>
          <dgm:bulletEnabled val="1"/>
        </dgm:presLayoutVars>
      </dgm:prSet>
      <dgm:spPr/>
    </dgm:pt>
    <dgm:pt modelId="{C1925F40-9DC3-194D-B560-6ED3DE315714}" type="pres">
      <dgm:prSet presAssocID="{FCBFD569-601A-894E-989A-14DF18A59169}" presName="levelTx" presStyleLbl="revTx" presStyleIdx="0" presStyleCnt="0">
        <dgm:presLayoutVars>
          <dgm:chMax val="1"/>
          <dgm:bulletEnabled val="1"/>
        </dgm:presLayoutVars>
      </dgm:prSet>
      <dgm:spPr/>
    </dgm:pt>
    <dgm:pt modelId="{F3F25FFC-A715-CA4E-AF74-F155FAC23B38}" type="pres">
      <dgm:prSet presAssocID="{5F5B49E1-EF68-5240-B06F-3D2C8E563AB7}" presName="Name8" presStyleCnt="0"/>
      <dgm:spPr/>
    </dgm:pt>
    <dgm:pt modelId="{D59E43C9-B3AF-1C4E-9E77-6356C7736AB2}" type="pres">
      <dgm:prSet presAssocID="{5F5B49E1-EF68-5240-B06F-3D2C8E563AB7}" presName="level" presStyleLbl="node1" presStyleIdx="1" presStyleCnt="4">
        <dgm:presLayoutVars>
          <dgm:chMax val="1"/>
          <dgm:bulletEnabled val="1"/>
        </dgm:presLayoutVars>
      </dgm:prSet>
      <dgm:spPr/>
    </dgm:pt>
    <dgm:pt modelId="{32457A81-D338-BE4C-86C1-C594DF8D8F33}" type="pres">
      <dgm:prSet presAssocID="{5F5B49E1-EF68-5240-B06F-3D2C8E563AB7}" presName="levelTx" presStyleLbl="revTx" presStyleIdx="0" presStyleCnt="0">
        <dgm:presLayoutVars>
          <dgm:chMax val="1"/>
          <dgm:bulletEnabled val="1"/>
        </dgm:presLayoutVars>
      </dgm:prSet>
      <dgm:spPr/>
    </dgm:pt>
    <dgm:pt modelId="{DC13E647-F978-3149-A6E8-3C1398909D6C}" type="pres">
      <dgm:prSet presAssocID="{35FF0453-B221-1241-AE72-CABA013CE7BE}" presName="Name8" presStyleCnt="0"/>
      <dgm:spPr/>
    </dgm:pt>
    <dgm:pt modelId="{334E4FC9-8C3A-6644-BF4D-2835EBA9CCB5}" type="pres">
      <dgm:prSet presAssocID="{35FF0453-B221-1241-AE72-CABA013CE7BE}" presName="level" presStyleLbl="node1" presStyleIdx="2" presStyleCnt="4">
        <dgm:presLayoutVars>
          <dgm:chMax val="1"/>
          <dgm:bulletEnabled val="1"/>
        </dgm:presLayoutVars>
      </dgm:prSet>
      <dgm:spPr/>
    </dgm:pt>
    <dgm:pt modelId="{6D0D0893-3CA6-2449-9CF2-02BCBC4E5A1B}" type="pres">
      <dgm:prSet presAssocID="{35FF0453-B221-1241-AE72-CABA013CE7BE}" presName="levelTx" presStyleLbl="revTx" presStyleIdx="0" presStyleCnt="0">
        <dgm:presLayoutVars>
          <dgm:chMax val="1"/>
          <dgm:bulletEnabled val="1"/>
        </dgm:presLayoutVars>
      </dgm:prSet>
      <dgm:spPr/>
    </dgm:pt>
    <dgm:pt modelId="{E5020FA0-7994-C642-AA9E-395996CC7F07}" type="pres">
      <dgm:prSet presAssocID="{D5BA85B2-7E57-4243-AC65-A7FC106FF9AF}" presName="Name8" presStyleCnt="0"/>
      <dgm:spPr/>
    </dgm:pt>
    <dgm:pt modelId="{F2642C30-8FE8-6F44-92E5-D6F60D099695}" type="pres">
      <dgm:prSet presAssocID="{D5BA85B2-7E57-4243-AC65-A7FC106FF9AF}" presName="acctBkgd" presStyleLbl="alignAcc1" presStyleIdx="1" presStyleCnt="2"/>
      <dgm:spPr/>
    </dgm:pt>
    <dgm:pt modelId="{8F0B263F-1B63-BE4D-80F0-56E5BBC369DE}" type="pres">
      <dgm:prSet presAssocID="{D5BA85B2-7E57-4243-AC65-A7FC106FF9AF}" presName="acctTx" presStyleLbl="alignAcc1" presStyleIdx="1" presStyleCnt="2">
        <dgm:presLayoutVars>
          <dgm:bulletEnabled val="1"/>
        </dgm:presLayoutVars>
      </dgm:prSet>
      <dgm:spPr/>
    </dgm:pt>
    <dgm:pt modelId="{4E64983A-2A66-134B-BD99-6F129C8D0B2E}" type="pres">
      <dgm:prSet presAssocID="{D5BA85B2-7E57-4243-AC65-A7FC106FF9AF}" presName="level" presStyleLbl="node1" presStyleIdx="3" presStyleCnt="4" custLinFactNeighborX="-1192" custLinFactNeighborY="236">
        <dgm:presLayoutVars>
          <dgm:chMax val="1"/>
          <dgm:bulletEnabled val="1"/>
        </dgm:presLayoutVars>
      </dgm:prSet>
      <dgm:spPr/>
    </dgm:pt>
    <dgm:pt modelId="{098E3346-6692-FB44-894E-A79EFA0702A4}" type="pres">
      <dgm:prSet presAssocID="{D5BA85B2-7E57-4243-AC65-A7FC106FF9AF}" presName="levelTx" presStyleLbl="revTx" presStyleIdx="0" presStyleCnt="0">
        <dgm:presLayoutVars>
          <dgm:chMax val="1"/>
          <dgm:bulletEnabled val="1"/>
        </dgm:presLayoutVars>
      </dgm:prSet>
      <dgm:spPr/>
    </dgm:pt>
  </dgm:ptLst>
  <dgm:cxnLst>
    <dgm:cxn modelId="{41E98500-19BF-DF4A-BB62-25C124F440D6}" type="presOf" srcId="{71DB9CEF-5F58-B544-98F4-D9DCBBA71730}" destId="{F2642C30-8FE8-6F44-92E5-D6F60D099695}" srcOrd="0" destOrd="0" presId="urn:microsoft.com/office/officeart/2005/8/layout/pyramid1"/>
    <dgm:cxn modelId="{789B0E07-B0AA-464F-97EB-202CC59AB9C3}" type="presOf" srcId="{71DB9CEF-5F58-B544-98F4-D9DCBBA71730}" destId="{8F0B263F-1B63-BE4D-80F0-56E5BBC369DE}" srcOrd="1" destOrd="0" presId="urn:microsoft.com/office/officeart/2005/8/layout/pyramid1"/>
    <dgm:cxn modelId="{54BE3E0A-BC56-CE43-B830-F27DEB87D72D}" type="presOf" srcId="{9D9EA0FC-3E23-EA40-B86E-06C56498BDFC}" destId="{D7D37E4C-533C-4B43-A597-D71146D050A8}" srcOrd="0" destOrd="0" presId="urn:microsoft.com/office/officeart/2005/8/layout/pyramid1"/>
    <dgm:cxn modelId="{327BC814-F093-9E49-A679-347AF3DD9DEB}" type="presOf" srcId="{35FF0453-B221-1241-AE72-CABA013CE7BE}" destId="{334E4FC9-8C3A-6644-BF4D-2835EBA9CCB5}" srcOrd="0" destOrd="0" presId="urn:microsoft.com/office/officeart/2005/8/layout/pyramid1"/>
    <dgm:cxn modelId="{B70DB819-A142-464D-8E65-215EE2C5E5EB}" srcId="{D75F8F3F-0BA6-2F48-A398-8C0862D9F5FC}" destId="{35FF0453-B221-1241-AE72-CABA013CE7BE}" srcOrd="2" destOrd="0" parTransId="{2D6DF64B-498C-EE49-8A37-BB21A9674D44}" sibTransId="{AC515C32-77B4-B546-9B11-4D696E3C6CEB}"/>
    <dgm:cxn modelId="{A1328122-1B4C-F441-9397-7039F7D77EF8}" srcId="{D75F8F3F-0BA6-2F48-A398-8C0862D9F5FC}" destId="{5F5B49E1-EF68-5240-B06F-3D2C8E563AB7}" srcOrd="1" destOrd="0" parTransId="{F9F6EE8A-6587-8A49-9EF4-07BA1A73C792}" sibTransId="{A99F1446-CE8B-F446-9B04-FB5885835949}"/>
    <dgm:cxn modelId="{FF5DCA5F-6CBB-4C42-AD0D-555AB1F3B4B1}" type="presOf" srcId="{35FF0453-B221-1241-AE72-CABA013CE7BE}" destId="{6D0D0893-3CA6-2449-9CF2-02BCBC4E5A1B}" srcOrd="1" destOrd="0" presId="urn:microsoft.com/office/officeart/2005/8/layout/pyramid1"/>
    <dgm:cxn modelId="{4671A060-81EE-1B44-B832-183990B354F0}" type="presOf" srcId="{5F5B49E1-EF68-5240-B06F-3D2C8E563AB7}" destId="{32457A81-D338-BE4C-86C1-C594DF8D8F33}" srcOrd="1" destOrd="0" presId="urn:microsoft.com/office/officeart/2005/8/layout/pyramid1"/>
    <dgm:cxn modelId="{7CC6506C-532E-F940-9E38-517B41AF2C31}" srcId="{FCBFD569-601A-894E-989A-14DF18A59169}" destId="{9D9EA0FC-3E23-EA40-B86E-06C56498BDFC}" srcOrd="0" destOrd="0" parTransId="{2A5430C5-C1F4-7246-B35F-A1EEA744C157}" sibTransId="{1D226291-5828-F54E-98F7-2278E7223294}"/>
    <dgm:cxn modelId="{4858206E-F5CA-9E40-B35D-68DE149951CE}" type="presOf" srcId="{9D9EA0FC-3E23-EA40-B86E-06C56498BDFC}" destId="{A963FABD-EC36-744E-B167-9A01500CF0BE}" srcOrd="1" destOrd="0" presId="urn:microsoft.com/office/officeart/2005/8/layout/pyramid1"/>
    <dgm:cxn modelId="{E484416E-5570-2B49-9724-3BD7E8CB63F4}" srcId="{D5BA85B2-7E57-4243-AC65-A7FC106FF9AF}" destId="{71DB9CEF-5F58-B544-98F4-D9DCBBA71730}" srcOrd="0" destOrd="0" parTransId="{3237F60A-4975-D249-A6EF-665EA28FE46F}" sibTransId="{F9204B98-4CDE-C242-BC22-6A7FEB62D179}"/>
    <dgm:cxn modelId="{86102C5A-361E-7847-8D84-43762D3BBED7}" type="presOf" srcId="{D5BA85B2-7E57-4243-AC65-A7FC106FF9AF}" destId="{098E3346-6692-FB44-894E-A79EFA0702A4}" srcOrd="1" destOrd="0" presId="urn:microsoft.com/office/officeart/2005/8/layout/pyramid1"/>
    <dgm:cxn modelId="{2DED2C84-2790-9F41-86D1-B60B7FBA9345}" type="presOf" srcId="{D5BA85B2-7E57-4243-AC65-A7FC106FF9AF}" destId="{4E64983A-2A66-134B-BD99-6F129C8D0B2E}" srcOrd="0" destOrd="0" presId="urn:microsoft.com/office/officeart/2005/8/layout/pyramid1"/>
    <dgm:cxn modelId="{69ADE790-0D9C-C946-B04C-1F78D3B8C446}" type="presOf" srcId="{5F5B49E1-EF68-5240-B06F-3D2C8E563AB7}" destId="{D59E43C9-B3AF-1C4E-9E77-6356C7736AB2}" srcOrd="0" destOrd="0" presId="urn:microsoft.com/office/officeart/2005/8/layout/pyramid1"/>
    <dgm:cxn modelId="{34EE3CA2-189A-B04A-938C-8B9F9810BB50}" srcId="{D75F8F3F-0BA6-2F48-A398-8C0862D9F5FC}" destId="{FCBFD569-601A-894E-989A-14DF18A59169}" srcOrd="0" destOrd="0" parTransId="{7B717FEF-EAF6-9D49-A0BF-5CED4B8D1FA8}" sibTransId="{7B2755FF-296D-CB41-99AD-81FCF8BA65C0}"/>
    <dgm:cxn modelId="{FFC070A4-4915-5B42-AB24-D41D587F1C8C}" type="presOf" srcId="{D75F8F3F-0BA6-2F48-A398-8C0862D9F5FC}" destId="{0637584F-662F-BB46-AFA6-1A31BEA4DAD5}" srcOrd="0" destOrd="0" presId="urn:microsoft.com/office/officeart/2005/8/layout/pyramid1"/>
    <dgm:cxn modelId="{9353ADA4-337D-624C-904A-8ED2B01C89A2}" srcId="{D75F8F3F-0BA6-2F48-A398-8C0862D9F5FC}" destId="{D5BA85B2-7E57-4243-AC65-A7FC106FF9AF}" srcOrd="3" destOrd="0" parTransId="{F7CE9930-12F3-F043-BE1A-969E003C419A}" sibTransId="{EA0BDBD0-51E6-7141-AD9B-25DAC259D029}"/>
    <dgm:cxn modelId="{C94EACB6-4823-9545-AD60-50A2D79F7455}" type="presOf" srcId="{FCBFD569-601A-894E-989A-14DF18A59169}" destId="{7BF0B0BA-BD65-CC45-96C4-45747372F7FE}" srcOrd="0" destOrd="0" presId="urn:microsoft.com/office/officeart/2005/8/layout/pyramid1"/>
    <dgm:cxn modelId="{6774BCDF-DC5B-404A-8152-C57111B1039A}" type="presOf" srcId="{FCBFD569-601A-894E-989A-14DF18A59169}" destId="{C1925F40-9DC3-194D-B560-6ED3DE315714}" srcOrd="1" destOrd="0" presId="urn:microsoft.com/office/officeart/2005/8/layout/pyramid1"/>
    <dgm:cxn modelId="{FEAE9C93-F899-CC4D-A2FE-D6A9C388C357}" type="presParOf" srcId="{0637584F-662F-BB46-AFA6-1A31BEA4DAD5}" destId="{2DA696AE-EC86-2445-8D0A-79783CB13C2C}" srcOrd="0" destOrd="0" presId="urn:microsoft.com/office/officeart/2005/8/layout/pyramid1"/>
    <dgm:cxn modelId="{B8A02FF9-E40F-7A47-93D4-E53B5B8B6CCD}" type="presParOf" srcId="{2DA696AE-EC86-2445-8D0A-79783CB13C2C}" destId="{D7D37E4C-533C-4B43-A597-D71146D050A8}" srcOrd="0" destOrd="0" presId="urn:microsoft.com/office/officeart/2005/8/layout/pyramid1"/>
    <dgm:cxn modelId="{BB7BD766-5AE3-9349-9161-CB3C4AEADD16}" type="presParOf" srcId="{2DA696AE-EC86-2445-8D0A-79783CB13C2C}" destId="{A963FABD-EC36-744E-B167-9A01500CF0BE}" srcOrd="1" destOrd="0" presId="urn:microsoft.com/office/officeart/2005/8/layout/pyramid1"/>
    <dgm:cxn modelId="{BBBA3706-26B5-5C4B-941D-C2445FCF41E7}" type="presParOf" srcId="{2DA696AE-EC86-2445-8D0A-79783CB13C2C}" destId="{7BF0B0BA-BD65-CC45-96C4-45747372F7FE}" srcOrd="2" destOrd="0" presId="urn:microsoft.com/office/officeart/2005/8/layout/pyramid1"/>
    <dgm:cxn modelId="{F3A6706D-877D-5E4C-842B-F0714A0980A5}" type="presParOf" srcId="{2DA696AE-EC86-2445-8D0A-79783CB13C2C}" destId="{C1925F40-9DC3-194D-B560-6ED3DE315714}" srcOrd="3" destOrd="0" presId="urn:microsoft.com/office/officeart/2005/8/layout/pyramid1"/>
    <dgm:cxn modelId="{9597A3D1-185F-D54F-A893-0BF8E8EDDB44}" type="presParOf" srcId="{0637584F-662F-BB46-AFA6-1A31BEA4DAD5}" destId="{F3F25FFC-A715-CA4E-AF74-F155FAC23B38}" srcOrd="1" destOrd="0" presId="urn:microsoft.com/office/officeart/2005/8/layout/pyramid1"/>
    <dgm:cxn modelId="{0BC6E420-2561-3C40-9C9C-A9B1A61A4BAC}" type="presParOf" srcId="{F3F25FFC-A715-CA4E-AF74-F155FAC23B38}" destId="{D59E43C9-B3AF-1C4E-9E77-6356C7736AB2}" srcOrd="0" destOrd="0" presId="urn:microsoft.com/office/officeart/2005/8/layout/pyramid1"/>
    <dgm:cxn modelId="{B17E2DEE-6FF5-1642-9B4A-1079BE1BCD24}" type="presParOf" srcId="{F3F25FFC-A715-CA4E-AF74-F155FAC23B38}" destId="{32457A81-D338-BE4C-86C1-C594DF8D8F33}" srcOrd="1" destOrd="0" presId="urn:microsoft.com/office/officeart/2005/8/layout/pyramid1"/>
    <dgm:cxn modelId="{03E34435-DDAB-F843-A23E-560AAC7738F6}" type="presParOf" srcId="{0637584F-662F-BB46-AFA6-1A31BEA4DAD5}" destId="{DC13E647-F978-3149-A6E8-3C1398909D6C}" srcOrd="2" destOrd="0" presId="urn:microsoft.com/office/officeart/2005/8/layout/pyramid1"/>
    <dgm:cxn modelId="{964C1F48-B87F-504A-8BF2-9EB01C6C8FBA}" type="presParOf" srcId="{DC13E647-F978-3149-A6E8-3C1398909D6C}" destId="{334E4FC9-8C3A-6644-BF4D-2835EBA9CCB5}" srcOrd="0" destOrd="0" presId="urn:microsoft.com/office/officeart/2005/8/layout/pyramid1"/>
    <dgm:cxn modelId="{F1FD3056-7643-EF49-903C-3759B4221E71}" type="presParOf" srcId="{DC13E647-F978-3149-A6E8-3C1398909D6C}" destId="{6D0D0893-3CA6-2449-9CF2-02BCBC4E5A1B}" srcOrd="1" destOrd="0" presId="urn:microsoft.com/office/officeart/2005/8/layout/pyramid1"/>
    <dgm:cxn modelId="{C5B72A11-152C-F747-9C62-AB83EFCF2CC4}" type="presParOf" srcId="{0637584F-662F-BB46-AFA6-1A31BEA4DAD5}" destId="{E5020FA0-7994-C642-AA9E-395996CC7F07}" srcOrd="3" destOrd="0" presId="urn:microsoft.com/office/officeart/2005/8/layout/pyramid1"/>
    <dgm:cxn modelId="{CFA5FBC0-FDAF-4349-9AB5-B58C33BE72A9}" type="presParOf" srcId="{E5020FA0-7994-C642-AA9E-395996CC7F07}" destId="{F2642C30-8FE8-6F44-92E5-D6F60D099695}" srcOrd="0" destOrd="0" presId="urn:microsoft.com/office/officeart/2005/8/layout/pyramid1"/>
    <dgm:cxn modelId="{7D1C7C79-5CB0-F644-A05F-90CA4D1D16A6}" type="presParOf" srcId="{E5020FA0-7994-C642-AA9E-395996CC7F07}" destId="{8F0B263F-1B63-BE4D-80F0-56E5BBC369DE}" srcOrd="1" destOrd="0" presId="urn:microsoft.com/office/officeart/2005/8/layout/pyramid1"/>
    <dgm:cxn modelId="{F072BC58-736D-C841-A4D3-57AD3E50754E}" type="presParOf" srcId="{E5020FA0-7994-C642-AA9E-395996CC7F07}" destId="{4E64983A-2A66-134B-BD99-6F129C8D0B2E}" srcOrd="2" destOrd="0" presId="urn:microsoft.com/office/officeart/2005/8/layout/pyramid1"/>
    <dgm:cxn modelId="{C99BBBFD-AF5D-E240-AE9B-396EB8DF309A}" type="presParOf" srcId="{E5020FA0-7994-C642-AA9E-395996CC7F07}" destId="{098E3346-6692-FB44-894E-A79EFA0702A4}" srcOrd="3" destOrd="0" presId="urn:microsoft.com/office/officeart/2005/8/layout/pyramid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A365318-80FA-4808-AA58-D34C41EBECE1}"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694FF686-BF8C-4BD8-A6E5-5218E1180D84}">
      <dgm:prSet phldrT="[Text]"/>
      <dgm:spPr/>
      <dgm:t>
        <a:bodyPr/>
        <a:lstStyle/>
        <a:p>
          <a:r>
            <a:rPr lang="en-US"/>
            <a:t>Find Best Candidate Compounds</a:t>
          </a:r>
        </a:p>
      </dgm:t>
    </dgm:pt>
    <dgm:pt modelId="{61ABBD9D-5CEB-4A75-922F-AA111AD9361F}" type="parTrans" cxnId="{7D24E7BA-A8D2-458A-A2EF-E196B3A572C1}">
      <dgm:prSet/>
      <dgm:spPr/>
      <dgm:t>
        <a:bodyPr/>
        <a:lstStyle/>
        <a:p>
          <a:endParaRPr lang="en-US"/>
        </a:p>
      </dgm:t>
    </dgm:pt>
    <dgm:pt modelId="{22F94C8B-EBAC-4953-B322-A2E6C577CA27}" type="sibTrans" cxnId="{7D24E7BA-A8D2-458A-A2EF-E196B3A572C1}">
      <dgm:prSet/>
      <dgm:spPr/>
      <dgm:t>
        <a:bodyPr/>
        <a:lstStyle/>
        <a:p>
          <a:endParaRPr lang="en-US"/>
        </a:p>
      </dgm:t>
    </dgm:pt>
    <dgm:pt modelId="{5B5538AE-5AE4-45B7-9B91-27DFD0643FBD}">
      <dgm:prSet phldrT="[Text]"/>
      <dgm:spPr/>
      <dgm:t>
        <a:bodyPr/>
        <a:lstStyle/>
        <a:p>
          <a:r>
            <a:rPr lang="en-US"/>
            <a:t>Distance Measure</a:t>
          </a:r>
        </a:p>
      </dgm:t>
    </dgm:pt>
    <dgm:pt modelId="{F2D8C677-249E-4997-B564-8CB2E1928B3D}" type="parTrans" cxnId="{1F4D4FF9-58F8-40E1-82EE-F46A4196FBC3}">
      <dgm:prSet/>
      <dgm:spPr/>
      <dgm:t>
        <a:bodyPr/>
        <a:lstStyle/>
        <a:p>
          <a:endParaRPr lang="en-US"/>
        </a:p>
      </dgm:t>
    </dgm:pt>
    <dgm:pt modelId="{9088622B-5732-481D-9646-9EF32757B208}" type="sibTrans" cxnId="{1F4D4FF9-58F8-40E1-82EE-F46A4196FBC3}">
      <dgm:prSet/>
      <dgm:spPr/>
      <dgm:t>
        <a:bodyPr/>
        <a:lstStyle/>
        <a:p>
          <a:endParaRPr lang="en-US"/>
        </a:p>
      </dgm:t>
    </dgm:pt>
    <dgm:pt modelId="{32D81D18-2AF4-4DF1-A3B2-754F43CB9074}">
      <dgm:prSet phldrT="[Text]"/>
      <dgm:spPr/>
      <dgm:t>
        <a:bodyPr/>
        <a:lstStyle/>
        <a:p>
          <a:r>
            <a:rPr lang="en-US"/>
            <a:t>Dimentionality Reduction</a:t>
          </a:r>
        </a:p>
      </dgm:t>
    </dgm:pt>
    <dgm:pt modelId="{BCA804B0-F94A-4DC4-A2D1-02B8796417BF}" type="parTrans" cxnId="{FE0FC136-DB94-4C9B-AB64-DB38CCBC1F61}">
      <dgm:prSet/>
      <dgm:spPr/>
      <dgm:t>
        <a:bodyPr/>
        <a:lstStyle/>
        <a:p>
          <a:endParaRPr lang="en-US"/>
        </a:p>
      </dgm:t>
    </dgm:pt>
    <dgm:pt modelId="{E542BD48-C8C0-4AAC-843D-AEBA69B9A22B}" type="sibTrans" cxnId="{FE0FC136-DB94-4C9B-AB64-DB38CCBC1F61}">
      <dgm:prSet/>
      <dgm:spPr/>
      <dgm:t>
        <a:bodyPr/>
        <a:lstStyle/>
        <a:p>
          <a:endParaRPr lang="en-US"/>
        </a:p>
      </dgm:t>
    </dgm:pt>
    <dgm:pt modelId="{AC959ABE-75F3-4284-BE83-B83BEED31238}">
      <dgm:prSet phldrT="[Text]"/>
      <dgm:spPr/>
      <dgm:t>
        <a:bodyPr/>
        <a:lstStyle/>
        <a:p>
          <a:r>
            <a:rPr lang="en-US"/>
            <a:t>Quality Factor</a:t>
          </a:r>
        </a:p>
      </dgm:t>
    </dgm:pt>
    <dgm:pt modelId="{AF7CAD2B-DEDB-48D4-8391-2AE3B603BEE4}" type="parTrans" cxnId="{08A8F10E-77ED-41E9-A13C-7ED38709F74C}">
      <dgm:prSet/>
      <dgm:spPr/>
      <dgm:t>
        <a:bodyPr/>
        <a:lstStyle/>
        <a:p>
          <a:endParaRPr lang="en-US"/>
        </a:p>
      </dgm:t>
    </dgm:pt>
    <dgm:pt modelId="{5743AD47-1F28-4BB2-820E-942812BEEE66}" type="sibTrans" cxnId="{08A8F10E-77ED-41E9-A13C-7ED38709F74C}">
      <dgm:prSet/>
      <dgm:spPr/>
      <dgm:t>
        <a:bodyPr/>
        <a:lstStyle/>
        <a:p>
          <a:endParaRPr lang="en-US"/>
        </a:p>
      </dgm:t>
    </dgm:pt>
    <dgm:pt modelId="{9F32595A-3256-451A-86F4-543DDBC3BEB6}">
      <dgm:prSet phldrT="[Text]"/>
      <dgm:spPr/>
      <dgm:t>
        <a:bodyPr/>
        <a:lstStyle/>
        <a:p>
          <a:r>
            <a:rPr lang="en-US"/>
            <a:t>Feature Selection</a:t>
          </a:r>
        </a:p>
      </dgm:t>
    </dgm:pt>
    <dgm:pt modelId="{12031FCB-3A52-4DF8-8B44-025FDDEC9E99}" type="parTrans" cxnId="{D6F20EA3-6C10-4610-9000-32019AD4BAFF}">
      <dgm:prSet/>
      <dgm:spPr/>
      <dgm:t>
        <a:bodyPr/>
        <a:lstStyle/>
        <a:p>
          <a:endParaRPr lang="en-US"/>
        </a:p>
      </dgm:t>
    </dgm:pt>
    <dgm:pt modelId="{82826A31-116D-40CC-A4DD-1675C22F7F22}" type="sibTrans" cxnId="{D6F20EA3-6C10-4610-9000-32019AD4BAFF}">
      <dgm:prSet/>
      <dgm:spPr/>
      <dgm:t>
        <a:bodyPr/>
        <a:lstStyle/>
        <a:p>
          <a:endParaRPr lang="en-US"/>
        </a:p>
      </dgm:t>
    </dgm:pt>
    <dgm:pt modelId="{CF242DB8-1CF5-4DC1-913E-3B29B0FD7B5D}">
      <dgm:prSet phldrT="[Text]"/>
      <dgm:spPr/>
      <dgm:t>
        <a:bodyPr/>
        <a:lstStyle/>
        <a:p>
          <a:r>
            <a:rPr lang="en-US"/>
            <a:t>Adaptive Filtering</a:t>
          </a:r>
        </a:p>
      </dgm:t>
    </dgm:pt>
    <dgm:pt modelId="{A2E5DF96-1AA4-4F3E-AB84-DF34A4416DCE}" type="parTrans" cxnId="{86DC2AA2-9A1B-422F-A5CD-645CDA56A8F3}">
      <dgm:prSet/>
      <dgm:spPr/>
      <dgm:t>
        <a:bodyPr/>
        <a:lstStyle/>
        <a:p>
          <a:endParaRPr lang="en-US"/>
        </a:p>
      </dgm:t>
    </dgm:pt>
    <dgm:pt modelId="{7BE0FD97-0E27-4C31-839C-160B4DBCE3AA}" type="sibTrans" cxnId="{86DC2AA2-9A1B-422F-A5CD-645CDA56A8F3}">
      <dgm:prSet/>
      <dgm:spPr/>
      <dgm:t>
        <a:bodyPr/>
        <a:lstStyle/>
        <a:p>
          <a:endParaRPr lang="en-US"/>
        </a:p>
      </dgm:t>
    </dgm:pt>
    <dgm:pt modelId="{8849868F-12C5-450B-81B3-7B5CCD3BD015}" type="pres">
      <dgm:prSet presAssocID="{CA365318-80FA-4808-AA58-D34C41EBECE1}" presName="hierChild1" presStyleCnt="0">
        <dgm:presLayoutVars>
          <dgm:chPref val="1"/>
          <dgm:dir/>
          <dgm:animOne val="branch"/>
          <dgm:animLvl val="lvl"/>
          <dgm:resizeHandles/>
        </dgm:presLayoutVars>
      </dgm:prSet>
      <dgm:spPr/>
    </dgm:pt>
    <dgm:pt modelId="{CBD6FDBB-8764-4246-A626-660A9793F276}" type="pres">
      <dgm:prSet presAssocID="{694FF686-BF8C-4BD8-A6E5-5218E1180D84}" presName="hierRoot1" presStyleCnt="0"/>
      <dgm:spPr/>
    </dgm:pt>
    <dgm:pt modelId="{981AB1BF-DDD6-4D5D-A15F-851B7A06FC47}" type="pres">
      <dgm:prSet presAssocID="{694FF686-BF8C-4BD8-A6E5-5218E1180D84}" presName="composite" presStyleCnt="0"/>
      <dgm:spPr/>
    </dgm:pt>
    <dgm:pt modelId="{D7BEBA22-3D92-4DEB-BA21-966C7BF62388}" type="pres">
      <dgm:prSet presAssocID="{694FF686-BF8C-4BD8-A6E5-5218E1180D84}" presName="background" presStyleLbl="node0" presStyleIdx="0" presStyleCnt="1"/>
      <dgm:spPr/>
    </dgm:pt>
    <dgm:pt modelId="{F6AD59D5-34E4-435F-9F27-06AE8D736B77}" type="pres">
      <dgm:prSet presAssocID="{694FF686-BF8C-4BD8-A6E5-5218E1180D84}" presName="text" presStyleLbl="fgAcc0" presStyleIdx="0" presStyleCnt="1">
        <dgm:presLayoutVars>
          <dgm:chPref val="3"/>
        </dgm:presLayoutVars>
      </dgm:prSet>
      <dgm:spPr/>
    </dgm:pt>
    <dgm:pt modelId="{D32991DD-49A0-4337-B777-55EFD319B718}" type="pres">
      <dgm:prSet presAssocID="{694FF686-BF8C-4BD8-A6E5-5218E1180D84}" presName="hierChild2" presStyleCnt="0"/>
      <dgm:spPr/>
    </dgm:pt>
    <dgm:pt modelId="{EE5B5EE2-25E8-4701-AD7B-C45D132C7B18}" type="pres">
      <dgm:prSet presAssocID="{F2D8C677-249E-4997-B564-8CB2E1928B3D}" presName="Name10" presStyleLbl="parChTrans1D2" presStyleIdx="0" presStyleCnt="2"/>
      <dgm:spPr/>
    </dgm:pt>
    <dgm:pt modelId="{3331CEC3-AADB-4018-9266-33DC40827B45}" type="pres">
      <dgm:prSet presAssocID="{5B5538AE-5AE4-45B7-9B91-27DFD0643FBD}" presName="hierRoot2" presStyleCnt="0"/>
      <dgm:spPr/>
    </dgm:pt>
    <dgm:pt modelId="{7489322D-1E32-4CB2-A8C9-25618777508B}" type="pres">
      <dgm:prSet presAssocID="{5B5538AE-5AE4-45B7-9B91-27DFD0643FBD}" presName="composite2" presStyleCnt="0"/>
      <dgm:spPr/>
    </dgm:pt>
    <dgm:pt modelId="{3A8C7A81-8E48-409A-9D83-EFB6E0E291A1}" type="pres">
      <dgm:prSet presAssocID="{5B5538AE-5AE4-45B7-9B91-27DFD0643FBD}" presName="background2" presStyleLbl="node2" presStyleIdx="0" presStyleCnt="2"/>
      <dgm:spPr/>
    </dgm:pt>
    <dgm:pt modelId="{FB15E587-8B94-4643-9E1C-E42AAD994E4C}" type="pres">
      <dgm:prSet presAssocID="{5B5538AE-5AE4-45B7-9B91-27DFD0643FBD}" presName="text2" presStyleLbl="fgAcc2" presStyleIdx="0" presStyleCnt="2">
        <dgm:presLayoutVars>
          <dgm:chPref val="3"/>
        </dgm:presLayoutVars>
      </dgm:prSet>
      <dgm:spPr/>
    </dgm:pt>
    <dgm:pt modelId="{EB3DE018-6BCC-416D-B1BE-95D942AA8542}" type="pres">
      <dgm:prSet presAssocID="{5B5538AE-5AE4-45B7-9B91-27DFD0643FBD}" presName="hierChild3" presStyleCnt="0"/>
      <dgm:spPr/>
    </dgm:pt>
    <dgm:pt modelId="{B3DF8875-DEE0-4106-BA7F-35B3AB3C167E}" type="pres">
      <dgm:prSet presAssocID="{BCA804B0-F94A-4DC4-A2D1-02B8796417BF}" presName="Name17" presStyleLbl="parChTrans1D3" presStyleIdx="0" presStyleCnt="3"/>
      <dgm:spPr/>
    </dgm:pt>
    <dgm:pt modelId="{3F694053-FF0C-4812-821C-6248576995B1}" type="pres">
      <dgm:prSet presAssocID="{32D81D18-2AF4-4DF1-A3B2-754F43CB9074}" presName="hierRoot3" presStyleCnt="0"/>
      <dgm:spPr/>
    </dgm:pt>
    <dgm:pt modelId="{69D68286-F606-4DF2-9DF1-5153408E1C31}" type="pres">
      <dgm:prSet presAssocID="{32D81D18-2AF4-4DF1-A3B2-754F43CB9074}" presName="composite3" presStyleCnt="0"/>
      <dgm:spPr/>
    </dgm:pt>
    <dgm:pt modelId="{362B4B95-EDDB-4350-9592-F778524E2433}" type="pres">
      <dgm:prSet presAssocID="{32D81D18-2AF4-4DF1-A3B2-754F43CB9074}" presName="background3" presStyleLbl="node3" presStyleIdx="0" presStyleCnt="3"/>
      <dgm:spPr/>
    </dgm:pt>
    <dgm:pt modelId="{96F70E44-AB8B-4C89-BFE2-3450069B2C97}" type="pres">
      <dgm:prSet presAssocID="{32D81D18-2AF4-4DF1-A3B2-754F43CB9074}" presName="text3" presStyleLbl="fgAcc3" presStyleIdx="0" presStyleCnt="3">
        <dgm:presLayoutVars>
          <dgm:chPref val="3"/>
        </dgm:presLayoutVars>
      </dgm:prSet>
      <dgm:spPr/>
    </dgm:pt>
    <dgm:pt modelId="{66FBE744-432F-4DCF-A394-0321AC7FE600}" type="pres">
      <dgm:prSet presAssocID="{32D81D18-2AF4-4DF1-A3B2-754F43CB9074}" presName="hierChild4" presStyleCnt="0"/>
      <dgm:spPr/>
    </dgm:pt>
    <dgm:pt modelId="{B5F0636E-6CC2-4B59-B1BF-D98469D7F820}" type="pres">
      <dgm:prSet presAssocID="{AF7CAD2B-DEDB-48D4-8391-2AE3B603BEE4}" presName="Name17" presStyleLbl="parChTrans1D3" presStyleIdx="1" presStyleCnt="3"/>
      <dgm:spPr/>
    </dgm:pt>
    <dgm:pt modelId="{1A571226-E097-4A3B-A2AF-224A9E81B133}" type="pres">
      <dgm:prSet presAssocID="{AC959ABE-75F3-4284-BE83-B83BEED31238}" presName="hierRoot3" presStyleCnt="0"/>
      <dgm:spPr/>
    </dgm:pt>
    <dgm:pt modelId="{6C3AF195-5162-43D8-8623-4A2536029D74}" type="pres">
      <dgm:prSet presAssocID="{AC959ABE-75F3-4284-BE83-B83BEED31238}" presName="composite3" presStyleCnt="0"/>
      <dgm:spPr/>
    </dgm:pt>
    <dgm:pt modelId="{13D12EE4-595C-48BC-A1AA-F7F330C0B5E2}" type="pres">
      <dgm:prSet presAssocID="{AC959ABE-75F3-4284-BE83-B83BEED31238}" presName="background3" presStyleLbl="node3" presStyleIdx="1" presStyleCnt="3"/>
      <dgm:spPr/>
    </dgm:pt>
    <dgm:pt modelId="{7E073515-83A2-4D46-AD6C-CC3DE69C8096}" type="pres">
      <dgm:prSet presAssocID="{AC959ABE-75F3-4284-BE83-B83BEED31238}" presName="text3" presStyleLbl="fgAcc3" presStyleIdx="1" presStyleCnt="3">
        <dgm:presLayoutVars>
          <dgm:chPref val="3"/>
        </dgm:presLayoutVars>
      </dgm:prSet>
      <dgm:spPr/>
    </dgm:pt>
    <dgm:pt modelId="{C0B06D76-7443-4759-A8B3-841743C416E4}" type="pres">
      <dgm:prSet presAssocID="{AC959ABE-75F3-4284-BE83-B83BEED31238}" presName="hierChild4" presStyleCnt="0"/>
      <dgm:spPr/>
    </dgm:pt>
    <dgm:pt modelId="{B2780FC5-02CA-42D1-8E27-2EEBE8AF6CAD}" type="pres">
      <dgm:prSet presAssocID="{12031FCB-3A52-4DF8-8B44-025FDDEC9E99}" presName="Name10" presStyleLbl="parChTrans1D2" presStyleIdx="1" presStyleCnt="2"/>
      <dgm:spPr/>
    </dgm:pt>
    <dgm:pt modelId="{32C3A4A5-9ECF-49F7-AEDE-D4487D7F7BB0}" type="pres">
      <dgm:prSet presAssocID="{9F32595A-3256-451A-86F4-543DDBC3BEB6}" presName="hierRoot2" presStyleCnt="0"/>
      <dgm:spPr/>
    </dgm:pt>
    <dgm:pt modelId="{D75AD392-EDE7-4DED-BFF7-436B118902BA}" type="pres">
      <dgm:prSet presAssocID="{9F32595A-3256-451A-86F4-543DDBC3BEB6}" presName="composite2" presStyleCnt="0"/>
      <dgm:spPr/>
    </dgm:pt>
    <dgm:pt modelId="{3C041456-555B-433D-8AAA-80F32DF6AD95}" type="pres">
      <dgm:prSet presAssocID="{9F32595A-3256-451A-86F4-543DDBC3BEB6}" presName="background2" presStyleLbl="node2" presStyleIdx="1" presStyleCnt="2"/>
      <dgm:spPr/>
    </dgm:pt>
    <dgm:pt modelId="{0526FEE9-3E12-444D-B352-071F607CF7C3}" type="pres">
      <dgm:prSet presAssocID="{9F32595A-3256-451A-86F4-543DDBC3BEB6}" presName="text2" presStyleLbl="fgAcc2" presStyleIdx="1" presStyleCnt="2">
        <dgm:presLayoutVars>
          <dgm:chPref val="3"/>
        </dgm:presLayoutVars>
      </dgm:prSet>
      <dgm:spPr/>
    </dgm:pt>
    <dgm:pt modelId="{4C7425F6-4AAE-42BB-98C7-2D12D18D6E29}" type="pres">
      <dgm:prSet presAssocID="{9F32595A-3256-451A-86F4-543DDBC3BEB6}" presName="hierChild3" presStyleCnt="0"/>
      <dgm:spPr/>
    </dgm:pt>
    <dgm:pt modelId="{781A753D-BFC2-4ED2-A608-D4673403A6C1}" type="pres">
      <dgm:prSet presAssocID="{A2E5DF96-1AA4-4F3E-AB84-DF34A4416DCE}" presName="Name17" presStyleLbl="parChTrans1D3" presStyleIdx="2" presStyleCnt="3"/>
      <dgm:spPr/>
    </dgm:pt>
    <dgm:pt modelId="{89FB7ABF-7267-42C2-8D11-4499363B0CE6}" type="pres">
      <dgm:prSet presAssocID="{CF242DB8-1CF5-4DC1-913E-3B29B0FD7B5D}" presName="hierRoot3" presStyleCnt="0"/>
      <dgm:spPr/>
    </dgm:pt>
    <dgm:pt modelId="{246B3EE5-821E-437B-AC67-758C6D2BA152}" type="pres">
      <dgm:prSet presAssocID="{CF242DB8-1CF5-4DC1-913E-3B29B0FD7B5D}" presName="composite3" presStyleCnt="0"/>
      <dgm:spPr/>
    </dgm:pt>
    <dgm:pt modelId="{8889C791-1C1D-4F11-B9FA-F8D979422EED}" type="pres">
      <dgm:prSet presAssocID="{CF242DB8-1CF5-4DC1-913E-3B29B0FD7B5D}" presName="background3" presStyleLbl="node3" presStyleIdx="2" presStyleCnt="3"/>
      <dgm:spPr/>
    </dgm:pt>
    <dgm:pt modelId="{F617291F-8A1A-4BAB-B7ED-616C6ADBCF1E}" type="pres">
      <dgm:prSet presAssocID="{CF242DB8-1CF5-4DC1-913E-3B29B0FD7B5D}" presName="text3" presStyleLbl="fgAcc3" presStyleIdx="2" presStyleCnt="3">
        <dgm:presLayoutVars>
          <dgm:chPref val="3"/>
        </dgm:presLayoutVars>
      </dgm:prSet>
      <dgm:spPr/>
    </dgm:pt>
    <dgm:pt modelId="{2BBAC462-64E8-47CB-BFFE-80E28ED1EE1F}" type="pres">
      <dgm:prSet presAssocID="{CF242DB8-1CF5-4DC1-913E-3B29B0FD7B5D}" presName="hierChild4" presStyleCnt="0"/>
      <dgm:spPr/>
    </dgm:pt>
  </dgm:ptLst>
  <dgm:cxnLst>
    <dgm:cxn modelId="{08A8F10E-77ED-41E9-A13C-7ED38709F74C}" srcId="{5B5538AE-5AE4-45B7-9B91-27DFD0643FBD}" destId="{AC959ABE-75F3-4284-BE83-B83BEED31238}" srcOrd="1" destOrd="0" parTransId="{AF7CAD2B-DEDB-48D4-8391-2AE3B603BEE4}" sibTransId="{5743AD47-1F28-4BB2-820E-942812BEEE66}"/>
    <dgm:cxn modelId="{77FC9F17-4994-42CB-BF42-0F0EB7588E07}" type="presOf" srcId="{5B5538AE-5AE4-45B7-9B91-27DFD0643FBD}" destId="{FB15E587-8B94-4643-9E1C-E42AAD994E4C}" srcOrd="0" destOrd="0" presId="urn:microsoft.com/office/officeart/2005/8/layout/hierarchy1"/>
    <dgm:cxn modelId="{4A841927-C269-4BAD-980A-1107689256F8}" type="presOf" srcId="{CF242DB8-1CF5-4DC1-913E-3B29B0FD7B5D}" destId="{F617291F-8A1A-4BAB-B7ED-616C6ADBCF1E}" srcOrd="0" destOrd="0" presId="urn:microsoft.com/office/officeart/2005/8/layout/hierarchy1"/>
    <dgm:cxn modelId="{FE0FC136-DB94-4C9B-AB64-DB38CCBC1F61}" srcId="{5B5538AE-5AE4-45B7-9B91-27DFD0643FBD}" destId="{32D81D18-2AF4-4DF1-A3B2-754F43CB9074}" srcOrd="0" destOrd="0" parTransId="{BCA804B0-F94A-4DC4-A2D1-02B8796417BF}" sibTransId="{E542BD48-C8C0-4AAC-843D-AEBA69B9A22B}"/>
    <dgm:cxn modelId="{CB3D583E-F568-4342-B1FF-66F138C923BA}" type="presOf" srcId="{12031FCB-3A52-4DF8-8B44-025FDDEC9E99}" destId="{B2780FC5-02CA-42D1-8E27-2EEBE8AF6CAD}" srcOrd="0" destOrd="0" presId="urn:microsoft.com/office/officeart/2005/8/layout/hierarchy1"/>
    <dgm:cxn modelId="{A7DBB45B-737B-4ED3-85A8-BE429D03FDBE}" type="presOf" srcId="{694FF686-BF8C-4BD8-A6E5-5218E1180D84}" destId="{F6AD59D5-34E4-435F-9F27-06AE8D736B77}" srcOrd="0" destOrd="0" presId="urn:microsoft.com/office/officeart/2005/8/layout/hierarchy1"/>
    <dgm:cxn modelId="{4DC9CE5B-2F96-45F6-8B2C-84A9FA695A1B}" type="presOf" srcId="{32D81D18-2AF4-4DF1-A3B2-754F43CB9074}" destId="{96F70E44-AB8B-4C89-BFE2-3450069B2C97}" srcOrd="0" destOrd="0" presId="urn:microsoft.com/office/officeart/2005/8/layout/hierarchy1"/>
    <dgm:cxn modelId="{CE578777-7321-4CAA-9551-1D28876CED0D}" type="presOf" srcId="{BCA804B0-F94A-4DC4-A2D1-02B8796417BF}" destId="{B3DF8875-DEE0-4106-BA7F-35B3AB3C167E}" srcOrd="0" destOrd="0" presId="urn:microsoft.com/office/officeart/2005/8/layout/hierarchy1"/>
    <dgm:cxn modelId="{D00D398B-41B9-4A47-B53A-F5AB3D1B4224}" type="presOf" srcId="{AF7CAD2B-DEDB-48D4-8391-2AE3B603BEE4}" destId="{B5F0636E-6CC2-4B59-B1BF-D98469D7F820}" srcOrd="0" destOrd="0" presId="urn:microsoft.com/office/officeart/2005/8/layout/hierarchy1"/>
    <dgm:cxn modelId="{86DC2AA2-9A1B-422F-A5CD-645CDA56A8F3}" srcId="{9F32595A-3256-451A-86F4-543DDBC3BEB6}" destId="{CF242DB8-1CF5-4DC1-913E-3B29B0FD7B5D}" srcOrd="0" destOrd="0" parTransId="{A2E5DF96-1AA4-4F3E-AB84-DF34A4416DCE}" sibTransId="{7BE0FD97-0E27-4C31-839C-160B4DBCE3AA}"/>
    <dgm:cxn modelId="{D6F20EA3-6C10-4610-9000-32019AD4BAFF}" srcId="{694FF686-BF8C-4BD8-A6E5-5218E1180D84}" destId="{9F32595A-3256-451A-86F4-543DDBC3BEB6}" srcOrd="1" destOrd="0" parTransId="{12031FCB-3A52-4DF8-8B44-025FDDEC9E99}" sibTransId="{82826A31-116D-40CC-A4DD-1675C22F7F22}"/>
    <dgm:cxn modelId="{F85931B1-4A5A-4461-B04A-320B442350F5}" type="presOf" srcId="{F2D8C677-249E-4997-B564-8CB2E1928B3D}" destId="{EE5B5EE2-25E8-4701-AD7B-C45D132C7B18}" srcOrd="0" destOrd="0" presId="urn:microsoft.com/office/officeart/2005/8/layout/hierarchy1"/>
    <dgm:cxn modelId="{D2A09FB1-9CB0-4614-B335-CE7343B7A26A}" type="presOf" srcId="{CA365318-80FA-4808-AA58-D34C41EBECE1}" destId="{8849868F-12C5-450B-81B3-7B5CCD3BD015}" srcOrd="0" destOrd="0" presId="urn:microsoft.com/office/officeart/2005/8/layout/hierarchy1"/>
    <dgm:cxn modelId="{7D24E7BA-A8D2-458A-A2EF-E196B3A572C1}" srcId="{CA365318-80FA-4808-AA58-D34C41EBECE1}" destId="{694FF686-BF8C-4BD8-A6E5-5218E1180D84}" srcOrd="0" destOrd="0" parTransId="{61ABBD9D-5CEB-4A75-922F-AA111AD9361F}" sibTransId="{22F94C8B-EBAC-4953-B322-A2E6C577CA27}"/>
    <dgm:cxn modelId="{135633D4-65D8-4EDA-A12C-F2D3BE32ED65}" type="presOf" srcId="{AC959ABE-75F3-4284-BE83-B83BEED31238}" destId="{7E073515-83A2-4D46-AD6C-CC3DE69C8096}" srcOrd="0" destOrd="0" presId="urn:microsoft.com/office/officeart/2005/8/layout/hierarchy1"/>
    <dgm:cxn modelId="{C977B1E5-F14E-4658-9DB5-337B4EBB4846}" type="presOf" srcId="{9F32595A-3256-451A-86F4-543DDBC3BEB6}" destId="{0526FEE9-3E12-444D-B352-071F607CF7C3}" srcOrd="0" destOrd="0" presId="urn:microsoft.com/office/officeart/2005/8/layout/hierarchy1"/>
    <dgm:cxn modelId="{55D150EC-E84A-49FB-A19C-0DDBE28D35C3}" type="presOf" srcId="{A2E5DF96-1AA4-4F3E-AB84-DF34A4416DCE}" destId="{781A753D-BFC2-4ED2-A608-D4673403A6C1}" srcOrd="0" destOrd="0" presId="urn:microsoft.com/office/officeart/2005/8/layout/hierarchy1"/>
    <dgm:cxn modelId="{1F4D4FF9-58F8-40E1-82EE-F46A4196FBC3}" srcId="{694FF686-BF8C-4BD8-A6E5-5218E1180D84}" destId="{5B5538AE-5AE4-45B7-9B91-27DFD0643FBD}" srcOrd="0" destOrd="0" parTransId="{F2D8C677-249E-4997-B564-8CB2E1928B3D}" sibTransId="{9088622B-5732-481D-9646-9EF32757B208}"/>
    <dgm:cxn modelId="{8A4C564C-0490-4D8B-9B50-4B78F8D24B7F}" type="presParOf" srcId="{8849868F-12C5-450B-81B3-7B5CCD3BD015}" destId="{CBD6FDBB-8764-4246-A626-660A9793F276}" srcOrd="0" destOrd="0" presId="urn:microsoft.com/office/officeart/2005/8/layout/hierarchy1"/>
    <dgm:cxn modelId="{9E4A15B5-2BC5-42B8-AAA9-7FA9683C6F20}" type="presParOf" srcId="{CBD6FDBB-8764-4246-A626-660A9793F276}" destId="{981AB1BF-DDD6-4D5D-A15F-851B7A06FC47}" srcOrd="0" destOrd="0" presId="urn:microsoft.com/office/officeart/2005/8/layout/hierarchy1"/>
    <dgm:cxn modelId="{BAC2E3A2-F648-42EB-9C17-1AD826F352F5}" type="presParOf" srcId="{981AB1BF-DDD6-4D5D-A15F-851B7A06FC47}" destId="{D7BEBA22-3D92-4DEB-BA21-966C7BF62388}" srcOrd="0" destOrd="0" presId="urn:microsoft.com/office/officeart/2005/8/layout/hierarchy1"/>
    <dgm:cxn modelId="{1044D56E-044C-42AA-9BCD-320F6DD57C22}" type="presParOf" srcId="{981AB1BF-DDD6-4D5D-A15F-851B7A06FC47}" destId="{F6AD59D5-34E4-435F-9F27-06AE8D736B77}" srcOrd="1" destOrd="0" presId="urn:microsoft.com/office/officeart/2005/8/layout/hierarchy1"/>
    <dgm:cxn modelId="{D3880CAC-5EEE-4EA0-AD2B-E2955B5D11EB}" type="presParOf" srcId="{CBD6FDBB-8764-4246-A626-660A9793F276}" destId="{D32991DD-49A0-4337-B777-55EFD319B718}" srcOrd="1" destOrd="0" presId="urn:microsoft.com/office/officeart/2005/8/layout/hierarchy1"/>
    <dgm:cxn modelId="{939E826E-F2BC-4EE5-9245-37C8B8AAEFC8}" type="presParOf" srcId="{D32991DD-49A0-4337-B777-55EFD319B718}" destId="{EE5B5EE2-25E8-4701-AD7B-C45D132C7B18}" srcOrd="0" destOrd="0" presId="urn:microsoft.com/office/officeart/2005/8/layout/hierarchy1"/>
    <dgm:cxn modelId="{56BB0D36-0F6C-4ABD-9AEE-39B0B17AE95B}" type="presParOf" srcId="{D32991DD-49A0-4337-B777-55EFD319B718}" destId="{3331CEC3-AADB-4018-9266-33DC40827B45}" srcOrd="1" destOrd="0" presId="urn:microsoft.com/office/officeart/2005/8/layout/hierarchy1"/>
    <dgm:cxn modelId="{1ECF1C63-D3A2-4744-88ED-2474152F9A9E}" type="presParOf" srcId="{3331CEC3-AADB-4018-9266-33DC40827B45}" destId="{7489322D-1E32-4CB2-A8C9-25618777508B}" srcOrd="0" destOrd="0" presId="urn:microsoft.com/office/officeart/2005/8/layout/hierarchy1"/>
    <dgm:cxn modelId="{7CEA804A-E00E-4080-BFC9-80D59851955C}" type="presParOf" srcId="{7489322D-1E32-4CB2-A8C9-25618777508B}" destId="{3A8C7A81-8E48-409A-9D83-EFB6E0E291A1}" srcOrd="0" destOrd="0" presId="urn:microsoft.com/office/officeart/2005/8/layout/hierarchy1"/>
    <dgm:cxn modelId="{41410B41-5482-42EE-A024-ECA33188E239}" type="presParOf" srcId="{7489322D-1E32-4CB2-A8C9-25618777508B}" destId="{FB15E587-8B94-4643-9E1C-E42AAD994E4C}" srcOrd="1" destOrd="0" presId="urn:microsoft.com/office/officeart/2005/8/layout/hierarchy1"/>
    <dgm:cxn modelId="{413ADEAE-3707-493E-BB69-7C8D15368668}" type="presParOf" srcId="{3331CEC3-AADB-4018-9266-33DC40827B45}" destId="{EB3DE018-6BCC-416D-B1BE-95D942AA8542}" srcOrd="1" destOrd="0" presId="urn:microsoft.com/office/officeart/2005/8/layout/hierarchy1"/>
    <dgm:cxn modelId="{03C49970-904A-4EDF-A038-48FDFC14C5C2}" type="presParOf" srcId="{EB3DE018-6BCC-416D-B1BE-95D942AA8542}" destId="{B3DF8875-DEE0-4106-BA7F-35B3AB3C167E}" srcOrd="0" destOrd="0" presId="urn:microsoft.com/office/officeart/2005/8/layout/hierarchy1"/>
    <dgm:cxn modelId="{2D4C7F1C-0CAE-48C3-B54F-5F16C14278DE}" type="presParOf" srcId="{EB3DE018-6BCC-416D-B1BE-95D942AA8542}" destId="{3F694053-FF0C-4812-821C-6248576995B1}" srcOrd="1" destOrd="0" presId="urn:microsoft.com/office/officeart/2005/8/layout/hierarchy1"/>
    <dgm:cxn modelId="{DE361025-347E-4455-8FC6-DA0145138D62}" type="presParOf" srcId="{3F694053-FF0C-4812-821C-6248576995B1}" destId="{69D68286-F606-4DF2-9DF1-5153408E1C31}" srcOrd="0" destOrd="0" presId="urn:microsoft.com/office/officeart/2005/8/layout/hierarchy1"/>
    <dgm:cxn modelId="{411489CC-2440-43C5-96A2-0F6DBAF78BBF}" type="presParOf" srcId="{69D68286-F606-4DF2-9DF1-5153408E1C31}" destId="{362B4B95-EDDB-4350-9592-F778524E2433}" srcOrd="0" destOrd="0" presId="urn:microsoft.com/office/officeart/2005/8/layout/hierarchy1"/>
    <dgm:cxn modelId="{EBA30DD5-92C9-4242-98AC-17C0883779E9}" type="presParOf" srcId="{69D68286-F606-4DF2-9DF1-5153408E1C31}" destId="{96F70E44-AB8B-4C89-BFE2-3450069B2C97}" srcOrd="1" destOrd="0" presId="urn:microsoft.com/office/officeart/2005/8/layout/hierarchy1"/>
    <dgm:cxn modelId="{A385318F-D266-48FE-BEBB-A0BB499B260F}" type="presParOf" srcId="{3F694053-FF0C-4812-821C-6248576995B1}" destId="{66FBE744-432F-4DCF-A394-0321AC7FE600}" srcOrd="1" destOrd="0" presId="urn:microsoft.com/office/officeart/2005/8/layout/hierarchy1"/>
    <dgm:cxn modelId="{1C530B14-7B52-4BFD-8560-9D02B5C0D894}" type="presParOf" srcId="{EB3DE018-6BCC-416D-B1BE-95D942AA8542}" destId="{B5F0636E-6CC2-4B59-B1BF-D98469D7F820}" srcOrd="2" destOrd="0" presId="urn:microsoft.com/office/officeart/2005/8/layout/hierarchy1"/>
    <dgm:cxn modelId="{81C119B2-628D-4FA9-A763-080ED5A0EB94}" type="presParOf" srcId="{EB3DE018-6BCC-416D-B1BE-95D942AA8542}" destId="{1A571226-E097-4A3B-A2AF-224A9E81B133}" srcOrd="3" destOrd="0" presId="urn:microsoft.com/office/officeart/2005/8/layout/hierarchy1"/>
    <dgm:cxn modelId="{6D8D6FDB-3D67-4B38-83A8-E3073A3813DD}" type="presParOf" srcId="{1A571226-E097-4A3B-A2AF-224A9E81B133}" destId="{6C3AF195-5162-43D8-8623-4A2536029D74}" srcOrd="0" destOrd="0" presId="urn:microsoft.com/office/officeart/2005/8/layout/hierarchy1"/>
    <dgm:cxn modelId="{943CB386-C0A6-412E-8457-BE960C843B92}" type="presParOf" srcId="{6C3AF195-5162-43D8-8623-4A2536029D74}" destId="{13D12EE4-595C-48BC-A1AA-F7F330C0B5E2}" srcOrd="0" destOrd="0" presId="urn:microsoft.com/office/officeart/2005/8/layout/hierarchy1"/>
    <dgm:cxn modelId="{267D3294-0AEF-4A43-94CC-31A770DB7115}" type="presParOf" srcId="{6C3AF195-5162-43D8-8623-4A2536029D74}" destId="{7E073515-83A2-4D46-AD6C-CC3DE69C8096}" srcOrd="1" destOrd="0" presId="urn:microsoft.com/office/officeart/2005/8/layout/hierarchy1"/>
    <dgm:cxn modelId="{A7B0408A-847C-431C-8192-40A96E0AFD71}" type="presParOf" srcId="{1A571226-E097-4A3B-A2AF-224A9E81B133}" destId="{C0B06D76-7443-4759-A8B3-841743C416E4}" srcOrd="1" destOrd="0" presId="urn:microsoft.com/office/officeart/2005/8/layout/hierarchy1"/>
    <dgm:cxn modelId="{43EBC120-9BEE-4475-BBB5-0E03EAF4A563}" type="presParOf" srcId="{D32991DD-49A0-4337-B777-55EFD319B718}" destId="{B2780FC5-02CA-42D1-8E27-2EEBE8AF6CAD}" srcOrd="2" destOrd="0" presId="urn:microsoft.com/office/officeart/2005/8/layout/hierarchy1"/>
    <dgm:cxn modelId="{BE4168B3-658D-4124-98D2-C2A2711465B7}" type="presParOf" srcId="{D32991DD-49A0-4337-B777-55EFD319B718}" destId="{32C3A4A5-9ECF-49F7-AEDE-D4487D7F7BB0}" srcOrd="3" destOrd="0" presId="urn:microsoft.com/office/officeart/2005/8/layout/hierarchy1"/>
    <dgm:cxn modelId="{059F29D9-CD5C-4F0E-B385-B8FDCBC476BD}" type="presParOf" srcId="{32C3A4A5-9ECF-49F7-AEDE-D4487D7F7BB0}" destId="{D75AD392-EDE7-4DED-BFF7-436B118902BA}" srcOrd="0" destOrd="0" presId="urn:microsoft.com/office/officeart/2005/8/layout/hierarchy1"/>
    <dgm:cxn modelId="{4D1C1A55-D36A-41DB-9D8A-DABF597E1F91}" type="presParOf" srcId="{D75AD392-EDE7-4DED-BFF7-436B118902BA}" destId="{3C041456-555B-433D-8AAA-80F32DF6AD95}" srcOrd="0" destOrd="0" presId="urn:microsoft.com/office/officeart/2005/8/layout/hierarchy1"/>
    <dgm:cxn modelId="{F4F8045B-79EC-4948-852E-5F1765CE9DCE}" type="presParOf" srcId="{D75AD392-EDE7-4DED-BFF7-436B118902BA}" destId="{0526FEE9-3E12-444D-B352-071F607CF7C3}" srcOrd="1" destOrd="0" presId="urn:microsoft.com/office/officeart/2005/8/layout/hierarchy1"/>
    <dgm:cxn modelId="{69D6FB4A-EFE1-4CA0-A0D9-BABE3B9588D4}" type="presParOf" srcId="{32C3A4A5-9ECF-49F7-AEDE-D4487D7F7BB0}" destId="{4C7425F6-4AAE-42BB-98C7-2D12D18D6E29}" srcOrd="1" destOrd="0" presId="urn:microsoft.com/office/officeart/2005/8/layout/hierarchy1"/>
    <dgm:cxn modelId="{2BC65AC9-46C6-4723-ABD4-265AD83FC2C1}" type="presParOf" srcId="{4C7425F6-4AAE-42BB-98C7-2D12D18D6E29}" destId="{781A753D-BFC2-4ED2-A608-D4673403A6C1}" srcOrd="0" destOrd="0" presId="urn:microsoft.com/office/officeart/2005/8/layout/hierarchy1"/>
    <dgm:cxn modelId="{D6845546-FD3B-4F02-8123-1022984F077A}" type="presParOf" srcId="{4C7425F6-4AAE-42BB-98C7-2D12D18D6E29}" destId="{89FB7ABF-7267-42C2-8D11-4499363B0CE6}" srcOrd="1" destOrd="0" presId="urn:microsoft.com/office/officeart/2005/8/layout/hierarchy1"/>
    <dgm:cxn modelId="{BC33C774-215D-48BE-8C76-E5EA95C73851}" type="presParOf" srcId="{89FB7ABF-7267-42C2-8D11-4499363B0CE6}" destId="{246B3EE5-821E-437B-AC67-758C6D2BA152}" srcOrd="0" destOrd="0" presId="urn:microsoft.com/office/officeart/2005/8/layout/hierarchy1"/>
    <dgm:cxn modelId="{B3587DCF-C0E0-4AF4-8AF0-6700C4A61439}" type="presParOf" srcId="{246B3EE5-821E-437B-AC67-758C6D2BA152}" destId="{8889C791-1C1D-4F11-B9FA-F8D979422EED}" srcOrd="0" destOrd="0" presId="urn:microsoft.com/office/officeart/2005/8/layout/hierarchy1"/>
    <dgm:cxn modelId="{BD07B619-E312-43CB-AE48-A3C49F89A11B}" type="presParOf" srcId="{246B3EE5-821E-437B-AC67-758C6D2BA152}" destId="{F617291F-8A1A-4BAB-B7ED-616C6ADBCF1E}" srcOrd="1" destOrd="0" presId="urn:microsoft.com/office/officeart/2005/8/layout/hierarchy1"/>
    <dgm:cxn modelId="{54B4456A-DDFE-44AF-8308-0C3FBDBBDC16}" type="presParOf" srcId="{89FB7ABF-7267-42C2-8D11-4499363B0CE6}" destId="{2BBAC462-64E8-47CB-BFFE-80E28ED1EE1F}" srcOrd="1" destOrd="0" presId="urn:microsoft.com/office/officeart/2005/8/layout/hierarchy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7D37E4C-533C-4B43-A597-D71146D050A8}">
      <dsp:nvSpPr>
        <dsp:cNvPr id="0" name=""/>
        <dsp:cNvSpPr/>
      </dsp:nvSpPr>
      <dsp:spPr>
        <a:xfrm rot="10800000">
          <a:off x="1455381" y="0"/>
          <a:ext cx="2825153" cy="623993"/>
        </a:xfrm>
        <a:prstGeom prst="nonIsoscelesTrapezoid">
          <a:avLst>
            <a:gd name="adj1" fmla="val 0"/>
            <a:gd name="adj2" fmla="val 58309"/>
          </a:avLst>
        </a:prstGeom>
        <a:solidFill>
          <a:schemeClr val="lt1">
            <a:alpha val="90000"/>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marL="171450" lvl="1" indent="-171450" algn="l" defTabSz="755650">
            <a:lnSpc>
              <a:spcPct val="90000"/>
            </a:lnSpc>
            <a:spcBef>
              <a:spcPct val="0"/>
            </a:spcBef>
            <a:spcAft>
              <a:spcPct val="15000"/>
            </a:spcAft>
            <a:buChar char="•"/>
          </a:pPr>
          <a:r>
            <a:rPr lang="en-US" sz="1700" kern="1200" dirty="0"/>
            <a:t>Single Compound</a:t>
          </a:r>
        </a:p>
      </dsp:txBody>
      <dsp:txXfrm rot="10800000">
        <a:off x="1819227" y="0"/>
        <a:ext cx="2461307" cy="623993"/>
      </dsp:txXfrm>
    </dsp:sp>
    <dsp:sp modelId="{7BF0B0BA-BD65-CC45-96C4-45747372F7FE}">
      <dsp:nvSpPr>
        <dsp:cNvPr id="0" name=""/>
        <dsp:cNvSpPr/>
      </dsp:nvSpPr>
      <dsp:spPr>
        <a:xfrm>
          <a:off x="1091536" y="0"/>
          <a:ext cx="727690" cy="623993"/>
        </a:xfrm>
        <a:prstGeom prst="trapezoid">
          <a:avLst>
            <a:gd name="adj" fmla="val 58309"/>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sp3d extrusionH="28000" prstMaterial="matte"/>
        </a:bodyPr>
        <a:lstStyle/>
        <a:p>
          <a:pPr marL="0" lvl="0" indent="0" algn="ctr" defTabSz="800100">
            <a:lnSpc>
              <a:spcPct val="90000"/>
            </a:lnSpc>
            <a:spcBef>
              <a:spcPct val="0"/>
            </a:spcBef>
            <a:spcAft>
              <a:spcPct val="35000"/>
            </a:spcAft>
            <a:buNone/>
          </a:pPr>
          <a:r>
            <a:rPr lang="en-US" sz="1800" kern="1200" dirty="0"/>
            <a:t>FDA Review</a:t>
          </a:r>
        </a:p>
      </dsp:txBody>
      <dsp:txXfrm>
        <a:off x="1091536" y="0"/>
        <a:ext cx="727690" cy="623993"/>
      </dsp:txXfrm>
    </dsp:sp>
    <dsp:sp modelId="{D59E43C9-B3AF-1C4E-9E77-6356C7736AB2}">
      <dsp:nvSpPr>
        <dsp:cNvPr id="0" name=""/>
        <dsp:cNvSpPr/>
      </dsp:nvSpPr>
      <dsp:spPr>
        <a:xfrm>
          <a:off x="727690" y="623993"/>
          <a:ext cx="1455381" cy="623993"/>
        </a:xfrm>
        <a:prstGeom prst="trapezoid">
          <a:avLst>
            <a:gd name="adj" fmla="val 58309"/>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sp3d extrusionH="28000" prstMaterial="matte"/>
        </a:bodyPr>
        <a:lstStyle/>
        <a:p>
          <a:pPr marL="0" lvl="0" indent="0" algn="ctr" defTabSz="800100">
            <a:lnSpc>
              <a:spcPct val="90000"/>
            </a:lnSpc>
            <a:spcBef>
              <a:spcPct val="0"/>
            </a:spcBef>
            <a:spcAft>
              <a:spcPct val="35000"/>
            </a:spcAft>
            <a:buNone/>
          </a:pPr>
          <a:r>
            <a:rPr lang="en-US" sz="1800" kern="1200" dirty="0"/>
            <a:t>Clinical Research</a:t>
          </a:r>
        </a:p>
      </dsp:txBody>
      <dsp:txXfrm>
        <a:off x="982382" y="623993"/>
        <a:ext cx="945998" cy="623993"/>
      </dsp:txXfrm>
    </dsp:sp>
    <dsp:sp modelId="{334E4FC9-8C3A-6644-BF4D-2835EBA9CCB5}">
      <dsp:nvSpPr>
        <dsp:cNvPr id="0" name=""/>
        <dsp:cNvSpPr/>
      </dsp:nvSpPr>
      <dsp:spPr>
        <a:xfrm>
          <a:off x="363845" y="1247986"/>
          <a:ext cx="2183072" cy="623993"/>
        </a:xfrm>
        <a:prstGeom prst="trapezoid">
          <a:avLst>
            <a:gd name="adj" fmla="val 58309"/>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sp3d extrusionH="28000" prstMaterial="matte"/>
        </a:bodyPr>
        <a:lstStyle/>
        <a:p>
          <a:pPr marL="0" lvl="0" indent="0" algn="ctr" defTabSz="800100">
            <a:lnSpc>
              <a:spcPct val="90000"/>
            </a:lnSpc>
            <a:spcBef>
              <a:spcPct val="0"/>
            </a:spcBef>
            <a:spcAft>
              <a:spcPct val="35000"/>
            </a:spcAft>
            <a:buNone/>
          </a:pPr>
          <a:r>
            <a:rPr lang="en-US" sz="1800" kern="1200"/>
            <a:t>Preclinical Research</a:t>
          </a:r>
          <a:endParaRPr lang="en-US" sz="1800" kern="1200" dirty="0"/>
        </a:p>
      </dsp:txBody>
      <dsp:txXfrm>
        <a:off x="745883" y="1247986"/>
        <a:ext cx="1418997" cy="623993"/>
      </dsp:txXfrm>
    </dsp:sp>
    <dsp:sp modelId="{F2642C30-8FE8-6F44-92E5-D6F60D099695}">
      <dsp:nvSpPr>
        <dsp:cNvPr id="0" name=""/>
        <dsp:cNvSpPr/>
      </dsp:nvSpPr>
      <dsp:spPr>
        <a:xfrm rot="10800000">
          <a:off x="2546918" y="1871979"/>
          <a:ext cx="1733616" cy="623993"/>
        </a:xfrm>
        <a:prstGeom prst="nonIsoscelesTrapezoid">
          <a:avLst>
            <a:gd name="adj1" fmla="val 0"/>
            <a:gd name="adj2" fmla="val 58309"/>
          </a:avLst>
        </a:prstGeom>
        <a:solidFill>
          <a:schemeClr val="lt1">
            <a:alpha val="90000"/>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marL="171450" lvl="1" indent="-171450" algn="l" defTabSz="755650" rtl="0">
            <a:lnSpc>
              <a:spcPct val="90000"/>
            </a:lnSpc>
            <a:spcBef>
              <a:spcPct val="0"/>
            </a:spcBef>
            <a:spcAft>
              <a:spcPct val="15000"/>
            </a:spcAft>
            <a:buChar char="•"/>
          </a:pPr>
          <a:r>
            <a:rPr lang="en-US" sz="1700" kern="1200" dirty="0"/>
            <a:t>10,000 Compounds</a:t>
          </a:r>
        </a:p>
      </dsp:txBody>
      <dsp:txXfrm rot="10800000">
        <a:off x="2910763" y="1871979"/>
        <a:ext cx="1369771" cy="623993"/>
      </dsp:txXfrm>
    </dsp:sp>
    <dsp:sp modelId="{4E64983A-2A66-134B-BD99-6F129C8D0B2E}">
      <dsp:nvSpPr>
        <dsp:cNvPr id="0" name=""/>
        <dsp:cNvSpPr/>
      </dsp:nvSpPr>
      <dsp:spPr>
        <a:xfrm>
          <a:off x="0" y="1871979"/>
          <a:ext cx="2910763" cy="623993"/>
        </a:xfrm>
        <a:prstGeom prst="trapezoid">
          <a:avLst>
            <a:gd name="adj" fmla="val 58309"/>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sp3d extrusionH="28000" prstMaterial="matte"/>
        </a:bodyPr>
        <a:lstStyle/>
        <a:p>
          <a:pPr marL="0" lvl="0" indent="0" algn="ctr" defTabSz="800100">
            <a:lnSpc>
              <a:spcPct val="90000"/>
            </a:lnSpc>
            <a:spcBef>
              <a:spcPct val="0"/>
            </a:spcBef>
            <a:spcAft>
              <a:spcPct val="35000"/>
            </a:spcAft>
            <a:buNone/>
          </a:pPr>
          <a:r>
            <a:rPr lang="en-US" sz="1800" kern="1200" dirty="0"/>
            <a:t>Drug Discovery and Development</a:t>
          </a:r>
        </a:p>
      </dsp:txBody>
      <dsp:txXfrm>
        <a:off x="509383" y="1871979"/>
        <a:ext cx="1891996" cy="62399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1A753D-BFC2-4ED2-A608-D4673403A6C1}">
      <dsp:nvSpPr>
        <dsp:cNvPr id="0" name=""/>
        <dsp:cNvSpPr/>
      </dsp:nvSpPr>
      <dsp:spPr>
        <a:xfrm>
          <a:off x="3975941" y="1852438"/>
          <a:ext cx="91440" cy="345137"/>
        </a:xfrm>
        <a:custGeom>
          <a:avLst/>
          <a:gdLst/>
          <a:ahLst/>
          <a:cxnLst/>
          <a:rect l="0" t="0" r="0" b="0"/>
          <a:pathLst>
            <a:path>
              <a:moveTo>
                <a:pt x="45720" y="0"/>
              </a:moveTo>
              <a:lnTo>
                <a:pt x="45720" y="3451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2780FC5-02CA-42D1-8E27-2EEBE8AF6CAD}">
      <dsp:nvSpPr>
        <dsp:cNvPr id="0" name=""/>
        <dsp:cNvSpPr/>
      </dsp:nvSpPr>
      <dsp:spPr>
        <a:xfrm>
          <a:off x="2933834" y="753733"/>
          <a:ext cx="1087826" cy="345137"/>
        </a:xfrm>
        <a:custGeom>
          <a:avLst/>
          <a:gdLst/>
          <a:ahLst/>
          <a:cxnLst/>
          <a:rect l="0" t="0" r="0" b="0"/>
          <a:pathLst>
            <a:path>
              <a:moveTo>
                <a:pt x="0" y="0"/>
              </a:moveTo>
              <a:lnTo>
                <a:pt x="0" y="235201"/>
              </a:lnTo>
              <a:lnTo>
                <a:pt x="1087826" y="235201"/>
              </a:lnTo>
              <a:lnTo>
                <a:pt x="1087826" y="34513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F0636E-6CC2-4B59-B1BF-D98469D7F820}">
      <dsp:nvSpPr>
        <dsp:cNvPr id="0" name=""/>
        <dsp:cNvSpPr/>
      </dsp:nvSpPr>
      <dsp:spPr>
        <a:xfrm>
          <a:off x="1846008" y="1852438"/>
          <a:ext cx="725217" cy="345137"/>
        </a:xfrm>
        <a:custGeom>
          <a:avLst/>
          <a:gdLst/>
          <a:ahLst/>
          <a:cxnLst/>
          <a:rect l="0" t="0" r="0" b="0"/>
          <a:pathLst>
            <a:path>
              <a:moveTo>
                <a:pt x="0" y="0"/>
              </a:moveTo>
              <a:lnTo>
                <a:pt x="0" y="235201"/>
              </a:lnTo>
              <a:lnTo>
                <a:pt x="725217" y="235201"/>
              </a:lnTo>
              <a:lnTo>
                <a:pt x="725217" y="3451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DF8875-DEE0-4106-BA7F-35B3AB3C167E}">
      <dsp:nvSpPr>
        <dsp:cNvPr id="0" name=""/>
        <dsp:cNvSpPr/>
      </dsp:nvSpPr>
      <dsp:spPr>
        <a:xfrm>
          <a:off x="1120790" y="1852438"/>
          <a:ext cx="725217" cy="345137"/>
        </a:xfrm>
        <a:custGeom>
          <a:avLst/>
          <a:gdLst/>
          <a:ahLst/>
          <a:cxnLst/>
          <a:rect l="0" t="0" r="0" b="0"/>
          <a:pathLst>
            <a:path>
              <a:moveTo>
                <a:pt x="725217" y="0"/>
              </a:moveTo>
              <a:lnTo>
                <a:pt x="725217" y="235201"/>
              </a:lnTo>
              <a:lnTo>
                <a:pt x="0" y="235201"/>
              </a:lnTo>
              <a:lnTo>
                <a:pt x="0" y="3451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5B5EE2-25E8-4701-AD7B-C45D132C7B18}">
      <dsp:nvSpPr>
        <dsp:cNvPr id="0" name=""/>
        <dsp:cNvSpPr/>
      </dsp:nvSpPr>
      <dsp:spPr>
        <a:xfrm>
          <a:off x="1846008" y="753733"/>
          <a:ext cx="1087826" cy="345137"/>
        </a:xfrm>
        <a:custGeom>
          <a:avLst/>
          <a:gdLst/>
          <a:ahLst/>
          <a:cxnLst/>
          <a:rect l="0" t="0" r="0" b="0"/>
          <a:pathLst>
            <a:path>
              <a:moveTo>
                <a:pt x="1087826" y="0"/>
              </a:moveTo>
              <a:lnTo>
                <a:pt x="1087826" y="235201"/>
              </a:lnTo>
              <a:lnTo>
                <a:pt x="0" y="235201"/>
              </a:lnTo>
              <a:lnTo>
                <a:pt x="0" y="34513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BEBA22-3D92-4DEB-BA21-966C7BF62388}">
      <dsp:nvSpPr>
        <dsp:cNvPr id="0" name=""/>
        <dsp:cNvSpPr/>
      </dsp:nvSpPr>
      <dsp:spPr>
        <a:xfrm>
          <a:off x="2340475" y="166"/>
          <a:ext cx="1186719" cy="753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6AD59D5-34E4-435F-9F27-06AE8D736B77}">
      <dsp:nvSpPr>
        <dsp:cNvPr id="0" name=""/>
        <dsp:cNvSpPr/>
      </dsp:nvSpPr>
      <dsp:spPr>
        <a:xfrm>
          <a:off x="2472332" y="125431"/>
          <a:ext cx="1186719" cy="753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Find Best Candidate Compounds</a:t>
          </a:r>
        </a:p>
      </dsp:txBody>
      <dsp:txXfrm>
        <a:off x="2494403" y="147502"/>
        <a:ext cx="1142577" cy="709425"/>
      </dsp:txXfrm>
    </dsp:sp>
    <dsp:sp modelId="{3A8C7A81-8E48-409A-9D83-EFB6E0E291A1}">
      <dsp:nvSpPr>
        <dsp:cNvPr id="0" name=""/>
        <dsp:cNvSpPr/>
      </dsp:nvSpPr>
      <dsp:spPr>
        <a:xfrm>
          <a:off x="1252648" y="1098871"/>
          <a:ext cx="1186719" cy="753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B15E587-8B94-4643-9E1C-E42AAD994E4C}">
      <dsp:nvSpPr>
        <dsp:cNvPr id="0" name=""/>
        <dsp:cNvSpPr/>
      </dsp:nvSpPr>
      <dsp:spPr>
        <a:xfrm>
          <a:off x="1384506" y="1224136"/>
          <a:ext cx="1186719" cy="753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Distance Measure</a:t>
          </a:r>
        </a:p>
      </dsp:txBody>
      <dsp:txXfrm>
        <a:off x="1406577" y="1246207"/>
        <a:ext cx="1142577" cy="709425"/>
      </dsp:txXfrm>
    </dsp:sp>
    <dsp:sp modelId="{362B4B95-EDDB-4350-9592-F778524E2433}">
      <dsp:nvSpPr>
        <dsp:cNvPr id="0" name=""/>
        <dsp:cNvSpPr/>
      </dsp:nvSpPr>
      <dsp:spPr>
        <a:xfrm>
          <a:off x="527431" y="2197576"/>
          <a:ext cx="1186719" cy="753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6F70E44-AB8B-4C89-BFE2-3450069B2C97}">
      <dsp:nvSpPr>
        <dsp:cNvPr id="0" name=""/>
        <dsp:cNvSpPr/>
      </dsp:nvSpPr>
      <dsp:spPr>
        <a:xfrm>
          <a:off x="659288" y="2322841"/>
          <a:ext cx="1186719" cy="753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Dimentionality Reduction</a:t>
          </a:r>
        </a:p>
      </dsp:txBody>
      <dsp:txXfrm>
        <a:off x="681359" y="2344912"/>
        <a:ext cx="1142577" cy="709425"/>
      </dsp:txXfrm>
    </dsp:sp>
    <dsp:sp modelId="{13D12EE4-595C-48BC-A1AA-F7F330C0B5E2}">
      <dsp:nvSpPr>
        <dsp:cNvPr id="0" name=""/>
        <dsp:cNvSpPr/>
      </dsp:nvSpPr>
      <dsp:spPr>
        <a:xfrm>
          <a:off x="1977866" y="2197576"/>
          <a:ext cx="1186719" cy="753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E073515-83A2-4D46-AD6C-CC3DE69C8096}">
      <dsp:nvSpPr>
        <dsp:cNvPr id="0" name=""/>
        <dsp:cNvSpPr/>
      </dsp:nvSpPr>
      <dsp:spPr>
        <a:xfrm>
          <a:off x="2109724" y="2322841"/>
          <a:ext cx="1186719" cy="753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Quality Factor</a:t>
          </a:r>
        </a:p>
      </dsp:txBody>
      <dsp:txXfrm>
        <a:off x="2131795" y="2344912"/>
        <a:ext cx="1142577" cy="709425"/>
      </dsp:txXfrm>
    </dsp:sp>
    <dsp:sp modelId="{3C041456-555B-433D-8AAA-80F32DF6AD95}">
      <dsp:nvSpPr>
        <dsp:cNvPr id="0" name=""/>
        <dsp:cNvSpPr/>
      </dsp:nvSpPr>
      <dsp:spPr>
        <a:xfrm>
          <a:off x="3428301" y="1098871"/>
          <a:ext cx="1186719" cy="753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526FEE9-3E12-444D-B352-071F607CF7C3}">
      <dsp:nvSpPr>
        <dsp:cNvPr id="0" name=""/>
        <dsp:cNvSpPr/>
      </dsp:nvSpPr>
      <dsp:spPr>
        <a:xfrm>
          <a:off x="3560159" y="1224136"/>
          <a:ext cx="1186719" cy="753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Feature Selection</a:t>
          </a:r>
        </a:p>
      </dsp:txBody>
      <dsp:txXfrm>
        <a:off x="3582230" y="1246207"/>
        <a:ext cx="1142577" cy="709425"/>
      </dsp:txXfrm>
    </dsp:sp>
    <dsp:sp modelId="{8889C791-1C1D-4F11-B9FA-F8D979422EED}">
      <dsp:nvSpPr>
        <dsp:cNvPr id="0" name=""/>
        <dsp:cNvSpPr/>
      </dsp:nvSpPr>
      <dsp:spPr>
        <a:xfrm>
          <a:off x="3428301" y="2197576"/>
          <a:ext cx="1186719" cy="753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617291F-8A1A-4BAB-B7ED-616C6ADBCF1E}">
      <dsp:nvSpPr>
        <dsp:cNvPr id="0" name=""/>
        <dsp:cNvSpPr/>
      </dsp:nvSpPr>
      <dsp:spPr>
        <a:xfrm>
          <a:off x="3560159" y="2322841"/>
          <a:ext cx="1186719" cy="753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Adaptive Filtering</a:t>
          </a:r>
        </a:p>
      </dsp:txBody>
      <dsp:txXfrm>
        <a:off x="3582230" y="2344912"/>
        <a:ext cx="1142577" cy="709425"/>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9">
  <dgm:title val=""/>
  <dgm:desc val=""/>
  <dgm:catLst>
    <dgm:cat type="3D" pri="11900"/>
  </dgm:catLst>
  <dgm:scene3d>
    <a:camera prst="perspectiveRelaxed">
      <a:rot lat="19149996" lon="20104178" rev="1577324"/>
    </a:camera>
    <a:lightRig rig="soft" dir="t"/>
    <a:backdrop>
      <a:anchor x="0" y="0" z="-210000"/>
      <a:norm dx="0" dy="0" dz="914400"/>
      <a:up dx="0" dy="914400" dz="0"/>
    </a:backdrop>
  </dgm:scene3d>
  <dgm:styleLbl name="node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52250" prstMaterial="matte">
      <a:bevelT w="165100" prst="coolSlant"/>
    </dgm:sp3d>
    <dgm:txPr>
      <a:sp3d extrusionH="28000" prstMaterial="matte"/>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152250" prstMaterial="matte">
      <a:bevelT w="165100" prst="coolSlant"/>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prstMaterial="matte"/>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22735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2D4">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1D1">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prstMaterial="matte"/>
    <dgm:txPr/>
    <dgm:style>
      <a:lnRef idx="0">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a:sp3d extrusionH="28000" prstMaterial="matte"/>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Wik</b:Tag>
    <b:SourceType>InternetSite</b:SourceType>
    <b:Guid>{FA169025-AD25-994E-8418-3F05E36D4AE3}</b:Guid>
    <b:Title>Dug Development</b:Title>
    <b:Author>
      <b:Author>
        <b:NameList>
          <b:Person>
            <b:Last>Wiki</b:Last>
          </b:Person>
        </b:NameList>
      </b:Author>
    </b:Author>
    <b:InternetSiteTitle>https://en.wikipedia.org/wiki/Drug_development#Cost</b:InternetSiteTitle>
    <b:URL>https://en.wikipedia.org/wiki/Drug_development#Cost</b:URL>
    <b:RefOrder>1</b:RefOrder>
  </b:Source>
</b:Sources>
</file>

<file path=customXml/itemProps1.xml><?xml version="1.0" encoding="utf-8"?>
<ds:datastoreItem xmlns:ds="http://schemas.openxmlformats.org/officeDocument/2006/customXml" ds:itemID="{19A8DA22-37CF-4A82-B77E-F4AED992F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39</Pages>
  <Words>11577</Words>
  <Characters>65993</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Abraham Yosipof</dc:creator>
  <cp:keywords/>
  <dc:description/>
  <cp:lastModifiedBy>Shy Alon</cp:lastModifiedBy>
  <cp:revision>6</cp:revision>
  <cp:lastPrinted>2017-03-04T19:24:00Z</cp:lastPrinted>
  <dcterms:created xsi:type="dcterms:W3CDTF">2017-07-16T19:13:00Z</dcterms:created>
  <dcterms:modified xsi:type="dcterms:W3CDTF">2017-07-18T20:13:00Z</dcterms:modified>
</cp:coreProperties>
</file>