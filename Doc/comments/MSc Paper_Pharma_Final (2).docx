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E964" w14:textId="77777777" w:rsidR="00BC1D4C" w:rsidRPr="00DE7DB1" w:rsidRDefault="00BC1D4C" w:rsidP="007A1597">
      <w:bookmarkStart w:id="0" w:name="_Toc443577291"/>
    </w:p>
    <w:p w14:paraId="6627D5D5" w14:textId="77777777" w:rsidR="00B346BB" w:rsidRDefault="00B346BB">
      <w:pPr>
        <w:spacing w:after="640" w:line="334" w:lineRule="auto"/>
        <w:jc w:val="center"/>
      </w:pPr>
      <w:commentRangeStart w:id="1"/>
      <w:r>
        <w:rPr>
          <w:sz w:val="34"/>
        </w:rPr>
        <w:t>AFEKA - T</w:t>
      </w:r>
      <w:r>
        <w:rPr>
          <w:sz w:val="28"/>
        </w:rPr>
        <w:t>EL</w:t>
      </w:r>
      <w:r>
        <w:rPr>
          <w:sz w:val="34"/>
        </w:rPr>
        <w:t>-A</w:t>
      </w:r>
      <w:r>
        <w:rPr>
          <w:sz w:val="28"/>
        </w:rPr>
        <w:t xml:space="preserve">VIV </w:t>
      </w:r>
      <w:r>
        <w:rPr>
          <w:sz w:val="34"/>
        </w:rPr>
        <w:t>A</w:t>
      </w:r>
      <w:r>
        <w:rPr>
          <w:sz w:val="28"/>
        </w:rPr>
        <w:t xml:space="preserve">CADEMIC </w:t>
      </w:r>
      <w:r>
        <w:rPr>
          <w:sz w:val="34"/>
        </w:rPr>
        <w:t>C</w:t>
      </w:r>
      <w:r>
        <w:rPr>
          <w:sz w:val="28"/>
        </w:rPr>
        <w:t xml:space="preserve">OLLEGE OF </w:t>
      </w:r>
      <w:r>
        <w:rPr>
          <w:sz w:val="34"/>
        </w:rPr>
        <w:t>E</w:t>
      </w:r>
      <w:r>
        <w:rPr>
          <w:sz w:val="28"/>
        </w:rPr>
        <w:t>NGINEERING</w:t>
      </w:r>
      <w:commentRangeEnd w:id="1"/>
      <w:r w:rsidR="005348D2">
        <w:rPr>
          <w:rStyle w:val="CommentReference"/>
        </w:rPr>
        <w:commentReference w:id="1"/>
      </w:r>
    </w:p>
    <w:p w14:paraId="214338A7" w14:textId="77777777" w:rsidR="00B346BB" w:rsidRDefault="00B346BB">
      <w:pPr>
        <w:spacing w:after="158" w:line="259" w:lineRule="auto"/>
        <w:jc w:val="center"/>
      </w:pPr>
      <w:r>
        <w:rPr>
          <w:sz w:val="29"/>
        </w:rPr>
        <w:t>M.</w:t>
      </w:r>
      <w:r>
        <w:rPr>
          <w:sz w:val="23"/>
        </w:rPr>
        <w:t xml:space="preserve">SC </w:t>
      </w:r>
      <w:r>
        <w:rPr>
          <w:sz w:val="29"/>
        </w:rPr>
        <w:t>F</w:t>
      </w:r>
      <w:r>
        <w:rPr>
          <w:sz w:val="23"/>
        </w:rPr>
        <w:t xml:space="preserve">INAL </w:t>
      </w:r>
      <w:r>
        <w:rPr>
          <w:sz w:val="29"/>
        </w:rPr>
        <w:t>R</w:t>
      </w:r>
      <w:r>
        <w:rPr>
          <w:sz w:val="23"/>
        </w:rPr>
        <w:t>ESEARCH</w:t>
      </w:r>
    </w:p>
    <w:p w14:paraId="0F163552" w14:textId="79E889FE" w:rsidR="00B346BB" w:rsidRDefault="00B346BB" w:rsidP="007A1597">
      <w:pPr>
        <w:rPr>
          <w:b/>
          <w:bCs/>
          <w:i/>
          <w:iCs/>
          <w:sz w:val="40"/>
          <w:szCs w:val="40"/>
        </w:rPr>
      </w:pPr>
      <w:r>
        <w:rPr>
          <w:noProof/>
        </w:rPr>
        <mc:AlternateContent>
          <mc:Choice Requires="wpg">
            <w:drawing>
              <wp:inline distT="0" distB="0" distL="0" distR="0" wp14:anchorId="1A36A7F3" wp14:editId="3DD5CC93">
                <wp:extent cx="4600766" cy="7595"/>
                <wp:effectExtent l="0" t="0" r="0" b="0"/>
                <wp:docPr id="24" name="Group 24"/>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25" name="Shape 2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C0EE028" id="Group 24"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GWNuehaAgAAzAUAAA4AAAAAAAAAAAAAAAAALgIAAGRycy9lMm9Eb2MueG1sUEsB&#10;Ai0AFAAGAAgAAAAhAETm2vLbAAAAAwEAAA8AAAAAAAAAAAAAAAAAtAQAAGRycy9kb3ducmV2Lnht&#10;bFBLBQYAAAAABAAEAPMAAAC8BQAAAAA=&#10;">
                <v:shape id="Shape 2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anchorlock/>
              </v:group>
            </w:pict>
          </mc:Fallback>
        </mc:AlternateContent>
      </w:r>
      <w:bookmarkStart w:id="2" w:name="_Toc412504468"/>
    </w:p>
    <w:p w14:paraId="361150FD" w14:textId="3D8E1707" w:rsidR="00BC1D4C" w:rsidRDefault="00BC1D4C" w:rsidP="00FB688C">
      <w:pPr>
        <w:jc w:val="center"/>
        <w:rPr>
          <w:b/>
          <w:bCs/>
          <w:i/>
          <w:iCs/>
          <w:sz w:val="40"/>
          <w:szCs w:val="40"/>
          <w:rtl/>
        </w:rPr>
      </w:pPr>
      <w:r>
        <w:rPr>
          <w:b/>
          <w:bCs/>
          <w:i/>
          <w:iCs/>
          <w:sz w:val="40"/>
          <w:szCs w:val="40"/>
        </w:rPr>
        <w:t>M.Sc. of System Engineering</w:t>
      </w:r>
      <w:bookmarkEnd w:id="2"/>
    </w:p>
    <w:p w14:paraId="515CBA93" w14:textId="3C939891" w:rsidR="003D3A2B" w:rsidRDefault="00B346BB" w:rsidP="00FB69D7">
      <w:pPr>
        <w:jc w:val="center"/>
        <w:rPr>
          <w:rFonts w:ascii="Georgia" w:eastAsiaTheme="majorEastAsia" w:hAnsi="Georgia"/>
          <w:b/>
          <w:bCs/>
          <w:color w:val="000000"/>
          <w:sz w:val="43"/>
          <w:szCs w:val="43"/>
        </w:rPr>
      </w:pPr>
      <w:r>
        <w:rPr>
          <w:rFonts w:ascii="Georgia" w:eastAsiaTheme="majorEastAsia" w:hAnsi="Georgia"/>
          <w:b/>
          <w:bCs/>
          <w:color w:val="000000"/>
          <w:sz w:val="43"/>
          <w:szCs w:val="43"/>
        </w:rPr>
        <w:t xml:space="preserve">Using Machine Learning </w:t>
      </w:r>
      <w:r w:rsidR="00A55DF3">
        <w:rPr>
          <w:rFonts w:ascii="Georgia" w:eastAsiaTheme="majorEastAsia" w:hAnsi="Georgia"/>
          <w:b/>
          <w:bCs/>
          <w:color w:val="000000"/>
          <w:sz w:val="43"/>
          <w:szCs w:val="43"/>
        </w:rPr>
        <w:t>Optimizing Pharma Research</w:t>
      </w:r>
      <w:r>
        <w:rPr>
          <w:rFonts w:ascii="Georgia" w:eastAsiaTheme="majorEastAsia" w:hAnsi="Georgia"/>
          <w:b/>
          <w:bCs/>
          <w:color w:val="000000"/>
          <w:sz w:val="43"/>
          <w:szCs w:val="43"/>
        </w:rPr>
        <w:t xml:space="preserve"> Discovery Phase</w:t>
      </w:r>
    </w:p>
    <w:p w14:paraId="78496DA2" w14:textId="7E7C0FD0" w:rsidR="00B346BB" w:rsidRDefault="00B346BB" w:rsidP="00B346BB">
      <w:pPr>
        <w:spacing w:after="977" w:line="259" w:lineRule="auto"/>
        <w:ind w:left="-146" w:right="-146"/>
      </w:pPr>
      <w:r>
        <w:rPr>
          <w:noProof/>
        </w:rPr>
        <mc:AlternateContent>
          <mc:Choice Requires="wpg">
            <w:drawing>
              <wp:inline distT="0" distB="0" distL="0" distR="0" wp14:anchorId="4C5C2701" wp14:editId="06512656">
                <wp:extent cx="4600766" cy="7595"/>
                <wp:effectExtent l="0" t="0" r="0" b="0"/>
                <wp:docPr id="31" name="Group 31"/>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39" name="Shape 27"/>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FFE6A0D" id="Group 31"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qfWgIAAMwFAAAOAAAAZHJzL2Uyb0RvYy54bWykVEuP2jAQvlfqf7B8Lwm0C92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LIcup9aAgAAzAUAAA4AAAAAAAAAAAAAAAAALgIAAGRycy9lMm9Eb2MueG1sUEsB&#10;Ai0AFAAGAAgAAAAhAETm2vLbAAAAAwEAAA8AAAAAAAAAAAAAAAAAtAQAAGRycy9kb3ducmV2Lnht&#10;bFBLBQYAAAAABAAEAPMAAAC8BQAAAAA=&#10;">
                <v:shape id="Shape 27"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" path="m,l4600766,e" filled="f" strokeweight=".21097mm">
                  <v:stroke miterlimit="83231f" joinstyle="miter"/>
                  <v:path arrowok="t" textboxrect="0,0,4600766,0"/>
                </v:shape>
                <w10:anchorlock/>
              </v:group>
            </w:pict>
          </mc:Fallback>
        </mc:AlternateContent>
      </w:r>
    </w:p>
    <w:tbl>
      <w:tblPr>
        <w:tblStyle w:val="TableGrid"/>
        <w:tblW w:w="0" w:type="auto"/>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346BB" w14:paraId="40699C59" w14:textId="77777777" w:rsidTr="007A1597">
        <w:trPr>
          <w:trHeight w:val="1161"/>
        </w:trPr>
        <w:tc>
          <w:tcPr>
            <w:tcW w:w="4148" w:type="dxa"/>
          </w:tcPr>
          <w:p w14:paraId="2CAAF8B5" w14:textId="362101D2" w:rsidR="00B346BB" w:rsidRPr="007A1597" w:rsidRDefault="007F4197" w:rsidP="007A1597">
            <w:pPr>
              <w:rPr>
                <w:i/>
                <w:iCs/>
                <w:sz w:val="28"/>
                <w:szCs w:val="28"/>
              </w:rPr>
            </w:pPr>
            <w:r w:rsidRPr="007A1597">
              <w:rPr>
                <w:i/>
                <w:iCs/>
                <w:sz w:val="28"/>
                <w:szCs w:val="28"/>
              </w:rPr>
              <w:t>Author:</w:t>
            </w:r>
          </w:p>
          <w:p w14:paraId="68481549" w14:textId="26A1BC1C" w:rsidR="007F4197" w:rsidRPr="007A1597" w:rsidRDefault="007F4197" w:rsidP="007A1597">
            <w:pPr>
              <w:rPr>
                <w:sz w:val="28"/>
                <w:szCs w:val="28"/>
              </w:rPr>
            </w:pPr>
            <w:r w:rsidRPr="007A1597">
              <w:rPr>
                <w:sz w:val="28"/>
                <w:szCs w:val="28"/>
              </w:rPr>
              <w:t>Shy Alon</w:t>
            </w:r>
          </w:p>
        </w:tc>
        <w:tc>
          <w:tcPr>
            <w:tcW w:w="4148" w:type="dxa"/>
          </w:tcPr>
          <w:p w14:paraId="79D13E71" w14:textId="77777777" w:rsidR="00B346BB" w:rsidRPr="007A1597" w:rsidRDefault="007F4197" w:rsidP="007A1597">
            <w:pPr>
              <w:jc w:val="right"/>
              <w:rPr>
                <w:i/>
                <w:iCs/>
                <w:sz w:val="28"/>
                <w:szCs w:val="28"/>
              </w:rPr>
            </w:pPr>
            <w:r w:rsidRPr="007A1597">
              <w:rPr>
                <w:i/>
                <w:iCs/>
                <w:sz w:val="28"/>
                <w:szCs w:val="28"/>
              </w:rPr>
              <w:t>Supervisor:</w:t>
            </w:r>
          </w:p>
          <w:p w14:paraId="30657C98" w14:textId="3104F2E3" w:rsidR="007F4197" w:rsidRPr="007A1597" w:rsidRDefault="007F4197" w:rsidP="007A1597">
            <w:pPr>
              <w:jc w:val="right"/>
              <w:rPr>
                <w:sz w:val="28"/>
                <w:szCs w:val="28"/>
              </w:rPr>
            </w:pPr>
            <w:r w:rsidRPr="007A1597">
              <w:rPr>
                <w:rFonts w:ascii="Times New Roman" w:eastAsia="Calibri" w:hAnsi="Times New Roman"/>
                <w:sz w:val="28"/>
                <w:szCs w:val="28"/>
              </w:rPr>
              <w:t>Dr. Abraham Yosipof</w:t>
            </w:r>
          </w:p>
        </w:tc>
      </w:tr>
    </w:tbl>
    <w:p w14:paraId="64A57CE2" w14:textId="022E3596"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Submitted in Partial Fulfillment of the Requirements for the Degree of</w:t>
      </w:r>
      <w:r w:rsidRPr="007A1597">
        <w:rPr>
          <w:sz w:val="28"/>
          <w:szCs w:val="28"/>
        </w:rPr>
        <w:t xml:space="preserve"> Master of </w:t>
      </w:r>
      <w:r w:rsidRPr="007A1597">
        <w:rPr>
          <w:rFonts w:asciiTheme="majorBidi" w:hAnsiTheme="majorBidi" w:cstheme="majorBidi"/>
          <w:sz w:val="28"/>
          <w:szCs w:val="28"/>
        </w:rPr>
        <w:t>Science (M.Sc.)</w:t>
      </w:r>
    </w:p>
    <w:p w14:paraId="3BB4D1E1"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in the</w:t>
      </w:r>
    </w:p>
    <w:p w14:paraId="22E46E2C"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Department of Systems Engineering</w:t>
      </w:r>
    </w:p>
    <w:p w14:paraId="7877A7C1" w14:textId="542557B0" w:rsidR="00B346BB" w:rsidRPr="007A1597" w:rsidRDefault="007F4197" w:rsidP="007A1597">
      <w:pPr>
        <w:spacing w:after="0" w:line="240" w:lineRule="auto"/>
        <w:jc w:val="center"/>
        <w:rPr>
          <w:rFonts w:asciiTheme="majorBidi" w:hAnsiTheme="majorBidi" w:cstheme="majorBidi"/>
        </w:rPr>
      </w:pPr>
      <w:r>
        <w:t>July</w:t>
      </w:r>
      <w:r w:rsidRPr="007A1597">
        <w:rPr>
          <w:rFonts w:asciiTheme="majorBidi" w:hAnsiTheme="majorBidi" w:cstheme="majorBidi"/>
        </w:rPr>
        <w:t xml:space="preserve"> </w:t>
      </w:r>
      <w:r>
        <w:t>2</w:t>
      </w:r>
      <w:r w:rsidR="00F3386E">
        <w:t>9</w:t>
      </w:r>
      <w:r w:rsidRPr="007A1597">
        <w:rPr>
          <w:rFonts w:asciiTheme="majorBidi" w:hAnsiTheme="majorBidi" w:cstheme="majorBidi"/>
        </w:rPr>
        <w:t>, 2017</w:t>
      </w:r>
    </w:p>
    <w:p w14:paraId="38EE1B81" w14:textId="77777777" w:rsidR="007F4197" w:rsidRDefault="007F4197">
      <w:pPr>
        <w:spacing w:line="276" w:lineRule="auto"/>
        <w:rPr>
          <w:b/>
          <w:bCs/>
          <w:i/>
          <w:iCs/>
          <w:sz w:val="40"/>
          <w:szCs w:val="40"/>
        </w:rPr>
      </w:pPr>
      <w:r>
        <w:rPr>
          <w:b/>
          <w:bCs/>
          <w:i/>
          <w:iCs/>
          <w:sz w:val="40"/>
          <w:szCs w:val="40"/>
        </w:rPr>
        <w:br w:type="page"/>
      </w:r>
    </w:p>
    <w:p w14:paraId="333E0DF0" w14:textId="77777777" w:rsidR="007F4197" w:rsidRDefault="007F4197">
      <w:pPr>
        <w:spacing w:line="276" w:lineRule="auto"/>
        <w:rPr>
          <w:b/>
          <w:bCs/>
          <w:i/>
          <w:iCs/>
          <w:sz w:val="40"/>
          <w:szCs w:val="40"/>
        </w:rPr>
      </w:pPr>
      <w:r>
        <w:rPr>
          <w:b/>
          <w:bCs/>
          <w:i/>
          <w:iCs/>
          <w:sz w:val="40"/>
          <w:szCs w:val="40"/>
        </w:rPr>
        <w:lastRenderedPageBreak/>
        <w:br w:type="page"/>
      </w:r>
    </w:p>
    <w:p w14:paraId="0FA77F6F" w14:textId="77777777" w:rsidR="007F4197" w:rsidRDefault="007F4197" w:rsidP="007A1597">
      <w:pPr>
        <w:pStyle w:val="Heading1"/>
      </w:pPr>
      <w:bookmarkStart w:id="3" w:name="_Toc488420171"/>
      <w:bookmarkStart w:id="4" w:name="_Toc493047673"/>
      <w:r>
        <w:lastRenderedPageBreak/>
        <w:t>Declaration of Authorship</w:t>
      </w:r>
      <w:bookmarkEnd w:id="3"/>
      <w:bookmarkEnd w:id="4"/>
    </w:p>
    <w:p w14:paraId="11808E30" w14:textId="0E3CF663" w:rsidR="007F4197" w:rsidRDefault="007F4197" w:rsidP="007A1597">
      <w:r>
        <w:t>I, Shy Alon, declare that this research project titled, “</w:t>
      </w:r>
      <w:r w:rsidRPr="007F4197">
        <w:t>Using Machine Learning Optimizing Pharma Research Discovery Phase</w:t>
      </w:r>
      <w:r>
        <w:t>” and the work presented in it are my own. I confirm that:</w:t>
      </w:r>
    </w:p>
    <w:p w14:paraId="7F9C8271" w14:textId="4EB802C6" w:rsidR="007F4197" w:rsidRDefault="007F4197" w:rsidP="007A1597">
      <w:pPr>
        <w:pStyle w:val="ListParagraph"/>
        <w:numPr>
          <w:ilvl w:val="0"/>
          <w:numId w:val="46"/>
        </w:numPr>
      </w:pPr>
      <w:r>
        <w:t>This work was done wholly or mainly while in candidature for a M.Sc. degree at this college.</w:t>
      </w:r>
    </w:p>
    <w:p w14:paraId="05D42C83" w14:textId="1C066736" w:rsidR="007F4197" w:rsidRDefault="007F4197" w:rsidP="007A1597">
      <w:pPr>
        <w:pStyle w:val="ListParagraph"/>
        <w:numPr>
          <w:ilvl w:val="0"/>
          <w:numId w:val="46"/>
        </w:numPr>
      </w:pPr>
      <w:r>
        <w:t>Where any part of this research project has previously been submitted for a degree or any other qualification at this college or any other institution, this has been clearly stated.</w:t>
      </w:r>
    </w:p>
    <w:p w14:paraId="4CB89F48" w14:textId="31DAB1A6" w:rsidR="007F4197" w:rsidRDefault="007F4197" w:rsidP="007A1597">
      <w:pPr>
        <w:pStyle w:val="ListParagraph"/>
        <w:numPr>
          <w:ilvl w:val="0"/>
          <w:numId w:val="46"/>
        </w:numPr>
      </w:pPr>
      <w:r>
        <w:t>Where I have consulted the published work of</w:t>
      </w:r>
      <w:r w:rsidR="001F4519">
        <w:t xml:space="preserve"> others, this is always clearly </w:t>
      </w:r>
      <w:r>
        <w:t>attributed.</w:t>
      </w:r>
    </w:p>
    <w:p w14:paraId="110B6847" w14:textId="21DF87EB" w:rsidR="007F4197" w:rsidRDefault="007F4197" w:rsidP="007A1597">
      <w:pPr>
        <w:pStyle w:val="ListParagraph"/>
        <w:numPr>
          <w:ilvl w:val="0"/>
          <w:numId w:val="46"/>
        </w:numPr>
      </w:pPr>
      <w:r>
        <w:t>Where I have quoted from the work of others, t</w:t>
      </w:r>
      <w:r w:rsidR="001F4519">
        <w:t xml:space="preserve">he source is always given. </w:t>
      </w:r>
      <w:proofErr w:type="gramStart"/>
      <w:r w:rsidR="001F4519">
        <w:t xml:space="preserve">With </w:t>
      </w:r>
      <w:r>
        <w:t>the exception of</w:t>
      </w:r>
      <w:proofErr w:type="gramEnd"/>
      <w:r>
        <w:t xml:space="preserve"> such quotations, this research project is entirely my own work.</w:t>
      </w:r>
      <w:r w:rsidR="001F4519">
        <w:t xml:space="preserve"> </w:t>
      </w:r>
      <w:r>
        <w:t>I have acknowledged all main sources of help.</w:t>
      </w:r>
    </w:p>
    <w:p w14:paraId="773A5906" w14:textId="203C1F66" w:rsidR="007F4197" w:rsidRDefault="007F4197" w:rsidP="007A1597">
      <w:pPr>
        <w:pStyle w:val="ListParagraph"/>
        <w:numPr>
          <w:ilvl w:val="0"/>
          <w:numId w:val="46"/>
        </w:numPr>
      </w:pPr>
      <w:r>
        <w:t>Where the research project is based on work done</w:t>
      </w:r>
      <w:r w:rsidR="001F4519">
        <w:t xml:space="preserve"> by myself jointly with others, </w:t>
      </w:r>
      <w:r>
        <w:t>I have made clear exactly what was done by others and what I have contributed</w:t>
      </w:r>
      <w:r w:rsidR="001F4519">
        <w:t xml:space="preserve"> </w:t>
      </w:r>
      <w:r>
        <w:t>myself.</w:t>
      </w:r>
    </w:p>
    <w:p w14:paraId="147623EF" w14:textId="204AE1D7" w:rsidR="007F4197" w:rsidRDefault="007F4197" w:rsidP="007A1597">
      <w:r>
        <w:t>Signed:</w:t>
      </w:r>
      <w:r w:rsidR="001F4519">
        <w:t xml:space="preserve"> </w:t>
      </w:r>
      <w:r w:rsidR="001F4519">
        <w:tab/>
        <w:t>___________________________________</w:t>
      </w:r>
    </w:p>
    <w:p w14:paraId="3A01C4EA" w14:textId="41BF9019" w:rsidR="003F21D2" w:rsidRDefault="007F4197" w:rsidP="007A1597">
      <w:pPr>
        <w:spacing w:line="360" w:lineRule="auto"/>
      </w:pPr>
      <w:r>
        <w:t>Date:</w:t>
      </w:r>
      <w:r w:rsidR="00AB2C3B">
        <w:tab/>
      </w:r>
      <w:r w:rsidR="001F4519">
        <w:t>___________________________________</w:t>
      </w:r>
    </w:p>
    <w:p w14:paraId="4121C8AE" w14:textId="77777777" w:rsidR="003F21D2" w:rsidRDefault="003F21D2">
      <w:pPr>
        <w:spacing w:line="276" w:lineRule="auto"/>
      </w:pPr>
      <w:r>
        <w:br w:type="page"/>
      </w:r>
    </w:p>
    <w:p w14:paraId="76961313" w14:textId="77777777" w:rsidR="003F21D2" w:rsidRDefault="003F21D2">
      <w:pPr>
        <w:spacing w:line="276" w:lineRule="auto"/>
        <w:rPr>
          <w:b/>
          <w:bCs/>
          <w:i/>
          <w:iCs/>
          <w:sz w:val="40"/>
          <w:szCs w:val="40"/>
        </w:rPr>
      </w:pPr>
      <w:r>
        <w:rPr>
          <w:b/>
          <w:bCs/>
          <w:i/>
          <w:iCs/>
          <w:sz w:val="40"/>
          <w:szCs w:val="40"/>
        </w:rPr>
        <w:lastRenderedPageBreak/>
        <w:br w:type="page"/>
      </w:r>
    </w:p>
    <w:p w14:paraId="4771175B" w14:textId="747FF102" w:rsidR="003F21D2" w:rsidRPr="007A1597" w:rsidRDefault="003F21D2" w:rsidP="007A1597">
      <w:pPr>
        <w:spacing w:line="360" w:lineRule="auto"/>
        <w:rPr>
          <w:i/>
          <w:iCs/>
          <w:sz w:val="28"/>
          <w:szCs w:val="28"/>
        </w:rPr>
      </w:pPr>
      <w:r w:rsidRPr="007A1597">
        <w:rPr>
          <w:i/>
          <w:iCs/>
          <w:sz w:val="28"/>
          <w:szCs w:val="28"/>
        </w:rPr>
        <w:lastRenderedPageBreak/>
        <w:t xml:space="preserve">“Fortune Favors the prepared mind.” </w:t>
      </w:r>
    </w:p>
    <w:p w14:paraId="55AA6A4A" w14:textId="77777777" w:rsidR="003F21D2" w:rsidRDefault="003F21D2" w:rsidP="003F21D2">
      <w:pPr>
        <w:jc w:val="right"/>
      </w:pPr>
      <w:r w:rsidRPr="007A1597">
        <w:rPr>
          <w:sz w:val="28"/>
          <w:szCs w:val="28"/>
        </w:rPr>
        <w:t>Louis Pasteur</w:t>
      </w:r>
      <w:r w:rsidRPr="003F21D2">
        <w:br/>
      </w:r>
    </w:p>
    <w:p w14:paraId="2BF9B8D1" w14:textId="77777777" w:rsidR="003F21D2" w:rsidRDefault="003F21D2">
      <w:pPr>
        <w:spacing w:line="276" w:lineRule="auto"/>
      </w:pPr>
      <w:r>
        <w:br w:type="page"/>
      </w:r>
    </w:p>
    <w:p w14:paraId="09E38C0F" w14:textId="77777777" w:rsidR="003F21D2" w:rsidRDefault="003F21D2">
      <w:pPr>
        <w:spacing w:line="276" w:lineRule="auto"/>
      </w:pPr>
      <w:r>
        <w:lastRenderedPageBreak/>
        <w:br w:type="page"/>
      </w:r>
    </w:p>
    <w:p w14:paraId="482F6F44" w14:textId="77777777" w:rsidR="003F21D2" w:rsidRPr="007A1597" w:rsidRDefault="003F21D2" w:rsidP="007A1597">
      <w:pPr>
        <w:jc w:val="center"/>
        <w:rPr>
          <w:sz w:val="28"/>
          <w:szCs w:val="28"/>
        </w:rPr>
      </w:pPr>
      <w:r w:rsidRPr="007A1597">
        <w:rPr>
          <w:sz w:val="28"/>
          <w:szCs w:val="28"/>
        </w:rPr>
        <w:lastRenderedPageBreak/>
        <w:t>AFEKA - Tel-Aviv Academic College of Engineering</w:t>
      </w:r>
    </w:p>
    <w:p w14:paraId="5ECC50F4" w14:textId="77777777" w:rsidR="003F21D2" w:rsidRDefault="003F21D2" w:rsidP="007A1597">
      <w:pPr>
        <w:pStyle w:val="Heading1"/>
        <w:jc w:val="center"/>
      </w:pPr>
      <w:bookmarkStart w:id="5" w:name="_Toc488420172"/>
      <w:bookmarkStart w:id="6" w:name="_Toc493047674"/>
      <w:r>
        <w:t>Abstract</w:t>
      </w:r>
      <w:bookmarkEnd w:id="5"/>
      <w:bookmarkEnd w:id="6"/>
    </w:p>
    <w:p w14:paraId="5F4A84E5" w14:textId="77777777" w:rsidR="003F21D2" w:rsidRDefault="003F21D2" w:rsidP="007A1597">
      <w:pPr>
        <w:jc w:val="center"/>
      </w:pPr>
      <w:r>
        <w:t>Department of Systems Engineering</w:t>
      </w:r>
    </w:p>
    <w:p w14:paraId="48D92061" w14:textId="77777777" w:rsidR="003F21D2" w:rsidRDefault="003F21D2" w:rsidP="007A1597">
      <w:pPr>
        <w:jc w:val="center"/>
      </w:pPr>
      <w:r>
        <w:t>Master of Science</w:t>
      </w:r>
    </w:p>
    <w:p w14:paraId="1757C6B3" w14:textId="77777777" w:rsidR="001C0A2A" w:rsidRDefault="001C0A2A" w:rsidP="007A1597">
      <w:pPr>
        <w:spacing w:line="240" w:lineRule="auto"/>
        <w:jc w:val="center"/>
        <w:rPr>
          <w:rFonts w:ascii="URWPalladioL-Bold" w:hAnsi="URWPalladioL-Bold" w:cs="URWPalladioL-Bold"/>
          <w:b/>
          <w:bCs/>
        </w:rPr>
      </w:pPr>
      <w:r w:rsidRPr="001C0A2A">
        <w:rPr>
          <w:rFonts w:ascii="URWPalladioL-Bold" w:hAnsi="URWPalladioL-Bold" w:cs="URWPalladioL-Bold"/>
          <w:b/>
          <w:bCs/>
        </w:rPr>
        <w:t>Using Machine Learning Optimizing Pharma Research Discovery Phase</w:t>
      </w:r>
    </w:p>
    <w:p w14:paraId="7433FE10" w14:textId="77777777" w:rsidR="001C0A2A" w:rsidRDefault="003F21D2" w:rsidP="007A1597">
      <w:pPr>
        <w:spacing w:line="240" w:lineRule="auto"/>
        <w:jc w:val="center"/>
      </w:pPr>
      <w:r>
        <w:t xml:space="preserve">by </w:t>
      </w:r>
      <w:r w:rsidR="001C0A2A">
        <w:t>Shy Alon</w:t>
      </w:r>
    </w:p>
    <w:p w14:paraId="36F8870A" w14:textId="77777777" w:rsidR="001C0A2A" w:rsidRDefault="001C0A2A" w:rsidP="007A1597">
      <w:pPr>
        <w:spacing w:line="240" w:lineRule="auto"/>
        <w:jc w:val="center"/>
      </w:pPr>
    </w:p>
    <w:p w14:paraId="0BA86DF0" w14:textId="3FBC549A" w:rsidR="001C0A2A" w:rsidRDefault="001C0A2A">
      <w:r>
        <w:t xml:space="preserve">The process for researching and developing new medicines keeps growing in difficulty and length and the average cost to research and develop each successful drug is estimated by the pharmaceutical companies to be $2.6 billion. This number incorporates the cost (incurred by academic and governmental agencies) of failures of the thousands and sometimes millions of compounds that may be screened and assessed early in the R&amp;D process, only a few of which will ultimately receive approval. </w:t>
      </w:r>
    </w:p>
    <w:p w14:paraId="5454A0F1" w14:textId="708D7981" w:rsidR="001C0A2A" w:rsidRDefault="001C0A2A" w:rsidP="007A1597">
      <w:r>
        <w:t xml:space="preserve">The pre-clinical phase </w:t>
      </w:r>
      <w:proofErr w:type="gramStart"/>
      <w:r>
        <w:t>is considered to be</w:t>
      </w:r>
      <w:proofErr w:type="gramEnd"/>
      <w:r>
        <w:t xml:space="preserve"> so risky and unprofitable that the pharmaceutical industry has abandoned it completely to NGOs and academic institutions which pursue the discovery of new drugs for motives other than profit.</w:t>
      </w:r>
    </w:p>
    <w:p w14:paraId="7690ED9F" w14:textId="690191A2" w:rsidR="003D3A2B" w:rsidRPr="007A1597" w:rsidRDefault="001C0A2A" w:rsidP="007A1597">
      <w:pPr>
        <w:spacing w:line="240" w:lineRule="auto"/>
      </w:pPr>
      <w:r>
        <w:t>This paper presents the development of a pharmaceutical research decision support system for winnowing thousands of candidate molecular compounds. This work presents the problem analysis, the method definition and the development of an innovative clustering algorithm focused on grouping molecular compounds with similar underlying nature. The results are validated using multiple drug analysis datasets and other datasets with similar characteristics.</w:t>
      </w:r>
      <w:r w:rsidR="003D3A2B" w:rsidRPr="007A1597">
        <w:br w:type="page"/>
      </w:r>
    </w:p>
    <w:sdt>
      <w:sdtPr>
        <w:rPr>
          <w:rFonts w:asciiTheme="minorHAnsi" w:eastAsiaTheme="minorEastAsia" w:hAnsiTheme="minorHAnsi" w:cstheme="minorBidi"/>
          <w:b w:val="0"/>
          <w:bCs w:val="0"/>
          <w:caps w:val="0"/>
          <w:spacing w:val="0"/>
          <w:sz w:val="22"/>
          <w:szCs w:val="22"/>
        </w:rPr>
        <w:id w:val="-274329544"/>
        <w:docPartObj>
          <w:docPartGallery w:val="Table of Contents"/>
          <w:docPartUnique/>
        </w:docPartObj>
      </w:sdtPr>
      <w:sdtEndPr>
        <w:rPr>
          <w:noProof/>
        </w:rPr>
      </w:sdtEndPr>
      <w:sdtContent>
        <w:p w14:paraId="6A3CFBE2" w14:textId="2004EBB7" w:rsidR="00647193" w:rsidRDefault="00647193" w:rsidP="00F02F2A">
          <w:pPr>
            <w:pStyle w:val="TOCHeading"/>
            <w:rPr>
              <w:rtl/>
            </w:rPr>
          </w:pPr>
          <w:r>
            <w:t>Contents</w:t>
          </w:r>
        </w:p>
        <w:p w14:paraId="41F349C0" w14:textId="16D8C905" w:rsidR="00F02F2A" w:rsidRDefault="00647193" w:rsidP="00F02F2A">
          <w:pPr>
            <w:pStyle w:val="TOC1"/>
            <w:rPr>
              <w:rFonts w:asciiTheme="minorHAnsi" w:hAnsiTheme="minorHAnsi" w:cstheme="minorBidi"/>
              <w:b w:val="0"/>
              <w:bCs w:val="0"/>
              <w:caps w:val="0"/>
              <w:noProof/>
              <w:sz w:val="22"/>
              <w:szCs w:val="22"/>
              <w:rtl/>
            </w:rPr>
          </w:pPr>
          <w:r>
            <w:fldChar w:fldCharType="begin"/>
          </w:r>
          <w:r>
            <w:instrText xml:space="preserve"> TOC \o "1-3" \h \z \u </w:instrText>
          </w:r>
          <w:r>
            <w:fldChar w:fldCharType="separate"/>
          </w:r>
          <w:hyperlink w:anchor="_Toc493047673" w:history="1">
            <w:r w:rsidR="00F02F2A" w:rsidRPr="00DC0698">
              <w:rPr>
                <w:rStyle w:val="Hyperlink"/>
                <w:noProof/>
              </w:rPr>
              <w:t>Declaration of Authorship</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Pr>
              <w:t>iii</w:t>
            </w:r>
            <w:r w:rsidR="00F02F2A">
              <w:rPr>
                <w:noProof/>
                <w:webHidden/>
                <w:rtl/>
              </w:rPr>
              <w:fldChar w:fldCharType="end"/>
            </w:r>
          </w:hyperlink>
        </w:p>
        <w:p w14:paraId="2D613287" w14:textId="1EAD6766" w:rsidR="00F02F2A" w:rsidRDefault="006939C8" w:rsidP="00F02F2A">
          <w:pPr>
            <w:pStyle w:val="TOC1"/>
            <w:rPr>
              <w:rFonts w:asciiTheme="minorHAnsi" w:hAnsiTheme="minorHAnsi" w:cstheme="minorBidi"/>
              <w:b w:val="0"/>
              <w:bCs w:val="0"/>
              <w:caps w:val="0"/>
              <w:noProof/>
              <w:sz w:val="22"/>
              <w:szCs w:val="22"/>
              <w:rtl/>
            </w:rPr>
          </w:pPr>
          <w:hyperlink w:anchor="_Toc493047674" w:history="1">
            <w:r w:rsidR="00F02F2A" w:rsidRPr="00DC0698">
              <w:rPr>
                <w:rStyle w:val="Hyperlink"/>
                <w:noProof/>
              </w:rPr>
              <w:t>Abstract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Pr>
              <w:t>vii</w:t>
            </w:r>
            <w:r w:rsidR="00F02F2A">
              <w:rPr>
                <w:noProof/>
                <w:webHidden/>
                <w:rtl/>
              </w:rPr>
              <w:fldChar w:fldCharType="end"/>
            </w:r>
          </w:hyperlink>
        </w:p>
        <w:p w14:paraId="04DC2E7A" w14:textId="17B783FE" w:rsidR="00F02F2A" w:rsidRDefault="006939C8" w:rsidP="00F02F2A">
          <w:pPr>
            <w:pStyle w:val="TOC1"/>
            <w:tabs>
              <w:tab w:val="left" w:pos="1540"/>
            </w:tabs>
            <w:rPr>
              <w:rFonts w:asciiTheme="minorHAnsi" w:hAnsiTheme="minorHAnsi" w:cstheme="minorBidi"/>
              <w:b w:val="0"/>
              <w:bCs w:val="0"/>
              <w:caps w:val="0"/>
              <w:noProof/>
              <w:sz w:val="22"/>
              <w:szCs w:val="22"/>
              <w:rtl/>
            </w:rPr>
          </w:pPr>
          <w:hyperlink w:anchor="_Toc493047675" w:history="1">
            <w:r w:rsidR="00F02F2A" w:rsidRPr="00DC0698">
              <w:rPr>
                <w:rStyle w:val="Hyperlink"/>
                <w:noProof/>
              </w:rPr>
              <w:t>1.</w:t>
            </w:r>
            <w:r w:rsidR="00F02F2A">
              <w:rPr>
                <w:rFonts w:asciiTheme="minorHAnsi" w:hAnsiTheme="minorHAnsi" w:cstheme="minorBidi"/>
                <w:b w:val="0"/>
                <w:bCs w:val="0"/>
                <w:caps w:val="0"/>
                <w:noProof/>
                <w:sz w:val="22"/>
                <w:szCs w:val="22"/>
              </w:rPr>
              <w:t xml:space="preserve"> </w:t>
            </w:r>
            <w:r w:rsidR="00F02F2A" w:rsidRPr="00DC0698">
              <w:rPr>
                <w:rStyle w:val="Hyperlink"/>
                <w:noProof/>
              </w:rPr>
              <w:t>Introduction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w:t>
            </w:r>
            <w:r w:rsidR="00F02F2A">
              <w:rPr>
                <w:noProof/>
                <w:webHidden/>
                <w:rtl/>
              </w:rPr>
              <w:fldChar w:fldCharType="end"/>
            </w:r>
          </w:hyperlink>
        </w:p>
        <w:p w14:paraId="0DEFB219" w14:textId="7494ED88" w:rsidR="00F02F2A" w:rsidRDefault="006939C8" w:rsidP="00F02F2A">
          <w:pPr>
            <w:pStyle w:val="TOC2"/>
            <w:tabs>
              <w:tab w:val="left" w:pos="1100"/>
              <w:tab w:val="right" w:pos="8296"/>
            </w:tabs>
            <w:bidi w:val="0"/>
            <w:rPr>
              <w:rFonts w:cstheme="minorBidi"/>
              <w:b w:val="0"/>
              <w:bCs w:val="0"/>
              <w:noProof/>
              <w:sz w:val="22"/>
              <w:szCs w:val="22"/>
              <w:rtl/>
            </w:rPr>
          </w:pPr>
          <w:hyperlink w:anchor="_Toc493047676" w:history="1">
            <w:r w:rsidR="00F02F2A" w:rsidRPr="00DC0698">
              <w:rPr>
                <w:rStyle w:val="Hyperlink"/>
                <w:noProof/>
              </w:rPr>
              <w:t>1.1.</w:t>
            </w:r>
            <w:r w:rsidR="00F02F2A">
              <w:rPr>
                <w:rFonts w:cstheme="minorBidi"/>
                <w:b w:val="0"/>
                <w:bCs w:val="0"/>
                <w:noProof/>
                <w:sz w:val="22"/>
                <w:szCs w:val="22"/>
              </w:rPr>
              <w:t xml:space="preserve"> </w:t>
            </w:r>
            <w:r w:rsidR="00F02F2A" w:rsidRPr="00DC0698">
              <w:rPr>
                <w:rStyle w:val="Hyperlink"/>
                <w:noProof/>
              </w:rPr>
              <w:t>Motivation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w:t>
            </w:r>
            <w:r w:rsidR="00F02F2A">
              <w:rPr>
                <w:noProof/>
                <w:webHidden/>
                <w:rtl/>
              </w:rPr>
              <w:fldChar w:fldCharType="end"/>
            </w:r>
          </w:hyperlink>
        </w:p>
        <w:p w14:paraId="3F903044" w14:textId="6A67862C" w:rsidR="00F02F2A" w:rsidRDefault="006939C8" w:rsidP="00F02F2A">
          <w:pPr>
            <w:pStyle w:val="TOC2"/>
            <w:tabs>
              <w:tab w:val="left" w:pos="1568"/>
              <w:tab w:val="right" w:pos="8296"/>
            </w:tabs>
            <w:bidi w:val="0"/>
            <w:rPr>
              <w:rFonts w:cstheme="minorBidi"/>
              <w:b w:val="0"/>
              <w:bCs w:val="0"/>
              <w:noProof/>
              <w:sz w:val="22"/>
              <w:szCs w:val="22"/>
              <w:rtl/>
            </w:rPr>
          </w:pPr>
          <w:hyperlink w:anchor="_Toc493047677" w:history="1">
            <w:r w:rsidR="00F02F2A" w:rsidRPr="00DC0698">
              <w:rPr>
                <w:rStyle w:val="Hyperlink"/>
                <w:noProof/>
              </w:rPr>
              <w:t>1.2.</w:t>
            </w:r>
            <w:r w:rsidR="00F02F2A">
              <w:rPr>
                <w:rFonts w:cstheme="minorBidi"/>
                <w:b w:val="0"/>
                <w:bCs w:val="0"/>
                <w:noProof/>
                <w:sz w:val="22"/>
                <w:szCs w:val="22"/>
              </w:rPr>
              <w:t xml:space="preserve"> </w:t>
            </w:r>
            <w:r w:rsidR="00F02F2A" w:rsidRPr="00DC0698">
              <w:rPr>
                <w:rStyle w:val="Hyperlink"/>
                <w:noProof/>
              </w:rPr>
              <w:t>Research Structure</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1998699C" w14:textId="0F28317B" w:rsidR="00F02F2A" w:rsidRDefault="006939C8" w:rsidP="00F02F2A">
          <w:pPr>
            <w:pStyle w:val="TOC3"/>
            <w:tabs>
              <w:tab w:val="right" w:pos="8296"/>
            </w:tabs>
            <w:bidi w:val="0"/>
            <w:rPr>
              <w:rFonts w:cstheme="minorBidi"/>
              <w:noProof/>
              <w:sz w:val="22"/>
              <w:szCs w:val="22"/>
              <w:rtl/>
            </w:rPr>
          </w:pPr>
          <w:hyperlink w:anchor="_Toc493047678" w:history="1">
            <w:r w:rsidR="00F02F2A" w:rsidRPr="00DC0698">
              <w:rPr>
                <w:rStyle w:val="Hyperlink"/>
                <w:rFonts w:ascii="URWPalladioL-Bold" w:hAnsi="URWPalladioL-Bold" w:cs="URWPalladioL-Bold"/>
                <w:noProof/>
              </w:rPr>
              <w:t>Needs and Process Analysis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07185566" w14:textId="431FB1AE" w:rsidR="00F02F2A" w:rsidRDefault="006939C8" w:rsidP="00F02F2A">
          <w:pPr>
            <w:pStyle w:val="TOC3"/>
            <w:tabs>
              <w:tab w:val="right" w:pos="8296"/>
            </w:tabs>
            <w:bidi w:val="0"/>
            <w:rPr>
              <w:rFonts w:cstheme="minorBidi"/>
              <w:noProof/>
              <w:sz w:val="22"/>
              <w:szCs w:val="22"/>
              <w:rtl/>
            </w:rPr>
          </w:pPr>
          <w:hyperlink w:anchor="_Toc493047679" w:history="1">
            <w:r w:rsidR="00F02F2A" w:rsidRPr="00DC0698">
              <w:rPr>
                <w:rStyle w:val="Hyperlink"/>
                <w:rFonts w:ascii="URWPalladioL-Bold" w:hAnsi="URWPalladioL-Bold" w:cs="URWPalladioL-Bold"/>
                <w:noProof/>
              </w:rPr>
              <w:t>Data Acquisition and Modeling</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Toc493047679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4B90E7B8" w14:textId="530A8999" w:rsidR="00F02F2A" w:rsidRDefault="006939C8" w:rsidP="00F02F2A">
          <w:pPr>
            <w:pStyle w:val="TOC3"/>
            <w:tabs>
              <w:tab w:val="right" w:pos="8296"/>
            </w:tabs>
            <w:bidi w:val="0"/>
            <w:rPr>
              <w:rFonts w:cstheme="minorBidi"/>
              <w:noProof/>
              <w:sz w:val="22"/>
              <w:szCs w:val="22"/>
              <w:rtl/>
            </w:rPr>
          </w:pPr>
          <w:hyperlink w:anchor="_Toc493047680" w:history="1">
            <w:r w:rsidR="00F02F2A" w:rsidRPr="00DC0698">
              <w:rPr>
                <w:rStyle w:val="Hyperlink"/>
                <w:rFonts w:ascii="URWPalladioL-Bold" w:hAnsi="URWPalladioL-Bold" w:cs="URWPalladioL-Bold"/>
                <w:noProof/>
              </w:rPr>
              <w:t>Algorithmic Solution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11166A7E" w14:textId="5CAB62E9" w:rsidR="00F02F2A" w:rsidRDefault="006939C8" w:rsidP="00F02F2A">
          <w:pPr>
            <w:pStyle w:val="TOC3"/>
            <w:tabs>
              <w:tab w:val="right" w:pos="8296"/>
            </w:tabs>
            <w:bidi w:val="0"/>
            <w:rPr>
              <w:rFonts w:cstheme="minorBidi"/>
              <w:noProof/>
              <w:sz w:val="22"/>
              <w:szCs w:val="22"/>
              <w:rtl/>
            </w:rPr>
          </w:pPr>
          <w:hyperlink w:anchor="_Toc493047681" w:history="1">
            <w:r w:rsidR="00F02F2A" w:rsidRPr="00DC0698">
              <w:rPr>
                <w:rStyle w:val="Hyperlink"/>
                <w:rFonts w:ascii="URWPalladioL-Bold" w:hAnsi="URWPalladioL-Bold" w:cs="URWPalladioL-Bold"/>
                <w:noProof/>
              </w:rPr>
              <w:t>Algorithm Validation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240025CA" w14:textId="0BECB512" w:rsidR="00F02F2A" w:rsidRDefault="006939C8" w:rsidP="00F02F2A">
          <w:pPr>
            <w:pStyle w:val="TOC2"/>
            <w:tabs>
              <w:tab w:val="left" w:pos="2176"/>
              <w:tab w:val="right" w:pos="8296"/>
            </w:tabs>
            <w:bidi w:val="0"/>
            <w:rPr>
              <w:rFonts w:cstheme="minorBidi"/>
              <w:b w:val="0"/>
              <w:bCs w:val="0"/>
              <w:noProof/>
              <w:sz w:val="22"/>
              <w:szCs w:val="22"/>
              <w:rtl/>
            </w:rPr>
          </w:pPr>
          <w:hyperlink w:anchor="_Toc493047682" w:history="1">
            <w:r w:rsidR="00F02F2A" w:rsidRPr="00DC0698">
              <w:rPr>
                <w:rStyle w:val="Hyperlink"/>
                <w:noProof/>
              </w:rPr>
              <w:t>1.3.</w:t>
            </w:r>
            <w:r w:rsidR="00F02F2A">
              <w:rPr>
                <w:rFonts w:cstheme="minorBidi"/>
                <w:b w:val="0"/>
                <w:bCs w:val="0"/>
                <w:noProof/>
                <w:sz w:val="22"/>
                <w:szCs w:val="22"/>
              </w:rPr>
              <w:t xml:space="preserve"> </w:t>
            </w:r>
            <w:r w:rsidR="00F02F2A" w:rsidRPr="00DC0698">
              <w:rPr>
                <w:rStyle w:val="Hyperlink"/>
                <w:noProof/>
              </w:rPr>
              <w:t>The Economy of Discovery</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3</w:t>
            </w:r>
            <w:r w:rsidR="00F02F2A">
              <w:rPr>
                <w:noProof/>
                <w:webHidden/>
                <w:rtl/>
              </w:rPr>
              <w:fldChar w:fldCharType="end"/>
            </w:r>
          </w:hyperlink>
        </w:p>
        <w:p w14:paraId="34B66AD5" w14:textId="2DD42765" w:rsidR="00F02F2A" w:rsidRDefault="006939C8" w:rsidP="00F02F2A">
          <w:pPr>
            <w:pStyle w:val="TOC2"/>
            <w:tabs>
              <w:tab w:val="left" w:pos="1320"/>
              <w:tab w:val="right" w:pos="8296"/>
            </w:tabs>
            <w:bidi w:val="0"/>
            <w:rPr>
              <w:rFonts w:cstheme="minorBidi"/>
              <w:b w:val="0"/>
              <w:bCs w:val="0"/>
              <w:noProof/>
              <w:sz w:val="22"/>
              <w:szCs w:val="22"/>
              <w:rtl/>
            </w:rPr>
          </w:pPr>
          <w:hyperlink w:anchor="_Toc493047683" w:history="1">
            <w:r w:rsidR="00F02F2A" w:rsidRPr="00DC0698">
              <w:rPr>
                <w:rStyle w:val="Hyperlink"/>
                <w:noProof/>
              </w:rPr>
              <w:t>1.4.</w:t>
            </w:r>
            <w:r w:rsidR="00F02F2A">
              <w:rPr>
                <w:rFonts w:cstheme="minorBidi"/>
                <w:b w:val="0"/>
                <w:bCs w:val="0"/>
                <w:noProof/>
                <w:sz w:val="22"/>
                <w:szCs w:val="22"/>
              </w:rPr>
              <w:t xml:space="preserve"> </w:t>
            </w:r>
            <w:r w:rsidR="00F02F2A" w:rsidRPr="00DC0698">
              <w:rPr>
                <w:rStyle w:val="Hyperlink"/>
                <w:noProof/>
              </w:rPr>
              <w:t>State of the Art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4</w:t>
            </w:r>
            <w:r w:rsidR="00F02F2A">
              <w:rPr>
                <w:noProof/>
                <w:webHidden/>
                <w:rtl/>
              </w:rPr>
              <w:fldChar w:fldCharType="end"/>
            </w:r>
          </w:hyperlink>
        </w:p>
        <w:p w14:paraId="552D4CE9" w14:textId="4377C40B" w:rsidR="00F02F2A" w:rsidRDefault="006939C8" w:rsidP="00F02F2A">
          <w:pPr>
            <w:pStyle w:val="TOC2"/>
            <w:tabs>
              <w:tab w:val="left" w:pos="1716"/>
              <w:tab w:val="right" w:pos="8296"/>
            </w:tabs>
            <w:bidi w:val="0"/>
            <w:rPr>
              <w:rFonts w:cstheme="minorBidi"/>
              <w:b w:val="0"/>
              <w:bCs w:val="0"/>
              <w:noProof/>
              <w:sz w:val="22"/>
              <w:szCs w:val="22"/>
              <w:rtl/>
            </w:rPr>
          </w:pPr>
          <w:hyperlink w:anchor="_Toc493047684" w:history="1">
            <w:r w:rsidR="00F02F2A" w:rsidRPr="00DC0698">
              <w:rPr>
                <w:rStyle w:val="Hyperlink"/>
                <w:noProof/>
              </w:rPr>
              <w:t>1.5.</w:t>
            </w:r>
            <w:r w:rsidR="00F02F2A">
              <w:rPr>
                <w:rFonts w:cstheme="minorBidi"/>
                <w:b w:val="0"/>
                <w:bCs w:val="0"/>
                <w:noProof/>
                <w:sz w:val="22"/>
                <w:szCs w:val="22"/>
              </w:rPr>
              <w:t xml:space="preserve"> </w:t>
            </w:r>
            <w:r w:rsidR="00F02F2A" w:rsidRPr="00DC0698">
              <w:rPr>
                <w:rStyle w:val="Hyperlink"/>
                <w:noProof/>
              </w:rPr>
              <w:t>Research Hypothesis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4</w:t>
            </w:r>
            <w:r w:rsidR="00F02F2A">
              <w:rPr>
                <w:noProof/>
                <w:webHidden/>
                <w:rtl/>
              </w:rPr>
              <w:fldChar w:fldCharType="end"/>
            </w:r>
          </w:hyperlink>
        </w:p>
        <w:p w14:paraId="45EC7730" w14:textId="132DF4D9" w:rsidR="00F02F2A" w:rsidRDefault="006939C8" w:rsidP="00F02F2A">
          <w:pPr>
            <w:pStyle w:val="TOC2"/>
            <w:tabs>
              <w:tab w:val="left" w:pos="1100"/>
              <w:tab w:val="right" w:pos="8296"/>
            </w:tabs>
            <w:bidi w:val="0"/>
            <w:rPr>
              <w:rFonts w:cstheme="minorBidi"/>
              <w:b w:val="0"/>
              <w:bCs w:val="0"/>
              <w:noProof/>
              <w:sz w:val="22"/>
              <w:szCs w:val="22"/>
              <w:rtl/>
            </w:rPr>
          </w:pPr>
          <w:hyperlink w:anchor="_Toc493047685" w:history="1">
            <w:r w:rsidR="00F02F2A" w:rsidRPr="00DC0698">
              <w:rPr>
                <w:rStyle w:val="Hyperlink"/>
                <w:noProof/>
              </w:rPr>
              <w:t>1.6.</w:t>
            </w:r>
            <w:r w:rsidR="00F02F2A">
              <w:rPr>
                <w:rFonts w:cstheme="minorBidi"/>
                <w:b w:val="0"/>
                <w:bCs w:val="0"/>
                <w:noProof/>
                <w:sz w:val="22"/>
                <w:szCs w:val="22"/>
              </w:rPr>
              <w:t xml:space="preserve"> </w:t>
            </w:r>
            <w:r w:rsidR="00F02F2A" w:rsidRPr="00DC0698">
              <w:rPr>
                <w:rStyle w:val="Hyperlink"/>
                <w:noProof/>
              </w:rPr>
              <w:t>Application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5</w:t>
            </w:r>
            <w:r w:rsidR="00F02F2A">
              <w:rPr>
                <w:noProof/>
                <w:webHidden/>
                <w:rtl/>
              </w:rPr>
              <w:fldChar w:fldCharType="end"/>
            </w:r>
          </w:hyperlink>
        </w:p>
        <w:p w14:paraId="1BA53F89" w14:textId="1F4B566A" w:rsidR="00F02F2A" w:rsidRDefault="006939C8" w:rsidP="00F02F2A">
          <w:pPr>
            <w:pStyle w:val="TOC1"/>
            <w:tabs>
              <w:tab w:val="left" w:pos="1946"/>
            </w:tabs>
            <w:rPr>
              <w:rFonts w:asciiTheme="minorHAnsi" w:hAnsiTheme="minorHAnsi" w:cstheme="minorBidi"/>
              <w:b w:val="0"/>
              <w:bCs w:val="0"/>
              <w:caps w:val="0"/>
              <w:noProof/>
              <w:sz w:val="22"/>
              <w:szCs w:val="22"/>
              <w:rtl/>
            </w:rPr>
          </w:pPr>
          <w:hyperlink w:anchor="_Toc493047686" w:history="1">
            <w:r w:rsidR="00F02F2A" w:rsidRPr="00DC0698">
              <w:rPr>
                <w:rStyle w:val="Hyperlink"/>
                <w:noProof/>
              </w:rPr>
              <w:t>2.</w:t>
            </w:r>
            <w:r w:rsidR="00F02F2A">
              <w:rPr>
                <w:rFonts w:asciiTheme="minorHAnsi" w:hAnsiTheme="minorHAnsi" w:cstheme="minorBidi"/>
                <w:b w:val="0"/>
                <w:bCs w:val="0"/>
                <w:caps w:val="0"/>
                <w:noProof/>
                <w:sz w:val="22"/>
                <w:szCs w:val="22"/>
              </w:rPr>
              <w:t xml:space="preserve"> </w:t>
            </w:r>
            <w:r w:rsidR="00F02F2A" w:rsidRPr="00DC0698">
              <w:rPr>
                <w:rStyle w:val="Hyperlink"/>
                <w:noProof/>
              </w:rPr>
              <w:t>Literature review</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2D832F1B" w14:textId="2AEA62FE" w:rsidR="00F02F2A" w:rsidRDefault="006939C8" w:rsidP="00F02F2A">
          <w:pPr>
            <w:pStyle w:val="TOC1"/>
            <w:tabs>
              <w:tab w:val="left" w:pos="1540"/>
            </w:tabs>
            <w:rPr>
              <w:rFonts w:asciiTheme="minorHAnsi" w:hAnsiTheme="minorHAnsi" w:cstheme="minorBidi"/>
              <w:b w:val="0"/>
              <w:bCs w:val="0"/>
              <w:caps w:val="0"/>
              <w:noProof/>
              <w:sz w:val="22"/>
              <w:szCs w:val="22"/>
              <w:rtl/>
            </w:rPr>
          </w:pPr>
          <w:hyperlink w:anchor="_Toc493047687" w:history="1">
            <w:r w:rsidR="00F02F2A" w:rsidRPr="00DC0698">
              <w:rPr>
                <w:rStyle w:val="Hyperlink"/>
                <w:noProof/>
              </w:rPr>
              <w:t>3.</w:t>
            </w:r>
            <w:r w:rsidR="00F02F2A">
              <w:rPr>
                <w:rFonts w:asciiTheme="minorHAnsi" w:hAnsiTheme="minorHAnsi" w:cstheme="minorBidi"/>
                <w:b w:val="0"/>
                <w:bCs w:val="0"/>
                <w:caps w:val="0"/>
                <w:noProof/>
                <w:sz w:val="22"/>
                <w:szCs w:val="22"/>
              </w:rPr>
              <w:t xml:space="preserve"> </w:t>
            </w:r>
            <w:r w:rsidR="00F02F2A" w:rsidRPr="00DC0698">
              <w:rPr>
                <w:rStyle w:val="Hyperlink"/>
                <w:noProof/>
              </w:rPr>
              <w:t>Methodology</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1CB2EB76" w14:textId="39DC5191" w:rsidR="00F02F2A" w:rsidRDefault="006939C8" w:rsidP="00F02F2A">
          <w:pPr>
            <w:pStyle w:val="TOC2"/>
            <w:tabs>
              <w:tab w:val="left" w:pos="660"/>
              <w:tab w:val="right" w:pos="8296"/>
            </w:tabs>
            <w:bidi w:val="0"/>
            <w:rPr>
              <w:rFonts w:cstheme="minorBidi"/>
              <w:b w:val="0"/>
              <w:bCs w:val="0"/>
              <w:noProof/>
              <w:sz w:val="22"/>
              <w:szCs w:val="22"/>
              <w:rtl/>
            </w:rPr>
          </w:pPr>
          <w:hyperlink w:anchor="_Toc493047688" w:history="1">
            <w:r w:rsidR="00F02F2A" w:rsidRPr="00DC0698">
              <w:rPr>
                <w:rStyle w:val="Hyperlink"/>
                <w:noProof/>
              </w:rPr>
              <w:t>3.1.</w:t>
            </w:r>
            <w:r w:rsidR="00F02F2A">
              <w:rPr>
                <w:rFonts w:cstheme="minorBidi"/>
                <w:b w:val="0"/>
                <w:bCs w:val="0"/>
                <w:noProof/>
                <w:sz w:val="22"/>
                <w:szCs w:val="22"/>
              </w:rPr>
              <w:t xml:space="preserve"> </w:t>
            </w:r>
            <w:r w:rsidR="00F02F2A" w:rsidRPr="00DC0698">
              <w:rPr>
                <w:rStyle w:val="Hyperlink"/>
                <w:noProof/>
              </w:rPr>
              <w:t>Needs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16FFE0BE" w14:textId="65F0AFEE" w:rsidR="00F02F2A" w:rsidRDefault="006939C8" w:rsidP="00F02F2A">
          <w:pPr>
            <w:pStyle w:val="TOC3"/>
            <w:tabs>
              <w:tab w:val="right" w:pos="8296"/>
            </w:tabs>
            <w:bidi w:val="0"/>
            <w:rPr>
              <w:rFonts w:cstheme="minorBidi"/>
              <w:noProof/>
              <w:sz w:val="22"/>
              <w:szCs w:val="22"/>
              <w:rtl/>
            </w:rPr>
          </w:pPr>
          <w:hyperlink w:anchor="_Toc493047689" w:history="1">
            <w:r w:rsidR="00F02F2A" w:rsidRPr="00DC0698">
              <w:rPr>
                <w:rStyle w:val="Hyperlink"/>
                <w:noProof/>
              </w:rPr>
              <w:t>Compound Features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Toc493047689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715D8873" w14:textId="3DB45CE7" w:rsidR="00F02F2A" w:rsidRDefault="006939C8" w:rsidP="00F02F2A">
          <w:pPr>
            <w:pStyle w:val="TOC3"/>
            <w:tabs>
              <w:tab w:val="right" w:pos="8296"/>
            </w:tabs>
            <w:bidi w:val="0"/>
            <w:rPr>
              <w:rFonts w:cstheme="minorBidi"/>
              <w:noProof/>
              <w:sz w:val="22"/>
              <w:szCs w:val="22"/>
              <w:rtl/>
            </w:rPr>
          </w:pPr>
          <w:hyperlink w:anchor="_Toc493047690" w:history="1">
            <w:r w:rsidR="00F02F2A" w:rsidRPr="00DC0698">
              <w:rPr>
                <w:rStyle w:val="Hyperlink"/>
                <w:noProof/>
              </w:rPr>
              <w:t>Tagging</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6</w:t>
            </w:r>
            <w:r w:rsidR="00F02F2A">
              <w:rPr>
                <w:noProof/>
                <w:webHidden/>
                <w:rtl/>
              </w:rPr>
              <w:fldChar w:fldCharType="end"/>
            </w:r>
          </w:hyperlink>
        </w:p>
        <w:p w14:paraId="2C48A328" w14:textId="32832BD7" w:rsidR="00F02F2A" w:rsidRDefault="006939C8" w:rsidP="00F02F2A">
          <w:pPr>
            <w:pStyle w:val="TOC2"/>
            <w:tabs>
              <w:tab w:val="left" w:pos="2202"/>
              <w:tab w:val="right" w:pos="8296"/>
            </w:tabs>
            <w:bidi w:val="0"/>
            <w:rPr>
              <w:rFonts w:cstheme="minorBidi"/>
              <w:b w:val="0"/>
              <w:bCs w:val="0"/>
              <w:noProof/>
              <w:sz w:val="22"/>
              <w:szCs w:val="22"/>
              <w:rtl/>
            </w:rPr>
          </w:pPr>
          <w:hyperlink w:anchor="_Toc493047691" w:history="1">
            <w:r w:rsidR="00F02F2A" w:rsidRPr="00DC0698">
              <w:rPr>
                <w:rStyle w:val="Hyperlink"/>
                <w:noProof/>
              </w:rPr>
              <w:t>3.2.</w:t>
            </w:r>
            <w:r w:rsidR="00F02F2A">
              <w:rPr>
                <w:rFonts w:cstheme="minorBidi"/>
                <w:b w:val="0"/>
                <w:bCs w:val="0"/>
                <w:noProof/>
                <w:sz w:val="22"/>
                <w:szCs w:val="22"/>
              </w:rPr>
              <w:t xml:space="preserve"> </w:t>
            </w:r>
            <w:r w:rsidR="00F02F2A" w:rsidRPr="00DC0698">
              <w:rPr>
                <w:rStyle w:val="Hyperlink"/>
                <w:noProof/>
              </w:rPr>
              <w:t>Operational Requirements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79A80746" w14:textId="5596434C" w:rsidR="00F02F2A" w:rsidRDefault="006939C8" w:rsidP="00F02F2A">
          <w:pPr>
            <w:pStyle w:val="TOC2"/>
            <w:tabs>
              <w:tab w:val="left" w:pos="1540"/>
              <w:tab w:val="right" w:pos="8296"/>
            </w:tabs>
            <w:bidi w:val="0"/>
            <w:rPr>
              <w:rFonts w:cstheme="minorBidi"/>
              <w:b w:val="0"/>
              <w:bCs w:val="0"/>
              <w:noProof/>
              <w:sz w:val="22"/>
              <w:szCs w:val="22"/>
              <w:rtl/>
            </w:rPr>
          </w:pPr>
          <w:hyperlink w:anchor="_Toc493047692" w:history="1">
            <w:r w:rsidR="00F02F2A" w:rsidRPr="00DC0698">
              <w:rPr>
                <w:rStyle w:val="Hyperlink"/>
                <w:noProof/>
              </w:rPr>
              <w:t>3.3.</w:t>
            </w:r>
            <w:r w:rsidR="00F02F2A">
              <w:rPr>
                <w:rFonts w:cstheme="minorBidi"/>
                <w:b w:val="0"/>
                <w:bCs w:val="0"/>
                <w:noProof/>
                <w:sz w:val="22"/>
                <w:szCs w:val="22"/>
              </w:rPr>
              <w:t xml:space="preserve"> </w:t>
            </w:r>
            <w:r w:rsidR="00F02F2A" w:rsidRPr="00DC0698">
              <w:rPr>
                <w:rStyle w:val="Hyperlink"/>
                <w:noProof/>
              </w:rPr>
              <w:t>Context Analysis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3E2C0F27" w14:textId="6B93B7EB" w:rsidR="00F02F2A" w:rsidRDefault="006939C8" w:rsidP="00F02F2A">
          <w:pPr>
            <w:pStyle w:val="TOC3"/>
            <w:tabs>
              <w:tab w:val="right" w:pos="8296"/>
            </w:tabs>
            <w:bidi w:val="0"/>
            <w:rPr>
              <w:rFonts w:cstheme="minorBidi"/>
              <w:noProof/>
              <w:sz w:val="22"/>
              <w:szCs w:val="22"/>
              <w:rtl/>
            </w:rPr>
          </w:pPr>
          <w:hyperlink w:anchor="_Toc493047693" w:history="1">
            <w:r w:rsidR="00F02F2A" w:rsidRPr="00DC0698">
              <w:rPr>
                <w:rStyle w:val="Hyperlink"/>
                <w:noProof/>
              </w:rPr>
              <w:t>Corpus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3B4E156C" w14:textId="2EEC23BB" w:rsidR="00F02F2A" w:rsidRDefault="006939C8" w:rsidP="00F02F2A">
          <w:pPr>
            <w:pStyle w:val="TOC3"/>
            <w:tabs>
              <w:tab w:val="right" w:pos="8296"/>
            </w:tabs>
            <w:bidi w:val="0"/>
            <w:rPr>
              <w:rFonts w:cstheme="minorBidi"/>
              <w:noProof/>
              <w:sz w:val="22"/>
              <w:szCs w:val="22"/>
              <w:rtl/>
            </w:rPr>
          </w:pPr>
          <w:hyperlink w:anchor="_Toc493047694" w:history="1">
            <w:r w:rsidR="00F02F2A" w:rsidRPr="00DC0698">
              <w:rPr>
                <w:rStyle w:val="Hyperlink"/>
                <w:noProof/>
              </w:rPr>
              <w:t>Timeliness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3D98AA4C" w14:textId="6C1D1398" w:rsidR="00F02F2A" w:rsidRDefault="006939C8" w:rsidP="00F02F2A">
          <w:pPr>
            <w:pStyle w:val="TOC3"/>
            <w:tabs>
              <w:tab w:val="right" w:pos="8296"/>
            </w:tabs>
            <w:bidi w:val="0"/>
            <w:rPr>
              <w:rFonts w:cstheme="minorBidi"/>
              <w:noProof/>
              <w:sz w:val="22"/>
              <w:szCs w:val="22"/>
              <w:rtl/>
            </w:rPr>
          </w:pPr>
          <w:hyperlink w:anchor="_Toc493047695" w:history="1">
            <w:r w:rsidR="00F02F2A" w:rsidRPr="00DC0698">
              <w:rPr>
                <w:rStyle w:val="Hyperlink"/>
                <w:noProof/>
              </w:rPr>
              <w:t>Personnel and Infrastructure Qualifications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24CA0C30" w14:textId="5B98235C" w:rsidR="00F02F2A" w:rsidRDefault="006939C8" w:rsidP="00F02F2A">
          <w:pPr>
            <w:pStyle w:val="TOC2"/>
            <w:tabs>
              <w:tab w:val="left" w:pos="1320"/>
              <w:tab w:val="right" w:pos="8296"/>
            </w:tabs>
            <w:bidi w:val="0"/>
            <w:rPr>
              <w:rFonts w:cstheme="minorBidi"/>
              <w:b w:val="0"/>
              <w:bCs w:val="0"/>
              <w:noProof/>
              <w:sz w:val="22"/>
              <w:szCs w:val="22"/>
              <w:rtl/>
            </w:rPr>
          </w:pPr>
          <w:hyperlink w:anchor="_Toc493047696" w:history="1">
            <w:r w:rsidR="00F02F2A" w:rsidRPr="00DC0698">
              <w:rPr>
                <w:rStyle w:val="Hyperlink"/>
                <w:noProof/>
              </w:rPr>
              <w:t>3.4.</w:t>
            </w:r>
            <w:r w:rsidR="00F02F2A">
              <w:rPr>
                <w:rFonts w:cstheme="minorBidi"/>
                <w:b w:val="0"/>
                <w:bCs w:val="0"/>
                <w:noProof/>
                <w:sz w:val="22"/>
                <w:szCs w:val="22"/>
              </w:rPr>
              <w:t xml:space="preserve"> </w:t>
            </w:r>
            <w:r w:rsidR="00F02F2A" w:rsidRPr="00DC0698">
              <w:rPr>
                <w:rStyle w:val="Hyperlink"/>
                <w:noProof/>
              </w:rPr>
              <w:t>System Model</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76425A76" w14:textId="2FD8A299" w:rsidR="00F02F2A" w:rsidRDefault="006939C8" w:rsidP="00F02F2A">
          <w:pPr>
            <w:pStyle w:val="TOC3"/>
            <w:tabs>
              <w:tab w:val="right" w:pos="8296"/>
            </w:tabs>
            <w:bidi w:val="0"/>
            <w:rPr>
              <w:rFonts w:cstheme="minorBidi"/>
              <w:noProof/>
              <w:sz w:val="22"/>
              <w:szCs w:val="22"/>
              <w:rtl/>
            </w:rPr>
          </w:pPr>
          <w:hyperlink w:anchor="_Toc493047697" w:history="1">
            <w:r w:rsidR="00F02F2A" w:rsidRPr="00DC0698">
              <w:rPr>
                <w:rStyle w:val="Hyperlink"/>
                <w:noProof/>
              </w:rPr>
              <w:t>Dimensionality Reduction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6A955694" w14:textId="1E7F45D6" w:rsidR="00F02F2A" w:rsidRDefault="006939C8" w:rsidP="00F02F2A">
          <w:pPr>
            <w:pStyle w:val="TOC3"/>
            <w:tabs>
              <w:tab w:val="right" w:pos="8296"/>
            </w:tabs>
            <w:bidi w:val="0"/>
            <w:rPr>
              <w:rFonts w:cstheme="minorBidi"/>
              <w:noProof/>
              <w:sz w:val="22"/>
              <w:szCs w:val="22"/>
              <w:rtl/>
            </w:rPr>
          </w:pPr>
          <w:hyperlink w:anchor="_Toc493047698" w:history="1">
            <w:r w:rsidR="00F02F2A" w:rsidRPr="00DC0698">
              <w:rPr>
                <w:rStyle w:val="Hyperlink"/>
                <w:noProof/>
              </w:rPr>
              <w:t>Quality Factor</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8</w:t>
            </w:r>
            <w:r w:rsidR="00F02F2A">
              <w:rPr>
                <w:noProof/>
                <w:webHidden/>
                <w:rtl/>
              </w:rPr>
              <w:fldChar w:fldCharType="end"/>
            </w:r>
          </w:hyperlink>
        </w:p>
        <w:p w14:paraId="7E275363" w14:textId="1FC4626A" w:rsidR="00F02F2A" w:rsidRDefault="006939C8" w:rsidP="00F02F2A">
          <w:pPr>
            <w:pStyle w:val="TOC3"/>
            <w:tabs>
              <w:tab w:val="right" w:pos="8296"/>
            </w:tabs>
            <w:bidi w:val="0"/>
            <w:rPr>
              <w:rFonts w:cstheme="minorBidi"/>
              <w:noProof/>
              <w:sz w:val="22"/>
              <w:szCs w:val="22"/>
              <w:rtl/>
            </w:rPr>
          </w:pPr>
          <w:hyperlink w:anchor="_Toc493047699" w:history="1">
            <w:r w:rsidR="00F02F2A" w:rsidRPr="00DC0698">
              <w:rPr>
                <w:rStyle w:val="Hyperlink"/>
                <w:noProof/>
              </w:rPr>
              <w:t>Progressive Filtering</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Toc493047699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9</w:t>
            </w:r>
            <w:r w:rsidR="00F02F2A">
              <w:rPr>
                <w:noProof/>
                <w:webHidden/>
                <w:rtl/>
              </w:rPr>
              <w:fldChar w:fldCharType="end"/>
            </w:r>
          </w:hyperlink>
        </w:p>
        <w:p w14:paraId="45B7052F" w14:textId="65FABACA" w:rsidR="00F02F2A" w:rsidRDefault="006939C8" w:rsidP="00F02F2A">
          <w:pPr>
            <w:pStyle w:val="TOC3"/>
            <w:tabs>
              <w:tab w:val="right" w:pos="8296"/>
            </w:tabs>
            <w:bidi w:val="0"/>
            <w:rPr>
              <w:rFonts w:cstheme="minorBidi"/>
              <w:noProof/>
              <w:sz w:val="22"/>
              <w:szCs w:val="22"/>
              <w:rtl/>
            </w:rPr>
          </w:pPr>
          <w:hyperlink w:anchor="_Toc493047700" w:history="1">
            <w:r w:rsidR="00F02F2A" w:rsidRPr="00DC0698">
              <w:rPr>
                <w:rStyle w:val="Hyperlink"/>
                <w:noProof/>
              </w:rPr>
              <w:t>Input Data</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11</w:t>
            </w:r>
            <w:r w:rsidR="00F02F2A">
              <w:rPr>
                <w:noProof/>
                <w:webHidden/>
                <w:rtl/>
              </w:rPr>
              <w:fldChar w:fldCharType="end"/>
            </w:r>
          </w:hyperlink>
        </w:p>
        <w:p w14:paraId="194EBE9C" w14:textId="0A13022B" w:rsidR="00F02F2A" w:rsidRDefault="006939C8" w:rsidP="00F02F2A">
          <w:pPr>
            <w:pStyle w:val="TOC3"/>
            <w:tabs>
              <w:tab w:val="right" w:pos="8296"/>
            </w:tabs>
            <w:bidi w:val="0"/>
            <w:rPr>
              <w:rFonts w:cstheme="minorBidi"/>
              <w:noProof/>
              <w:sz w:val="22"/>
              <w:szCs w:val="22"/>
              <w:rtl/>
            </w:rPr>
          </w:pPr>
          <w:hyperlink w:anchor="_Toc493047701" w:history="1">
            <w:r w:rsidR="00F02F2A" w:rsidRPr="00DC0698">
              <w:rPr>
                <w:rStyle w:val="Hyperlink"/>
                <w:noProof/>
              </w:rPr>
              <w:t>Feature Selection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11</w:t>
            </w:r>
            <w:r w:rsidR="00F02F2A">
              <w:rPr>
                <w:noProof/>
                <w:webHidden/>
                <w:rtl/>
              </w:rPr>
              <w:fldChar w:fldCharType="end"/>
            </w:r>
          </w:hyperlink>
        </w:p>
        <w:p w14:paraId="7CF314AD" w14:textId="401A1C26" w:rsidR="00F02F2A" w:rsidRDefault="006939C8" w:rsidP="00F02F2A">
          <w:pPr>
            <w:pStyle w:val="TOC3"/>
            <w:tabs>
              <w:tab w:val="right" w:pos="8296"/>
            </w:tabs>
            <w:bidi w:val="0"/>
            <w:rPr>
              <w:rFonts w:cstheme="minorBidi"/>
              <w:noProof/>
              <w:sz w:val="22"/>
              <w:szCs w:val="22"/>
              <w:rtl/>
            </w:rPr>
          </w:pPr>
          <w:hyperlink w:anchor="_Toc493047702" w:history="1">
            <w:r w:rsidR="00F02F2A" w:rsidRPr="00DC0698">
              <w:rPr>
                <w:rStyle w:val="Hyperlink"/>
                <w:noProof/>
              </w:rPr>
              <w:t>Dimensionality Reduction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12</w:t>
            </w:r>
            <w:r w:rsidR="00F02F2A">
              <w:rPr>
                <w:noProof/>
                <w:webHidden/>
                <w:rtl/>
              </w:rPr>
              <w:fldChar w:fldCharType="end"/>
            </w:r>
          </w:hyperlink>
        </w:p>
        <w:p w14:paraId="146D1EEC" w14:textId="79452E3A" w:rsidR="00F02F2A" w:rsidRDefault="006939C8" w:rsidP="00F02F2A">
          <w:pPr>
            <w:pStyle w:val="TOC3"/>
            <w:tabs>
              <w:tab w:val="right" w:pos="8296"/>
            </w:tabs>
            <w:bidi w:val="0"/>
            <w:rPr>
              <w:rFonts w:cstheme="minorBidi"/>
              <w:noProof/>
              <w:sz w:val="22"/>
              <w:szCs w:val="22"/>
              <w:rtl/>
            </w:rPr>
          </w:pPr>
          <w:hyperlink w:anchor="_Toc493047703" w:history="1">
            <w:r w:rsidR="00F02F2A" w:rsidRPr="00DC0698">
              <w:rPr>
                <w:rStyle w:val="Hyperlink"/>
                <w:noProof/>
              </w:rPr>
              <w:t>Fitness Calculation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12</w:t>
            </w:r>
            <w:r w:rsidR="00F02F2A">
              <w:rPr>
                <w:noProof/>
                <w:webHidden/>
                <w:rtl/>
              </w:rPr>
              <w:fldChar w:fldCharType="end"/>
            </w:r>
          </w:hyperlink>
        </w:p>
        <w:p w14:paraId="3947F0C4" w14:textId="0D86E1CD" w:rsidR="00F02F2A" w:rsidRDefault="006939C8" w:rsidP="00F02F2A">
          <w:pPr>
            <w:pStyle w:val="TOC3"/>
            <w:tabs>
              <w:tab w:val="right" w:pos="8296"/>
            </w:tabs>
            <w:bidi w:val="0"/>
            <w:rPr>
              <w:rFonts w:cstheme="minorBidi"/>
              <w:noProof/>
              <w:sz w:val="22"/>
              <w:szCs w:val="22"/>
              <w:rtl/>
            </w:rPr>
          </w:pPr>
          <w:hyperlink w:anchor="_Toc493047704" w:history="1">
            <w:r w:rsidR="00F02F2A" w:rsidRPr="00DC0698">
              <w:rPr>
                <w:rStyle w:val="Hyperlink"/>
                <w:noProof/>
              </w:rPr>
              <w:t>Model Selection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17EC6F6A" w14:textId="676E754E" w:rsidR="00F02F2A" w:rsidRDefault="006939C8" w:rsidP="00F02F2A">
          <w:pPr>
            <w:pStyle w:val="TOC1"/>
            <w:tabs>
              <w:tab w:val="left" w:pos="880"/>
            </w:tabs>
            <w:rPr>
              <w:rFonts w:asciiTheme="minorHAnsi" w:hAnsiTheme="minorHAnsi" w:cstheme="minorBidi"/>
              <w:b w:val="0"/>
              <w:bCs w:val="0"/>
              <w:caps w:val="0"/>
              <w:noProof/>
              <w:sz w:val="22"/>
              <w:szCs w:val="22"/>
              <w:rtl/>
            </w:rPr>
          </w:pPr>
          <w:hyperlink w:anchor="_Toc493047705" w:history="1">
            <w:r w:rsidR="00F02F2A" w:rsidRPr="00DC0698">
              <w:rPr>
                <w:rStyle w:val="Hyperlink"/>
                <w:noProof/>
              </w:rPr>
              <w:t>4.</w:t>
            </w:r>
            <w:r w:rsidR="00F02F2A">
              <w:rPr>
                <w:rFonts w:asciiTheme="minorHAnsi" w:hAnsiTheme="minorHAnsi" w:cstheme="minorBidi"/>
                <w:b w:val="0"/>
                <w:bCs w:val="0"/>
                <w:caps w:val="0"/>
                <w:noProof/>
                <w:sz w:val="22"/>
                <w:szCs w:val="22"/>
              </w:rPr>
              <w:t xml:space="preserve"> </w:t>
            </w:r>
            <w:r w:rsidR="00F02F2A" w:rsidRPr="00DC0698">
              <w:rPr>
                <w:rStyle w:val="Hyperlink"/>
                <w:noProof/>
              </w:rPr>
              <w:t>Results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647AF1AC" w14:textId="7C45A70B" w:rsidR="00F02F2A" w:rsidRDefault="006939C8" w:rsidP="00F02F2A">
          <w:pPr>
            <w:pStyle w:val="TOC2"/>
            <w:tabs>
              <w:tab w:val="left" w:pos="660"/>
              <w:tab w:val="right" w:pos="8296"/>
            </w:tabs>
            <w:bidi w:val="0"/>
            <w:rPr>
              <w:rFonts w:cstheme="minorBidi"/>
              <w:b w:val="0"/>
              <w:bCs w:val="0"/>
              <w:noProof/>
              <w:sz w:val="22"/>
              <w:szCs w:val="22"/>
              <w:rtl/>
            </w:rPr>
          </w:pPr>
          <w:hyperlink w:anchor="_Toc493047706" w:history="1">
            <w:r w:rsidR="00F02F2A" w:rsidRPr="00DC0698">
              <w:rPr>
                <w:rStyle w:val="Hyperlink"/>
                <w:noProof/>
              </w:rPr>
              <w:t>4.1.</w:t>
            </w:r>
            <w:r w:rsidR="00F02F2A">
              <w:rPr>
                <w:rFonts w:cstheme="minorBidi"/>
                <w:b w:val="0"/>
                <w:bCs w:val="0"/>
                <w:noProof/>
                <w:sz w:val="22"/>
                <w:szCs w:val="22"/>
              </w:rPr>
              <w:t xml:space="preserve"> </w:t>
            </w:r>
            <w:r w:rsidR="00F02F2A" w:rsidRPr="00DC0698">
              <w:rPr>
                <w:rStyle w:val="Hyperlink"/>
                <w:noProof/>
              </w:rPr>
              <w:t>Testing</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5B964E37" w14:textId="56AB32B9" w:rsidR="00F02F2A" w:rsidRDefault="006939C8" w:rsidP="00F02F2A">
          <w:pPr>
            <w:pStyle w:val="TOC3"/>
            <w:tabs>
              <w:tab w:val="right" w:pos="8296"/>
            </w:tabs>
            <w:bidi w:val="0"/>
            <w:rPr>
              <w:rFonts w:cstheme="minorBidi"/>
              <w:noProof/>
              <w:sz w:val="22"/>
              <w:szCs w:val="22"/>
              <w:rtl/>
            </w:rPr>
          </w:pPr>
          <w:hyperlink w:anchor="_Toc493047707" w:history="1">
            <w:r w:rsidR="00F02F2A" w:rsidRPr="00DC0698">
              <w:rPr>
                <w:rStyle w:val="Hyperlink"/>
                <w:noProof/>
              </w:rPr>
              <w:t>Methodology</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3043820D" w14:textId="2FFDCFCE" w:rsidR="00F02F2A" w:rsidRDefault="006939C8" w:rsidP="00F02F2A">
          <w:pPr>
            <w:pStyle w:val="TOC3"/>
            <w:tabs>
              <w:tab w:val="right" w:pos="8296"/>
            </w:tabs>
            <w:bidi w:val="0"/>
            <w:rPr>
              <w:rFonts w:cstheme="minorBidi"/>
              <w:noProof/>
              <w:sz w:val="22"/>
              <w:szCs w:val="22"/>
              <w:rtl/>
            </w:rPr>
          </w:pPr>
          <w:hyperlink w:anchor="_Toc493047708" w:history="1">
            <w:r w:rsidR="00F02F2A" w:rsidRPr="00DC0698">
              <w:rPr>
                <w:rStyle w:val="Hyperlink"/>
                <w:noProof/>
              </w:rPr>
              <w:t>Image Title</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28E1000B" w14:textId="519D01CF" w:rsidR="00F02F2A" w:rsidRDefault="006939C8" w:rsidP="00F02F2A">
          <w:pPr>
            <w:pStyle w:val="TOC3"/>
            <w:tabs>
              <w:tab w:val="right" w:pos="8296"/>
            </w:tabs>
            <w:bidi w:val="0"/>
            <w:rPr>
              <w:rFonts w:cstheme="minorBidi"/>
              <w:noProof/>
              <w:sz w:val="22"/>
              <w:szCs w:val="22"/>
              <w:rtl/>
            </w:rPr>
          </w:pPr>
          <w:hyperlink w:anchor="_Toc493047709" w:history="1">
            <w:r w:rsidR="00F02F2A" w:rsidRPr="00DC0698">
              <w:rPr>
                <w:rStyle w:val="Hyperlink"/>
                <w:noProof/>
              </w:rPr>
              <w:t>Random Dataset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Toc493047709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13</w:t>
            </w:r>
            <w:r w:rsidR="00F02F2A">
              <w:rPr>
                <w:noProof/>
                <w:webHidden/>
                <w:rtl/>
              </w:rPr>
              <w:fldChar w:fldCharType="end"/>
            </w:r>
          </w:hyperlink>
        </w:p>
        <w:p w14:paraId="5ACB7F3C" w14:textId="14425161" w:rsidR="00F02F2A" w:rsidRDefault="006939C8" w:rsidP="00F02F2A">
          <w:pPr>
            <w:pStyle w:val="TOC3"/>
            <w:tabs>
              <w:tab w:val="right" w:pos="8296"/>
            </w:tabs>
            <w:bidi w:val="0"/>
            <w:rPr>
              <w:rFonts w:cstheme="minorBidi"/>
              <w:noProof/>
              <w:sz w:val="22"/>
              <w:szCs w:val="22"/>
              <w:rtl/>
            </w:rPr>
          </w:pPr>
          <w:hyperlink w:anchor="_Toc493047710" w:history="1">
            <w:r w:rsidR="00F02F2A" w:rsidRPr="00DC0698">
              <w:rPr>
                <w:rStyle w:val="Hyperlink"/>
                <w:noProof/>
              </w:rPr>
              <w:t>Financial Ratios Dataset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14</w:t>
            </w:r>
            <w:r w:rsidR="00F02F2A">
              <w:rPr>
                <w:noProof/>
                <w:webHidden/>
                <w:rtl/>
              </w:rPr>
              <w:fldChar w:fldCharType="end"/>
            </w:r>
          </w:hyperlink>
        </w:p>
        <w:p w14:paraId="4BDD0773" w14:textId="2EAE6AE5" w:rsidR="00F02F2A" w:rsidRDefault="006939C8" w:rsidP="00F02F2A">
          <w:pPr>
            <w:pStyle w:val="TOC3"/>
            <w:tabs>
              <w:tab w:val="right" w:pos="8296"/>
            </w:tabs>
            <w:bidi w:val="0"/>
            <w:rPr>
              <w:rFonts w:cstheme="minorBidi"/>
              <w:noProof/>
              <w:sz w:val="22"/>
              <w:szCs w:val="22"/>
              <w:rtl/>
            </w:rPr>
          </w:pPr>
          <w:hyperlink w:anchor="_Toc493047711" w:history="1">
            <w:r w:rsidR="00F02F2A" w:rsidRPr="00DC0698">
              <w:rPr>
                <w:rStyle w:val="Hyperlink"/>
                <w:noProof/>
              </w:rPr>
              <w:t>Bitterness Dataset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14</w:t>
            </w:r>
            <w:r w:rsidR="00F02F2A">
              <w:rPr>
                <w:noProof/>
                <w:webHidden/>
                <w:rtl/>
              </w:rPr>
              <w:fldChar w:fldCharType="end"/>
            </w:r>
          </w:hyperlink>
        </w:p>
        <w:p w14:paraId="79739AC5" w14:textId="0ACAFBD0" w:rsidR="00F02F2A" w:rsidRDefault="006939C8" w:rsidP="00F02F2A">
          <w:pPr>
            <w:pStyle w:val="TOC3"/>
            <w:tabs>
              <w:tab w:val="right" w:pos="8296"/>
            </w:tabs>
            <w:bidi w:val="0"/>
            <w:rPr>
              <w:rFonts w:cstheme="minorBidi"/>
              <w:noProof/>
              <w:sz w:val="22"/>
              <w:szCs w:val="22"/>
              <w:rtl/>
            </w:rPr>
          </w:pPr>
          <w:hyperlink w:anchor="_Toc493047712" w:history="1">
            <w:r w:rsidR="00F02F2A" w:rsidRPr="00DC0698">
              <w:rPr>
                <w:rStyle w:val="Hyperlink"/>
                <w:noProof/>
              </w:rPr>
              <w:t>Qualitative Financial Ratios Dataset</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16</w:t>
            </w:r>
            <w:r w:rsidR="00F02F2A">
              <w:rPr>
                <w:noProof/>
                <w:webHidden/>
                <w:rtl/>
              </w:rPr>
              <w:fldChar w:fldCharType="end"/>
            </w:r>
          </w:hyperlink>
        </w:p>
        <w:p w14:paraId="63056928" w14:textId="6C4A4987" w:rsidR="00F02F2A" w:rsidRDefault="006939C8" w:rsidP="00F02F2A">
          <w:pPr>
            <w:pStyle w:val="TOC2"/>
            <w:tabs>
              <w:tab w:val="left" w:pos="1100"/>
              <w:tab w:val="right" w:pos="8296"/>
            </w:tabs>
            <w:bidi w:val="0"/>
            <w:rPr>
              <w:rFonts w:cstheme="minorBidi"/>
              <w:b w:val="0"/>
              <w:bCs w:val="0"/>
              <w:noProof/>
              <w:sz w:val="22"/>
              <w:szCs w:val="22"/>
              <w:rtl/>
            </w:rPr>
          </w:pPr>
          <w:hyperlink w:anchor="_Toc493047713" w:history="1">
            <w:r w:rsidR="00F02F2A" w:rsidRPr="00DC0698">
              <w:rPr>
                <w:rStyle w:val="Hyperlink"/>
                <w:noProof/>
              </w:rPr>
              <w:t>4.2.</w:t>
            </w:r>
            <w:r w:rsidR="00F02F2A">
              <w:rPr>
                <w:rFonts w:cstheme="minorBidi"/>
                <w:b w:val="0"/>
                <w:bCs w:val="0"/>
                <w:noProof/>
                <w:sz w:val="22"/>
                <w:szCs w:val="22"/>
              </w:rPr>
              <w:t xml:space="preserve"> </w:t>
            </w:r>
            <w:r w:rsidR="00F02F2A" w:rsidRPr="00DC0698">
              <w:rPr>
                <w:rStyle w:val="Hyperlink"/>
                <w:noProof/>
              </w:rPr>
              <w:t>Final Results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16</w:t>
            </w:r>
            <w:r w:rsidR="00F02F2A">
              <w:rPr>
                <w:noProof/>
                <w:webHidden/>
                <w:rtl/>
              </w:rPr>
              <w:fldChar w:fldCharType="end"/>
            </w:r>
          </w:hyperlink>
        </w:p>
        <w:p w14:paraId="61A00B74" w14:textId="63417418" w:rsidR="00F02F2A" w:rsidRDefault="006939C8" w:rsidP="00F02F2A">
          <w:pPr>
            <w:pStyle w:val="TOC3"/>
            <w:tabs>
              <w:tab w:val="right" w:pos="8296"/>
            </w:tabs>
            <w:bidi w:val="0"/>
            <w:rPr>
              <w:rFonts w:cstheme="minorBidi"/>
              <w:noProof/>
              <w:sz w:val="22"/>
              <w:szCs w:val="22"/>
              <w:rtl/>
            </w:rPr>
          </w:pPr>
          <w:hyperlink w:anchor="_Toc493047714" w:history="1">
            <w:r w:rsidR="00F02F2A" w:rsidRPr="00DC0698">
              <w:rPr>
                <w:rStyle w:val="Hyperlink"/>
                <w:noProof/>
              </w:rPr>
              <w:t>Database Creation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16</w:t>
            </w:r>
            <w:r w:rsidR="00F02F2A">
              <w:rPr>
                <w:noProof/>
                <w:webHidden/>
                <w:rtl/>
              </w:rPr>
              <w:fldChar w:fldCharType="end"/>
            </w:r>
          </w:hyperlink>
        </w:p>
        <w:p w14:paraId="53E45EDF" w14:textId="07B0BF33" w:rsidR="00F02F2A" w:rsidRDefault="006939C8" w:rsidP="00F02F2A">
          <w:pPr>
            <w:pStyle w:val="TOC3"/>
            <w:tabs>
              <w:tab w:val="right" w:pos="8296"/>
            </w:tabs>
            <w:bidi w:val="0"/>
            <w:rPr>
              <w:rFonts w:cstheme="minorBidi"/>
              <w:noProof/>
              <w:sz w:val="22"/>
              <w:szCs w:val="22"/>
              <w:rtl/>
            </w:rPr>
          </w:pPr>
          <w:hyperlink w:anchor="_Toc493047715" w:history="1">
            <w:r w:rsidR="00F02F2A" w:rsidRPr="00DC0698">
              <w:rPr>
                <w:rStyle w:val="Hyperlink"/>
                <w:noProof/>
              </w:rPr>
              <w:t>System Application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16</w:t>
            </w:r>
            <w:r w:rsidR="00F02F2A">
              <w:rPr>
                <w:noProof/>
                <w:webHidden/>
                <w:rtl/>
              </w:rPr>
              <w:fldChar w:fldCharType="end"/>
            </w:r>
          </w:hyperlink>
        </w:p>
        <w:p w14:paraId="7B1862E8" w14:textId="311AE363" w:rsidR="00F02F2A" w:rsidRDefault="006939C8" w:rsidP="00F02F2A">
          <w:pPr>
            <w:pStyle w:val="TOC3"/>
            <w:tabs>
              <w:tab w:val="right" w:pos="8296"/>
            </w:tabs>
            <w:bidi w:val="0"/>
            <w:rPr>
              <w:rFonts w:cstheme="minorBidi"/>
              <w:noProof/>
              <w:sz w:val="22"/>
              <w:szCs w:val="22"/>
              <w:rtl/>
            </w:rPr>
          </w:pPr>
          <w:hyperlink w:anchor="_Toc493047716" w:history="1">
            <w:r w:rsidR="00F02F2A" w:rsidRPr="00DC0698">
              <w:rPr>
                <w:rStyle w:val="Hyperlink"/>
                <w:noProof/>
              </w:rPr>
              <w:t>Results Analysis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17</w:t>
            </w:r>
            <w:r w:rsidR="00F02F2A">
              <w:rPr>
                <w:noProof/>
                <w:webHidden/>
                <w:rtl/>
              </w:rPr>
              <w:fldChar w:fldCharType="end"/>
            </w:r>
          </w:hyperlink>
        </w:p>
        <w:p w14:paraId="71974C93" w14:textId="22A99DED" w:rsidR="00F02F2A" w:rsidRDefault="006939C8" w:rsidP="00F02F2A">
          <w:pPr>
            <w:pStyle w:val="TOC1"/>
            <w:tabs>
              <w:tab w:val="left" w:pos="1320"/>
            </w:tabs>
            <w:rPr>
              <w:rFonts w:asciiTheme="minorHAnsi" w:hAnsiTheme="minorHAnsi" w:cstheme="minorBidi"/>
              <w:b w:val="0"/>
              <w:bCs w:val="0"/>
              <w:caps w:val="0"/>
              <w:noProof/>
              <w:sz w:val="22"/>
              <w:szCs w:val="22"/>
              <w:rtl/>
            </w:rPr>
          </w:pPr>
          <w:hyperlink w:anchor="_Toc493047717" w:history="1">
            <w:r w:rsidR="00F02F2A" w:rsidRPr="00DC0698">
              <w:rPr>
                <w:rStyle w:val="Hyperlink"/>
                <w:noProof/>
              </w:rPr>
              <w:t>5.</w:t>
            </w:r>
            <w:r w:rsidR="00F02F2A">
              <w:rPr>
                <w:rFonts w:asciiTheme="minorHAnsi" w:hAnsiTheme="minorHAnsi" w:cstheme="minorBidi"/>
                <w:b w:val="0"/>
                <w:bCs w:val="0"/>
                <w:caps w:val="0"/>
                <w:noProof/>
                <w:sz w:val="22"/>
                <w:szCs w:val="22"/>
              </w:rPr>
              <w:t xml:space="preserve"> </w:t>
            </w:r>
            <w:r w:rsidR="00F02F2A" w:rsidRPr="00DC0698">
              <w:rPr>
                <w:rStyle w:val="Hyperlink"/>
                <w:noProof/>
              </w:rPr>
              <w:t>Discussion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54618BA0" w14:textId="7F92BBB5" w:rsidR="00F02F2A" w:rsidRDefault="006939C8" w:rsidP="00F02F2A">
          <w:pPr>
            <w:pStyle w:val="TOC2"/>
            <w:tabs>
              <w:tab w:val="left" w:pos="1100"/>
              <w:tab w:val="right" w:pos="8296"/>
            </w:tabs>
            <w:bidi w:val="0"/>
            <w:rPr>
              <w:rFonts w:cstheme="minorBidi"/>
              <w:b w:val="0"/>
              <w:bCs w:val="0"/>
              <w:noProof/>
              <w:sz w:val="22"/>
              <w:szCs w:val="22"/>
              <w:rtl/>
            </w:rPr>
          </w:pPr>
          <w:hyperlink w:anchor="_Toc493047718" w:history="1">
            <w:r w:rsidR="00F02F2A" w:rsidRPr="00DC0698">
              <w:rPr>
                <w:rStyle w:val="Hyperlink"/>
                <w:noProof/>
              </w:rPr>
              <w:t>5.1.</w:t>
            </w:r>
            <w:r w:rsidR="00F02F2A">
              <w:rPr>
                <w:rFonts w:cstheme="minorBidi"/>
                <w:b w:val="0"/>
                <w:bCs w:val="0"/>
                <w:noProof/>
                <w:sz w:val="22"/>
                <w:szCs w:val="22"/>
              </w:rPr>
              <w:t xml:space="preserve"> </w:t>
            </w:r>
            <w:r w:rsidR="00F02F2A" w:rsidRPr="00DC0698">
              <w:rPr>
                <w:rStyle w:val="Hyperlink"/>
                <w:noProof/>
              </w:rPr>
              <w:t>Verification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3D366C71" w14:textId="0EF6FE60" w:rsidR="00F02F2A" w:rsidRDefault="006939C8" w:rsidP="00F02F2A">
          <w:pPr>
            <w:pStyle w:val="TOC3"/>
            <w:tabs>
              <w:tab w:val="right" w:pos="8296"/>
            </w:tabs>
            <w:bidi w:val="0"/>
            <w:rPr>
              <w:rFonts w:cstheme="minorBidi"/>
              <w:noProof/>
              <w:sz w:val="22"/>
              <w:szCs w:val="22"/>
              <w:rtl/>
            </w:rPr>
          </w:pPr>
          <w:hyperlink w:anchor="_Toc493047719" w:history="1">
            <w:r w:rsidR="00F02F2A" w:rsidRPr="00DC0698">
              <w:rPr>
                <w:rStyle w:val="Hyperlink"/>
                <w:noProof/>
              </w:rPr>
              <w:t>Feature Selection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Toc493047719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6BEAF36E" w14:textId="2109FB5E" w:rsidR="00F02F2A" w:rsidRDefault="006939C8" w:rsidP="00F02F2A">
          <w:pPr>
            <w:pStyle w:val="TOC3"/>
            <w:tabs>
              <w:tab w:val="right" w:pos="8296"/>
            </w:tabs>
            <w:bidi w:val="0"/>
            <w:rPr>
              <w:rFonts w:cstheme="minorBidi"/>
              <w:noProof/>
              <w:sz w:val="22"/>
              <w:szCs w:val="22"/>
              <w:rtl/>
            </w:rPr>
          </w:pPr>
          <w:hyperlink w:anchor="_Toc493047720" w:history="1">
            <w:r w:rsidR="00F02F2A" w:rsidRPr="00DC0698">
              <w:rPr>
                <w:rStyle w:val="Hyperlink"/>
                <w:noProof/>
              </w:rPr>
              <w:t>Dimensionality Reduction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Toc493047720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2F89AEA2" w14:textId="2397C23F" w:rsidR="00F02F2A" w:rsidRDefault="006939C8" w:rsidP="00F02F2A">
          <w:pPr>
            <w:pStyle w:val="TOC3"/>
            <w:tabs>
              <w:tab w:val="right" w:pos="8296"/>
            </w:tabs>
            <w:bidi w:val="0"/>
            <w:rPr>
              <w:rFonts w:cstheme="minorBidi"/>
              <w:noProof/>
              <w:sz w:val="22"/>
              <w:szCs w:val="22"/>
              <w:rtl/>
            </w:rPr>
          </w:pPr>
          <w:hyperlink w:anchor="_Toc493047721" w:history="1">
            <w:r w:rsidR="00F02F2A" w:rsidRPr="00DC0698">
              <w:rPr>
                <w:rStyle w:val="Hyperlink"/>
                <w:noProof/>
              </w:rPr>
              <w:t>Fitness Function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Toc493047721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4FFD5770" w14:textId="201C0DDC" w:rsidR="00F02F2A" w:rsidRDefault="006939C8" w:rsidP="00F02F2A">
          <w:pPr>
            <w:pStyle w:val="TOC2"/>
            <w:tabs>
              <w:tab w:val="left" w:pos="880"/>
              <w:tab w:val="right" w:pos="8296"/>
            </w:tabs>
            <w:bidi w:val="0"/>
            <w:rPr>
              <w:rFonts w:cstheme="minorBidi"/>
              <w:b w:val="0"/>
              <w:bCs w:val="0"/>
              <w:noProof/>
              <w:sz w:val="22"/>
              <w:szCs w:val="22"/>
              <w:rtl/>
            </w:rPr>
          </w:pPr>
          <w:hyperlink w:anchor="_Toc493047722" w:history="1">
            <w:r w:rsidR="00F02F2A" w:rsidRPr="00DC0698">
              <w:rPr>
                <w:rStyle w:val="Hyperlink"/>
                <w:noProof/>
              </w:rPr>
              <w:t>5.2.</w:t>
            </w:r>
            <w:r w:rsidR="00F02F2A">
              <w:rPr>
                <w:rFonts w:cstheme="minorBidi"/>
                <w:b w:val="0"/>
                <w:bCs w:val="0"/>
                <w:noProof/>
                <w:sz w:val="22"/>
                <w:szCs w:val="22"/>
              </w:rPr>
              <w:t xml:space="preserve"> </w:t>
            </w:r>
            <w:r w:rsidR="00F02F2A" w:rsidRPr="00DC0698">
              <w:rPr>
                <w:rStyle w:val="Hyperlink"/>
                <w:noProof/>
              </w:rPr>
              <w:t>Validation</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Toc493047722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451054AE" w14:textId="035BEA41" w:rsidR="00F02F2A" w:rsidRDefault="006939C8" w:rsidP="00F02F2A">
          <w:pPr>
            <w:pStyle w:val="TOC3"/>
            <w:tabs>
              <w:tab w:val="right" w:pos="8296"/>
            </w:tabs>
            <w:bidi w:val="0"/>
            <w:rPr>
              <w:rFonts w:cstheme="minorBidi"/>
              <w:noProof/>
              <w:sz w:val="22"/>
              <w:szCs w:val="22"/>
              <w:rtl/>
            </w:rPr>
          </w:pPr>
          <w:hyperlink w:anchor="_Toc493047723" w:history="1">
            <w:r w:rsidR="00F02F2A" w:rsidRPr="00DC0698">
              <w:rPr>
                <w:rStyle w:val="Hyperlink"/>
                <w:noProof/>
              </w:rPr>
              <w:t>Tagging Compounds with Unknown Qualities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Toc493047723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1E8D6DC1" w14:textId="3D12940F" w:rsidR="00F02F2A" w:rsidRDefault="006939C8" w:rsidP="00F02F2A">
          <w:pPr>
            <w:pStyle w:val="TOC1"/>
            <w:tabs>
              <w:tab w:val="left" w:pos="1540"/>
            </w:tabs>
            <w:rPr>
              <w:rFonts w:asciiTheme="minorHAnsi" w:hAnsiTheme="minorHAnsi" w:cstheme="minorBidi"/>
              <w:b w:val="0"/>
              <w:bCs w:val="0"/>
              <w:caps w:val="0"/>
              <w:noProof/>
              <w:sz w:val="22"/>
              <w:szCs w:val="22"/>
              <w:rtl/>
            </w:rPr>
          </w:pPr>
          <w:hyperlink w:anchor="_Toc493047724" w:history="1">
            <w:r w:rsidR="00F02F2A" w:rsidRPr="00DC0698">
              <w:rPr>
                <w:rStyle w:val="Hyperlink"/>
                <w:noProof/>
              </w:rPr>
              <w:t>6.</w:t>
            </w:r>
            <w:r w:rsidR="00F02F2A">
              <w:rPr>
                <w:rFonts w:asciiTheme="minorHAnsi" w:hAnsiTheme="minorHAnsi" w:cstheme="minorBidi"/>
                <w:b w:val="0"/>
                <w:bCs w:val="0"/>
                <w:caps w:val="0"/>
                <w:noProof/>
                <w:sz w:val="22"/>
                <w:szCs w:val="22"/>
              </w:rPr>
              <w:t xml:space="preserve"> </w:t>
            </w:r>
            <w:r w:rsidR="00F02F2A" w:rsidRPr="00DC0698">
              <w:rPr>
                <w:rStyle w:val="Hyperlink"/>
                <w:noProof/>
              </w:rPr>
              <w:t>Conclusions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Toc493047724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32B85716" w14:textId="4EF0EEF7" w:rsidR="00F02F2A" w:rsidRDefault="006939C8" w:rsidP="00F02F2A">
          <w:pPr>
            <w:pStyle w:val="TOC2"/>
            <w:tabs>
              <w:tab w:val="left" w:pos="1100"/>
              <w:tab w:val="right" w:pos="8296"/>
            </w:tabs>
            <w:bidi w:val="0"/>
            <w:rPr>
              <w:rFonts w:cstheme="minorBidi"/>
              <w:b w:val="0"/>
              <w:bCs w:val="0"/>
              <w:noProof/>
              <w:sz w:val="22"/>
              <w:szCs w:val="22"/>
              <w:rtl/>
            </w:rPr>
          </w:pPr>
          <w:hyperlink w:anchor="_Toc493047725" w:history="1">
            <w:r w:rsidR="00F02F2A" w:rsidRPr="00DC0698">
              <w:rPr>
                <w:rStyle w:val="Hyperlink"/>
                <w:noProof/>
              </w:rPr>
              <w:t>6.1.</w:t>
            </w:r>
            <w:r w:rsidR="00F02F2A">
              <w:rPr>
                <w:rFonts w:cstheme="minorBidi"/>
                <w:b w:val="0"/>
                <w:bCs w:val="0"/>
                <w:noProof/>
                <w:sz w:val="22"/>
                <w:szCs w:val="22"/>
              </w:rPr>
              <w:t xml:space="preserve"> </w:t>
            </w:r>
            <w:r w:rsidR="00F02F2A" w:rsidRPr="00DC0698">
              <w:rPr>
                <w:rStyle w:val="Hyperlink"/>
                <w:noProof/>
              </w:rPr>
              <w:t>Conclusions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Toc493047725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23</w:t>
            </w:r>
            <w:r w:rsidR="00F02F2A">
              <w:rPr>
                <w:noProof/>
                <w:webHidden/>
                <w:rtl/>
              </w:rPr>
              <w:fldChar w:fldCharType="end"/>
            </w:r>
          </w:hyperlink>
        </w:p>
        <w:p w14:paraId="64F1B5E4" w14:textId="437911CE" w:rsidR="00F02F2A" w:rsidRDefault="006939C8" w:rsidP="00F02F2A">
          <w:pPr>
            <w:pStyle w:val="TOC2"/>
            <w:tabs>
              <w:tab w:val="left" w:pos="1100"/>
              <w:tab w:val="right" w:pos="8296"/>
            </w:tabs>
            <w:bidi w:val="0"/>
            <w:rPr>
              <w:rFonts w:cstheme="minorBidi"/>
              <w:b w:val="0"/>
              <w:bCs w:val="0"/>
              <w:noProof/>
              <w:sz w:val="22"/>
              <w:szCs w:val="22"/>
              <w:rtl/>
            </w:rPr>
          </w:pPr>
          <w:hyperlink w:anchor="_Toc493047726" w:history="1">
            <w:r w:rsidR="00F02F2A" w:rsidRPr="00DC0698">
              <w:rPr>
                <w:rStyle w:val="Hyperlink"/>
                <w:noProof/>
              </w:rPr>
              <w:t>6.2.</w:t>
            </w:r>
            <w:r w:rsidR="00F02F2A">
              <w:rPr>
                <w:rFonts w:cstheme="minorBidi"/>
                <w:b w:val="0"/>
                <w:bCs w:val="0"/>
                <w:noProof/>
                <w:sz w:val="22"/>
                <w:szCs w:val="22"/>
              </w:rPr>
              <w:t xml:space="preserve"> </w:t>
            </w:r>
            <w:r w:rsidR="00F02F2A" w:rsidRPr="00DC0698">
              <w:rPr>
                <w:rStyle w:val="Hyperlink"/>
                <w:noProof/>
              </w:rPr>
              <w:t>Future Work</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Toc493047726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24</w:t>
            </w:r>
            <w:r w:rsidR="00F02F2A">
              <w:rPr>
                <w:noProof/>
                <w:webHidden/>
                <w:rtl/>
              </w:rPr>
              <w:fldChar w:fldCharType="end"/>
            </w:r>
          </w:hyperlink>
        </w:p>
        <w:p w14:paraId="27DBCFEF" w14:textId="7A276A1A" w:rsidR="00F02F2A" w:rsidRDefault="006939C8" w:rsidP="00F02F2A">
          <w:pPr>
            <w:pStyle w:val="TOC3"/>
            <w:tabs>
              <w:tab w:val="right" w:pos="8296"/>
            </w:tabs>
            <w:bidi w:val="0"/>
            <w:rPr>
              <w:rFonts w:cstheme="minorBidi"/>
              <w:noProof/>
              <w:sz w:val="22"/>
              <w:szCs w:val="22"/>
              <w:rtl/>
            </w:rPr>
          </w:pPr>
          <w:hyperlink w:anchor="_Toc493047727" w:history="1">
            <w:r w:rsidR="00F02F2A" w:rsidRPr="00DC0698">
              <w:rPr>
                <w:rStyle w:val="Hyperlink"/>
                <w:noProof/>
              </w:rPr>
              <w:t>Dataset Size</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Toc493047727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24</w:t>
            </w:r>
            <w:r w:rsidR="00F02F2A">
              <w:rPr>
                <w:noProof/>
                <w:webHidden/>
                <w:rtl/>
              </w:rPr>
              <w:fldChar w:fldCharType="end"/>
            </w:r>
          </w:hyperlink>
        </w:p>
        <w:p w14:paraId="36C4D114" w14:textId="30251FC5" w:rsidR="00F02F2A" w:rsidRDefault="006939C8" w:rsidP="00F02F2A">
          <w:pPr>
            <w:pStyle w:val="TOC1"/>
            <w:tabs>
              <w:tab w:val="left" w:pos="2133"/>
            </w:tabs>
            <w:rPr>
              <w:rFonts w:asciiTheme="minorHAnsi" w:hAnsiTheme="minorHAnsi" w:cstheme="minorBidi"/>
              <w:b w:val="0"/>
              <w:bCs w:val="0"/>
              <w:caps w:val="0"/>
              <w:noProof/>
              <w:sz w:val="22"/>
              <w:szCs w:val="22"/>
              <w:rtl/>
            </w:rPr>
          </w:pPr>
          <w:hyperlink w:anchor="_Toc493047728" w:history="1">
            <w:r w:rsidR="00F02F2A" w:rsidRPr="00DC0698">
              <w:rPr>
                <w:rStyle w:val="Hyperlink"/>
                <w:noProof/>
              </w:rPr>
              <w:t>7.</w:t>
            </w:r>
            <w:r w:rsidR="00F02F2A">
              <w:rPr>
                <w:rFonts w:asciiTheme="minorHAnsi" w:hAnsiTheme="minorHAnsi" w:cstheme="minorBidi"/>
                <w:b w:val="0"/>
                <w:bCs w:val="0"/>
                <w:caps w:val="0"/>
                <w:noProof/>
                <w:sz w:val="22"/>
                <w:szCs w:val="22"/>
              </w:rPr>
              <w:t xml:space="preserve"> </w:t>
            </w:r>
            <w:r w:rsidR="00F02F2A" w:rsidRPr="00DC0698">
              <w:rPr>
                <w:rStyle w:val="Hyperlink"/>
                <w:noProof/>
              </w:rPr>
              <w:t>List of Publications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Toc493047728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25</w:t>
            </w:r>
            <w:r w:rsidR="00F02F2A">
              <w:rPr>
                <w:noProof/>
                <w:webHidden/>
                <w:rtl/>
              </w:rPr>
              <w:fldChar w:fldCharType="end"/>
            </w:r>
          </w:hyperlink>
        </w:p>
        <w:p w14:paraId="3795AA28" w14:textId="5F8AE971" w:rsidR="00F02F2A" w:rsidRDefault="006939C8" w:rsidP="00F02F2A">
          <w:pPr>
            <w:pStyle w:val="TOC1"/>
            <w:tabs>
              <w:tab w:val="left" w:pos="1608"/>
            </w:tabs>
            <w:rPr>
              <w:rFonts w:asciiTheme="minorHAnsi" w:hAnsiTheme="minorHAnsi" w:cstheme="minorBidi"/>
              <w:b w:val="0"/>
              <w:bCs w:val="0"/>
              <w:caps w:val="0"/>
              <w:noProof/>
              <w:sz w:val="22"/>
              <w:szCs w:val="22"/>
              <w:rtl/>
            </w:rPr>
          </w:pPr>
          <w:hyperlink w:anchor="_Toc493047729" w:history="1">
            <w:r w:rsidR="00F02F2A" w:rsidRPr="00DC0698">
              <w:rPr>
                <w:rStyle w:val="Hyperlink"/>
                <w:rFonts w:asciiTheme="majorBidi" w:hAnsiTheme="majorBidi"/>
                <w:noProof/>
              </w:rPr>
              <w:t>8.</w:t>
            </w:r>
            <w:r w:rsidR="00F02F2A">
              <w:rPr>
                <w:rFonts w:asciiTheme="minorHAnsi" w:hAnsiTheme="minorHAnsi" w:cstheme="minorBidi"/>
                <w:b w:val="0"/>
                <w:bCs w:val="0"/>
                <w:caps w:val="0"/>
                <w:noProof/>
                <w:sz w:val="22"/>
                <w:szCs w:val="22"/>
              </w:rPr>
              <w:t xml:space="preserve"> </w:t>
            </w:r>
            <w:r w:rsidR="00F02F2A" w:rsidRPr="00DC0698">
              <w:rPr>
                <w:rStyle w:val="Hyperlink"/>
                <w:rFonts w:asciiTheme="majorBidi" w:hAnsiTheme="majorBidi"/>
                <w:noProof/>
              </w:rPr>
              <w:t>References</w:t>
            </w:r>
            <w:r w:rsidR="00F02F2A">
              <w:rPr>
                <w:noProof/>
                <w:webHidden/>
                <w:rtl/>
              </w:rPr>
              <w:tab/>
            </w:r>
            <w:r w:rsidR="00F02F2A">
              <w:rPr>
                <w:noProof/>
                <w:webHidden/>
                <w:rtl/>
              </w:rPr>
              <w:fldChar w:fldCharType="begin"/>
            </w:r>
            <w:r w:rsidR="00F02F2A">
              <w:rPr>
                <w:noProof/>
                <w:webHidden/>
                <w:rtl/>
              </w:rPr>
              <w:instrText xml:space="preserve"> </w:instrText>
            </w:r>
            <w:r w:rsidR="00F02F2A">
              <w:rPr>
                <w:noProof/>
                <w:webHidden/>
              </w:rPr>
              <w:instrText>PAGEREF</w:instrText>
            </w:r>
            <w:r w:rsidR="00F02F2A">
              <w:rPr>
                <w:noProof/>
                <w:webHidden/>
                <w:rtl/>
              </w:rPr>
              <w:instrText xml:space="preserve"> _</w:instrText>
            </w:r>
            <w:r w:rsidR="00F02F2A">
              <w:rPr>
                <w:noProof/>
                <w:webHidden/>
              </w:rPr>
              <w:instrText>Toc493047729 \h</w:instrText>
            </w:r>
            <w:r w:rsidR="00F02F2A">
              <w:rPr>
                <w:noProof/>
                <w:webHidden/>
                <w:rtl/>
              </w:rPr>
              <w:instrText xml:space="preserve"> </w:instrText>
            </w:r>
            <w:r w:rsidR="00F02F2A">
              <w:rPr>
                <w:noProof/>
                <w:webHidden/>
                <w:rtl/>
              </w:rPr>
            </w:r>
            <w:r w:rsidR="00F02F2A">
              <w:rPr>
                <w:noProof/>
                <w:webHidden/>
                <w:rtl/>
              </w:rPr>
              <w:fldChar w:fldCharType="separate"/>
            </w:r>
            <w:r w:rsidR="00F02F2A">
              <w:rPr>
                <w:noProof/>
                <w:webHidden/>
                <w:rtl/>
              </w:rPr>
              <w:t>26</w:t>
            </w:r>
            <w:r w:rsidR="00F02F2A">
              <w:rPr>
                <w:noProof/>
                <w:webHidden/>
                <w:rtl/>
              </w:rPr>
              <w:fldChar w:fldCharType="end"/>
            </w:r>
          </w:hyperlink>
        </w:p>
        <w:p w14:paraId="4098031D" w14:textId="7218F170" w:rsidR="00647193" w:rsidRDefault="00647193" w:rsidP="00F02F2A">
          <w:pPr>
            <w:jc w:val="left"/>
          </w:pPr>
          <w:r>
            <w:rPr>
              <w:b/>
              <w:bCs/>
              <w:noProof/>
            </w:rPr>
            <w:fldChar w:fldCharType="end"/>
          </w:r>
        </w:p>
      </w:sdtContent>
    </w:sdt>
    <w:p w14:paraId="1D5CDAB0" w14:textId="77777777" w:rsidR="00580039" w:rsidRDefault="00580039" w:rsidP="007A1597">
      <w:pPr>
        <w:jc w:val="left"/>
        <w:rPr>
          <w:rFonts w:asciiTheme="majorHAnsi" w:hAnsiTheme="majorHAnsi"/>
          <w:b/>
          <w:bCs/>
          <w:sz w:val="28"/>
          <w:szCs w:val="28"/>
        </w:rPr>
      </w:pPr>
      <w:r>
        <w:rPr>
          <w:rFonts w:asciiTheme="majorHAnsi" w:hAnsiTheme="majorHAnsi"/>
          <w:b/>
          <w:bCs/>
          <w:sz w:val="28"/>
          <w:szCs w:val="28"/>
        </w:rPr>
        <w:br w:type="page"/>
      </w:r>
    </w:p>
    <w:p w14:paraId="75F24CC7" w14:textId="3B6B45AD" w:rsidR="003D3E5F" w:rsidRPr="007A1597" w:rsidRDefault="003D3E5F" w:rsidP="007A1597">
      <w:pPr>
        <w:rPr>
          <w:rFonts w:asciiTheme="majorHAnsi" w:hAnsiTheme="majorHAnsi"/>
          <w:b/>
          <w:bCs/>
          <w:sz w:val="28"/>
          <w:szCs w:val="28"/>
        </w:rPr>
      </w:pPr>
      <w:r w:rsidRPr="007A1597">
        <w:rPr>
          <w:rFonts w:asciiTheme="majorHAnsi" w:hAnsiTheme="majorHAnsi"/>
          <w:b/>
          <w:bCs/>
          <w:sz w:val="28"/>
          <w:szCs w:val="28"/>
        </w:rPr>
        <w:lastRenderedPageBreak/>
        <w:t>Table of Figures</w:t>
      </w:r>
    </w:p>
    <w:p w14:paraId="2CA0917A" w14:textId="7E9F0437" w:rsidR="00547196" w:rsidRDefault="003D3E5F" w:rsidP="00C119D8">
      <w:pPr>
        <w:pStyle w:val="TableofFigures"/>
        <w:tabs>
          <w:tab w:val="right" w:pos="8296"/>
        </w:tabs>
        <w:bidi w:val="0"/>
        <w:rPr>
          <w:rFonts w:cstheme="minorBidi"/>
          <w:caps w:val="0"/>
          <w:noProof/>
          <w:sz w:val="22"/>
          <w:szCs w:val="22"/>
          <w:rtl/>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490320153" w:history="1">
        <w:r w:rsidR="00547196" w:rsidRPr="00DD6DB5">
          <w:rPr>
            <w:rStyle w:val="Hyperlink"/>
            <w:noProof/>
          </w:rPr>
          <w:t>Figure 1 Pharma Compound Funnel</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Toc490320153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w:t>
        </w:r>
        <w:r w:rsidR="00547196">
          <w:rPr>
            <w:noProof/>
            <w:webHidden/>
            <w:rtl/>
          </w:rPr>
          <w:fldChar w:fldCharType="end"/>
        </w:r>
      </w:hyperlink>
    </w:p>
    <w:p w14:paraId="26F9D2AF" w14:textId="1F8AFB0D" w:rsidR="00547196" w:rsidRDefault="006939C8" w:rsidP="00C119D8">
      <w:pPr>
        <w:pStyle w:val="TableofFigures"/>
        <w:tabs>
          <w:tab w:val="right" w:pos="8296"/>
        </w:tabs>
        <w:bidi w:val="0"/>
        <w:rPr>
          <w:rFonts w:cstheme="minorBidi"/>
          <w:caps w:val="0"/>
          <w:noProof/>
          <w:sz w:val="22"/>
          <w:szCs w:val="22"/>
          <w:rtl/>
        </w:rPr>
      </w:pPr>
      <w:hyperlink w:anchor="_Toc490320154" w:history="1">
        <w:r w:rsidR="00547196" w:rsidRPr="00DD6DB5">
          <w:rPr>
            <w:rStyle w:val="Hyperlink"/>
            <w:noProof/>
          </w:rPr>
          <w:t>Figure 2 Average PhRMA Member Company R&amp;D Expenditures, 1995-2015</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Toc490320154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2</w:t>
        </w:r>
        <w:r w:rsidR="00547196">
          <w:rPr>
            <w:noProof/>
            <w:webHidden/>
            <w:rtl/>
          </w:rPr>
          <w:fldChar w:fldCharType="end"/>
        </w:r>
      </w:hyperlink>
    </w:p>
    <w:p w14:paraId="5914437D" w14:textId="2CEBB6B4" w:rsidR="00547196" w:rsidRDefault="006939C8" w:rsidP="00C119D8">
      <w:pPr>
        <w:pStyle w:val="TableofFigures"/>
        <w:tabs>
          <w:tab w:val="right" w:pos="8296"/>
        </w:tabs>
        <w:bidi w:val="0"/>
        <w:rPr>
          <w:rFonts w:cstheme="minorBidi"/>
          <w:caps w:val="0"/>
          <w:noProof/>
          <w:sz w:val="22"/>
          <w:szCs w:val="22"/>
          <w:rtl/>
        </w:rPr>
      </w:pPr>
      <w:hyperlink w:anchor="_Toc490320155" w:history="1">
        <w:r w:rsidR="00547196" w:rsidRPr="00DD6DB5">
          <w:rPr>
            <w:rStyle w:val="Hyperlink"/>
            <w:noProof/>
          </w:rPr>
          <w:t>Figure 3 Candidates Required for a Single Release</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Toc490320155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3</w:t>
        </w:r>
        <w:r w:rsidR="00547196">
          <w:rPr>
            <w:noProof/>
            <w:webHidden/>
            <w:rtl/>
          </w:rPr>
          <w:fldChar w:fldCharType="end"/>
        </w:r>
      </w:hyperlink>
    </w:p>
    <w:p w14:paraId="796DE9EC" w14:textId="3A2FF7F7" w:rsidR="00547196" w:rsidRDefault="006939C8" w:rsidP="00C119D8">
      <w:pPr>
        <w:pStyle w:val="TableofFigures"/>
        <w:tabs>
          <w:tab w:val="right" w:pos="8296"/>
        </w:tabs>
        <w:bidi w:val="0"/>
        <w:rPr>
          <w:rFonts w:cstheme="minorBidi"/>
          <w:caps w:val="0"/>
          <w:noProof/>
          <w:sz w:val="22"/>
          <w:szCs w:val="22"/>
          <w:rtl/>
        </w:rPr>
      </w:pPr>
      <w:hyperlink w:anchor="_Toc490320156" w:history="1">
        <w:r w:rsidR="00547196" w:rsidRPr="00DD6DB5">
          <w:rPr>
            <w:rStyle w:val="Hyperlink"/>
            <w:noProof/>
          </w:rPr>
          <w:t>Figure 4 Mapping by Serotonin</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Toc490320156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5</w:t>
        </w:r>
        <w:r w:rsidR="00547196">
          <w:rPr>
            <w:noProof/>
            <w:webHidden/>
            <w:rtl/>
          </w:rPr>
          <w:fldChar w:fldCharType="end"/>
        </w:r>
      </w:hyperlink>
    </w:p>
    <w:p w14:paraId="08B408EF" w14:textId="188D4E9F" w:rsidR="00547196" w:rsidRDefault="006939C8" w:rsidP="00C119D8">
      <w:pPr>
        <w:pStyle w:val="TableofFigures"/>
        <w:tabs>
          <w:tab w:val="right" w:pos="8296"/>
        </w:tabs>
        <w:bidi w:val="0"/>
        <w:rPr>
          <w:rFonts w:cstheme="minorBidi"/>
          <w:caps w:val="0"/>
          <w:noProof/>
          <w:sz w:val="22"/>
          <w:szCs w:val="22"/>
          <w:rtl/>
        </w:rPr>
      </w:pPr>
      <w:hyperlink w:anchor="_Toc490320157" w:history="1">
        <w:r w:rsidR="00547196" w:rsidRPr="00DD6DB5">
          <w:rPr>
            <w:rStyle w:val="Hyperlink"/>
            <w:noProof/>
          </w:rPr>
          <w:t>Figure 5 Capabilities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Toc490320157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9</w:t>
        </w:r>
        <w:r w:rsidR="00547196">
          <w:rPr>
            <w:noProof/>
            <w:webHidden/>
            <w:rtl/>
          </w:rPr>
          <w:fldChar w:fldCharType="end"/>
        </w:r>
      </w:hyperlink>
    </w:p>
    <w:p w14:paraId="7DC77896" w14:textId="73601858" w:rsidR="00547196" w:rsidRDefault="006939C8" w:rsidP="00C119D8">
      <w:pPr>
        <w:pStyle w:val="TableofFigures"/>
        <w:tabs>
          <w:tab w:val="right" w:pos="8296"/>
        </w:tabs>
        <w:bidi w:val="0"/>
        <w:rPr>
          <w:rFonts w:cstheme="minorBidi"/>
          <w:caps w:val="0"/>
          <w:noProof/>
          <w:sz w:val="22"/>
          <w:szCs w:val="22"/>
          <w:rtl/>
        </w:rPr>
      </w:pPr>
      <w:hyperlink w:anchor="_Toc490320158" w:history="1">
        <w:r w:rsidR="00547196" w:rsidRPr="00DD6DB5">
          <w:rPr>
            <w:rStyle w:val="Hyperlink"/>
            <w:noProof/>
          </w:rPr>
          <w:t>Figure 6 random sample test</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Toc490320158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14</w:t>
        </w:r>
        <w:r w:rsidR="00547196">
          <w:rPr>
            <w:noProof/>
            <w:webHidden/>
            <w:rtl/>
          </w:rPr>
          <w:fldChar w:fldCharType="end"/>
        </w:r>
      </w:hyperlink>
    </w:p>
    <w:p w14:paraId="686A026F" w14:textId="2F950A75" w:rsidR="00547196" w:rsidRDefault="006939C8" w:rsidP="00C119D8">
      <w:pPr>
        <w:pStyle w:val="TableofFigures"/>
        <w:tabs>
          <w:tab w:val="right" w:pos="8296"/>
        </w:tabs>
        <w:bidi w:val="0"/>
        <w:rPr>
          <w:rFonts w:cstheme="minorBidi"/>
          <w:caps w:val="0"/>
          <w:noProof/>
          <w:sz w:val="22"/>
          <w:szCs w:val="22"/>
          <w:rtl/>
        </w:rPr>
      </w:pPr>
      <w:hyperlink w:anchor="_Toc490320159" w:history="1">
        <w:r w:rsidR="00547196" w:rsidRPr="00DD6DB5">
          <w:rPr>
            <w:rStyle w:val="Hyperlink"/>
            <w:noProof/>
          </w:rPr>
          <w:t>Figure 7 Financial Ratios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Toc490320159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15</w:t>
        </w:r>
        <w:r w:rsidR="00547196">
          <w:rPr>
            <w:noProof/>
            <w:webHidden/>
            <w:rtl/>
          </w:rPr>
          <w:fldChar w:fldCharType="end"/>
        </w:r>
      </w:hyperlink>
    </w:p>
    <w:p w14:paraId="45EC448D" w14:textId="3D6B76A6" w:rsidR="00547196" w:rsidRDefault="006939C8" w:rsidP="00C119D8">
      <w:pPr>
        <w:pStyle w:val="TableofFigures"/>
        <w:tabs>
          <w:tab w:val="right" w:pos="8296"/>
        </w:tabs>
        <w:bidi w:val="0"/>
        <w:rPr>
          <w:rFonts w:cstheme="minorBidi"/>
          <w:caps w:val="0"/>
          <w:noProof/>
          <w:sz w:val="22"/>
          <w:szCs w:val="22"/>
          <w:rtl/>
        </w:rPr>
      </w:pPr>
      <w:hyperlink w:anchor="_Toc490320160" w:history="1">
        <w:r w:rsidR="00547196" w:rsidRPr="00DD6DB5">
          <w:rPr>
            <w:rStyle w:val="Hyperlink"/>
            <w:noProof/>
          </w:rPr>
          <w:t>Figure 8 Bitterness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Toc490320160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15</w:t>
        </w:r>
        <w:r w:rsidR="00547196">
          <w:rPr>
            <w:noProof/>
            <w:webHidden/>
            <w:rtl/>
          </w:rPr>
          <w:fldChar w:fldCharType="end"/>
        </w:r>
      </w:hyperlink>
    </w:p>
    <w:p w14:paraId="140EA21A" w14:textId="6DBEB0B1" w:rsidR="00547196" w:rsidRDefault="006939C8" w:rsidP="00C119D8">
      <w:pPr>
        <w:pStyle w:val="TableofFigures"/>
        <w:tabs>
          <w:tab w:val="right" w:pos="8296"/>
        </w:tabs>
        <w:bidi w:val="0"/>
        <w:rPr>
          <w:rFonts w:cstheme="minorBidi"/>
          <w:caps w:val="0"/>
          <w:noProof/>
          <w:sz w:val="22"/>
          <w:szCs w:val="22"/>
          <w:rtl/>
        </w:rPr>
      </w:pPr>
      <w:hyperlink w:anchor="_Toc490320161" w:history="1">
        <w:r w:rsidR="00547196" w:rsidRPr="00DD6DB5">
          <w:rPr>
            <w:rStyle w:val="Hyperlink"/>
            <w:noProof/>
          </w:rPr>
          <w:t>Figure 9 Qualitative Financial Ratios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Toc490320161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16</w:t>
        </w:r>
        <w:r w:rsidR="00547196">
          <w:rPr>
            <w:noProof/>
            <w:webHidden/>
            <w:rtl/>
          </w:rPr>
          <w:fldChar w:fldCharType="end"/>
        </w:r>
      </w:hyperlink>
    </w:p>
    <w:p w14:paraId="106D80DC" w14:textId="5F23DB87" w:rsidR="00547196" w:rsidRDefault="006939C8" w:rsidP="00C119D8">
      <w:pPr>
        <w:pStyle w:val="TableofFigures"/>
        <w:tabs>
          <w:tab w:val="right" w:pos="8296"/>
        </w:tabs>
        <w:bidi w:val="0"/>
        <w:rPr>
          <w:rFonts w:cstheme="minorBidi"/>
          <w:caps w:val="0"/>
          <w:noProof/>
          <w:sz w:val="22"/>
          <w:szCs w:val="22"/>
          <w:rtl/>
        </w:rPr>
      </w:pPr>
      <w:hyperlink w:anchor="_Toc490320162" w:history="1">
        <w:r w:rsidR="00547196" w:rsidRPr="00DD6DB5">
          <w:rPr>
            <w:rStyle w:val="Hyperlink"/>
            <w:noProof/>
          </w:rPr>
          <w:t>Figure 10 Dopamine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Toc490320162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17</w:t>
        </w:r>
        <w:r w:rsidR="00547196">
          <w:rPr>
            <w:noProof/>
            <w:webHidden/>
            <w:rtl/>
          </w:rPr>
          <w:fldChar w:fldCharType="end"/>
        </w:r>
      </w:hyperlink>
    </w:p>
    <w:p w14:paraId="53F5415A" w14:textId="7FA29293" w:rsidR="00547196" w:rsidRDefault="006939C8" w:rsidP="00C119D8">
      <w:pPr>
        <w:pStyle w:val="TableofFigures"/>
        <w:tabs>
          <w:tab w:val="right" w:pos="8296"/>
        </w:tabs>
        <w:bidi w:val="0"/>
        <w:rPr>
          <w:rFonts w:cstheme="minorBidi"/>
          <w:caps w:val="0"/>
          <w:noProof/>
          <w:sz w:val="22"/>
          <w:szCs w:val="22"/>
          <w:rtl/>
        </w:rPr>
      </w:pPr>
      <w:hyperlink w:anchor="_Toc490320163" w:history="1">
        <w:r w:rsidR="00547196" w:rsidRPr="00DD6DB5">
          <w:rPr>
            <w:rStyle w:val="Hyperlink"/>
            <w:noProof/>
          </w:rPr>
          <w:t>Figure 11 Adrenoceptor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Toc490320163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18</w:t>
        </w:r>
        <w:r w:rsidR="00547196">
          <w:rPr>
            <w:noProof/>
            <w:webHidden/>
            <w:rtl/>
          </w:rPr>
          <w:fldChar w:fldCharType="end"/>
        </w:r>
      </w:hyperlink>
    </w:p>
    <w:p w14:paraId="02D8F3D7" w14:textId="330ABD28" w:rsidR="00547196" w:rsidRDefault="006939C8" w:rsidP="00C119D8">
      <w:pPr>
        <w:pStyle w:val="TableofFigures"/>
        <w:tabs>
          <w:tab w:val="right" w:pos="8296"/>
        </w:tabs>
        <w:bidi w:val="0"/>
        <w:rPr>
          <w:rFonts w:cstheme="minorBidi"/>
          <w:caps w:val="0"/>
          <w:noProof/>
          <w:sz w:val="22"/>
          <w:szCs w:val="22"/>
          <w:rtl/>
        </w:rPr>
      </w:pPr>
      <w:hyperlink w:anchor="_Toc490320164" w:history="1">
        <w:r w:rsidR="00547196" w:rsidRPr="00DD6DB5">
          <w:rPr>
            <w:rStyle w:val="Hyperlink"/>
            <w:noProof/>
          </w:rPr>
          <w:t>Figure 12 Histamine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Toc490320164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19</w:t>
        </w:r>
        <w:r w:rsidR="00547196">
          <w:rPr>
            <w:noProof/>
            <w:webHidden/>
            <w:rtl/>
          </w:rPr>
          <w:fldChar w:fldCharType="end"/>
        </w:r>
      </w:hyperlink>
    </w:p>
    <w:p w14:paraId="580F1FEC" w14:textId="717D31F9" w:rsidR="00547196" w:rsidRDefault="006939C8" w:rsidP="00C119D8">
      <w:pPr>
        <w:pStyle w:val="TableofFigures"/>
        <w:tabs>
          <w:tab w:val="right" w:pos="8296"/>
        </w:tabs>
        <w:bidi w:val="0"/>
        <w:rPr>
          <w:rFonts w:cstheme="minorBidi"/>
          <w:caps w:val="0"/>
          <w:noProof/>
          <w:sz w:val="22"/>
          <w:szCs w:val="22"/>
          <w:rtl/>
        </w:rPr>
      </w:pPr>
      <w:hyperlink w:anchor="_Toc490320165" w:history="1">
        <w:r w:rsidR="00547196" w:rsidRPr="00DD6DB5">
          <w:rPr>
            <w:rStyle w:val="Hyperlink"/>
            <w:noProof/>
          </w:rPr>
          <w:t>Figure 13 Muscarinic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Toc490320165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20</w:t>
        </w:r>
        <w:r w:rsidR="00547196">
          <w:rPr>
            <w:noProof/>
            <w:webHidden/>
            <w:rtl/>
          </w:rPr>
          <w:fldChar w:fldCharType="end"/>
        </w:r>
      </w:hyperlink>
    </w:p>
    <w:p w14:paraId="57489001" w14:textId="5319A07A" w:rsidR="00547196" w:rsidRDefault="006939C8" w:rsidP="00C119D8">
      <w:pPr>
        <w:pStyle w:val="TableofFigures"/>
        <w:tabs>
          <w:tab w:val="right" w:pos="8296"/>
        </w:tabs>
        <w:bidi w:val="0"/>
        <w:rPr>
          <w:rFonts w:cstheme="minorBidi"/>
          <w:caps w:val="0"/>
          <w:noProof/>
          <w:sz w:val="22"/>
          <w:szCs w:val="22"/>
          <w:rtl/>
        </w:rPr>
      </w:pPr>
      <w:hyperlink w:anchor="_Toc490320166" w:history="1">
        <w:r w:rsidR="00547196" w:rsidRPr="00DD6DB5">
          <w:rPr>
            <w:rStyle w:val="Hyperlink"/>
            <w:noProof/>
          </w:rPr>
          <w:t>Figure 14</w:t>
        </w:r>
        <w:r w:rsidR="00547196" w:rsidRPr="00DD6DB5">
          <w:rPr>
            <w:rStyle w:val="Hyperlink"/>
            <w:noProof/>
            <w:rtl/>
          </w:rPr>
          <w:t xml:space="preserve"> </w:t>
        </w:r>
        <w:r w:rsidR="00547196" w:rsidRPr="00DD6DB5">
          <w:rPr>
            <w:rStyle w:val="Hyperlink"/>
            <w:noProof/>
          </w:rPr>
          <w:t xml:space="preserve"> Muscarinic Results Magnified</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Toc490320166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21</w:t>
        </w:r>
        <w:r w:rsidR="00547196">
          <w:rPr>
            <w:noProof/>
            <w:webHidden/>
            <w:rtl/>
          </w:rPr>
          <w:fldChar w:fldCharType="end"/>
        </w:r>
      </w:hyperlink>
    </w:p>
    <w:p w14:paraId="15C95D18" w14:textId="031611BD" w:rsidR="00547196" w:rsidRDefault="006939C8" w:rsidP="00C119D8">
      <w:pPr>
        <w:pStyle w:val="TableofFigures"/>
        <w:tabs>
          <w:tab w:val="right" w:pos="8296"/>
        </w:tabs>
        <w:bidi w:val="0"/>
        <w:rPr>
          <w:rFonts w:cstheme="minorBidi"/>
          <w:caps w:val="0"/>
          <w:noProof/>
          <w:sz w:val="22"/>
          <w:szCs w:val="22"/>
          <w:rtl/>
        </w:rPr>
      </w:pPr>
      <w:hyperlink w:anchor="_Toc490320167" w:history="1">
        <w:r w:rsidR="00547196" w:rsidRPr="00DD6DB5">
          <w:rPr>
            <w:rStyle w:val="Hyperlink"/>
            <w:noProof/>
          </w:rPr>
          <w:t>Figure 15 Serotonin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Toc490320167 \h</w:instrText>
        </w:r>
        <w:r w:rsidR="00547196">
          <w:rPr>
            <w:noProof/>
            <w:webHidden/>
            <w:rtl/>
          </w:rPr>
          <w:instrText xml:space="preserve"> </w:instrText>
        </w:r>
        <w:r w:rsidR="00547196">
          <w:rPr>
            <w:noProof/>
            <w:webHidden/>
            <w:rtl/>
          </w:rPr>
        </w:r>
        <w:r w:rsidR="00547196">
          <w:rPr>
            <w:noProof/>
            <w:webHidden/>
            <w:rtl/>
          </w:rPr>
          <w:fldChar w:fldCharType="separate"/>
        </w:r>
        <w:r w:rsidR="00547196">
          <w:rPr>
            <w:noProof/>
            <w:webHidden/>
            <w:rtl/>
          </w:rPr>
          <w:t>22</w:t>
        </w:r>
        <w:r w:rsidR="00547196">
          <w:rPr>
            <w:noProof/>
            <w:webHidden/>
            <w:rtl/>
          </w:rPr>
          <w:fldChar w:fldCharType="end"/>
        </w:r>
      </w:hyperlink>
    </w:p>
    <w:p w14:paraId="74353FB1" w14:textId="6AE12C8E" w:rsidR="003D3E5F" w:rsidRDefault="003D3E5F">
      <w:pPr>
        <w:pStyle w:val="paragraph"/>
        <w:rPr>
          <w:rFonts w:asciiTheme="majorBidi" w:hAnsiTheme="majorBidi" w:cstheme="majorBidi"/>
        </w:rPr>
      </w:pPr>
      <w:r>
        <w:rPr>
          <w:rFonts w:asciiTheme="majorBidi" w:hAnsiTheme="majorBidi" w:cstheme="majorBidi"/>
        </w:rPr>
        <w:fldChar w:fldCharType="end"/>
      </w:r>
    </w:p>
    <w:p w14:paraId="17C95D86" w14:textId="77777777" w:rsidR="00FB4C9F" w:rsidRDefault="00FB4C9F" w:rsidP="00FB4C9F">
      <w:pPr>
        <w:rPr>
          <w:rFonts w:asciiTheme="majorBidi" w:hAnsiTheme="majorBidi" w:cstheme="majorBidi"/>
        </w:rPr>
        <w:sectPr w:rsidR="00FB4C9F" w:rsidSect="003D3E5F">
          <w:headerReference w:type="default" r:id="rId11"/>
          <w:footerReference w:type="default" r:id="rId12"/>
          <w:headerReference w:type="first" r:id="rId13"/>
          <w:pgSz w:w="11906" w:h="16838"/>
          <w:pgMar w:top="1440" w:right="1800" w:bottom="1440" w:left="1800" w:header="706" w:footer="706" w:gutter="0"/>
          <w:pgNumType w:fmt="lowerRoman"/>
          <w:cols w:space="708"/>
          <w:titlePg/>
          <w:bidi/>
          <w:rtlGutter/>
          <w:docGrid w:linePitch="360"/>
        </w:sectPr>
      </w:pPr>
    </w:p>
    <w:p w14:paraId="2D7FAE2F" w14:textId="1AC49EC7" w:rsidR="00165CF4" w:rsidRDefault="00144BDE" w:rsidP="007A1597">
      <w:pPr>
        <w:pStyle w:val="Heading1"/>
        <w:numPr>
          <w:ilvl w:val="0"/>
          <w:numId w:val="58"/>
        </w:numPr>
      </w:pPr>
      <w:bookmarkStart w:id="7" w:name="_Toc489124778"/>
      <w:bookmarkStart w:id="8" w:name="_Toc489124907"/>
      <w:bookmarkStart w:id="9" w:name="_Toc489129893"/>
      <w:bookmarkStart w:id="10" w:name="_Toc489130023"/>
      <w:bookmarkStart w:id="11" w:name="_Toc489130682"/>
      <w:bookmarkStart w:id="12" w:name="_Toc489131169"/>
      <w:bookmarkStart w:id="13" w:name="_Toc489124798"/>
      <w:bookmarkStart w:id="14" w:name="_Toc489124927"/>
      <w:bookmarkStart w:id="15" w:name="_Toc489129913"/>
      <w:bookmarkStart w:id="16" w:name="_Toc489130043"/>
      <w:bookmarkStart w:id="17" w:name="_Toc489130702"/>
      <w:bookmarkStart w:id="18" w:name="_Toc489131189"/>
      <w:bookmarkStart w:id="19" w:name="_Toc489124799"/>
      <w:bookmarkStart w:id="20" w:name="_Toc489124928"/>
      <w:bookmarkStart w:id="21" w:name="_Toc489129914"/>
      <w:bookmarkStart w:id="22" w:name="_Toc489130044"/>
      <w:bookmarkStart w:id="23" w:name="_Toc489130703"/>
      <w:bookmarkStart w:id="24" w:name="_Toc489131190"/>
      <w:bookmarkStart w:id="25" w:name="_Toc489124808"/>
      <w:bookmarkStart w:id="26" w:name="_Toc489124937"/>
      <w:bookmarkStart w:id="27" w:name="_Toc489129923"/>
      <w:bookmarkStart w:id="28" w:name="_Toc489130053"/>
      <w:bookmarkStart w:id="29" w:name="_Toc489130712"/>
      <w:bookmarkStart w:id="30" w:name="_Toc489131199"/>
      <w:bookmarkStart w:id="31" w:name="_Toc489124809"/>
      <w:bookmarkStart w:id="32" w:name="_Toc489124938"/>
      <w:bookmarkStart w:id="33" w:name="_Toc489129924"/>
      <w:bookmarkStart w:id="34" w:name="_Toc489130054"/>
      <w:bookmarkStart w:id="35" w:name="_Toc489130713"/>
      <w:bookmarkStart w:id="36" w:name="_Toc489131200"/>
      <w:bookmarkStart w:id="37" w:name="_Toc489124810"/>
      <w:bookmarkStart w:id="38" w:name="_Toc489124939"/>
      <w:bookmarkStart w:id="39" w:name="_Toc489129925"/>
      <w:bookmarkStart w:id="40" w:name="_Toc489130055"/>
      <w:bookmarkStart w:id="41" w:name="_Toc489130714"/>
      <w:bookmarkStart w:id="42" w:name="_Toc489131201"/>
      <w:bookmarkStart w:id="43" w:name="_Toc493047675"/>
      <w:bookmarkEnd w:id="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commentRangeStart w:id="44"/>
      <w:r>
        <w:lastRenderedPageBreak/>
        <w:t>Introduction</w:t>
      </w:r>
      <w:bookmarkEnd w:id="43"/>
      <w:r w:rsidR="00937424" w:rsidRPr="008170D4">
        <w:t xml:space="preserve"> </w:t>
      </w:r>
      <w:commentRangeEnd w:id="44"/>
      <w:r w:rsidR="00CE50FE">
        <w:rPr>
          <w:rStyle w:val="CommentReference"/>
          <w:rFonts w:asciiTheme="minorHAnsi" w:eastAsiaTheme="minorEastAsia" w:hAnsiTheme="minorHAnsi" w:cstheme="minorBidi"/>
          <w:b w:val="0"/>
          <w:bCs w:val="0"/>
          <w:caps w:val="0"/>
          <w:spacing w:val="0"/>
        </w:rPr>
        <w:commentReference w:id="44"/>
      </w:r>
    </w:p>
    <w:p w14:paraId="17D60DE9" w14:textId="19B9A67F" w:rsidR="00D10D1B" w:rsidRPr="00D10D1B" w:rsidDel="001A09AF" w:rsidRDefault="00D10D1B" w:rsidP="007A1597">
      <w:pPr>
        <w:pStyle w:val="Heading2"/>
        <w:numPr>
          <w:ilvl w:val="1"/>
          <w:numId w:val="58"/>
        </w:numPr>
        <w:rPr>
          <w:del w:id="45" w:author="Abraham Yosipof" w:date="2017-09-16T09:32:00Z"/>
        </w:rPr>
      </w:pPr>
      <w:bookmarkStart w:id="46" w:name="_Toc493047676"/>
      <w:del w:id="47" w:author="Abraham Yosipof" w:date="2017-09-16T09:32:00Z">
        <w:r w:rsidDel="001A09AF">
          <w:delText>Motivation</w:delText>
        </w:r>
        <w:bookmarkEnd w:id="46"/>
      </w:del>
    </w:p>
    <w:p w14:paraId="7A922F09" w14:textId="7AEA4F63" w:rsidR="00FB69D7" w:rsidRDefault="0069137B" w:rsidP="00480823">
      <w:r>
        <w:t xml:space="preserve">The process of bringing a new drug to market </w:t>
      </w:r>
      <w:del w:id="48" w:author="Abraham Yosipof" w:date="2017-09-14T19:24:00Z">
        <w:r w:rsidR="00535843" w:rsidDel="00480823">
          <w:delText xml:space="preserve">(as described in </w:delText>
        </w:r>
        <w:r w:rsidR="00124DA0" w:rsidDel="00480823">
          <w:delText>figure</w:delText>
        </w:r>
        <w:r w:rsidR="00535843" w:rsidDel="00480823">
          <w:delText xml:space="preserve"> </w:delText>
        </w:r>
        <w:r w:rsidR="00257F4F" w:rsidDel="00480823">
          <w:delText>1</w:delText>
        </w:r>
        <w:r w:rsidR="00535843" w:rsidDel="00480823">
          <w:delText xml:space="preserve">) </w:delText>
        </w:r>
      </w:del>
      <w:r>
        <w:t xml:space="preserve">is long and expensive one by all accounts with costs estimated by </w:t>
      </w:r>
      <w:commentRangeStart w:id="49"/>
      <w:r>
        <w:t xml:space="preserve">non-pharma </w:t>
      </w:r>
      <w:commentRangeEnd w:id="49"/>
      <w:r w:rsidR="00262ED0">
        <w:rPr>
          <w:rStyle w:val="CommentReference"/>
        </w:rPr>
        <w:commentReference w:id="49"/>
      </w:r>
      <w:r>
        <w:t>market members in hundreds of millions of US dollars and reported by pharma market members as high as one billion US dollars</w:t>
      </w:r>
      <w:del w:id="50" w:author="Abraham Yosipof" w:date="2017-09-14T19:22:00Z">
        <w:r w:rsidR="00C733A0" w:rsidDel="00262ED0">
          <w:delText>[</w:delText>
        </w:r>
        <w:r w:rsidR="00C733A0" w:rsidDel="00262ED0">
          <w:fldChar w:fldCharType="begin"/>
        </w:r>
        <w:r w:rsidR="00C733A0" w:rsidDel="00262ED0">
          <w:delInstrText xml:space="preserve"> REF _Ref490317976 \r \h </w:delInstrText>
        </w:r>
        <w:r w:rsidR="00C733A0" w:rsidDel="00262ED0">
          <w:fldChar w:fldCharType="separate"/>
        </w:r>
        <w:r w:rsidR="00C119D8" w:rsidDel="00262ED0">
          <w:rPr>
            <w:cs/>
          </w:rPr>
          <w:delText>‎</w:delText>
        </w:r>
        <w:r w:rsidR="00C119D8" w:rsidDel="00262ED0">
          <w:delText>1</w:delText>
        </w:r>
        <w:r w:rsidR="00C733A0" w:rsidDel="00262ED0">
          <w:fldChar w:fldCharType="end"/>
        </w:r>
        <w:r w:rsidR="00D94076" w:rsidDel="00262ED0">
          <w:delText>]</w:delText>
        </w:r>
        <w:r w:rsidR="00535843" w:rsidDel="00262ED0">
          <w:delText>.</w:delText>
        </w:r>
      </w:del>
      <w:ins w:id="51" w:author="Abraham Yosipof" w:date="2017-09-14T19:22:00Z">
        <w:r w:rsidR="00262ED0" w:rsidRPr="00262ED0">
          <w:rPr>
            <w:rFonts w:ascii="TimesNewRoman" w:hAnsi="TimesNewRoman" w:cs="TimesNewRoman"/>
            <w:sz w:val="28"/>
            <w:szCs w:val="28"/>
          </w:rPr>
          <w:t xml:space="preserve"> </w:t>
        </w:r>
        <w:r w:rsidR="00262ED0">
          <w:rPr>
            <w:rFonts w:ascii="TimesNewRoman" w:hAnsi="TimesNewRoman" w:cs="TimesNewRoman"/>
            <w:sz w:val="28"/>
            <w:szCs w:val="28"/>
          </w:rPr>
          <w:t>(</w:t>
        </w:r>
        <w:commentRangeStart w:id="52"/>
        <w:r w:rsidR="00262ED0">
          <w:rPr>
            <w:rFonts w:ascii="TimesNewRoman" w:hAnsi="TimesNewRoman" w:cs="TimesNewRoman"/>
            <w:sz w:val="28"/>
            <w:szCs w:val="28"/>
          </w:rPr>
          <w:t>English, Lebovitz &amp; Giffin, 2010)</w:t>
        </w:r>
        <w:commentRangeEnd w:id="52"/>
        <w:r w:rsidR="00262ED0">
          <w:rPr>
            <w:rStyle w:val="CommentReference"/>
          </w:rPr>
          <w:commentReference w:id="52"/>
        </w:r>
      </w:ins>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5CA5DE8" w14:textId="065BC47F" w:rsidR="00F71172" w:rsidRDefault="001D74BA" w:rsidP="009038F0">
      <w:pPr>
        <w:pStyle w:val="Caption"/>
        <w:jc w:val="center"/>
      </w:pPr>
      <w:bookmarkStart w:id="53" w:name="_Toc490320153"/>
      <w:r>
        <w:t xml:space="preserve">Figure </w:t>
      </w:r>
      <w:fldSimple w:instr=" SEQ Figure \* ARABIC ">
        <w:r w:rsidR="00C119D8">
          <w:rPr>
            <w:noProof/>
          </w:rPr>
          <w:t>1</w:t>
        </w:r>
      </w:fldSimple>
      <w:r>
        <w:t xml:space="preserve"> Pharma </w:t>
      </w:r>
      <w:r w:rsidR="009038F0">
        <w:t>Compound</w:t>
      </w:r>
      <w:r>
        <w:t xml:space="preserve"> Funnel</w:t>
      </w:r>
      <w:bookmarkEnd w:id="53"/>
    </w:p>
    <w:p w14:paraId="0268EAAC" w14:textId="0BC0F2F8" w:rsidR="00480823" w:rsidRDefault="00480823" w:rsidP="00480823">
      <w:pPr>
        <w:rPr>
          <w:ins w:id="54" w:author="Abraham Yosipof" w:date="2017-09-14T19:24:00Z"/>
        </w:rPr>
      </w:pPr>
      <w:ins w:id="55" w:author="Abraham Yosipof" w:date="2017-09-14T19:24:00Z">
        <w:r>
          <w:t xml:space="preserve">There are four steps before a new drug hits the market: as can be seen from </w:t>
        </w:r>
        <w:proofErr w:type="gramStart"/>
        <w:r>
          <w:t>figure  1</w:t>
        </w:r>
        <w:proofErr w:type="gramEnd"/>
      </w:ins>
    </w:p>
    <w:p w14:paraId="3DF20EB5" w14:textId="59B4A69E" w:rsidR="000B490F" w:rsidDel="00480823" w:rsidRDefault="00016383" w:rsidP="007A1597">
      <w:pPr>
        <w:rPr>
          <w:del w:id="56" w:author="Abraham Yosipof" w:date="2017-09-14T19:24:00Z"/>
        </w:rPr>
      </w:pPr>
      <w:del w:id="57" w:author="Abraham Yosipof" w:date="2017-09-14T19:24:00Z">
        <w:r w:rsidDel="00480823">
          <w:delText>According to the U.S. food and drug administration (FDA) before a new drug hits the market there are 4 required steps:</w:delText>
        </w:r>
      </w:del>
    </w:p>
    <w:p w14:paraId="6D509FBE" w14:textId="20F91DE6" w:rsidR="00016383" w:rsidRDefault="00016383" w:rsidP="00480823">
      <w:pPr>
        <w:pStyle w:val="ListParagraph"/>
        <w:numPr>
          <w:ilvl w:val="0"/>
          <w:numId w:val="44"/>
        </w:numPr>
        <w:ind w:left="426"/>
      </w:pPr>
      <w:r>
        <w:t xml:space="preserve">Discovery and development: </w:t>
      </w:r>
      <w:del w:id="58" w:author="Abraham Yosipof" w:date="2017-09-14T19:25:00Z">
        <w:r w:rsidDel="00480823">
          <w:delText xml:space="preserve">discovery of new drugs through new insights into a disease process that allow researchers to design a product to stop or reverse the effects of the disease, </w:delText>
        </w:r>
      </w:del>
      <w:r w:rsidR="0058509D">
        <w:t>broad range of</w:t>
      </w:r>
      <w:r>
        <w:t xml:space="preserve"> tests of molecular compounds to find possible beneficial effects </w:t>
      </w:r>
      <w:r w:rsidR="0058509D">
        <w:t>for multiple</w:t>
      </w:r>
      <w:r>
        <w:t xml:space="preserve"> diseases</w:t>
      </w:r>
      <w:r w:rsidR="0058509D">
        <w:t xml:space="preserve"> or </w:t>
      </w:r>
      <w:r>
        <w:t>existing treatments that have unanticipated effects or new technologies.</w:t>
      </w:r>
    </w:p>
    <w:p w14:paraId="683C9612" w14:textId="218D2BB7" w:rsidR="00016383" w:rsidRDefault="00016383" w:rsidP="007A1597">
      <w:pPr>
        <w:pStyle w:val="ListParagraph"/>
        <w:ind w:left="426"/>
      </w:pPr>
      <w:r>
        <w:t xml:space="preserve">At this stage in the process, </w:t>
      </w:r>
      <w:r w:rsidR="0058509D">
        <w:t xml:space="preserve">many </w:t>
      </w:r>
      <w:r>
        <w:t xml:space="preserve">thousands of compounds </w:t>
      </w:r>
      <w:r w:rsidR="0058509D">
        <w:t>are</w:t>
      </w:r>
      <w:r>
        <w:t xml:space="preserve"> </w:t>
      </w:r>
      <w:r w:rsidR="0058509D">
        <w:t xml:space="preserve">potentially </w:t>
      </w:r>
      <w:r>
        <w:t>candidates for development</w:t>
      </w:r>
      <w:r w:rsidR="0058509D">
        <w:t xml:space="preserve"> as a medical treatment. Early testing filters the candidates to </w:t>
      </w:r>
      <w:r>
        <w:t xml:space="preserve">a small number of compounds. Once a promising compound </w:t>
      </w:r>
      <w:r w:rsidR="0058509D">
        <w:t xml:space="preserve">is identified </w:t>
      </w:r>
      <w:r>
        <w:t>experiments</w:t>
      </w:r>
      <w:r w:rsidR="0058509D">
        <w:t xml:space="preserve"> are conducted</w:t>
      </w:r>
      <w:r>
        <w:t xml:space="preserve"> to gather information on how it is absorbed, distributed, metabolized, and excreted; Its potential be</w:t>
      </w:r>
      <w:r w:rsidR="0058509D">
        <w:t xml:space="preserve">nefits; </w:t>
      </w:r>
      <w:r>
        <w:t>the best dosage; the best way to give the drug (such as by mouth or injection); side effects</w:t>
      </w:r>
      <w:r w:rsidR="0058509D">
        <w:t>;</w:t>
      </w:r>
      <w:r>
        <w:t xml:space="preserve"> </w:t>
      </w:r>
      <w:r w:rsidR="0058509D">
        <w:t xml:space="preserve">effects on </w:t>
      </w:r>
      <w:r>
        <w:t xml:space="preserve">different groups of people (such as by gender, race, or ethnicity); </w:t>
      </w:r>
      <w:r w:rsidR="0058509D">
        <w:t>interaction</w:t>
      </w:r>
      <w:r>
        <w:t xml:space="preserve"> with other drugs and treatments and its effectiveness as compared with similar drugs.</w:t>
      </w:r>
    </w:p>
    <w:p w14:paraId="3FD2C9D2" w14:textId="3B37510D" w:rsidR="0058509D" w:rsidRDefault="0058509D" w:rsidP="007A1597">
      <w:pPr>
        <w:pStyle w:val="ListParagraph"/>
        <w:numPr>
          <w:ilvl w:val="0"/>
          <w:numId w:val="44"/>
        </w:numPr>
        <w:ind w:left="426"/>
      </w:pPr>
      <w:r>
        <w:t xml:space="preserve">Preclinical Research: Before human trials the compound’s toxicity must be ascertained using two types of preclinical research: in vitro (using </w:t>
      </w:r>
      <w:r w:rsidR="00B536D4">
        <w:t>controlled environment outside of a living organism) and in vivo (using living organisms such as cells and animals). P</w:t>
      </w:r>
      <w:r>
        <w:t xml:space="preserve">reclinical studies </w:t>
      </w:r>
      <w:r w:rsidR="00B536D4">
        <w:t>are limited in scope but</w:t>
      </w:r>
      <w:r>
        <w:t xml:space="preserve"> must provide detailed informatio</w:t>
      </w:r>
      <w:r w:rsidR="00B536D4">
        <w:t xml:space="preserve">n on dosing and toxicity levels, leading to the decision </w:t>
      </w:r>
      <w:r>
        <w:t>whether the drug should be tested in people.</w:t>
      </w:r>
    </w:p>
    <w:p w14:paraId="542D2E52" w14:textId="4AAD9BC5" w:rsidR="00B536D4" w:rsidRDefault="00B536D4" w:rsidP="007A1597">
      <w:pPr>
        <w:pStyle w:val="ListParagraph"/>
        <w:numPr>
          <w:ilvl w:val="0"/>
          <w:numId w:val="44"/>
        </w:numPr>
        <w:ind w:left="426"/>
      </w:pPr>
      <w:r>
        <w:lastRenderedPageBreak/>
        <w:t>Clinical Research:</w:t>
      </w:r>
      <w:r w:rsidRPr="00B536D4">
        <w:t xml:space="preserve"> </w:t>
      </w:r>
      <w:r w:rsidR="00406795">
        <w:t>The</w:t>
      </w:r>
      <w:r w:rsidRPr="00B536D4">
        <w:t xml:space="preserve"> studies, or trials, that are </w:t>
      </w:r>
      <w:r w:rsidR="00406795">
        <w:t>conducted on</w:t>
      </w:r>
      <w:r w:rsidRPr="00B536D4">
        <w:t xml:space="preserve"> people. </w:t>
      </w:r>
      <w:r w:rsidR="00406795">
        <w:t xml:space="preserve">Clinical trials vary greatly on scales of risk and process and </w:t>
      </w:r>
      <w:r w:rsidR="00406795" w:rsidRPr="00406795">
        <w:t>follow a typical series from early, small-scale, Phase 1 studies to late-stage, large scale, Phase 3 studies.</w:t>
      </w:r>
    </w:p>
    <w:p w14:paraId="013DBAC6" w14:textId="68BDFAA7" w:rsidR="00406795" w:rsidRDefault="00406795" w:rsidP="007A1597">
      <w:pPr>
        <w:pStyle w:val="ListParagraph"/>
        <w:numPr>
          <w:ilvl w:val="0"/>
          <w:numId w:val="44"/>
        </w:numPr>
        <w:ind w:left="426"/>
      </w:pPr>
      <w:r>
        <w:t xml:space="preserve">FDA Review: 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ile an application to market it.</w:t>
      </w:r>
    </w:p>
    <w:p w14:paraId="314B6DE8" w14:textId="44398BEF" w:rsidR="000E3F9F" w:rsidRDefault="0073520B">
      <w:pPr>
        <w:jc w:val="left"/>
        <w:rPr>
          <w:rtl/>
        </w:rPr>
        <w:pPrChange w:id="59" w:author="Abraham Yosipof" w:date="2017-09-14T19:56:00Z">
          <w:pPr/>
        </w:pPrChange>
      </w:pPr>
      <w:ins w:id="60" w:author="Abraham Yosipof" w:date="2017-09-14T19:55:00Z">
        <w:r>
          <w:br/>
        </w:r>
      </w:ins>
      <w:r w:rsidR="004866F5">
        <w:t xml:space="preserve">According to PhRMA (a U.S. based biopharmaceutical research company’s consortium) the process for researching and developing new medicines keeps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 (incurred by academic and governmental agencies) of failures</w:t>
      </w:r>
      <w:r w:rsidR="004866F5">
        <w:t xml:space="preserve"> of the thousands and sometimes millions of compounds that may be screened and assessed early in the R&amp;D process, only a few of which will ultimately receive approval. The overall probability of clinical success (the likelihood that a drug entering clinical testing will eventually be approved) is estimated to be less than 12</w:t>
      </w:r>
      <w:proofErr w:type="gramStart"/>
      <w:r w:rsidR="004866F5">
        <w:t>%.</w:t>
      </w:r>
      <w:ins w:id="61" w:author="Abraham Yosipof" w:date="2017-09-14T19:27:00Z">
        <w:r w:rsidR="00480823">
          <w:rPr>
            <w:rFonts w:hint="cs"/>
            <w:rtl/>
          </w:rPr>
          <w:t>מראה</w:t>
        </w:r>
        <w:proofErr w:type="gramEnd"/>
        <w:r w:rsidR="00480823">
          <w:rPr>
            <w:rFonts w:hint="cs"/>
            <w:rtl/>
          </w:rPr>
          <w:t xml:space="preserve"> מקום?</w:t>
        </w:r>
      </w:ins>
    </w:p>
    <w:p w14:paraId="55C5CB03" w14:textId="03E0610E" w:rsidR="00394893" w:rsidRDefault="00394893">
      <w:r>
        <w:t>A</w:t>
      </w:r>
      <w:r w:rsidR="00CD2571">
        <w:t xml:space="preserve"> </w:t>
      </w:r>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1C0A2A">
        <w:instrText xml:space="preserve"> \* MERGEFORMAT </w:instrText>
      </w:r>
      <w:r w:rsidR="00B32590">
        <w:fldChar w:fldCharType="separate"/>
      </w:r>
      <w:r w:rsidR="00C119D8">
        <w:rPr>
          <w:cs/>
        </w:rPr>
        <w:t>‎</w:t>
      </w:r>
      <w:r w:rsidR="00C119D8">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2193542" w:rsidR="000D45AB" w:rsidRDefault="00FB01EF" w:rsidP="00B32590">
      <w:pPr>
        <w:keepNext/>
      </w:pPr>
      <w:r w:rsidRPr="00FB01EF">
        <w:rPr>
          <w:noProof/>
        </w:rPr>
        <w:t xml:space="preserve"> </w:t>
      </w:r>
      <w:commentRangeStart w:id="62"/>
      <w:r>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62"/>
      <w:r w:rsidR="00480823">
        <w:rPr>
          <w:rStyle w:val="CommentReference"/>
          <w:rtl/>
        </w:rPr>
        <w:commentReference w:id="62"/>
      </w:r>
    </w:p>
    <w:p w14:paraId="1E654993" w14:textId="41EE4A21" w:rsidR="00EF619D" w:rsidRDefault="006E449C" w:rsidP="00C91D56">
      <w:pPr>
        <w:pStyle w:val="Caption"/>
      </w:pPr>
      <w:bookmarkStart w:id="63" w:name="_Toc490320154"/>
      <w:r>
        <w:t xml:space="preserve">Figure </w:t>
      </w:r>
      <w:fldSimple w:instr=" SEQ Figure \* ARABIC ">
        <w:r w:rsidR="00C119D8">
          <w:rPr>
            <w:noProof/>
          </w:rPr>
          <w:t>2</w:t>
        </w:r>
      </w:fldSimple>
      <w:r>
        <w:t xml:space="preserve"> </w:t>
      </w:r>
      <w:r w:rsidR="00FB01EF">
        <w:t xml:space="preserve">Average </w:t>
      </w:r>
      <w:r w:rsidR="00FB01EF" w:rsidRPr="00FB01EF">
        <w:t>PhRMA Member Company R&amp;D Expenditures, 1995-2015</w:t>
      </w:r>
      <w:bookmarkEnd w:id="63"/>
    </w:p>
    <w:p w14:paraId="55F844F4" w14:textId="099801D2"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r w:rsidR="00CD2571">
        <w:t xml:space="preserve"> academic institutions (universities and public research foundations),</w:t>
      </w:r>
      <w:r w:rsidR="00C52EA8">
        <w:t xml:space="preserve"> government</w:t>
      </w:r>
      <w:r w:rsidR="00CD2571">
        <w:t>s</w:t>
      </w:r>
      <w:r w:rsidR="00C52EA8">
        <w:t xml:space="preserve"> and philanthropic organizations [</w:t>
      </w:r>
      <w:r w:rsidR="002F0434">
        <w:fldChar w:fldCharType="begin"/>
      </w:r>
      <w:r w:rsidR="002F0434">
        <w:instrText xml:space="preserve"> REF _Ref483672806 \r \h </w:instrText>
      </w:r>
      <w:r w:rsidR="002F0434">
        <w:fldChar w:fldCharType="separate"/>
      </w:r>
      <w:r w:rsidR="00C119D8">
        <w:rPr>
          <w:cs/>
        </w:rPr>
        <w:t>‎</w:t>
      </w:r>
      <w:r w:rsidR="00C119D8">
        <w:t>2</w:t>
      </w:r>
      <w:r w:rsidR="002F0434">
        <w:fldChar w:fldCharType="end"/>
      </w:r>
      <w:r w:rsidR="00C52EA8">
        <w:t>].</w:t>
      </w:r>
    </w:p>
    <w:p w14:paraId="5912EE0D" w14:textId="341AC4E8" w:rsidR="004B6004" w:rsidRDefault="00422009" w:rsidP="00422009">
      <w:r>
        <w:lastRenderedPageBreak/>
        <w:t>According to the Tufts Center for the Study of Drug Development [</w:t>
      </w:r>
      <w:r w:rsidR="002F0434">
        <w:fldChar w:fldCharType="begin"/>
      </w:r>
      <w:r w:rsidR="002F0434">
        <w:instrText xml:space="preserve"> REF _Ref483672806 \r \h </w:instrText>
      </w:r>
      <w:r w:rsidR="002F0434">
        <w:fldChar w:fldCharType="separate"/>
      </w:r>
      <w:r w:rsidR="00C119D8">
        <w:rPr>
          <w:cs/>
        </w:rPr>
        <w:t>‎</w:t>
      </w:r>
      <w:r w:rsidR="00C119D8">
        <w:t>2</w:t>
      </w:r>
      <w:r w:rsidR="002F0434">
        <w:fldChar w:fldCharType="end"/>
      </w:r>
      <w:r>
        <w:t>] roughly 30% of the total cost of an approved new compound is attributed to the pre-human phase of the research which includes the drug discovery and the pre-clinical phase. That is a huge potential for savings which can be materialized using the tools and processes described in this paper.</w:t>
      </w:r>
    </w:p>
    <w:p w14:paraId="10F818D6" w14:textId="78B4E9BB" w:rsidR="00916080" w:rsidRDefault="00480823" w:rsidP="00FE5FA4">
      <w:proofErr w:type="gramStart"/>
      <w:ins w:id="64" w:author="Abraham Yosipof" w:date="2017-09-14T19:30:00Z">
        <w:r>
          <w:rPr>
            <w:rFonts w:ascii="Times New Roman" w:eastAsia="Times New Roman" w:hAnsi="Times New Roman"/>
          </w:rPr>
          <w:t>Waring</w:t>
        </w:r>
        <w:r w:rsidDel="00480823">
          <w:t xml:space="preserve"> </w:t>
        </w:r>
        <w:r>
          <w:t xml:space="preserve"> et al.</w:t>
        </w:r>
      </w:ins>
      <w:proofErr w:type="gramEnd"/>
      <w:del w:id="65" w:author="Abraham Yosipof" w:date="2017-09-14T19:30:00Z">
        <w:r w:rsidR="00023D53" w:rsidDel="00480823">
          <w:delText>A</w:delText>
        </w:r>
        <w:r w:rsidR="00DC3CEE" w:rsidDel="00480823">
          <w:delText xml:space="preserve"> Nature’s Review article</w:delText>
        </w:r>
      </w:del>
      <w:r w:rsidR="00DC3CEE">
        <w:t xml:space="preserve"> [5] </w:t>
      </w:r>
      <w:r w:rsidR="00023D53">
        <w:t xml:space="preserve">presents a </w:t>
      </w:r>
      <w:r w:rsidR="00023D53" w:rsidRPr="00023D53">
        <w:t xml:space="preserve">model </w:t>
      </w:r>
      <w:r w:rsidR="00023D53">
        <w:t xml:space="preserve">which </w:t>
      </w:r>
      <w:r w:rsidR="00023D53" w:rsidRPr="00023D53">
        <w:t xml:space="preserve">defines the distinct phases of drug discovery and development </w:t>
      </w:r>
      <w:r w:rsidR="00023D53">
        <w:t>starting at</w:t>
      </w:r>
      <w:r w:rsidR="00023D53" w:rsidRPr="00023D53">
        <w:t xml:space="preserve"> the initial stage of </w:t>
      </w:r>
      <w:r w:rsidR="00023D53">
        <w:t>“</w:t>
      </w:r>
      <w:r w:rsidR="00023D53" w:rsidRPr="00023D53">
        <w:t>target-to-hit</w:t>
      </w:r>
      <w:r w:rsidR="00023D53">
        <w:t>” to the final stage of releasing the drug to the market</w:t>
      </w:r>
      <w:r w:rsidR="00023D53" w:rsidRPr="00023D53">
        <w:t xml:space="preserve">. The model </w:t>
      </w:r>
      <w:r w:rsidR="00023D53">
        <w:t>describes (among other identifiers)</w:t>
      </w:r>
      <w:r w:rsidR="00023D53" w:rsidRPr="00023D53">
        <w:t xml:space="preserve"> the probability of </w:t>
      </w:r>
      <w:r w:rsidR="00023D53">
        <w:t xml:space="preserve">a </w:t>
      </w:r>
      <w:r w:rsidR="00023D53" w:rsidRPr="00023D53">
        <w:t xml:space="preserve">successful transition from one stage to the next </w:t>
      </w:r>
      <w:r w:rsidR="00FE5FA4">
        <w:t>and</w:t>
      </w:r>
      <w:r w:rsidR="00023D53" w:rsidRPr="00023D53">
        <w:t xml:space="preserve"> the phase cost for each project</w:t>
      </w:r>
      <w:r w:rsidR="00FE5FA4">
        <w:t>. T</w:t>
      </w:r>
      <w:r w:rsidR="00023D53" w:rsidRPr="00023D53">
        <w:t xml:space="preserve">he model </w:t>
      </w:r>
      <w:r w:rsidR="00FE5FA4">
        <w:t xml:space="preserve">estimates </w:t>
      </w:r>
      <w:r w:rsidR="00023D53" w:rsidRPr="00023D53">
        <w:t xml:space="preserve">the total cost to achieve one </w:t>
      </w:r>
      <w:r w:rsidR="00FE5FA4">
        <w:t>drug launch per year at</w:t>
      </w:r>
      <w:r w:rsidR="00023D53" w:rsidRPr="00023D53">
        <w:t xml:space="preserve"> $1,778 million</w:t>
      </w:r>
      <w:r w:rsidR="00FE5FA4">
        <w:t>.</w:t>
      </w:r>
      <w:r w:rsidR="00023D53" w:rsidRPr="00023D53">
        <w:t xml:space="preserve"> per NME launch. It is important to note that this model does not include investments for exploratory discovery research</w:t>
      </w:r>
      <w:r w:rsidR="00FE5FA4">
        <w:t xml:space="preserve"> (which as mentioned before is rarely performed in the industry)</w:t>
      </w:r>
      <w:r w:rsidR="00023D53" w:rsidRPr="00023D53">
        <w:t>, post-launch expenses or overheads (that is, salaries for employees not engaged in R&amp;D activities but necessary to support the organization).</w:t>
      </w:r>
      <w:r w:rsidR="00023D53">
        <w:t xml:space="preserve"> </w:t>
      </w:r>
    </w:p>
    <w:p w14:paraId="277E54B3" w14:textId="77777777" w:rsidR="00C91D56" w:rsidRDefault="00AF16E0" w:rsidP="007A1597">
      <w:pPr>
        <w:keepNext/>
      </w:pPr>
      <w:commentRangeStart w:id="66"/>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6"/>
      <w:r w:rsidR="00CE50FE">
        <w:rPr>
          <w:rStyle w:val="CommentReference"/>
        </w:rPr>
        <w:commentReference w:id="66"/>
      </w:r>
    </w:p>
    <w:p w14:paraId="5E4B21A9" w14:textId="46768415" w:rsidR="00FE5FA4" w:rsidRDefault="00C91D56" w:rsidP="007A1597">
      <w:pPr>
        <w:pStyle w:val="Caption"/>
        <w:jc w:val="center"/>
      </w:pPr>
      <w:bookmarkStart w:id="67" w:name="_Toc490320155"/>
      <w:r>
        <w:t xml:space="preserve">Figure </w:t>
      </w:r>
      <w:fldSimple w:instr=" SEQ Figure \* ARABIC ">
        <w:r w:rsidR="00C119D8">
          <w:rPr>
            <w:noProof/>
          </w:rPr>
          <w:t>3</w:t>
        </w:r>
      </w:fldSimple>
      <w:r>
        <w:t xml:space="preserve"> Candidates Required for a Single Release</w:t>
      </w:r>
      <w:bookmarkEnd w:id="67"/>
    </w:p>
    <w:p w14:paraId="6D0FA2CF" w14:textId="0C7032A4" w:rsidR="00D10D1B" w:rsidDel="00244543" w:rsidRDefault="00D10D1B">
      <w:pPr>
        <w:pStyle w:val="Heading2"/>
        <w:numPr>
          <w:ilvl w:val="1"/>
          <w:numId w:val="58"/>
        </w:numPr>
        <w:rPr>
          <w:del w:id="68" w:author="Abraham Yosipof" w:date="2017-09-16T10:20:00Z"/>
        </w:rPr>
      </w:pPr>
      <w:bookmarkStart w:id="69" w:name="_Toc493047677"/>
      <w:del w:id="70" w:author="Abraham Yosipof" w:date="2017-09-16T10:20:00Z">
        <w:r w:rsidDel="00244543">
          <w:delText>Research Structure</w:delText>
        </w:r>
        <w:bookmarkEnd w:id="69"/>
      </w:del>
    </w:p>
    <w:p w14:paraId="4309349D" w14:textId="16448DE6" w:rsidR="00D10D1B" w:rsidDel="00244543" w:rsidRDefault="00D10D1B" w:rsidP="00D10D1B">
      <w:pPr>
        <w:autoSpaceDE w:val="0"/>
        <w:autoSpaceDN w:val="0"/>
        <w:adjustRightInd w:val="0"/>
        <w:spacing w:after="0" w:line="240" w:lineRule="auto"/>
        <w:jc w:val="left"/>
        <w:rPr>
          <w:del w:id="71" w:author="Abraham Yosipof" w:date="2017-09-16T10:20:00Z"/>
          <w:rFonts w:ascii="URWPalladioL-Roma" w:hAnsi="URWPalladioL-Roma" w:cs="URWPalladioL-Roma"/>
        </w:rPr>
      </w:pPr>
      <w:del w:id="72" w:author="Abraham Yosipof" w:date="2017-09-16T10:20:00Z">
        <w:r w:rsidDel="00244543">
          <w:rPr>
            <w:rFonts w:ascii="URWPalladioL-Roma" w:hAnsi="URWPalladioL-Roma" w:cs="URWPalladioL-Roma"/>
          </w:rPr>
          <w:delText>The study is comprised of four parts:</w:delText>
        </w:r>
      </w:del>
    </w:p>
    <w:p w14:paraId="711C3BD9" w14:textId="5F0472F1" w:rsidR="00D10D1B" w:rsidDel="00244543" w:rsidRDefault="00D10D1B" w:rsidP="007A1597">
      <w:pPr>
        <w:pStyle w:val="Heading3"/>
        <w:rPr>
          <w:del w:id="73" w:author="Abraham Yosipof" w:date="2017-09-16T10:20:00Z"/>
          <w:rFonts w:ascii="URWPalladioL-Bold" w:hAnsi="URWPalladioL-Bold" w:cs="URWPalladioL-Bold"/>
          <w:b/>
          <w:bCs/>
        </w:rPr>
      </w:pPr>
      <w:bookmarkStart w:id="74" w:name="_Toc493047678"/>
      <w:del w:id="75" w:author="Abraham Yosipof" w:date="2017-09-16T10:20:00Z">
        <w:r w:rsidDel="00244543">
          <w:rPr>
            <w:rFonts w:ascii="URWPalladioL-Bold" w:hAnsi="URWPalladioL-Bold" w:cs="URWPalladioL-Bold"/>
            <w:b/>
            <w:bCs/>
          </w:rPr>
          <w:delText>Needs and Process Analysis</w:delText>
        </w:r>
        <w:bookmarkEnd w:id="74"/>
      </w:del>
    </w:p>
    <w:p w14:paraId="7DA0D9EF" w14:textId="09D0C2C5" w:rsidR="00D10D1B" w:rsidDel="00244543" w:rsidRDefault="001312EF" w:rsidP="007A1597">
      <w:pPr>
        <w:rPr>
          <w:del w:id="76" w:author="Abraham Yosipof" w:date="2017-09-16T10:20:00Z"/>
          <w:rFonts w:ascii="URWPalladioL-Roma" w:hAnsi="URWPalladioL-Roma" w:cs="URWPalladioL-Roma"/>
        </w:rPr>
      </w:pPr>
      <w:del w:id="77" w:author="Abraham Yosipof" w:date="2017-09-16T10:20:00Z">
        <w:r w:rsidDel="00244543">
          <w:delText>The research and development process of the pharmaceutical industry discovery phase, specifically comparing candidate compounds, is analyzed.</w:delText>
        </w:r>
      </w:del>
    </w:p>
    <w:p w14:paraId="2872D25C" w14:textId="1D600D71" w:rsidR="001312EF" w:rsidDel="00244543" w:rsidRDefault="001312EF" w:rsidP="007A1597">
      <w:pPr>
        <w:pStyle w:val="Heading3"/>
        <w:rPr>
          <w:del w:id="78" w:author="Abraham Yosipof" w:date="2017-09-16T10:20:00Z"/>
          <w:rFonts w:ascii="URWPalladioL-Bold" w:hAnsi="URWPalladioL-Bold" w:cs="URWPalladioL-Bold"/>
          <w:b/>
          <w:bCs/>
        </w:rPr>
      </w:pPr>
      <w:bookmarkStart w:id="79" w:name="_Toc493047679"/>
      <w:del w:id="80" w:author="Abraham Yosipof" w:date="2017-09-16T10:20:00Z">
        <w:r w:rsidDel="00244543">
          <w:rPr>
            <w:rFonts w:ascii="URWPalladioL-Bold" w:hAnsi="URWPalladioL-Bold" w:cs="URWPalladioL-Bold"/>
            <w:b/>
            <w:bCs/>
          </w:rPr>
          <w:delText>Data Acquisition and</w:delText>
        </w:r>
        <w:r w:rsidR="00D10D1B" w:rsidDel="00244543">
          <w:rPr>
            <w:rFonts w:ascii="URWPalladioL-Bold" w:hAnsi="URWPalladioL-Bold" w:cs="URWPalladioL-Bold"/>
            <w:b/>
            <w:bCs/>
          </w:rPr>
          <w:delText xml:space="preserve"> Modeling</w:delText>
        </w:r>
        <w:bookmarkEnd w:id="79"/>
      </w:del>
    </w:p>
    <w:p w14:paraId="0B959491" w14:textId="285292CE" w:rsidR="00D10D1B" w:rsidDel="00244543" w:rsidRDefault="001312EF" w:rsidP="007A1597">
      <w:pPr>
        <w:rPr>
          <w:del w:id="81" w:author="Abraham Yosipof" w:date="2017-09-16T10:20:00Z"/>
        </w:rPr>
      </w:pPr>
      <w:del w:id="82" w:author="Abraham Yosipof" w:date="2017-09-16T10:20:00Z">
        <w:r w:rsidDel="00244543">
          <w:delText>A data sample is acquired and preprocessed for the sake of identifying the predictability of potential effect of a compound based on selected feature projection and.</w:delText>
        </w:r>
      </w:del>
    </w:p>
    <w:p w14:paraId="2281DE41" w14:textId="02D6B125" w:rsidR="001312EF" w:rsidDel="00244543" w:rsidRDefault="001312EF" w:rsidP="007A1597">
      <w:pPr>
        <w:pStyle w:val="Heading3"/>
        <w:rPr>
          <w:del w:id="83" w:author="Abraham Yosipof" w:date="2017-09-16T10:20:00Z"/>
          <w:rFonts w:ascii="URWPalladioL-Bold" w:hAnsi="URWPalladioL-Bold" w:cs="URWPalladioL-Bold"/>
          <w:b/>
          <w:bCs/>
        </w:rPr>
      </w:pPr>
      <w:bookmarkStart w:id="84" w:name="_Toc493047680"/>
      <w:del w:id="85" w:author="Abraham Yosipof" w:date="2017-09-16T10:20:00Z">
        <w:r w:rsidDel="00244543">
          <w:rPr>
            <w:rFonts w:ascii="URWPalladioL-Bold" w:hAnsi="URWPalladioL-Bold" w:cs="URWPalladioL-Bold"/>
            <w:b/>
            <w:bCs/>
          </w:rPr>
          <w:delText>Algorithmic Solution</w:delText>
        </w:r>
        <w:bookmarkEnd w:id="84"/>
      </w:del>
    </w:p>
    <w:p w14:paraId="51BBE750" w14:textId="3F7E71D2" w:rsidR="00D10D1B" w:rsidDel="00244543" w:rsidRDefault="001312EF" w:rsidP="007A1597">
      <w:pPr>
        <w:rPr>
          <w:del w:id="86" w:author="Abraham Yosipof" w:date="2017-09-16T10:20:00Z"/>
          <w:rFonts w:ascii="URWPalladioL-Roma" w:hAnsi="URWPalladioL-Roma" w:cs="URWPalladioL-Roma"/>
        </w:rPr>
      </w:pPr>
      <w:del w:id="87" w:author="Abraham Yosipof" w:date="2017-09-16T10:20:00Z">
        <w:r w:rsidDel="00244543">
          <w:delText xml:space="preserve">The algorithm which will perform the classification process is </w:delText>
        </w:r>
        <w:r w:rsidR="00F6113E" w:rsidDel="00244543">
          <w:delText>defined and implemented using state of the art environments</w:delText>
        </w:r>
        <w:r w:rsidDel="00244543">
          <w:delText xml:space="preserve">. </w:delText>
        </w:r>
        <w:r w:rsidR="00F6113E" w:rsidDel="00244543">
          <w:delText>For that purpose the</w:delText>
        </w:r>
        <w:r w:rsidDel="00244543">
          <w:delText xml:space="preserve"> specific building blocks and the interactions between those</w:delText>
        </w:r>
        <w:r w:rsidR="00F6113E" w:rsidDel="00244543">
          <w:delText xml:space="preserve"> are identified</w:delText>
        </w:r>
        <w:r w:rsidDel="00244543">
          <w:delText>.</w:delText>
        </w:r>
      </w:del>
    </w:p>
    <w:p w14:paraId="4654DF36" w14:textId="70E155F2" w:rsidR="001312EF" w:rsidDel="00244543" w:rsidRDefault="001312EF" w:rsidP="007A1597">
      <w:pPr>
        <w:pStyle w:val="Heading3"/>
        <w:rPr>
          <w:del w:id="88" w:author="Abraham Yosipof" w:date="2017-09-16T10:20:00Z"/>
          <w:rFonts w:ascii="URWPalladioL-Bold" w:hAnsi="URWPalladioL-Bold" w:cs="URWPalladioL-Bold"/>
          <w:b/>
          <w:bCs/>
        </w:rPr>
      </w:pPr>
      <w:bookmarkStart w:id="89" w:name="_Toc493047681"/>
      <w:del w:id="90" w:author="Abraham Yosipof" w:date="2017-09-16T10:20:00Z">
        <w:r w:rsidDel="00244543">
          <w:rPr>
            <w:rFonts w:ascii="URWPalladioL-Bold" w:hAnsi="URWPalladioL-Bold" w:cs="URWPalladioL-Bold"/>
            <w:b/>
            <w:bCs/>
          </w:rPr>
          <w:delText>Algorithm Validation</w:delText>
        </w:r>
        <w:bookmarkEnd w:id="89"/>
      </w:del>
    </w:p>
    <w:p w14:paraId="2C1DC2F8" w14:textId="534EDFAF" w:rsidR="00F6113E" w:rsidDel="00244543" w:rsidRDefault="00F6113E" w:rsidP="007A1597">
      <w:pPr>
        <w:rPr>
          <w:del w:id="91" w:author="Abraham Yosipof" w:date="2017-09-16T10:20:00Z"/>
        </w:rPr>
      </w:pPr>
      <w:del w:id="92" w:author="Abraham Yosipof" w:date="2017-09-16T10:20:00Z">
        <w:r w:rsidDel="00244543">
          <w:delText>The results of the algorithm are analyzed and the algorithm is evaluated for correctness, efficiency and industrial applications.</w:delText>
        </w:r>
      </w:del>
    </w:p>
    <w:p w14:paraId="423A39C8" w14:textId="1A87B49C" w:rsidR="002F0434" w:rsidRDefault="002F0434" w:rsidP="002F0434">
      <w:pPr>
        <w:pStyle w:val="Heading2"/>
        <w:numPr>
          <w:ilvl w:val="1"/>
          <w:numId w:val="58"/>
        </w:numPr>
      </w:pPr>
      <w:bookmarkStart w:id="93" w:name="_Ref490319854"/>
      <w:bookmarkStart w:id="94" w:name="_Toc493047682"/>
      <w:commentRangeStart w:id="95"/>
      <w:r>
        <w:lastRenderedPageBreak/>
        <w:t>The Economy of Discovery</w:t>
      </w:r>
      <w:bookmarkEnd w:id="93"/>
      <w:bookmarkEnd w:id="94"/>
    </w:p>
    <w:p w14:paraId="7DE9C9A5" w14:textId="607CAEDD" w:rsidR="00410DA7" w:rsidRDefault="002F0434" w:rsidP="00C119D8">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 xml:space="preserve">As mentioned above the industry has abandoned the discovery phase because it is not </w:t>
      </w:r>
      <w:r w:rsidR="00410DA7">
        <w:rPr>
          <w:rFonts w:ascii="URWPalladioL-Roma" w:hAnsi="URWPalladioL-Roma" w:cs="URWPalladioL-Roma"/>
        </w:rPr>
        <w:t>economically viable. As it is the cost of a new drug is estimated at 5.5 billion USD [</w:t>
      </w:r>
      <w:r w:rsidR="00410DA7">
        <w:rPr>
          <w:rFonts w:ascii="URWPalladioL-Roma" w:hAnsi="URWPalladioL-Roma" w:cs="URWPalladioL-Roma"/>
        </w:rPr>
        <w:fldChar w:fldCharType="begin"/>
      </w:r>
      <w:r w:rsidR="00410DA7">
        <w:rPr>
          <w:rFonts w:ascii="URWPalladioL-Roma" w:hAnsi="URWPalladioL-Roma" w:cs="URWPalladioL-Roma"/>
        </w:rPr>
        <w:instrText xml:space="preserve"> REF _Ref490318955 \r \h </w:instrText>
      </w:r>
      <w:r w:rsidR="00410DA7">
        <w:rPr>
          <w:rFonts w:ascii="URWPalladioL-Roma" w:hAnsi="URWPalladioL-Roma" w:cs="URWPalladioL-Roma"/>
        </w:rPr>
      </w:r>
      <w:r w:rsidR="00410DA7">
        <w:rPr>
          <w:rFonts w:ascii="URWPalladioL-Roma" w:hAnsi="URWPalladioL-Roma" w:cs="URWPalladioL-Roma"/>
        </w:rPr>
        <w:fldChar w:fldCharType="separate"/>
      </w:r>
      <w:r w:rsidR="00C119D8">
        <w:rPr>
          <w:rFonts w:ascii="URWPalladioL-Roma" w:hAnsi="URWPalladioL-Roma" w:cs="URWPalladioL-Roma"/>
          <w:cs/>
        </w:rPr>
        <w:t>‎</w:t>
      </w:r>
      <w:r w:rsidR="00C119D8">
        <w:rPr>
          <w:rFonts w:ascii="URWPalladioL-Roma" w:hAnsi="URWPalladioL-Roma" w:cs="URWPalladioL-Roma"/>
        </w:rPr>
        <w:t>6</w:t>
      </w:r>
      <w:r w:rsidR="00410DA7">
        <w:rPr>
          <w:rFonts w:ascii="URWPalladioL-Roma" w:hAnsi="URWPalladioL-Roma" w:cs="URWPalladioL-Roma"/>
        </w:rPr>
        <w:fldChar w:fldCharType="end"/>
      </w:r>
      <w:r w:rsidR="00410DA7">
        <w:rPr>
          <w:rFonts w:ascii="URWPalladioL-Roma" w:hAnsi="URWPalladioL-Roma" w:cs="URWPalladioL-Roma"/>
        </w:rPr>
        <w:t>] and only two out of ten new drugs cover their incurred R&amp;D expenses. The discovery phase is currently a liability that the pharmaceutical companies cannot accept until its effectiveness is dramatically improved.</w:t>
      </w:r>
    </w:p>
    <w:p w14:paraId="1D82510A" w14:textId="20544A4C" w:rsidR="00410DA7" w:rsidRDefault="00410DA7" w:rsidP="00C119D8">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 xml:space="preserve">The discovery phase costs vary wildly but it is safe to assume that </w:t>
      </w:r>
      <w:r w:rsidR="00C73B61">
        <w:rPr>
          <w:rFonts w:ascii="URWPalladioL-Roma" w:hAnsi="URWPalladioL-Roma" w:cs="URWPalladioL-Roma"/>
        </w:rPr>
        <w:t>every test for a candidate compound costs roughly 10000 USD and right now it takes a corpus of 125000 candidates to produce 75 viable pre-clinical trials candidates [</w:t>
      </w:r>
      <w:r w:rsidR="00C73B61">
        <w:rPr>
          <w:rFonts w:ascii="URWPalladioL-Roma" w:hAnsi="URWPalladioL-Roma" w:cs="URWPalladioL-Roma"/>
        </w:rPr>
        <w:fldChar w:fldCharType="begin"/>
      </w:r>
      <w:r w:rsidR="00C73B61">
        <w:rPr>
          <w:rFonts w:ascii="URWPalladioL-Roma" w:hAnsi="URWPalladioL-Roma" w:cs="URWPalladioL-Roma"/>
        </w:rPr>
        <w:instrText xml:space="preserve"> REF _Ref490318955 \r \h </w:instrText>
      </w:r>
      <w:r w:rsidR="00C73B61">
        <w:rPr>
          <w:rFonts w:ascii="URWPalladioL-Roma" w:hAnsi="URWPalladioL-Roma" w:cs="URWPalladioL-Roma"/>
        </w:rPr>
      </w:r>
      <w:r w:rsidR="00C73B61">
        <w:rPr>
          <w:rFonts w:ascii="URWPalladioL-Roma" w:hAnsi="URWPalladioL-Roma" w:cs="URWPalladioL-Roma"/>
        </w:rPr>
        <w:fldChar w:fldCharType="separate"/>
      </w:r>
      <w:r w:rsidR="00C119D8">
        <w:rPr>
          <w:rFonts w:ascii="URWPalladioL-Roma" w:hAnsi="URWPalladioL-Roma" w:cs="URWPalladioL-Roma"/>
          <w:cs/>
        </w:rPr>
        <w:t>‎</w:t>
      </w:r>
      <w:r w:rsidR="00C119D8">
        <w:rPr>
          <w:rFonts w:ascii="URWPalladioL-Roma" w:hAnsi="URWPalladioL-Roma" w:cs="URWPalladioL-Roma"/>
        </w:rPr>
        <w:t>6</w:t>
      </w:r>
      <w:r w:rsidR="00C73B61">
        <w:rPr>
          <w:rFonts w:ascii="URWPalladioL-Roma" w:hAnsi="URWPalladioL-Roma" w:cs="URWPalladioL-Roma"/>
        </w:rPr>
        <w:fldChar w:fldCharType="end"/>
      </w:r>
      <w:r w:rsidR="00C73B61">
        <w:rPr>
          <w:rFonts w:ascii="URWPalladioL-Roma" w:hAnsi="URWPalladioL-Roma" w:cs="URWPalladioL-Roma"/>
        </w:rPr>
        <w:t>]. Out of these there is a good chance one will make it to production. This means that under present conditions finding a sufficiently large viable candidate group would cost 1.25 USD billion.</w:t>
      </w:r>
    </w:p>
    <w:p w14:paraId="649DB271" w14:textId="4CD36BB9" w:rsidR="00C73B61" w:rsidRDefault="00C73B61" w:rsidP="00C119D8">
      <w:pPr>
        <w:autoSpaceDE w:val="0"/>
        <w:autoSpaceDN w:val="0"/>
        <w:adjustRightInd w:val="0"/>
        <w:spacing w:after="0" w:line="240" w:lineRule="auto"/>
        <w:jc w:val="left"/>
        <w:rPr>
          <w:rFonts w:ascii="URWPalladioL-Roma" w:hAnsi="URWPalladioL-Roma" w:cs="URWPalladioL-Roma"/>
        </w:rPr>
      </w:pPr>
      <w:proofErr w:type="gramStart"/>
      <w:r>
        <w:rPr>
          <w:rFonts w:ascii="URWPalladioL-Roma" w:hAnsi="URWPalladioL-Roma" w:cs="URWPalladioL-Roma"/>
        </w:rPr>
        <w:t>In order to</w:t>
      </w:r>
      <w:proofErr w:type="gramEnd"/>
      <w:r>
        <w:rPr>
          <w:rFonts w:ascii="URWPalladioL-Roma" w:hAnsi="URWPalladioL-Roma" w:cs="URWPalladioL-Roma"/>
        </w:rPr>
        <w:t xml:space="preserve"> make the discovery phase economically viable we seek to reduce the cost by one order of magnitude – which means automatically and cheaply filter most of the candidates and leave at most one tenth of the candidate population – without losing viable candidate.</w:t>
      </w:r>
    </w:p>
    <w:p w14:paraId="44BF5BD7" w14:textId="0A687EE1" w:rsidR="00F8349F" w:rsidRPr="00594F34" w:rsidRDefault="00AD6F73" w:rsidP="00594F34">
      <w:pPr>
        <w:pStyle w:val="Heading2"/>
        <w:numPr>
          <w:ilvl w:val="1"/>
          <w:numId w:val="58"/>
        </w:numPr>
      </w:pPr>
      <w:bookmarkStart w:id="96" w:name="_Toc493047683"/>
      <w:r>
        <w:t>State of the Art</w:t>
      </w:r>
      <w:bookmarkEnd w:id="96"/>
    </w:p>
    <w:p w14:paraId="1BA41770" w14:textId="2EC4304C" w:rsidR="00F8349F" w:rsidRPr="00F8349F" w:rsidRDefault="00594F34" w:rsidP="00872577">
      <w:pPr>
        <w:autoSpaceDE w:val="0"/>
        <w:autoSpaceDN w:val="0"/>
        <w:adjustRightInd w:val="0"/>
        <w:spacing w:after="0" w:line="240" w:lineRule="auto"/>
        <w:rPr>
          <w:rFonts w:ascii="URWPalladioL-Roma" w:hAnsi="URWPalladioL-Roma" w:cs="URWPalladioL-Roma"/>
        </w:rPr>
      </w:pPr>
      <w:r>
        <w:rPr>
          <w:rFonts w:ascii="URWPalladioL-Roma" w:hAnsi="URWPalladioL-Roma" w:cs="URWPalladioL-Roma"/>
        </w:rPr>
        <w:t>As displayed in recent research [</w:t>
      </w:r>
      <w:r>
        <w:rPr>
          <w:rFonts w:ascii="URWPalladioL-Roma" w:hAnsi="URWPalladioL-Roma" w:cs="URWPalladioL-Roma"/>
        </w:rPr>
        <w:fldChar w:fldCharType="begin"/>
      </w:r>
      <w:r>
        <w:rPr>
          <w:rFonts w:ascii="URWPalladioL-Roma" w:hAnsi="URWPalladioL-Roma" w:cs="URWPalladioL-Roma"/>
        </w:rPr>
        <w:instrText xml:space="preserve"> REF _Ref490927303 \r \h </w:instrText>
      </w:r>
      <w:r>
        <w:rPr>
          <w:rFonts w:ascii="URWPalladioL-Roma" w:hAnsi="URWPalladioL-Roma" w:cs="URWPalladioL-Roma"/>
        </w:rPr>
      </w:r>
      <w:r>
        <w:rPr>
          <w:rFonts w:ascii="URWPalladioL-Roma" w:hAnsi="URWPalladioL-Roma" w:cs="URWPalladioL-Roma"/>
        </w:rPr>
        <w:fldChar w:fldCharType="separate"/>
      </w:r>
      <w:r>
        <w:rPr>
          <w:rFonts w:ascii="URWPalladioL-Roma" w:hAnsi="URWPalladioL-Roma" w:cs="URWPalladioL-Roma"/>
          <w:cs/>
        </w:rPr>
        <w:t>‎</w:t>
      </w:r>
      <w:r>
        <w:rPr>
          <w:rFonts w:ascii="URWPalladioL-Roma" w:hAnsi="URWPalladioL-Roma" w:cs="URWPalladioL-Roma"/>
        </w:rPr>
        <w:t>7</w:t>
      </w:r>
      <w:r>
        <w:rPr>
          <w:rFonts w:ascii="URWPalladioL-Roma" w:hAnsi="URWPalladioL-Roma" w:cs="URWPalladioL-Roma"/>
        </w:rPr>
        <w:fldChar w:fldCharType="end"/>
      </w:r>
      <w:r>
        <w:rPr>
          <w:rFonts w:ascii="URWPalladioL-Roma" w:hAnsi="URWPalladioL-Roma" w:cs="URWPalladioL-Roma"/>
        </w:rPr>
        <w:t>] a</w:t>
      </w:r>
      <w:r w:rsidR="00F8349F" w:rsidRPr="00F8349F">
        <w:rPr>
          <w:rFonts w:ascii="URWPalladioL-Roma" w:hAnsi="URWPalladioL-Roma" w:cs="URWPalladioL-Roma"/>
        </w:rPr>
        <w:t>pplying</w:t>
      </w:r>
      <w:r>
        <w:rPr>
          <w:rFonts w:ascii="URWPalladioL-Roma" w:hAnsi="URWPalladioL-Roma" w:cs="URWPalladioL-Roma"/>
        </w:rPr>
        <w:t xml:space="preserve"> </w:t>
      </w:r>
      <w:r w:rsidR="00F8349F" w:rsidRPr="00F8349F">
        <w:rPr>
          <w:rFonts w:ascii="URWPalladioL-Roma" w:hAnsi="URWPalladioL-Roma" w:cs="URWPalladioL-Roma"/>
        </w:rPr>
        <w:t>Computer-Aided Drug Design (CADD) strategies provide</w:t>
      </w:r>
      <w:r>
        <w:rPr>
          <w:rFonts w:ascii="URWPalladioL-Roma" w:hAnsi="URWPalladioL-Roma" w:cs="URWPalladioL-Roma"/>
        </w:rPr>
        <w:t>s</w:t>
      </w:r>
      <w:r w:rsidR="00F8349F" w:rsidRPr="00F8349F">
        <w:rPr>
          <w:rFonts w:ascii="URWPalladioL-Roma" w:hAnsi="URWPalladioL-Roma" w:cs="URWPalladioL-Roma"/>
        </w:rPr>
        <w:t xml:space="preserve"> </w:t>
      </w:r>
      <w:r>
        <w:rPr>
          <w:rFonts w:ascii="URWPalladioL-Roma" w:hAnsi="URWPalladioL-Roma" w:cs="URWPalladioL-Roma"/>
        </w:rPr>
        <w:t>cost s</w:t>
      </w:r>
      <w:r w:rsidR="00F8349F" w:rsidRPr="00F8349F">
        <w:rPr>
          <w:rFonts w:ascii="URWPalladioL-Roma" w:hAnsi="URWPalladioL-Roma" w:cs="URWPalladioL-Roma"/>
        </w:rPr>
        <w:t>avings</w:t>
      </w:r>
      <w:r>
        <w:rPr>
          <w:rFonts w:ascii="URWPalladioL-Roma" w:hAnsi="URWPalladioL-Roma" w:cs="URWPalladioL-Roma"/>
        </w:rPr>
        <w:t xml:space="preserve"> </w:t>
      </w:r>
      <w:r w:rsidR="00F8349F" w:rsidRPr="00F8349F">
        <w:rPr>
          <w:rFonts w:ascii="URWPalladioL-Roma" w:hAnsi="URWPalladioL-Roma" w:cs="URWPalladioL-Roma"/>
        </w:rPr>
        <w:t>for drug re</w:t>
      </w:r>
      <w:r w:rsidR="00872577">
        <w:rPr>
          <w:rFonts w:ascii="URWPalladioL-Roma" w:hAnsi="URWPalladioL-Roma" w:cs="URWPalladioL-Roma"/>
        </w:rPr>
        <w:t>search and development programs. For example</w:t>
      </w:r>
      <w:r w:rsidR="00F8349F" w:rsidRPr="00F8349F">
        <w:rPr>
          <w:rFonts w:ascii="URWPalladioL-Roma" w:hAnsi="URWPalladioL-Roma" w:cs="URWPalladioL-Roma"/>
        </w:rPr>
        <w:t>,</w:t>
      </w:r>
      <w:r w:rsidR="00872577">
        <w:rPr>
          <w:rFonts w:ascii="URWPalladioL-Roma" w:hAnsi="URWPalladioL-Roma" w:cs="URWPalladioL-Roma"/>
        </w:rPr>
        <w:t xml:space="preserve"> a mathematical model called</w:t>
      </w:r>
      <w:r w:rsidR="00F8349F" w:rsidRPr="00F8349F">
        <w:rPr>
          <w:rFonts w:ascii="URWPalladioL-Roma" w:hAnsi="URWPalladioL-Roma" w:cs="URWPalladioL-Roma"/>
        </w:rPr>
        <w:t xml:space="preserve"> Quantitative Structure-Activity Relationships (QSAR) is</w:t>
      </w:r>
      <w:r w:rsidR="00872577">
        <w:rPr>
          <w:rFonts w:ascii="URWPalladioL-Roma" w:hAnsi="URWPalladioL-Roma" w:cs="URWPalladioL-Roma"/>
        </w:rPr>
        <w:t xml:space="preserve"> taking advantage of</w:t>
      </w:r>
      <w:r w:rsidR="00F8349F" w:rsidRPr="00F8349F">
        <w:rPr>
          <w:rFonts w:ascii="URWPalladioL-Roma" w:hAnsi="URWPalladioL-Roma" w:cs="URWPalladioL-Roma"/>
        </w:rPr>
        <w:t xml:space="preserve"> the availability</w:t>
      </w:r>
      <w:r w:rsidR="00872577">
        <w:rPr>
          <w:rFonts w:ascii="URWPalladioL-Roma" w:hAnsi="URWPalladioL-Roma" w:cs="URWPalladioL-Roma"/>
        </w:rPr>
        <w:t xml:space="preserve"> </w:t>
      </w:r>
      <w:r w:rsidR="00F8349F" w:rsidRPr="00F8349F">
        <w:rPr>
          <w:rFonts w:ascii="URWPalladioL-Roma" w:hAnsi="URWPalladioL-Roma" w:cs="URWPalladioL-Roma"/>
        </w:rPr>
        <w:t xml:space="preserve">of vast chemical databases with abundant bioactivity data, such as </w:t>
      </w:r>
      <w:r w:rsidR="00872577">
        <w:rPr>
          <w:rFonts w:ascii="URWPalladioL-Roma" w:hAnsi="URWPalladioL-Roma" w:cs="URWPalladioL-Roma"/>
        </w:rPr>
        <w:t>the one used in this research.</w:t>
      </w:r>
      <w:r w:rsidR="00F8349F" w:rsidRPr="00F8349F">
        <w:rPr>
          <w:rFonts w:ascii="URWPalladioL-Roma" w:hAnsi="URWPalladioL-Roma" w:cs="URWPalladioL-Roma"/>
        </w:rPr>
        <w:t xml:space="preserve"> The explosive growth of such data provides a good opportunity for</w:t>
      </w:r>
      <w:r w:rsidR="00872577">
        <w:rPr>
          <w:rFonts w:ascii="URWPalladioL-Roma" w:hAnsi="URWPalladioL-Roma" w:cs="URWPalladioL-Roma"/>
        </w:rPr>
        <w:t xml:space="preserve"> large </w:t>
      </w:r>
      <w:r w:rsidR="00F8349F" w:rsidRPr="00F8349F">
        <w:rPr>
          <w:rFonts w:ascii="URWPalladioL-Roma" w:hAnsi="URWPalladioL-Roma" w:cs="URWPalladioL-Roma"/>
        </w:rPr>
        <w:t>scale</w:t>
      </w:r>
      <w:r w:rsidR="00872577">
        <w:rPr>
          <w:rFonts w:ascii="URWPalladioL-Roma" w:hAnsi="URWPalladioL-Roma" w:cs="URWPalladioL-Roma"/>
        </w:rPr>
        <w:t>, Big Data</w:t>
      </w:r>
      <w:r w:rsidR="00F8349F" w:rsidRPr="00F8349F">
        <w:rPr>
          <w:rFonts w:ascii="URWPalladioL-Roma" w:hAnsi="URWPalladioL-Roma" w:cs="URWPalladioL-Roma"/>
        </w:rPr>
        <w:t xml:space="preserve"> </w:t>
      </w:r>
      <w:r w:rsidR="00872577">
        <w:rPr>
          <w:rFonts w:ascii="URWPalladioL-Roma" w:hAnsi="URWPalladioL-Roma" w:cs="URWPalladioL-Roma"/>
        </w:rPr>
        <w:t>mathematical</w:t>
      </w:r>
      <w:r w:rsidR="00F8349F" w:rsidRPr="00F8349F">
        <w:rPr>
          <w:rFonts w:ascii="URWPalladioL-Roma" w:hAnsi="URWPalladioL-Roma" w:cs="URWPalladioL-Roma"/>
        </w:rPr>
        <w:t xml:space="preserve"> modeling across diverse pharmaceutically relevant targets. Resulting</w:t>
      </w:r>
      <w:r w:rsidR="00872577">
        <w:rPr>
          <w:rFonts w:ascii="URWPalladioL-Roma" w:hAnsi="URWPalladioL-Roma" w:cs="URWPalladioL-Roma"/>
        </w:rPr>
        <w:t xml:space="preserve"> </w:t>
      </w:r>
      <w:r w:rsidR="00F8349F" w:rsidRPr="00F8349F">
        <w:rPr>
          <w:rFonts w:ascii="URWPalladioL-Roma" w:hAnsi="URWPalladioL-Roma" w:cs="URWPalladioL-Roma"/>
        </w:rPr>
        <w:t xml:space="preserve">models </w:t>
      </w:r>
      <w:r w:rsidR="00872577">
        <w:rPr>
          <w:rFonts w:ascii="URWPalladioL-Roma" w:hAnsi="URWPalladioL-Roma" w:cs="URWPalladioL-Roma"/>
        </w:rPr>
        <w:t>have</w:t>
      </w:r>
      <w:r w:rsidR="00F8349F" w:rsidRPr="00F8349F">
        <w:rPr>
          <w:rFonts w:ascii="URWPalladioL-Roma" w:hAnsi="URWPalladioL-Roma" w:cs="URWPalladioL-Roma"/>
        </w:rPr>
        <w:t xml:space="preserve"> become valuable tools for identifying novel molecular probes and</w:t>
      </w:r>
      <w:r w:rsidR="00872577">
        <w:rPr>
          <w:rFonts w:ascii="URWPalladioL-Roma" w:hAnsi="URWPalladioL-Roma" w:cs="URWPalladioL-Roma"/>
        </w:rPr>
        <w:t xml:space="preserve"> </w:t>
      </w:r>
      <w:r w:rsidR="00F8349F" w:rsidRPr="00F8349F">
        <w:rPr>
          <w:rFonts w:ascii="URWPalladioL-Roma" w:hAnsi="URWPalladioL-Roma" w:cs="URWPalladioL-Roma"/>
        </w:rPr>
        <w:t>pot</w:t>
      </w:r>
      <w:r w:rsidR="00872577">
        <w:rPr>
          <w:rFonts w:ascii="URWPalladioL-Roma" w:hAnsi="URWPalladioL-Roma" w:cs="URWPalladioL-Roma"/>
        </w:rPr>
        <w:t>ential leads for drug discovery but not in a sufficient capacity.</w:t>
      </w:r>
      <w:commentRangeEnd w:id="95"/>
      <w:r w:rsidR="00244543">
        <w:rPr>
          <w:rStyle w:val="CommentReference"/>
        </w:rPr>
        <w:commentReference w:id="95"/>
      </w:r>
    </w:p>
    <w:p w14:paraId="41A075E2" w14:textId="5B09A4B1" w:rsidR="00034CEA" w:rsidRDefault="00E1342C" w:rsidP="007A1597">
      <w:pPr>
        <w:pStyle w:val="Heading2"/>
        <w:numPr>
          <w:ilvl w:val="1"/>
          <w:numId w:val="58"/>
        </w:numPr>
      </w:pPr>
      <w:bookmarkStart w:id="97" w:name="_Toc493047684"/>
      <w:r>
        <w:t xml:space="preserve">Research </w:t>
      </w:r>
      <w:r w:rsidR="00034CEA">
        <w:t>Hypothesis</w:t>
      </w:r>
      <w:bookmarkEnd w:id="97"/>
      <w:r w:rsidR="000644CE">
        <w:t xml:space="preserve"> </w:t>
      </w:r>
    </w:p>
    <w:p w14:paraId="05F58B4B" w14:textId="045FA9E1" w:rsidR="001A09AF" w:rsidRPr="001A09AF" w:rsidRDefault="00BD03C1">
      <w:pPr>
        <w:rPr>
          <w:ins w:id="98" w:author="Abraham Yosipof" w:date="2017-09-16T09:32:00Z"/>
        </w:rPr>
        <w:pPrChange w:id="99" w:author="Abraham Yosipof" w:date="2017-09-16T09:54:00Z">
          <w:pPr>
            <w:numPr>
              <w:numId w:val="58"/>
            </w:numPr>
            <w:ind w:left="528" w:hanging="528"/>
          </w:pPr>
        </w:pPrChange>
      </w:pPr>
      <w:bookmarkStart w:id="100" w:name="_Hlk493447554"/>
      <w:ins w:id="101" w:author="Abraham Yosipof" w:date="2017-09-16T09:51:00Z">
        <w:r w:rsidRPr="00837B47">
          <w:t xml:space="preserve">The proposed research will address a </w:t>
        </w:r>
        <w:r>
          <w:t xml:space="preserve">clear need for new computational </w:t>
        </w:r>
        <w:proofErr w:type="gramStart"/>
        <w:r>
          <w:t>cost effective</w:t>
        </w:r>
        <w:proofErr w:type="gramEnd"/>
        <w:r>
          <w:t xml:space="preserve"> method for </w:t>
        </w:r>
      </w:ins>
      <w:ins w:id="102" w:author="Abraham Yosipof" w:date="2017-09-16T09:52:00Z">
        <w:r>
          <w:t>the drug discovery stage</w:t>
        </w:r>
      </w:ins>
      <w:ins w:id="103" w:author="Abraham Yosipof" w:date="2017-09-16T09:53:00Z">
        <w:r>
          <w:t xml:space="preserve">. </w:t>
        </w:r>
        <w:r w:rsidRPr="000D005B">
          <w:t xml:space="preserve">Such a </w:t>
        </w:r>
        <w:r>
          <w:t>method</w:t>
        </w:r>
        <w:r w:rsidRPr="003B1470">
          <w:t xml:space="preserve"> will be able to predict the </w:t>
        </w:r>
        <w:r>
          <w:t xml:space="preserve">biological activity </w:t>
        </w:r>
      </w:ins>
      <w:ins w:id="104" w:author="Abraham Yosipof" w:date="2017-09-16T09:54:00Z">
        <w:r>
          <w:t>of a compounds</w:t>
        </w:r>
      </w:ins>
      <w:ins w:id="105" w:author="Abraham Yosipof" w:date="2017-09-16T09:53:00Z">
        <w:r w:rsidRPr="001215D3">
          <w:t xml:space="preserve"> prior to their synthesis.</w:t>
        </w:r>
      </w:ins>
      <w:ins w:id="106" w:author="Abraham Yosipof" w:date="2017-09-16T09:52:00Z">
        <w:r>
          <w:t xml:space="preserve"> </w:t>
        </w:r>
      </w:ins>
      <w:ins w:id="107" w:author="Abraham Yosipof" w:date="2017-09-16T09:32:00Z">
        <w:r w:rsidR="001A09AF" w:rsidRPr="001A09AF">
          <w:t>Visualization of chemical data and a good representation of the chemical space is useful in many drug design applications including the selection of compounds for synthesis, the selection of compounds for b</w:t>
        </w:r>
        <w:r w:rsidR="001A09AF">
          <w:t>iological evaluation</w:t>
        </w:r>
      </w:ins>
      <w:ins w:id="108" w:author="Abraham Yosipof" w:date="2017-09-16T09:33:00Z">
        <w:r w:rsidR="001A09AF">
          <w:t xml:space="preserve"> and</w:t>
        </w:r>
      </w:ins>
      <w:ins w:id="109" w:author="Abraham Yosipof" w:date="2017-09-16T09:32:00Z">
        <w:r w:rsidR="001A09AF" w:rsidRPr="001A09AF">
          <w:t xml:space="preserve"> selection of subsets for the design of info</w:t>
        </w:r>
        <w:r w:rsidR="001A09AF">
          <w:t>rmation-rich compound libraries</w:t>
        </w:r>
      </w:ins>
      <w:ins w:id="110" w:author="Abraham Yosipof" w:date="2017-09-16T09:33:00Z">
        <w:r w:rsidR="001A09AF">
          <w:t xml:space="preserve">. </w:t>
        </w:r>
      </w:ins>
      <w:ins w:id="111" w:author="Abraham Yosipof" w:date="2017-09-16T09:34:00Z">
        <w:r w:rsidR="001A09AF" w:rsidRPr="001A09AF">
          <w:t xml:space="preserve">Here we present </w:t>
        </w:r>
      </w:ins>
      <w:ins w:id="112" w:author="Abraham Yosipof" w:date="2017-09-16T09:37:00Z">
        <w:r w:rsidR="001A09AF">
          <w:t>a new computational</w:t>
        </w:r>
      </w:ins>
      <w:ins w:id="113" w:author="Abraham Yosipof" w:date="2017-09-16T09:38:00Z">
        <w:r w:rsidR="001A09AF">
          <w:t xml:space="preserve"> </w:t>
        </w:r>
      </w:ins>
      <w:ins w:id="114" w:author="Abraham Yosipof" w:date="2017-09-16T10:02:00Z">
        <w:r w:rsidR="005B1ACF">
          <w:t>method, namely</w:t>
        </w:r>
      </w:ins>
      <w:ins w:id="115" w:author="Abraham Yosipof" w:date="2017-09-16T09:37:00Z">
        <w:r w:rsidR="001A09AF">
          <w:t xml:space="preserve"> </w:t>
        </w:r>
      </w:ins>
      <w:ins w:id="116" w:author="Abraham Yosipof" w:date="2017-09-16T09:34:00Z">
        <w:r w:rsidR="001A09AF" w:rsidRPr="001A09AF">
          <w:t>t-Distributed Stochastic Neighbor Embedding (t-</w:t>
        </w:r>
        <w:r w:rsidR="001A09AF">
          <w:t>SNE)</w:t>
        </w:r>
        <w:r w:rsidR="001A09AF" w:rsidRPr="001A09AF">
          <w:t xml:space="preserve"> </w:t>
        </w:r>
        <w:r w:rsidR="001A09AF">
          <w:t xml:space="preserve">optimization </w:t>
        </w:r>
        <w:r w:rsidR="001A09AF" w:rsidRPr="001A09AF">
          <w:t>method for the visualization and the repres</w:t>
        </w:r>
        <w:r w:rsidR="001A09AF">
          <w:t xml:space="preserve">entation of the chemical space </w:t>
        </w:r>
      </w:ins>
      <w:ins w:id="117" w:author="Abraham Yosipof" w:date="2017-09-16T09:35:00Z">
        <w:r w:rsidR="001A09AF">
          <w:t xml:space="preserve">for the selection of compounds for the drug </w:t>
        </w:r>
      </w:ins>
      <w:ins w:id="118" w:author="Abraham Yosipof" w:date="2017-09-16T09:42:00Z">
        <w:r w:rsidR="001669C8">
          <w:t>discovery</w:t>
        </w:r>
      </w:ins>
      <w:ins w:id="119" w:author="Abraham Yosipof" w:date="2017-09-16T09:35:00Z">
        <w:r w:rsidR="001A09AF">
          <w:t xml:space="preserve"> stage. </w:t>
        </w:r>
      </w:ins>
      <w:proofErr w:type="gramStart"/>
      <w:ins w:id="120" w:author="Abraham Yosipof" w:date="2017-09-16T09:34:00Z">
        <w:r w:rsidR="001A09AF" w:rsidRPr="001A09AF">
          <w:t>In order to</w:t>
        </w:r>
        <w:proofErr w:type="gramEnd"/>
        <w:r w:rsidR="001A09AF" w:rsidRPr="001A09AF">
          <w:t xml:space="preserve"> get a good representation of the chemical space we have coupled the t-SNE algorithm with an optimizati</w:t>
        </w:r>
        <w:r w:rsidR="001A09AF">
          <w:t>on engine for feature selection</w:t>
        </w:r>
      </w:ins>
      <w:ins w:id="121" w:author="Abraham Yosipof" w:date="2017-09-16T09:39:00Z">
        <w:r w:rsidR="001A09AF">
          <w:t>.</w:t>
        </w:r>
      </w:ins>
      <w:ins w:id="122" w:author="Abraham Yosipof" w:date="2017-09-16T10:12:00Z">
        <w:r w:rsidR="00244543">
          <w:t xml:space="preserve"> </w:t>
        </w:r>
      </w:ins>
    </w:p>
    <w:bookmarkEnd w:id="100"/>
    <w:p w14:paraId="6DFE5749" w14:textId="3FBD18BD" w:rsidR="00034CEA" w:rsidDel="00244543" w:rsidRDefault="00994E2D">
      <w:pPr>
        <w:rPr>
          <w:del w:id="123" w:author="Abraham Yosipof" w:date="2017-09-16T10:13:00Z"/>
        </w:rPr>
      </w:pPr>
      <w:del w:id="124" w:author="Abraham Yosipof" w:date="2017-09-16T10:13:00Z">
        <w:r w:rsidDel="00244543">
          <w:delText>To</w:delText>
        </w:r>
        <w:r w:rsidR="00034CEA" w:rsidDel="00244543">
          <w:delText xml:space="preserve"> make the task of conducting the discovery phase cost effective the field of potential compounds to test needs to be narrowed sign</w:delText>
        </w:r>
        <w:r w:rsidDel="00244543">
          <w:delText>ificantly. Without trimming the number of potential candidates</w:delText>
        </w:r>
        <w:r w:rsidR="00034CEA" w:rsidDel="00244543">
          <w:delText xml:space="preserve"> is too </w:delText>
        </w:r>
        <w:r w:rsidDel="00244543">
          <w:delText>big</w:delText>
        </w:r>
        <w:r w:rsidR="00034CEA" w:rsidDel="00244543">
          <w:delText xml:space="preserve"> to scour</w:delText>
        </w:r>
        <w:r w:rsidDel="00244543">
          <w:delText>.</w:delText>
        </w:r>
        <w:r w:rsidR="00034CEA" w:rsidDel="00244543">
          <w:delText xml:space="preserve"> </w:delText>
        </w:r>
        <w:r w:rsidDel="00244543">
          <w:delText>W</w:delText>
        </w:r>
        <w:r w:rsidR="00034CEA" w:rsidDel="00244543">
          <w:delText>ithout a definite methodology which would bring down the time required to find a single worthy candidate by at</w:delText>
        </w:r>
        <w:r w:rsidDel="00244543">
          <w:delText xml:space="preserve"> least two orders of magnitude that task would remain a non-profit task.</w:delText>
        </w:r>
      </w:del>
    </w:p>
    <w:p w14:paraId="2DAAA17A" w14:textId="5893441E" w:rsidR="001669C8" w:rsidRDefault="001669C8">
      <w:pPr>
        <w:rPr>
          <w:ins w:id="125" w:author="Abraham Yosipof" w:date="2017-09-16T09:44:00Z"/>
        </w:rPr>
      </w:pPr>
      <w:commentRangeStart w:id="126"/>
      <w:ins w:id="127" w:author="Abraham Yosipof" w:date="2017-09-16T09:44:00Z">
        <w:r w:rsidRPr="00D70C3B">
          <w:rPr>
            <w:rFonts w:asciiTheme="majorBidi" w:hAnsiTheme="majorBidi"/>
            <w:sz w:val="24"/>
            <w:szCs w:val="24"/>
          </w:rPr>
          <w:t>. Research Objectives</w:t>
        </w:r>
      </w:ins>
      <w:commentRangeEnd w:id="126"/>
      <w:ins w:id="128" w:author="Abraham Yosipof" w:date="2017-09-16T10:13:00Z">
        <w:r w:rsidR="00244543">
          <w:rPr>
            <w:rStyle w:val="CommentReference"/>
          </w:rPr>
          <w:commentReference w:id="126"/>
        </w:r>
      </w:ins>
    </w:p>
    <w:p w14:paraId="24A91834" w14:textId="52A45DA7" w:rsidR="001669C8" w:rsidRDefault="001669C8">
      <w:pPr>
        <w:rPr>
          <w:ins w:id="129" w:author="Abraham Yosipof" w:date="2017-09-16T09:44:00Z"/>
        </w:rPr>
      </w:pPr>
      <w:ins w:id="130" w:author="Abraham Yosipof" w:date="2017-09-16T09:44:00Z">
        <w:r>
          <w:t xml:space="preserve">1. </w:t>
        </w:r>
      </w:ins>
    </w:p>
    <w:p w14:paraId="1FC15EDD" w14:textId="40A24E82" w:rsidR="00994E2D" w:rsidDel="001A09AF" w:rsidRDefault="00994E2D">
      <w:pPr>
        <w:rPr>
          <w:del w:id="131" w:author="Abraham Yosipof" w:date="2017-09-16T09:39:00Z"/>
        </w:rPr>
      </w:pPr>
      <w:del w:id="132" w:author="Abraham Yosipof" w:date="2017-09-16T09:39:00Z">
        <w:r w:rsidDel="001A09AF">
          <w:delText>This research presents a systems’ thinking based solution for winnowing the field of candidates using techniques from the fields of machine learning, special analysis and probability theory. The resulting system increases the probability of selecting a valid candidate, if such a compound exists, from random selection to a probability of above 0.9.</w:delText>
        </w:r>
        <w:r w:rsidR="009A0EEA" w:rsidDel="001A09AF">
          <w:delText xml:space="preserve"> For </w:delText>
        </w:r>
        <w:r w:rsidR="0065659E" w:rsidDel="001A09AF">
          <w:lastRenderedPageBreak/>
          <w:delText>example,</w:delText>
        </w:r>
        <w:r w:rsidR="009A0EEA" w:rsidDel="001A09AF">
          <w:delText xml:space="preserve"> t</w:delText>
        </w:r>
        <w:r w:rsidDel="001A09AF">
          <w:delText>he following figure</w:delText>
        </w:r>
        <w:r w:rsidR="009A0EEA" w:rsidDel="001A09AF">
          <w:delText xml:space="preserve"> (</w:delText>
        </w:r>
        <w:r w:rsidR="009A0EEA" w:rsidDel="001A09AF">
          <w:fldChar w:fldCharType="begin"/>
        </w:r>
        <w:r w:rsidR="009A0EEA" w:rsidDel="001A09AF">
          <w:delInstrText xml:space="preserve"> REF _Ref488440197 \h </w:delInstrText>
        </w:r>
        <w:r w:rsidR="009A0EEA" w:rsidDel="001A09AF">
          <w:fldChar w:fldCharType="separate"/>
        </w:r>
        <w:r w:rsidR="00C119D8" w:rsidDel="001A09AF">
          <w:delText xml:space="preserve">Figure </w:delText>
        </w:r>
        <w:r w:rsidR="00C119D8" w:rsidDel="001A09AF">
          <w:rPr>
            <w:noProof/>
          </w:rPr>
          <w:delText>4</w:delText>
        </w:r>
        <w:r w:rsidR="00C119D8" w:rsidDel="001A09AF">
          <w:delText xml:space="preserve"> Mapping by Serotonin</w:delText>
        </w:r>
        <w:r w:rsidR="009A0EEA" w:rsidDel="001A09AF">
          <w:fldChar w:fldCharType="end"/>
        </w:r>
        <w:r w:rsidR="009A0EEA" w:rsidDel="001A09AF">
          <w:delText>) shows a single mapping of compounds tagged by their effect on Serotonin. In that mapping selecting randomly a compound which is nearest to a tagged compound has a 0.935 to have the same tag – meaning that they share the same effect.</w:delText>
        </w:r>
      </w:del>
    </w:p>
    <w:p w14:paraId="66E06B93" w14:textId="43081774" w:rsidR="00C870E9" w:rsidDel="001A09AF" w:rsidRDefault="00C870E9">
      <w:pPr>
        <w:rPr>
          <w:del w:id="133" w:author="Abraham Yosipof" w:date="2017-09-16T09:39:00Z"/>
        </w:rPr>
      </w:pPr>
      <w:del w:id="134" w:author="Abraham Yosipof" w:date="2017-09-16T09:39:00Z">
        <w:r w:rsidDel="001A09AF">
          <w:delText>The system assumes 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delText>
        </w:r>
      </w:del>
    </w:p>
    <w:p w14:paraId="504CACB6" w14:textId="7D57C00C" w:rsidR="009A0EEA" w:rsidDel="005B1ACF" w:rsidRDefault="009A0EEA" w:rsidP="007A1597">
      <w:pPr>
        <w:keepNext/>
        <w:rPr>
          <w:del w:id="135" w:author="Abraham Yosipof" w:date="2017-09-16T10:03:00Z"/>
        </w:rPr>
      </w:pPr>
      <w:del w:id="136" w:author="Abraham Yosipof" w:date="2017-09-16T10:03:00Z">
        <w:r w:rsidDel="005B1ACF">
          <w:rPr>
            <w:noProof/>
          </w:rPr>
          <w:drawing>
            <wp:inline distT="0" distB="0" distL="0" distR="0" wp14:anchorId="7775CCC7" wp14:editId="7BCF155B">
              <wp:extent cx="5274310" cy="3955733"/>
              <wp:effectExtent l="0" t="0" r="0" b="0"/>
              <wp:docPr id="48" name="Picture 48" descr="C:\Users\Shy Alon\AppData\Local\Microsoft\Windows\INetCache\Content.Word\joined_serotonin_q_0.935_q3_0.934_q5_0.928_trust_0.087_features_3D7ABBBC018A61EB7789FD4710FFD8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 Alon\AppData\Local\Microsoft\Windows\INetCache\Content.Word\joined_serotonin_q_0.935_q3_0.934_q5_0.928_trust_0.087_features_3D7ABBBC018A61EB7789FD4710FFD8079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del>
    </w:p>
    <w:p w14:paraId="0543683C" w14:textId="74ABC25F" w:rsidR="009A0EEA" w:rsidDel="005B1ACF" w:rsidRDefault="009A0EEA" w:rsidP="007A1597">
      <w:pPr>
        <w:pStyle w:val="Caption"/>
        <w:jc w:val="center"/>
        <w:rPr>
          <w:del w:id="137" w:author="Abraham Yosipof" w:date="2017-09-16T10:03:00Z"/>
        </w:rPr>
      </w:pPr>
      <w:bookmarkStart w:id="138" w:name="_Ref488440197"/>
      <w:bookmarkStart w:id="139" w:name="_Toc490320156"/>
      <w:del w:id="140" w:author="Abraham Yosipof" w:date="2017-09-16T10:03:00Z">
        <w:r w:rsidDel="005B1ACF">
          <w:delText xml:space="preserve">Figure </w:delText>
        </w:r>
        <w:r w:rsidR="00262ED0" w:rsidDel="005B1ACF">
          <w:fldChar w:fldCharType="begin"/>
        </w:r>
        <w:r w:rsidR="00262ED0" w:rsidDel="005B1ACF">
          <w:delInstrText xml:space="preserve"> SEQ Figure \* ARABIC </w:delInstrText>
        </w:r>
        <w:r w:rsidR="00262ED0" w:rsidDel="005B1ACF">
          <w:fldChar w:fldCharType="separate"/>
        </w:r>
        <w:r w:rsidR="00C119D8" w:rsidDel="005B1ACF">
          <w:rPr>
            <w:noProof/>
          </w:rPr>
          <w:delText>4</w:delText>
        </w:r>
        <w:r w:rsidR="00262ED0" w:rsidDel="005B1ACF">
          <w:rPr>
            <w:noProof/>
          </w:rPr>
          <w:fldChar w:fldCharType="end"/>
        </w:r>
        <w:r w:rsidDel="005B1ACF">
          <w:delText xml:space="preserve"> Mapping by Serotonin</w:delText>
        </w:r>
        <w:bookmarkEnd w:id="138"/>
        <w:bookmarkEnd w:id="139"/>
      </w:del>
    </w:p>
    <w:p w14:paraId="3C1F58EB" w14:textId="7356C226" w:rsidR="00034CEA" w:rsidDel="005B1ACF" w:rsidRDefault="0065659E" w:rsidP="007A1597">
      <w:pPr>
        <w:rPr>
          <w:del w:id="141" w:author="Abraham Yosipof" w:date="2017-09-16T10:03:00Z"/>
        </w:rPr>
      </w:pPr>
      <w:del w:id="142" w:author="Abraham Yosipof" w:date="2017-09-16T10:03:00Z">
        <w:r w:rsidDel="005B1ACF">
          <w:delText>The research hypothesis</w:delText>
        </w:r>
        <w:r w:rsidR="0098774D" w:rsidDel="005B1ACF">
          <w:delText xml:space="preserve"> in general is that by using a combination of feature selection algorithms, partially tagged multi-dimensional data and dimensionality reduction algorithms a powerful classification algorithm can be implemented and applied to the data</w:delText>
        </w:r>
        <w:r w:rsidR="00E82EEB" w:rsidDel="005B1ACF">
          <w:delText>.</w:delText>
        </w:r>
      </w:del>
    </w:p>
    <w:p w14:paraId="5215D04E" w14:textId="6415D509" w:rsidR="00034CEA" w:rsidRDefault="00034CEA" w:rsidP="00034CEA">
      <w:pPr>
        <w:pStyle w:val="Heading2"/>
        <w:numPr>
          <w:ilvl w:val="1"/>
          <w:numId w:val="58"/>
        </w:numPr>
      </w:pPr>
      <w:bookmarkStart w:id="143" w:name="_Toc493047685"/>
      <w:r>
        <w:t>Application</w:t>
      </w:r>
      <w:bookmarkEnd w:id="143"/>
    </w:p>
    <w:p w14:paraId="7D4A3DD9" w14:textId="21C1783E" w:rsidR="00034CEA" w:rsidRDefault="00097201" w:rsidP="007A1597">
      <w:commentRangeStart w:id="144"/>
      <w:r>
        <w:t>The research hypothesis discussed in this paper</w:t>
      </w:r>
      <w:r w:rsidR="0098774D">
        <w:t>, in the context of pharmaceutical industry research,</w:t>
      </w:r>
      <w:r>
        <w:t xml:space="preserve"> is that it is possible to optimize a feature selection for a dimensionality reduction algorithm so that the compounds selected according to the distance from tagged compounds present the best candidate for pre-clinical trials. This is accomplished by building an algorithmic candidate and testing it on a rich enough database.</w:t>
      </w:r>
    </w:p>
    <w:p w14:paraId="52CDABB2" w14:textId="104636C9" w:rsidR="00872577" w:rsidRPr="00F8349F" w:rsidRDefault="00872577" w:rsidP="00872577">
      <w:pPr>
        <w:rPr>
          <w:rFonts w:ascii="URWPalladioL-Roma" w:hAnsi="URWPalladioL-Roma" w:cs="URWPalladioL-Roma"/>
        </w:rPr>
      </w:pPr>
      <w:r>
        <w:t xml:space="preserve">The target application </w:t>
      </w:r>
      <w:r w:rsidRPr="00F8349F">
        <w:rPr>
          <w:rFonts w:ascii="URWPalladioL-Roma" w:hAnsi="URWPalladioL-Roma" w:cs="URWPalladioL-Roma"/>
        </w:rPr>
        <w:t>focuses on the target class of G Protein-coupled Receptors (GPCRs), a</w:t>
      </w:r>
      <w:r>
        <w:rPr>
          <w:rFonts w:ascii="URWPalladioL-Roma" w:hAnsi="URWPalladioL-Roma" w:cs="URWPalladioL-Roma"/>
        </w:rPr>
        <w:t xml:space="preserve"> </w:t>
      </w:r>
      <w:r w:rsidRPr="00F8349F">
        <w:rPr>
          <w:rFonts w:ascii="URWPalladioL-Roma" w:hAnsi="URWPalladioL-Roma" w:cs="URWPalladioL-Roma"/>
        </w:rPr>
        <w:t xml:space="preserve">group of molecular targets </w:t>
      </w:r>
      <w:r w:rsidR="00850CAA">
        <w:rPr>
          <w:rFonts w:ascii="URWPalladioL-Roma" w:hAnsi="URWPalladioL-Roma" w:cs="URWPalladioL-Roma"/>
        </w:rPr>
        <w:t xml:space="preserve">which has a tremendous profit potential to the </w:t>
      </w:r>
      <w:r>
        <w:rPr>
          <w:rFonts w:ascii="URWPalladioL-Roma" w:hAnsi="URWPalladioL-Roma" w:cs="URWPalladioL-Roma"/>
        </w:rPr>
        <w:t>pharmaceutical industry</w:t>
      </w:r>
      <w:r w:rsidRPr="00F8349F">
        <w:rPr>
          <w:rFonts w:ascii="URWPalladioL-Roma" w:hAnsi="URWPalladioL-Roma" w:cs="URWPalladioL-Roma"/>
        </w:rPr>
        <w:t xml:space="preserve">. </w:t>
      </w:r>
      <w:r w:rsidR="00850CAA">
        <w:rPr>
          <w:rFonts w:ascii="URWPalladioL-Roma" w:hAnsi="URWPalladioL-Roma" w:cs="URWPalladioL-Roma"/>
        </w:rPr>
        <w:t>T</w:t>
      </w:r>
      <w:r w:rsidRPr="00F8349F">
        <w:rPr>
          <w:rFonts w:ascii="URWPalladioL-Roma" w:hAnsi="URWPalladioL-Roma" w:cs="URWPalladioL-Roma"/>
        </w:rPr>
        <w:t>he</w:t>
      </w:r>
      <w:r>
        <w:rPr>
          <w:rFonts w:ascii="URWPalladioL-Roma" w:hAnsi="URWPalladioL-Roma" w:cs="URWPalladioL-Roma"/>
        </w:rPr>
        <w:t xml:space="preserve"> </w:t>
      </w:r>
      <w:r w:rsidRPr="00F8349F">
        <w:rPr>
          <w:rFonts w:ascii="URWPalladioL-Roma" w:hAnsi="URWPalladioL-Roma" w:cs="URWPalladioL-Roma"/>
        </w:rPr>
        <w:t>number of GPCRs in human genome from five main families (glutamate, rhodopsin,</w:t>
      </w:r>
      <w:r>
        <w:rPr>
          <w:rFonts w:ascii="URWPalladioL-Roma" w:hAnsi="URWPalladioL-Roma" w:cs="URWPalladioL-Roma"/>
        </w:rPr>
        <w:t xml:space="preserve"> </w:t>
      </w:r>
      <w:r w:rsidRPr="00F8349F">
        <w:rPr>
          <w:rFonts w:ascii="URWPalladioL-Roma" w:hAnsi="URWPalladioL-Roma" w:cs="URWPalladioL-Roma"/>
        </w:rPr>
        <w:t>adhesion, frizzled/taste2, and secretin) ha</w:t>
      </w:r>
      <w:r>
        <w:rPr>
          <w:rFonts w:ascii="URWPalladioL-Roma" w:hAnsi="URWPalladioL-Roma" w:cs="URWPalladioL-Roma"/>
        </w:rPr>
        <w:t>d been estimated at over 800</w:t>
      </w:r>
      <w:r w:rsidR="00850CAA">
        <w:rPr>
          <w:rFonts w:ascii="URWPalladioL-Roma" w:hAnsi="URWPalladioL-Roma" w:cs="URWPalladioL-Roma"/>
        </w:rPr>
        <w:t xml:space="preserve"> </w:t>
      </w:r>
      <w:r w:rsidR="00850CAA" w:rsidRPr="00850CAA">
        <w:rPr>
          <w:rFonts w:ascii="URWPalladioL-Roma" w:hAnsi="URWPalladioL-Roma" w:cs="URWPalladioL-Roma"/>
        </w:rPr>
        <w:t>(or ~ 4% of the entire protein-coding genome)</w:t>
      </w:r>
      <w:r w:rsidR="00850CAA">
        <w:rPr>
          <w:rFonts w:ascii="URWPalladioL-Roma" w:hAnsi="URWPalladioL-Roma" w:cs="URWPalladioL-Roma"/>
        </w:rPr>
        <w:t xml:space="preserve"> by the year 2003</w:t>
      </w:r>
      <w:r w:rsidRPr="00F8349F">
        <w:rPr>
          <w:rFonts w:ascii="URWPalladioL-Roma" w:hAnsi="URWPalladioL-Roma" w:cs="URWPalladioL-Roma"/>
        </w:rPr>
        <w:t xml:space="preserve">. </w:t>
      </w:r>
      <w:r w:rsidR="00850CAA">
        <w:rPr>
          <w:rFonts w:ascii="URWPalladioL-Roma" w:hAnsi="URWPalladioL-Roma" w:cs="URWPalladioL-Roma"/>
        </w:rPr>
        <w:t>Realistically the</w:t>
      </w:r>
      <w:r>
        <w:rPr>
          <w:rFonts w:ascii="URWPalladioL-Roma" w:hAnsi="URWPalladioL-Roma" w:cs="URWPalladioL-Roma"/>
        </w:rPr>
        <w:t xml:space="preserve"> </w:t>
      </w:r>
      <w:r w:rsidRPr="00F8349F">
        <w:rPr>
          <w:rFonts w:ascii="URWPalladioL-Roma" w:hAnsi="URWPalladioL-Roma" w:cs="URWPalladioL-Roma"/>
        </w:rPr>
        <w:t>number</w:t>
      </w:r>
      <w:r w:rsidR="00850CAA">
        <w:rPr>
          <w:rFonts w:ascii="URWPalladioL-Roma" w:hAnsi="URWPalladioL-Roma" w:cs="URWPalladioL-Roma"/>
        </w:rPr>
        <w:t xml:space="preserve"> of GPCRs</w:t>
      </w:r>
      <w:r w:rsidRPr="00F8349F">
        <w:rPr>
          <w:rFonts w:ascii="URWPalladioL-Roma" w:hAnsi="URWPalladioL-Roma" w:cs="URWPalladioL-Roma"/>
        </w:rPr>
        <w:t xml:space="preserve"> is </w:t>
      </w:r>
      <w:r w:rsidRPr="00F8349F">
        <w:rPr>
          <w:rFonts w:ascii="URWPalladioL-Roma" w:hAnsi="URWPalladioL-Roma" w:cs="URWPalladioL-Roma"/>
        </w:rPr>
        <w:lastRenderedPageBreak/>
        <w:t>much higher now due to the known existence of alternatively spliced variants and</w:t>
      </w:r>
      <w:r>
        <w:rPr>
          <w:rFonts w:ascii="URWPalladioL-Roma" w:hAnsi="URWPalladioL-Roma" w:cs="URWPalladioL-Roma"/>
        </w:rPr>
        <w:t xml:space="preserve"> </w:t>
      </w:r>
      <w:r w:rsidRPr="00F8349F">
        <w:rPr>
          <w:rFonts w:ascii="URWPalladioL-Roma" w:hAnsi="URWPalladioL-Roma" w:cs="URWPalladioL-Roma"/>
        </w:rPr>
        <w:t>editing isoforms of GPCRs. In addition, GPCRs with unknown functions (i.e., lack of known</w:t>
      </w:r>
      <w:r>
        <w:rPr>
          <w:rFonts w:ascii="URWPalladioL-Roma" w:hAnsi="URWPalladioL-Roma" w:cs="URWPalladioL-Roma"/>
        </w:rPr>
        <w:t xml:space="preserve"> </w:t>
      </w:r>
      <w:r w:rsidRPr="00F8349F">
        <w:rPr>
          <w:rFonts w:ascii="URWPalladioL-Roma" w:hAnsi="URWPalladioL-Roma" w:cs="URWPalladioL-Roma"/>
        </w:rPr>
        <w:t>natural transmitters), called “orphan” GPCRs, account for a large portion of newly identified</w:t>
      </w:r>
      <w:r>
        <w:rPr>
          <w:rFonts w:ascii="URWPalladioL-Roma" w:hAnsi="URWPalladioL-Roma" w:cs="URWPalladioL-Roma"/>
        </w:rPr>
        <w:t xml:space="preserve"> GPCRs</w:t>
      </w:r>
      <w:r w:rsidRPr="00F8349F">
        <w:rPr>
          <w:rFonts w:ascii="URWPalladioL-Roma" w:hAnsi="URWPalladioL-Roma" w:cs="URWPalladioL-Roma"/>
        </w:rPr>
        <w:t>.</w:t>
      </w:r>
    </w:p>
    <w:p w14:paraId="44AA2817" w14:textId="1B45A70F" w:rsidR="00872577" w:rsidRPr="00F8349F" w:rsidRDefault="00872577" w:rsidP="00A03E18">
      <w:pPr>
        <w:autoSpaceDE w:val="0"/>
        <w:autoSpaceDN w:val="0"/>
        <w:adjustRightInd w:val="0"/>
        <w:spacing w:after="0" w:line="240" w:lineRule="auto"/>
        <w:rPr>
          <w:rFonts w:ascii="URWPalladioL-Roma" w:hAnsi="URWPalladioL-Roma" w:cs="URWPalladioL-Roma"/>
        </w:rPr>
      </w:pPr>
      <w:r w:rsidRPr="00F8349F">
        <w:rPr>
          <w:rFonts w:ascii="URWPalladioL-Roma" w:hAnsi="URWPalladioL-Roma" w:cs="URWPalladioL-Roma"/>
        </w:rPr>
        <w:t xml:space="preserve">GPCRs </w:t>
      </w:r>
      <w:r w:rsidR="00A03E18">
        <w:rPr>
          <w:rFonts w:ascii="URWPalladioL-Roma" w:hAnsi="URWPalladioL-Roma" w:cs="URWPalladioL-Roma"/>
        </w:rPr>
        <w:t>have a major impact on drug discovery</w:t>
      </w:r>
      <w:r w:rsidRPr="00F8349F">
        <w:rPr>
          <w:rFonts w:ascii="URWPalladioL-Roma" w:hAnsi="URWPalladioL-Roma" w:cs="URWPalladioL-Roma"/>
        </w:rPr>
        <w:t xml:space="preserve">. </w:t>
      </w:r>
      <w:r w:rsidR="00A03E18">
        <w:rPr>
          <w:rFonts w:ascii="URWPalladioL-Roma" w:hAnsi="URWPalladioL-Roma" w:cs="URWPalladioL-Roma"/>
        </w:rPr>
        <w:t>It is estimated</w:t>
      </w:r>
      <w:r w:rsidRPr="00F8349F">
        <w:rPr>
          <w:rFonts w:ascii="URWPalladioL-Roma" w:hAnsi="URWPalladioL-Roma" w:cs="URWPalladioL-Roma"/>
        </w:rPr>
        <w:t xml:space="preserve"> that</w:t>
      </w:r>
      <w:r w:rsidR="00A03E18">
        <w:rPr>
          <w:rFonts w:ascii="URWPalladioL-Roma" w:hAnsi="URWPalladioL-Roma" w:cs="URWPalladioL-Roma"/>
        </w:rPr>
        <w:t xml:space="preserve"> while GPCRs </w:t>
      </w:r>
      <w:r w:rsidR="00A03E18" w:rsidRPr="00F8349F">
        <w:rPr>
          <w:rFonts w:ascii="URWPalladioL-Roma" w:hAnsi="URWPalladioL-Roma" w:cs="URWPalladioL-Roma"/>
        </w:rPr>
        <w:t>family members</w:t>
      </w:r>
      <w:r w:rsidR="00A03E18">
        <w:rPr>
          <w:rFonts w:ascii="URWPalladioL-Roma" w:hAnsi="URWPalladioL-Roma" w:cs="URWPalladioL-Roma"/>
        </w:rPr>
        <w:t xml:space="preserve"> are </w:t>
      </w:r>
      <w:r w:rsidR="00A03E18" w:rsidRPr="00F8349F">
        <w:rPr>
          <w:rFonts w:ascii="URWPalladioL-Roma" w:hAnsi="URWPalladioL-Roma" w:cs="URWPalladioL-Roma"/>
        </w:rPr>
        <w:t xml:space="preserve">only around 3% of known molecular targets </w:t>
      </w:r>
      <w:r w:rsidR="00A03E18">
        <w:rPr>
          <w:rFonts w:ascii="URWPalladioL-Roma" w:hAnsi="URWPalladioL-Roma" w:cs="URWPalladioL-Roma"/>
        </w:rPr>
        <w:t xml:space="preserve">between </w:t>
      </w:r>
      <w:r w:rsidRPr="00F8349F">
        <w:rPr>
          <w:rFonts w:ascii="URWPalladioL-Roma" w:hAnsi="URWPalladioL-Roma" w:cs="URWPalladioL-Roma"/>
        </w:rPr>
        <w:t>one-third</w:t>
      </w:r>
      <w:r w:rsidR="00A03E18">
        <w:rPr>
          <w:rFonts w:ascii="URWPalladioL-Roma" w:hAnsi="URWPalladioL-Roma" w:cs="URWPalladioL-Roma"/>
        </w:rPr>
        <w:t xml:space="preserve"> </w:t>
      </w:r>
      <w:r w:rsidRPr="00F8349F">
        <w:rPr>
          <w:rFonts w:ascii="URWPalladioL-Roma" w:hAnsi="URWPalladioL-Roma" w:cs="URWPalladioL-Roma"/>
        </w:rPr>
        <w:t>[</w:t>
      </w:r>
      <w:r w:rsidR="00A03E18">
        <w:rPr>
          <w:rFonts w:ascii="URWPalladioL-Roma" w:hAnsi="URWPalladioL-Roma" w:cs="URWPalladioL-Roma"/>
        </w:rPr>
        <w:fldChar w:fldCharType="begin"/>
      </w:r>
      <w:r w:rsidR="00A03E18">
        <w:rPr>
          <w:rFonts w:ascii="URWPalladioL-Roma" w:hAnsi="URWPalladioL-Roma" w:cs="URWPalladioL-Roma"/>
        </w:rPr>
        <w:instrText xml:space="preserve"> REF _Ref492739275 \r \h  \* MERGEFORMAT </w:instrText>
      </w:r>
      <w:r w:rsidR="00A03E18">
        <w:rPr>
          <w:rFonts w:ascii="URWPalladioL-Roma" w:hAnsi="URWPalladioL-Roma" w:cs="URWPalladioL-Roma"/>
        </w:rPr>
      </w:r>
      <w:r w:rsidR="00A03E18">
        <w:rPr>
          <w:rFonts w:ascii="URWPalladioL-Roma" w:hAnsi="URWPalladioL-Roma" w:cs="URWPalladioL-Roma"/>
        </w:rPr>
        <w:fldChar w:fldCharType="separate"/>
      </w:r>
      <w:r w:rsidR="00A03E18">
        <w:rPr>
          <w:rFonts w:ascii="URWPalladioL-Roma" w:hAnsi="URWPalladioL-Roma" w:cs="URWPalladioL-Roma"/>
          <w:cs/>
        </w:rPr>
        <w:t>‎</w:t>
      </w:r>
      <w:r w:rsidR="00A03E18">
        <w:rPr>
          <w:rFonts w:ascii="URWPalladioL-Roma" w:hAnsi="URWPalladioL-Roma" w:cs="URWPalladioL-Roma"/>
        </w:rPr>
        <w:t>8</w:t>
      </w:r>
      <w:r w:rsidR="00A03E18">
        <w:rPr>
          <w:rFonts w:ascii="URWPalladioL-Roma" w:hAnsi="URWPalladioL-Roma" w:cs="URWPalladioL-Roma"/>
        </w:rPr>
        <w:fldChar w:fldCharType="end"/>
      </w:r>
      <w:r w:rsidR="00A03E18">
        <w:rPr>
          <w:rFonts w:ascii="URWPalladioL-Roma" w:hAnsi="URWPalladioL-Roma" w:cs="URWPalladioL-Roma"/>
        </w:rPr>
        <w:t xml:space="preserve">] and </w:t>
      </w:r>
      <w:r w:rsidRPr="00F8349F">
        <w:rPr>
          <w:rFonts w:ascii="URWPalladioL-Roma" w:hAnsi="URWPalladioL-Roma" w:cs="URWPalladioL-Roma"/>
        </w:rPr>
        <w:t>half</w:t>
      </w:r>
      <w:r w:rsidR="00A03E18">
        <w:rPr>
          <w:rFonts w:ascii="URWPalladioL-Roma" w:hAnsi="URWPalladioL-Roma" w:cs="URWPalladioL-Roma"/>
        </w:rPr>
        <w:t xml:space="preserve"> </w:t>
      </w:r>
      <w:r w:rsidRPr="00F8349F">
        <w:rPr>
          <w:rFonts w:ascii="URWPalladioL-Roma" w:hAnsi="URWPalladioL-Roma" w:cs="URWPalladioL-Roma"/>
        </w:rPr>
        <w:t>[</w:t>
      </w:r>
      <w:r w:rsidR="00A03E18">
        <w:rPr>
          <w:rFonts w:ascii="URWPalladioL-Roma" w:hAnsi="URWPalladioL-Roma" w:cs="URWPalladioL-Roma"/>
        </w:rPr>
        <w:fldChar w:fldCharType="begin"/>
      </w:r>
      <w:r w:rsidR="00A03E18">
        <w:rPr>
          <w:rFonts w:ascii="URWPalladioL-Roma" w:hAnsi="URWPalladioL-Roma" w:cs="URWPalladioL-Roma"/>
        </w:rPr>
        <w:instrText xml:space="preserve"> REF _Ref492739291 \r \h  \* MERGEFORMAT </w:instrText>
      </w:r>
      <w:r w:rsidR="00A03E18">
        <w:rPr>
          <w:rFonts w:ascii="URWPalladioL-Roma" w:hAnsi="URWPalladioL-Roma" w:cs="URWPalladioL-Roma"/>
        </w:rPr>
      </w:r>
      <w:r w:rsidR="00A03E18">
        <w:rPr>
          <w:rFonts w:ascii="URWPalladioL-Roma" w:hAnsi="URWPalladioL-Roma" w:cs="URWPalladioL-Roma"/>
        </w:rPr>
        <w:fldChar w:fldCharType="separate"/>
      </w:r>
      <w:r w:rsidR="00A03E18">
        <w:rPr>
          <w:rFonts w:ascii="URWPalladioL-Roma" w:hAnsi="URWPalladioL-Roma" w:cs="URWPalladioL-Roma"/>
          <w:cs/>
        </w:rPr>
        <w:t>‎</w:t>
      </w:r>
      <w:r w:rsidR="00A03E18">
        <w:rPr>
          <w:rFonts w:ascii="URWPalladioL-Roma" w:hAnsi="URWPalladioL-Roma" w:cs="URWPalladioL-Roma"/>
        </w:rPr>
        <w:t>9</w:t>
      </w:r>
      <w:r w:rsidR="00A03E18">
        <w:rPr>
          <w:rFonts w:ascii="URWPalladioL-Roma" w:hAnsi="URWPalladioL-Roma" w:cs="URWPalladioL-Roma"/>
        </w:rPr>
        <w:fldChar w:fldCharType="end"/>
      </w:r>
      <w:r w:rsidRPr="00F8349F">
        <w:rPr>
          <w:rFonts w:ascii="URWPalladioL-Roma" w:hAnsi="URWPalladioL-Roma" w:cs="URWPalladioL-Roma"/>
        </w:rPr>
        <w:t xml:space="preserve">] of currently marketed drugs target </w:t>
      </w:r>
      <w:r w:rsidR="00A03E18">
        <w:rPr>
          <w:rFonts w:ascii="URWPalladioL-Roma" w:hAnsi="URWPalladioL-Roma" w:cs="URWPalladioL-Roma"/>
        </w:rPr>
        <w:t>them.</w:t>
      </w:r>
      <w:commentRangeEnd w:id="144"/>
      <w:r w:rsidR="00244543">
        <w:rPr>
          <w:rStyle w:val="CommentReference"/>
          <w:rtl/>
        </w:rPr>
        <w:commentReference w:id="144"/>
      </w:r>
    </w:p>
    <w:p w14:paraId="31EC56A1" w14:textId="4892CFA6" w:rsidR="00E1342C" w:rsidRDefault="00E1342C" w:rsidP="00E1342C">
      <w:pPr>
        <w:pStyle w:val="Heading1"/>
        <w:numPr>
          <w:ilvl w:val="0"/>
          <w:numId w:val="58"/>
        </w:numPr>
        <w:jc w:val="left"/>
      </w:pPr>
      <w:bookmarkStart w:id="145" w:name="_Toc493047686"/>
      <w:r>
        <w:t>Literature review</w:t>
      </w:r>
      <w:bookmarkEnd w:id="145"/>
    </w:p>
    <w:p w14:paraId="396B76CF" w14:textId="5E504D52" w:rsidR="00872577" w:rsidRDefault="004F3C7D" w:rsidP="007A1597">
      <w:r>
        <w:t>The secretive nature of pharmaceutical research severely limits the number of publications on the issue. There are a few however.</w:t>
      </w:r>
    </w:p>
    <w:p w14:paraId="49B33E58" w14:textId="7E7ED62B" w:rsidR="004F3C7D" w:rsidRDefault="004F3C7D" w:rsidP="007A1597">
      <w:r>
        <w:t>In 2011 Chapel Hill (</w:t>
      </w:r>
      <w:r w:rsidRPr="004F3C7D">
        <w:t>University of North Carolina</w:t>
      </w:r>
      <w:r>
        <w:t>) published “</w:t>
      </w:r>
      <w:r w:rsidRPr="004F3C7D">
        <w:t>THE QSAROME OF THE RECEPTOROME</w:t>
      </w:r>
      <w:r>
        <w:t xml:space="preserve">” </w:t>
      </w:r>
      <w:r w:rsidR="00714B61">
        <w:t>[</w:t>
      </w:r>
      <w:r w:rsidR="00F02F2A">
        <w:fldChar w:fldCharType="begin"/>
      </w:r>
      <w:r w:rsidR="00F02F2A">
        <w:instrText xml:space="preserve"> REF _Ref490927303 \r \h </w:instrText>
      </w:r>
      <w:r w:rsidR="00F02F2A">
        <w:fldChar w:fldCharType="separate"/>
      </w:r>
      <w:r w:rsidR="00F02F2A">
        <w:rPr>
          <w:cs/>
        </w:rPr>
        <w:t>‎</w:t>
      </w:r>
      <w:r w:rsidR="00F02F2A">
        <w:t>7</w:t>
      </w:r>
      <w:r w:rsidR="00F02F2A">
        <w:fldChar w:fldCharType="end"/>
      </w:r>
      <w:r w:rsidR="00714B61">
        <w:t xml:space="preserve">] </w:t>
      </w:r>
      <w:r>
        <w:t xml:space="preserve">which is a research paper dealing with modeling sets of multiple receptors and its </w:t>
      </w:r>
      <w:proofErr w:type="gramStart"/>
      <w:r w:rsidR="001E064E">
        <w:t>relation</w:t>
      </w:r>
      <w:proofErr w:type="gramEnd"/>
      <w:r w:rsidR="001E064E">
        <w:t xml:space="preserve"> with </w:t>
      </w:r>
      <w:r w:rsidR="001E064E" w:rsidRPr="00F8349F">
        <w:rPr>
          <w:rFonts w:ascii="URWPalladioL-Roma" w:hAnsi="URWPalladioL-Roma" w:cs="URWPalladioL-Roma"/>
        </w:rPr>
        <w:t>GPCRs</w:t>
      </w:r>
      <w:r w:rsidR="001E064E">
        <w:rPr>
          <w:rFonts w:ascii="URWPalladioL-Roma" w:hAnsi="URWPalladioL-Roma" w:cs="URWPalladioL-Roma"/>
        </w:rPr>
        <w:t xml:space="preserve">. It uses a </w:t>
      </w:r>
      <w:r w:rsidR="001E064E" w:rsidRPr="001E064E">
        <w:rPr>
          <w:rFonts w:ascii="URWPalladioL-Roma" w:hAnsi="URWPalladioL-Roma" w:cs="URWPalladioL-Roma"/>
        </w:rPr>
        <w:t xml:space="preserve">combinatorial QSAR </w:t>
      </w:r>
      <w:r w:rsidR="001E064E">
        <w:rPr>
          <w:rFonts w:ascii="URWPalladioL-Roma" w:hAnsi="URWPalladioL-Roma" w:cs="URWPalladioL-Roma"/>
        </w:rPr>
        <w:t>(</w:t>
      </w:r>
      <w:r w:rsidR="001E064E" w:rsidRPr="001E064E">
        <w:rPr>
          <w:rFonts w:ascii="URWPalladioL-Roma" w:hAnsi="URWPalladioL-Roma" w:cs="URWPalladioL-Roma"/>
        </w:rPr>
        <w:t>Quantitative structure–activity relationship</w:t>
      </w:r>
      <w:r w:rsidR="001E064E">
        <w:rPr>
          <w:rFonts w:ascii="URWPalladioL-Roma" w:hAnsi="URWPalladioL-Roma" w:cs="URWPalladioL-Roma"/>
        </w:rPr>
        <w:t xml:space="preserve">) </w:t>
      </w:r>
      <w:r w:rsidR="001E064E" w:rsidRPr="001E064E">
        <w:rPr>
          <w:rFonts w:ascii="URWPalladioL-Roma" w:hAnsi="URWPalladioL-Roma" w:cs="URWPalladioL-Roma"/>
        </w:rPr>
        <w:t>framework</w:t>
      </w:r>
      <w:r w:rsidR="001E064E">
        <w:rPr>
          <w:rFonts w:ascii="URWPalladioL-Roma" w:hAnsi="URWPalladioL-Roma" w:cs="URWPalladioL-Roma"/>
        </w:rPr>
        <w:t xml:space="preserve"> heavily reliant on a </w:t>
      </w:r>
      <w:r w:rsidR="001E064E" w:rsidRPr="001E064E">
        <w:rPr>
          <w:rFonts w:ascii="URWPalladioL-Roma" w:hAnsi="URWPalladioL-Roma" w:cs="URWPalladioL-Roma"/>
        </w:rPr>
        <w:t>Distance Weighted Discrimination</w:t>
      </w:r>
      <w:r w:rsidR="001E064E">
        <w:rPr>
          <w:rFonts w:ascii="URWPalladioL-Roma" w:hAnsi="URWPalladioL-Roma" w:cs="URWPalladioL-Roma"/>
        </w:rPr>
        <w:t xml:space="preserve"> (</w:t>
      </w:r>
      <w:proofErr w:type="gramStart"/>
      <w:r w:rsidR="001E064E">
        <w:rPr>
          <w:rFonts w:ascii="URWPalladioL-Roma" w:hAnsi="URWPalladioL-Roma" w:cs="URWPalladioL-Roma"/>
        </w:rPr>
        <w:t>similar to</w:t>
      </w:r>
      <w:proofErr w:type="gramEnd"/>
      <w:r w:rsidR="001E064E">
        <w:rPr>
          <w:rFonts w:ascii="URWPalladioL-Roma" w:hAnsi="URWPalladioL-Roma" w:cs="URWPalladioL-Roma"/>
        </w:rPr>
        <w:t xml:space="preserve"> the results of t-SNE) as a score generator and a cost/benefit ratio applied using Decision Trees.</w:t>
      </w:r>
    </w:p>
    <w:p w14:paraId="5D791534" w14:textId="62D8FAD3" w:rsidR="0098774D" w:rsidRDefault="00E1342C" w:rsidP="007A1597">
      <w:pPr>
        <w:pStyle w:val="Heading1"/>
        <w:numPr>
          <w:ilvl w:val="0"/>
          <w:numId w:val="58"/>
        </w:numPr>
        <w:jc w:val="left"/>
      </w:pPr>
      <w:bookmarkStart w:id="146" w:name="_Toc493047687"/>
      <w:r>
        <w:t>Methodology</w:t>
      </w:r>
      <w:bookmarkEnd w:id="146"/>
    </w:p>
    <w:p w14:paraId="092F6607" w14:textId="61371D96" w:rsidR="0098774D" w:rsidRDefault="00012229" w:rsidP="0098774D">
      <w:pPr>
        <w:pStyle w:val="Heading2"/>
        <w:numPr>
          <w:ilvl w:val="1"/>
          <w:numId w:val="58"/>
        </w:numPr>
      </w:pPr>
      <w:bookmarkStart w:id="147" w:name="_Toc493047688"/>
      <w:r>
        <w:t>Needs</w:t>
      </w:r>
      <w:bookmarkEnd w:id="147"/>
    </w:p>
    <w:p w14:paraId="7A69DC54" w14:textId="5AE9A01A" w:rsidR="0098774D" w:rsidRDefault="00B02A7F" w:rsidP="0098774D">
      <w:r>
        <w:t>The needs of the pharmaceutical industry for the discovery phase are:</w:t>
      </w:r>
    </w:p>
    <w:p w14:paraId="06819E34" w14:textId="0E003993" w:rsidR="00B02A7F" w:rsidRDefault="00B02A7F" w:rsidP="007A1597">
      <w:pPr>
        <w:pStyle w:val="ListParagraph"/>
        <w:numPr>
          <w:ilvl w:val="0"/>
          <w:numId w:val="60"/>
        </w:numPr>
      </w:pPr>
      <w:r>
        <w:t>The process needs to accept a list of tagged compounds with their respective features.</w:t>
      </w:r>
    </w:p>
    <w:p w14:paraId="39AD725A" w14:textId="5A95A937" w:rsidR="00B02A7F" w:rsidRDefault="00B02A7F" w:rsidP="007A1597">
      <w:pPr>
        <w:pStyle w:val="ListParagraph"/>
        <w:numPr>
          <w:ilvl w:val="0"/>
          <w:numId w:val="60"/>
        </w:numPr>
      </w:pPr>
      <w:r>
        <w:t>The process needs to accept a significantly larger list of candidate untagged compounds with the exact same features.</w:t>
      </w:r>
    </w:p>
    <w:p w14:paraId="7BA5F18C" w14:textId="13EB8920" w:rsidR="0098774D" w:rsidRDefault="00B02A7F" w:rsidP="007A1597">
      <w:pPr>
        <w:pStyle w:val="ListParagraph"/>
        <w:numPr>
          <w:ilvl w:val="0"/>
          <w:numId w:val="60"/>
        </w:numPr>
      </w:pPr>
      <w:r>
        <w:t>The process needs to provide a short list of the candidate compounds which are the most likely to have similar results as the tagged compounds.</w:t>
      </w:r>
    </w:p>
    <w:p w14:paraId="487A2081" w14:textId="07E8D777" w:rsidR="001E6394" w:rsidRDefault="001E6394" w:rsidP="007A1597">
      <w:pPr>
        <w:pStyle w:val="Heading3"/>
        <w:rPr>
          <w:ins w:id="148" w:author="Abraham Yosipof" w:date="2017-09-14T20:21:00Z"/>
        </w:rPr>
      </w:pPr>
      <w:bookmarkStart w:id="149" w:name="_Toc493047689"/>
      <w:commentRangeStart w:id="150"/>
      <w:ins w:id="151" w:author="Abraham Yosipof" w:date="2017-09-14T20:21:00Z">
        <w:r>
          <w:t xml:space="preserve">DATA Set: </w:t>
        </w:r>
      </w:ins>
      <w:commentRangeEnd w:id="150"/>
      <w:ins w:id="152" w:author="Abraham Yosipof" w:date="2017-09-16T10:11:00Z">
        <w:r w:rsidR="00327EE1">
          <w:rPr>
            <w:rStyle w:val="CommentReference"/>
            <w:rFonts w:asciiTheme="minorHAnsi" w:eastAsiaTheme="minorEastAsia" w:hAnsiTheme="minorHAnsi" w:cstheme="minorBidi"/>
            <w:spacing w:val="0"/>
          </w:rPr>
          <w:commentReference w:id="150"/>
        </w:r>
      </w:ins>
    </w:p>
    <w:p w14:paraId="0A9E9C24" w14:textId="5CACA093" w:rsidR="001E6394" w:rsidRPr="005F1B61" w:rsidRDefault="001E6394">
      <w:pPr>
        <w:autoSpaceDE w:val="0"/>
        <w:autoSpaceDN w:val="0"/>
        <w:adjustRightInd w:val="0"/>
        <w:spacing w:after="0" w:line="240" w:lineRule="auto"/>
        <w:jc w:val="left"/>
        <w:rPr>
          <w:ins w:id="153" w:author="Abraham Yosipof" w:date="2017-09-14T20:21:00Z"/>
          <w:rFonts w:ascii="TimesLTMM" w:hAnsi="TimesLTMM"/>
          <w:sz w:val="20"/>
          <w:szCs w:val="20"/>
          <w:rPrChange w:id="154" w:author="Abraham Yosipof" w:date="2017-09-15T16:45:00Z">
            <w:rPr>
              <w:ins w:id="155" w:author="Abraham Yosipof" w:date="2017-09-14T20:21:00Z"/>
            </w:rPr>
          </w:rPrChange>
        </w:rPr>
        <w:pPrChange w:id="156" w:author="Abraham Yosipof" w:date="2017-09-14T21:04:00Z">
          <w:pPr>
            <w:pStyle w:val="Heading3"/>
          </w:pPr>
        </w:pPrChange>
      </w:pPr>
      <w:commentRangeStart w:id="157"/>
      <w:ins w:id="158" w:author="Abraham Yosipof" w:date="2017-09-14T20:21:00Z">
        <w:r>
          <w:t>In order to test our hypothesis a</w:t>
        </w:r>
      </w:ins>
      <w:ins w:id="159" w:author="Abraham Yosipof" w:date="2017-09-14T21:03:00Z">
        <w:r w:rsidR="00716A3D">
          <w:t xml:space="preserve">. </w:t>
        </w:r>
        <w:r w:rsidR="00716A3D">
          <w:rPr>
            <w:rFonts w:ascii="TimesLTMM_1_467" w:hAnsi="TimesLTMM_1_467" w:cs="TimesLTMM_1_467"/>
            <w:sz w:val="20"/>
            <w:szCs w:val="20"/>
          </w:rPr>
          <w:t>G</w:t>
        </w:r>
        <w:r w:rsidR="00716A3D">
          <w:rPr>
            <w:rFonts w:ascii="TimesLTMM" w:hAnsi="TimesLTMM" w:cs="TimesLTMM"/>
            <w:sz w:val="20"/>
            <w:szCs w:val="20"/>
          </w:rPr>
          <w:t>-</w:t>
        </w:r>
        <w:r w:rsidR="00716A3D">
          <w:rPr>
            <w:rFonts w:ascii="TimesLTMM_1_134" w:hAnsi="TimesLTMM_1_134" w:cs="TimesLTMM_1_134"/>
            <w:sz w:val="20"/>
            <w:szCs w:val="20"/>
          </w:rPr>
          <w:t>p</w:t>
        </w:r>
        <w:r w:rsidR="00716A3D">
          <w:rPr>
            <w:rFonts w:ascii="TimesLTMM" w:hAnsi="TimesLTMM" w:cs="TimesLTMM"/>
            <w:sz w:val="20"/>
            <w:szCs w:val="20"/>
          </w:rPr>
          <w:t>ro</w:t>
        </w:r>
        <w:r w:rsidR="00716A3D">
          <w:rPr>
            <w:rFonts w:ascii="TimesLTMM_1_534" w:hAnsi="TimesLTMM_1_534" w:cs="TimesLTMM_1_534"/>
            <w:sz w:val="20"/>
            <w:szCs w:val="20"/>
          </w:rPr>
          <w:t>t</w:t>
        </w:r>
        <w:r w:rsidR="00716A3D">
          <w:rPr>
            <w:rFonts w:ascii="TimesLTMM" w:hAnsi="TimesLTMM" w:cs="TimesLTMM"/>
            <w:sz w:val="20"/>
            <w:szCs w:val="20"/>
          </w:rPr>
          <w:t>ei</w:t>
        </w:r>
        <w:r w:rsidR="00716A3D">
          <w:rPr>
            <w:rFonts w:ascii="TimesLTMM_1_467" w:hAnsi="TimesLTMM_1_467" w:cs="TimesLTMM_1_467"/>
            <w:sz w:val="20"/>
            <w:szCs w:val="20"/>
          </w:rPr>
          <w:t>n</w:t>
        </w:r>
        <w:r w:rsidR="00716A3D">
          <w:rPr>
            <w:rFonts w:ascii="TimesLTMM" w:hAnsi="TimesLTMM" w:cs="TimesLTMM"/>
            <w:sz w:val="20"/>
            <w:szCs w:val="20"/>
          </w:rPr>
          <w:t>-co</w:t>
        </w:r>
        <w:r w:rsidR="00716A3D">
          <w:rPr>
            <w:rFonts w:ascii="TimesLTMM_1_201" w:hAnsi="TimesLTMM_1_201" w:cs="TimesLTMM_1_201"/>
            <w:sz w:val="20"/>
            <w:szCs w:val="20"/>
          </w:rPr>
          <w:t>u</w:t>
        </w:r>
        <w:r w:rsidR="00716A3D">
          <w:rPr>
            <w:rFonts w:ascii="TimesLTMM_1_134" w:hAnsi="TimesLTMM_1_134" w:cs="TimesLTMM_1_134"/>
            <w:sz w:val="20"/>
            <w:szCs w:val="20"/>
          </w:rPr>
          <w:t>p</w:t>
        </w:r>
        <w:r w:rsidR="00716A3D">
          <w:rPr>
            <w:rFonts w:ascii="TimesLTMM" w:hAnsi="TimesLTMM" w:cs="TimesLTMM"/>
            <w:sz w:val="20"/>
            <w:szCs w:val="20"/>
          </w:rPr>
          <w:t>le</w:t>
        </w:r>
        <w:r w:rsidR="00716A3D">
          <w:rPr>
            <w:rFonts w:ascii="TimesLTMM_1_134" w:hAnsi="TimesLTMM_1_134" w:cs="TimesLTMM_1_134"/>
            <w:sz w:val="20"/>
            <w:szCs w:val="20"/>
          </w:rPr>
          <w:t xml:space="preserve">d </w:t>
        </w:r>
        <w:r w:rsidR="00716A3D">
          <w:rPr>
            <w:rFonts w:ascii="TimesLTMM" w:hAnsi="TimesLTMM" w:cs="TimesLTMM"/>
            <w:sz w:val="20"/>
            <w:szCs w:val="20"/>
          </w:rPr>
          <w:t>rece</w:t>
        </w:r>
        <w:r w:rsidR="00716A3D">
          <w:rPr>
            <w:rFonts w:ascii="TimesLTMM_1_134" w:hAnsi="TimesLTMM_1_134" w:cs="TimesLTMM_1_134"/>
            <w:sz w:val="20"/>
            <w:szCs w:val="20"/>
          </w:rPr>
          <w:t>p</w:t>
        </w:r>
        <w:r w:rsidR="00716A3D">
          <w:rPr>
            <w:rFonts w:ascii="TimesLTMM_1_534" w:hAnsi="TimesLTMM_1_534" w:cs="TimesLTMM_1_534"/>
            <w:sz w:val="20"/>
            <w:szCs w:val="20"/>
          </w:rPr>
          <w:t>t</w:t>
        </w:r>
        <w:r w:rsidR="00716A3D">
          <w:rPr>
            <w:rFonts w:ascii="TimesLTMM" w:hAnsi="TimesLTMM" w:cs="TimesLTMM"/>
            <w:sz w:val="20"/>
            <w:szCs w:val="20"/>
          </w:rPr>
          <w:t>ors (</w:t>
        </w:r>
        <w:proofErr w:type="gramStart"/>
        <w:r w:rsidR="00716A3D">
          <w:rPr>
            <w:rFonts w:ascii="TimesLTMM_1_467" w:hAnsi="TimesLTMM_1_467" w:cs="TimesLTMM_1_467"/>
            <w:sz w:val="20"/>
            <w:szCs w:val="20"/>
          </w:rPr>
          <w:t>G</w:t>
        </w:r>
        <w:r w:rsidR="00716A3D">
          <w:rPr>
            <w:rFonts w:ascii="TimesLTMM" w:hAnsi="TimesLTMM" w:cs="TimesLTMM"/>
            <w:sz w:val="20"/>
            <w:szCs w:val="20"/>
          </w:rPr>
          <w:t>P</w:t>
        </w:r>
        <w:r w:rsidR="00716A3D">
          <w:rPr>
            <w:rFonts w:ascii="TimesLTMM_1_534" w:hAnsi="TimesLTMM_1_534" w:cs="TimesLTMM_1_534"/>
            <w:sz w:val="20"/>
            <w:szCs w:val="20"/>
          </w:rPr>
          <w:t>C</w:t>
        </w:r>
        <w:r w:rsidR="00716A3D">
          <w:rPr>
            <w:rFonts w:ascii="TimesLTMM" w:hAnsi="TimesLTMM" w:cs="TimesLTMM"/>
            <w:sz w:val="20"/>
            <w:szCs w:val="20"/>
          </w:rPr>
          <w:t xml:space="preserve">Rs) </w:t>
        </w:r>
      </w:ins>
      <w:ins w:id="160" w:author="Abraham Yosipof" w:date="2017-09-14T20:21:00Z">
        <w:r>
          <w:t xml:space="preserve"> data</w:t>
        </w:r>
      </w:ins>
      <w:ins w:id="161" w:author="Abraham Yosipof" w:date="2017-09-14T20:22:00Z">
        <w:r>
          <w:t>sets</w:t>
        </w:r>
        <w:proofErr w:type="gramEnd"/>
        <w:r>
          <w:t xml:space="preserve"> were selected</w:t>
        </w:r>
      </w:ins>
      <w:ins w:id="162" w:author="Abraham Yosipof" w:date="2017-09-14T21:04:00Z">
        <w:r w:rsidR="00716A3D">
          <w:rPr>
            <w:rFonts w:ascii="TimesLTMM" w:hAnsi="TimesLTMM" w:cs="TimesLTMM"/>
            <w:sz w:val="20"/>
            <w:szCs w:val="20"/>
          </w:rPr>
          <w:t xml:space="preserve">.  GPCRs </w:t>
        </w:r>
      </w:ins>
      <w:ins w:id="163" w:author="Abraham Yosipof" w:date="2017-09-14T21:03:00Z">
        <w:r w:rsidR="00716A3D">
          <w:rPr>
            <w:rFonts w:ascii="TimesLTMM" w:hAnsi="TimesLTMM" w:cs="TimesLTMM"/>
            <w:sz w:val="20"/>
            <w:szCs w:val="20"/>
          </w:rPr>
          <w:t xml:space="preserve">are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e larges</w:t>
        </w:r>
        <w:r w:rsidR="00716A3D">
          <w:rPr>
            <w:rFonts w:ascii="TimesLTMM_1_534" w:hAnsi="TimesLTMM_1_534" w:cs="TimesLTMM_1_534"/>
            <w:sz w:val="20"/>
            <w:szCs w:val="20"/>
          </w:rPr>
          <w:t xml:space="preserve">t </w:t>
        </w:r>
        <w:r w:rsidR="00716A3D">
          <w:rPr>
            <w:rFonts w:ascii="TimesLTMM" w:hAnsi="TimesLTMM" w:cs="TimesLTMM"/>
            <w:sz w:val="20"/>
            <w:szCs w:val="20"/>
          </w:rPr>
          <w:t>si</w:t>
        </w:r>
        <w:r w:rsidR="00716A3D">
          <w:rPr>
            <w:rFonts w:ascii="TimesLTMM_1_467" w:hAnsi="TimesLTMM_1_467" w:cs="TimesLTMM_1_467"/>
            <w:sz w:val="20"/>
            <w:szCs w:val="20"/>
          </w:rPr>
          <w:t>n</w:t>
        </w:r>
        <w:r w:rsidR="00716A3D">
          <w:rPr>
            <w:rFonts w:ascii="TimesLTMM" w:hAnsi="TimesLTMM" w:cs="TimesLTMM"/>
            <w:sz w:val="20"/>
            <w:szCs w:val="20"/>
          </w:rPr>
          <w:t>gle s</w:t>
        </w:r>
        <w:r w:rsidR="00716A3D">
          <w:rPr>
            <w:rFonts w:ascii="TimesLTMM_1_201" w:hAnsi="TimesLTMM_1_201" w:cs="TimesLTMM_1_201"/>
            <w:sz w:val="20"/>
            <w:szCs w:val="20"/>
          </w:rPr>
          <w:t>u</w:t>
        </w:r>
        <w:r w:rsidR="00716A3D">
          <w:rPr>
            <w:rFonts w:ascii="TimesLTMM_1_134" w:hAnsi="TimesLTMM_1_134" w:cs="TimesLTMM_1_134"/>
            <w:sz w:val="20"/>
            <w:szCs w:val="20"/>
          </w:rPr>
          <w:t>p</w:t>
        </w:r>
        <w:r w:rsidR="00716A3D">
          <w:rPr>
            <w:rFonts w:ascii="TimesLTMM" w:hAnsi="TimesLTMM" w:cs="TimesLTMM"/>
            <w:sz w:val="20"/>
            <w:szCs w:val="20"/>
          </w:rPr>
          <w:t>erfa</w:t>
        </w:r>
        <w:r w:rsidR="00716A3D">
          <w:rPr>
            <w:rFonts w:ascii="TimesLTMM_1_134" w:hAnsi="TimesLTMM_1_134" w:cs="TimesLTMM_1_134"/>
            <w:sz w:val="20"/>
            <w:szCs w:val="20"/>
          </w:rPr>
          <w:t>m</w:t>
        </w:r>
        <w:r w:rsidR="00716A3D">
          <w:rPr>
            <w:rFonts w:ascii="TimesLTMM" w:hAnsi="TimesLTMM" w:cs="TimesLTMM"/>
            <w:sz w:val="20"/>
            <w:szCs w:val="20"/>
          </w:rPr>
          <w:t xml:space="preserve">ily of </w:t>
        </w:r>
        <w:r w:rsidR="00716A3D">
          <w:rPr>
            <w:rFonts w:ascii="TimesLTMM_1_134" w:hAnsi="TimesLTMM_1_134" w:cs="TimesLTMM_1_134"/>
            <w:sz w:val="20"/>
            <w:szCs w:val="20"/>
          </w:rPr>
          <w:t>p</w:t>
        </w:r>
        <w:r w:rsidR="00716A3D">
          <w:rPr>
            <w:rFonts w:ascii="TimesLTMM" w:hAnsi="TimesLTMM" w:cs="TimesLTMM"/>
            <w:sz w:val="20"/>
            <w:szCs w:val="20"/>
          </w:rPr>
          <w:t>ro</w:t>
        </w:r>
        <w:r w:rsidR="00716A3D">
          <w:rPr>
            <w:rFonts w:ascii="TimesLTMM_1_534" w:hAnsi="TimesLTMM_1_534" w:cs="TimesLTMM_1_534"/>
            <w:sz w:val="20"/>
            <w:szCs w:val="20"/>
          </w:rPr>
          <w:t>t</w:t>
        </w:r>
        <w:r w:rsidR="00716A3D">
          <w:rPr>
            <w:rFonts w:ascii="TimesLTMM" w:hAnsi="TimesLTMM" w:cs="TimesLTMM"/>
            <w:sz w:val="20"/>
            <w:szCs w:val="20"/>
          </w:rPr>
          <w:t>ei</w:t>
        </w:r>
        <w:r w:rsidR="00716A3D">
          <w:rPr>
            <w:rFonts w:ascii="TimesLTMM_1_467" w:hAnsi="TimesLTMM_1_467" w:cs="TimesLTMM_1_467"/>
            <w:sz w:val="20"/>
            <w:szCs w:val="20"/>
          </w:rPr>
          <w:t>n</w:t>
        </w:r>
        <w:r w:rsidR="00716A3D">
          <w:rPr>
            <w:rFonts w:ascii="TimesLTMM" w:hAnsi="TimesLTMM" w:cs="TimesLTMM"/>
            <w:sz w:val="20"/>
            <w:szCs w:val="20"/>
          </w:rPr>
          <w:t>s</w:t>
        </w:r>
      </w:ins>
      <w:ins w:id="164" w:author="Abraham Yosipof" w:date="2017-09-14T21:04:00Z">
        <w:r w:rsidR="00716A3D">
          <w:rPr>
            <w:rFonts w:ascii="TimesLTMM" w:hAnsi="TimesLTMM" w:cs="TimesLTMM"/>
            <w:sz w:val="14"/>
            <w:szCs w:val="14"/>
          </w:rPr>
          <w:t xml:space="preserve">. </w:t>
        </w:r>
      </w:ins>
      <w:ins w:id="165" w:author="Abraham Yosipof" w:date="2017-09-14T21:03:00Z">
        <w:r w:rsidR="00716A3D">
          <w:rPr>
            <w:rFonts w:ascii="TimesLTMM_1_1000" w:hAnsi="TimesLTMM_1_1000" w:cs="TimesLTMM_1_1000"/>
            <w:sz w:val="20"/>
            <w:szCs w:val="20"/>
          </w:rPr>
          <w:t>O</w:t>
        </w:r>
        <w:r w:rsidR="00716A3D">
          <w:rPr>
            <w:rFonts w:ascii="TimesLTMM" w:hAnsi="TimesLTMM" w:cs="TimesLTMM"/>
            <w:sz w:val="20"/>
            <w:szCs w:val="20"/>
          </w:rPr>
          <w:t xml:space="preserve">ver 1000 </w:t>
        </w:r>
        <w:r w:rsidR="00716A3D">
          <w:rPr>
            <w:rFonts w:ascii="TimesLTMM_1_467" w:hAnsi="TimesLTMM_1_467" w:cs="TimesLTMM_1_467"/>
            <w:sz w:val="20"/>
            <w:szCs w:val="20"/>
          </w:rPr>
          <w:t>G</w:t>
        </w:r>
        <w:r w:rsidR="00716A3D">
          <w:rPr>
            <w:rFonts w:ascii="TimesLTMM" w:hAnsi="TimesLTMM" w:cs="TimesLTMM"/>
            <w:sz w:val="20"/>
            <w:szCs w:val="20"/>
          </w:rPr>
          <w:t>P</w:t>
        </w:r>
        <w:r w:rsidR="00716A3D">
          <w:rPr>
            <w:rFonts w:ascii="TimesLTMM_1_534" w:hAnsi="TimesLTMM_1_534" w:cs="TimesLTMM_1_534"/>
            <w:sz w:val="20"/>
            <w:szCs w:val="20"/>
          </w:rPr>
          <w:t>C</w:t>
        </w:r>
        <w:r w:rsidR="00716A3D">
          <w:rPr>
            <w:rFonts w:ascii="TimesLTMM" w:hAnsi="TimesLTMM" w:cs="TimesLTMM"/>
            <w:sz w:val="20"/>
            <w:szCs w:val="20"/>
          </w:rPr>
          <w:t xml:space="preserve">Rs </w:t>
        </w:r>
        <w:r w:rsidR="00716A3D">
          <w:rPr>
            <w:rFonts w:ascii="TimesLTMM_1_267" w:hAnsi="TimesLTMM_1_267" w:cs="TimesLTMM_1_267"/>
            <w:sz w:val="20"/>
            <w:szCs w:val="20"/>
          </w:rPr>
          <w:t>h</w:t>
        </w:r>
        <w:r w:rsidR="00716A3D">
          <w:rPr>
            <w:rFonts w:ascii="TimesLTMM" w:hAnsi="TimesLTMM" w:cs="TimesLTMM"/>
            <w:sz w:val="20"/>
            <w:szCs w:val="20"/>
          </w:rPr>
          <w:t>ave bee</w:t>
        </w:r>
        <w:r w:rsidR="00716A3D">
          <w:rPr>
            <w:rFonts w:ascii="TimesLTMM_1_467" w:hAnsi="TimesLTMM_1_467" w:cs="TimesLTMM_1_467"/>
            <w:sz w:val="20"/>
            <w:szCs w:val="20"/>
          </w:rPr>
          <w:t xml:space="preserve">n </w:t>
        </w:r>
        <w:r w:rsidR="00716A3D">
          <w:rPr>
            <w:rFonts w:ascii="TimesLTMM" w:hAnsi="TimesLTMM" w:cs="TimesLTMM"/>
            <w:sz w:val="20"/>
            <w:szCs w:val="20"/>
          </w:rPr>
          <w:t>i</w:t>
        </w:r>
        <w:r w:rsidR="00716A3D">
          <w:rPr>
            <w:rFonts w:ascii="TimesLTMM_1_134" w:hAnsi="TimesLTMM_1_134" w:cs="TimesLTMM_1_134"/>
            <w:sz w:val="20"/>
            <w:szCs w:val="20"/>
          </w:rPr>
          <w:t>d</w:t>
        </w:r>
        <w:r w:rsidR="00716A3D">
          <w:rPr>
            <w:rFonts w:ascii="TimesLTMM" w:hAnsi="TimesLTMM" w:cs="TimesLTMM"/>
            <w:sz w:val="20"/>
            <w:szCs w:val="20"/>
          </w:rPr>
          <w:t>e</w:t>
        </w:r>
        <w:r w:rsidR="00716A3D">
          <w:rPr>
            <w:rFonts w:ascii="TimesLTMM_1_467" w:hAnsi="TimesLTMM_1_467" w:cs="TimesLTMM_1_467"/>
            <w:sz w:val="20"/>
            <w:szCs w:val="20"/>
          </w:rPr>
          <w:t>n</w:t>
        </w:r>
        <w:r w:rsidR="00716A3D">
          <w:rPr>
            <w:rFonts w:ascii="TimesLTMM_1_534" w:hAnsi="TimesLTMM_1_534" w:cs="TimesLTMM_1_534"/>
            <w:sz w:val="20"/>
            <w:szCs w:val="20"/>
          </w:rPr>
          <w:t>t</w:t>
        </w:r>
        <w:r w:rsidR="00716A3D">
          <w:rPr>
            <w:rFonts w:ascii="TimesLTMM" w:hAnsi="TimesLTMM" w:cs="TimesLTMM"/>
            <w:sz w:val="20"/>
            <w:szCs w:val="20"/>
          </w:rPr>
          <w:t>ifie</w:t>
        </w:r>
        <w:r w:rsidR="00716A3D">
          <w:rPr>
            <w:rFonts w:ascii="TimesLTMM_1_134" w:hAnsi="TimesLTMM_1_134" w:cs="TimesLTMM_1_134"/>
            <w:sz w:val="20"/>
            <w:szCs w:val="20"/>
          </w:rPr>
          <w:t xml:space="preserve">d </w:t>
        </w:r>
        <w:r w:rsidR="00716A3D">
          <w:rPr>
            <w:rFonts w:ascii="TimesLTMM" w:hAnsi="TimesLTMM" w:cs="TimesLTMM"/>
            <w:sz w:val="20"/>
            <w:szCs w:val="20"/>
          </w:rPr>
          <w:t>i</w:t>
        </w:r>
        <w:r w:rsidR="00716A3D">
          <w:rPr>
            <w:rFonts w:ascii="TimesLTMM_1_467" w:hAnsi="TimesLTMM_1_467" w:cs="TimesLTMM_1_467"/>
            <w:sz w:val="20"/>
            <w:szCs w:val="20"/>
          </w:rPr>
          <w:t xml:space="preserve">n </w:t>
        </w:r>
        <w:r w:rsidR="00716A3D">
          <w:rPr>
            <w:rFonts w:ascii="TimesLTMM" w:hAnsi="TimesLTMM" w:cs="TimesLTMM"/>
            <w:sz w:val="20"/>
            <w:szCs w:val="20"/>
          </w:rPr>
          <w:t>ver</w:t>
        </w:r>
        <w:r w:rsidR="00716A3D">
          <w:rPr>
            <w:rFonts w:ascii="TimesLTMM_1_534" w:hAnsi="TimesLTMM_1_534" w:cs="TimesLTMM_1_534"/>
            <w:sz w:val="20"/>
            <w:szCs w:val="20"/>
          </w:rPr>
          <w:t>t</w:t>
        </w:r>
        <w:r w:rsidR="00716A3D">
          <w:rPr>
            <w:rFonts w:ascii="TimesLTMM" w:hAnsi="TimesLTMM" w:cs="TimesLTMM"/>
            <w:sz w:val="20"/>
            <w:szCs w:val="20"/>
          </w:rPr>
          <w:t>ebra</w:t>
        </w:r>
        <w:r w:rsidR="00716A3D">
          <w:rPr>
            <w:rFonts w:ascii="TimesLTMM_1_534" w:hAnsi="TimesLTMM_1_534" w:cs="TimesLTMM_1_534"/>
            <w:sz w:val="20"/>
            <w:szCs w:val="20"/>
          </w:rPr>
          <w:t>t</w:t>
        </w:r>
        <w:r w:rsidR="00716A3D">
          <w:rPr>
            <w:rFonts w:ascii="TimesLTMM" w:hAnsi="TimesLTMM" w:cs="TimesLTMM"/>
            <w:sz w:val="20"/>
            <w:szCs w:val="20"/>
          </w:rPr>
          <w:t>es, i</w:t>
        </w:r>
        <w:r w:rsidR="00716A3D">
          <w:rPr>
            <w:rFonts w:ascii="TimesLTMM_1_467" w:hAnsi="TimesLTMM_1_467" w:cs="TimesLTMM_1_467"/>
            <w:sz w:val="20"/>
            <w:szCs w:val="20"/>
          </w:rPr>
          <w:t xml:space="preserve">n </w:t>
        </w:r>
        <w:r w:rsidR="00716A3D">
          <w:rPr>
            <w:rFonts w:ascii="TimesLTMM" w:hAnsi="TimesLTMM" w:cs="TimesLTMM"/>
            <w:sz w:val="20"/>
            <w:szCs w:val="20"/>
          </w:rPr>
          <w:t>w</w:t>
        </w:r>
        <w:r w:rsidR="00716A3D">
          <w:rPr>
            <w:rFonts w:ascii="TimesLTMM_1_267" w:hAnsi="TimesLTMM_1_267" w:cs="TimesLTMM_1_267"/>
            <w:sz w:val="20"/>
            <w:szCs w:val="20"/>
          </w:rPr>
          <w:t>h</w:t>
        </w:r>
        <w:r w:rsidR="00716A3D">
          <w:rPr>
            <w:rFonts w:ascii="TimesLTMM" w:hAnsi="TimesLTMM" w:cs="TimesLTMM"/>
            <w:sz w:val="20"/>
            <w:szCs w:val="20"/>
          </w:rPr>
          <w:t>ic</w:t>
        </w:r>
        <w:r w:rsidR="00716A3D">
          <w:rPr>
            <w:rFonts w:ascii="TimesLTMM_1_267" w:hAnsi="TimesLTMM_1_267" w:cs="TimesLTMM_1_267"/>
            <w:sz w:val="20"/>
            <w:szCs w:val="20"/>
          </w:rPr>
          <w:t xml:space="preserve">h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ey reg</w:t>
        </w:r>
        <w:r w:rsidR="00716A3D">
          <w:rPr>
            <w:rFonts w:ascii="TimesLTMM_1_201" w:hAnsi="TimesLTMM_1_201" w:cs="TimesLTMM_1_201"/>
            <w:sz w:val="20"/>
            <w:szCs w:val="20"/>
          </w:rPr>
          <w:t>u</w:t>
        </w:r>
        <w:r w:rsidR="00716A3D">
          <w:rPr>
            <w:rFonts w:ascii="TimesLTMM" w:hAnsi="TimesLTMM" w:cs="TimesLTMM"/>
            <w:sz w:val="20"/>
            <w:szCs w:val="20"/>
          </w:rPr>
          <w:t>la</w:t>
        </w:r>
        <w:r w:rsidR="00716A3D">
          <w:rPr>
            <w:rFonts w:ascii="TimesLTMM_1_534" w:hAnsi="TimesLTMM_1_534" w:cs="TimesLTMM_1_534"/>
            <w:sz w:val="20"/>
            <w:szCs w:val="20"/>
          </w:rPr>
          <w:t>t</w:t>
        </w:r>
        <w:r w:rsidR="00716A3D">
          <w:rPr>
            <w:rFonts w:ascii="TimesLTMM" w:hAnsi="TimesLTMM" w:cs="TimesLTMM"/>
            <w:sz w:val="20"/>
            <w:szCs w:val="20"/>
          </w:rPr>
          <w:t>e a</w:t>
        </w:r>
      </w:ins>
      <w:ins w:id="166" w:author="Abraham Yosipof" w:date="2017-09-14T21:04:00Z">
        <w:r w:rsidR="00716A3D">
          <w:rPr>
            <w:rFonts w:ascii="TimesLTMM" w:hAnsi="TimesLTMM" w:cs="TimesLTMM"/>
            <w:sz w:val="20"/>
            <w:szCs w:val="20"/>
          </w:rPr>
          <w:t xml:space="preserve"> </w:t>
        </w:r>
      </w:ins>
      <w:ins w:id="167" w:author="Abraham Yosipof" w:date="2017-09-14T21:03:00Z">
        <w:r w:rsidR="00716A3D">
          <w:rPr>
            <w:rFonts w:ascii="TimesLTMM" w:hAnsi="TimesLTMM" w:cs="TimesLTMM"/>
            <w:sz w:val="20"/>
            <w:szCs w:val="20"/>
          </w:rPr>
          <w:t>wi</w:t>
        </w:r>
        <w:r w:rsidR="00716A3D">
          <w:rPr>
            <w:rFonts w:ascii="TimesLTMM_1_134" w:hAnsi="TimesLTMM_1_134" w:cs="TimesLTMM_1_134"/>
            <w:sz w:val="20"/>
            <w:szCs w:val="20"/>
          </w:rPr>
          <w:t>d</w:t>
        </w:r>
        <w:r w:rsidR="00716A3D">
          <w:rPr>
            <w:rFonts w:ascii="TimesLTMM" w:hAnsi="TimesLTMM" w:cs="TimesLTMM"/>
            <w:sz w:val="20"/>
            <w:szCs w:val="20"/>
          </w:rPr>
          <w:t>e varie</w:t>
        </w:r>
        <w:r w:rsidR="00716A3D">
          <w:rPr>
            <w:rFonts w:ascii="TimesLTMM_1_534" w:hAnsi="TimesLTMM_1_534" w:cs="TimesLTMM_1_534"/>
            <w:sz w:val="20"/>
            <w:szCs w:val="20"/>
          </w:rPr>
          <w:t>t</w:t>
        </w:r>
        <w:r w:rsidR="00716A3D">
          <w:rPr>
            <w:rFonts w:ascii="TimesLTMM" w:hAnsi="TimesLTMM" w:cs="TimesLTMM"/>
            <w:sz w:val="20"/>
            <w:szCs w:val="20"/>
          </w:rPr>
          <w:t>y of sig</w:t>
        </w:r>
        <w:r w:rsidR="00716A3D">
          <w:rPr>
            <w:rFonts w:ascii="TimesLTMM_1_467" w:hAnsi="TimesLTMM_1_467" w:cs="TimesLTMM_1_467"/>
            <w:sz w:val="20"/>
            <w:szCs w:val="20"/>
          </w:rPr>
          <w:t>n</w:t>
        </w:r>
        <w:r w:rsidR="00716A3D">
          <w:rPr>
            <w:rFonts w:ascii="TimesLTMM" w:hAnsi="TimesLTMM" w:cs="TimesLTMM"/>
            <w:sz w:val="20"/>
            <w:szCs w:val="20"/>
          </w:rPr>
          <w:t>als i</w:t>
        </w:r>
        <w:r w:rsidR="00716A3D">
          <w:rPr>
            <w:rFonts w:ascii="TimesLTMM_1_467" w:hAnsi="TimesLTMM_1_467" w:cs="TimesLTMM_1_467"/>
            <w:sz w:val="20"/>
            <w:szCs w:val="20"/>
          </w:rPr>
          <w:t>n</w:t>
        </w:r>
        <w:r w:rsidR="00716A3D">
          <w:rPr>
            <w:rFonts w:ascii="TimesLTMM" w:hAnsi="TimesLTMM" w:cs="TimesLTMM"/>
            <w:sz w:val="20"/>
            <w:szCs w:val="20"/>
          </w:rPr>
          <w:t>cl</w:t>
        </w:r>
        <w:r w:rsidR="00716A3D">
          <w:rPr>
            <w:rFonts w:ascii="TimesLTMM_1_201" w:hAnsi="TimesLTMM_1_201" w:cs="TimesLTMM_1_201"/>
            <w:sz w:val="20"/>
            <w:szCs w:val="20"/>
          </w:rPr>
          <w:t>u</w:t>
        </w:r>
        <w:r w:rsidR="00716A3D">
          <w:rPr>
            <w:rFonts w:ascii="TimesLTMM_1_134" w:hAnsi="TimesLTMM_1_134" w:cs="TimesLTMM_1_134"/>
            <w:sz w:val="20"/>
            <w:szCs w:val="20"/>
          </w:rPr>
          <w:t>d</w:t>
        </w:r>
        <w:r w:rsidR="00716A3D">
          <w:rPr>
            <w:rFonts w:ascii="TimesLTMM" w:hAnsi="TimesLTMM" w:cs="TimesLTMM"/>
            <w:sz w:val="20"/>
            <w:szCs w:val="20"/>
          </w:rPr>
          <w:t>i</w:t>
        </w:r>
        <w:r w:rsidR="00716A3D">
          <w:rPr>
            <w:rFonts w:ascii="TimesLTMM_1_467" w:hAnsi="TimesLTMM_1_467" w:cs="TimesLTMM_1_467"/>
            <w:sz w:val="20"/>
            <w:szCs w:val="20"/>
          </w:rPr>
          <w:t>n</w:t>
        </w:r>
        <w:r w:rsidR="00716A3D">
          <w:rPr>
            <w:rFonts w:ascii="TimesLTMM" w:hAnsi="TimesLTMM" w:cs="TimesLTMM"/>
            <w:sz w:val="20"/>
            <w:szCs w:val="20"/>
          </w:rPr>
          <w:t>g io</w:t>
        </w:r>
        <w:r w:rsidR="00716A3D">
          <w:rPr>
            <w:rFonts w:ascii="TimesLTMM_1_467" w:hAnsi="TimesLTMM_1_467" w:cs="TimesLTMM_1_467"/>
            <w:sz w:val="20"/>
            <w:szCs w:val="20"/>
          </w:rPr>
          <w:t>n</w:t>
        </w:r>
        <w:r w:rsidR="00716A3D">
          <w:rPr>
            <w:rFonts w:ascii="TimesLTMM" w:hAnsi="TimesLTMM" w:cs="TimesLTMM"/>
            <w:sz w:val="20"/>
            <w:szCs w:val="20"/>
          </w:rPr>
          <w:t>s, a</w:t>
        </w:r>
        <w:r w:rsidR="00716A3D">
          <w:rPr>
            <w:rFonts w:ascii="TimesLTMM_1_134" w:hAnsi="TimesLTMM_1_134" w:cs="TimesLTMM_1_134"/>
            <w:sz w:val="20"/>
            <w:szCs w:val="20"/>
          </w:rPr>
          <w:t>m</w:t>
        </w:r>
        <w:r w:rsidR="00716A3D">
          <w:rPr>
            <w:rFonts w:ascii="TimesLTMM" w:hAnsi="TimesLTMM" w:cs="TimesLTMM"/>
            <w:sz w:val="20"/>
            <w:szCs w:val="20"/>
          </w:rPr>
          <w:t>i</w:t>
        </w:r>
        <w:r w:rsidR="00716A3D">
          <w:rPr>
            <w:rFonts w:ascii="TimesLTMM_1_467" w:hAnsi="TimesLTMM_1_467" w:cs="TimesLTMM_1_467"/>
            <w:sz w:val="20"/>
            <w:szCs w:val="20"/>
          </w:rPr>
          <w:t>n</w:t>
        </w:r>
        <w:r w:rsidR="00716A3D">
          <w:rPr>
            <w:rFonts w:ascii="TimesLTMM" w:hAnsi="TimesLTMM" w:cs="TimesLTMM"/>
            <w:sz w:val="20"/>
            <w:szCs w:val="20"/>
          </w:rPr>
          <w:t>o aci</w:t>
        </w:r>
        <w:r w:rsidR="00716A3D">
          <w:rPr>
            <w:rFonts w:ascii="TimesLTMM_1_134" w:hAnsi="TimesLTMM_1_134" w:cs="TimesLTMM_1_134"/>
            <w:sz w:val="20"/>
            <w:szCs w:val="20"/>
          </w:rPr>
          <w:t>d</w:t>
        </w:r>
        <w:r w:rsidR="00716A3D">
          <w:rPr>
            <w:rFonts w:ascii="TimesLTMM" w:hAnsi="TimesLTMM" w:cs="TimesLTMM"/>
            <w:sz w:val="20"/>
            <w:szCs w:val="20"/>
          </w:rPr>
          <w:t xml:space="preserve">s, </w:t>
        </w:r>
        <w:r w:rsidR="00716A3D">
          <w:rPr>
            <w:rFonts w:ascii="TimesLTMM_1_467" w:hAnsi="TimesLTMM_1_467" w:cs="TimesLTMM_1_467"/>
            <w:sz w:val="20"/>
            <w:szCs w:val="20"/>
          </w:rPr>
          <w:t>n</w:t>
        </w:r>
        <w:r w:rsidR="00716A3D">
          <w:rPr>
            <w:rFonts w:ascii="TimesLTMM_1_201" w:hAnsi="TimesLTMM_1_201" w:cs="TimesLTMM_1_201"/>
            <w:sz w:val="20"/>
            <w:szCs w:val="20"/>
          </w:rPr>
          <w:t>u</w:t>
        </w:r>
        <w:r w:rsidR="00716A3D">
          <w:rPr>
            <w:rFonts w:ascii="TimesLTMM" w:hAnsi="TimesLTMM" w:cs="TimesLTMM"/>
            <w:sz w:val="20"/>
            <w:szCs w:val="20"/>
          </w:rPr>
          <w:t>cleo</w:t>
        </w:r>
        <w:r w:rsidR="00716A3D">
          <w:rPr>
            <w:rFonts w:ascii="TimesLTMM_1_534" w:hAnsi="TimesLTMM_1_534" w:cs="TimesLTMM_1_534"/>
            <w:sz w:val="20"/>
            <w:szCs w:val="20"/>
          </w:rPr>
          <w:t>t</w:t>
        </w:r>
        <w:r w:rsidR="00716A3D">
          <w:rPr>
            <w:rFonts w:ascii="TimesLTMM" w:hAnsi="TimesLTMM" w:cs="TimesLTMM"/>
            <w:sz w:val="20"/>
            <w:szCs w:val="20"/>
          </w:rPr>
          <w:t>i</w:t>
        </w:r>
        <w:r w:rsidR="00716A3D">
          <w:rPr>
            <w:rFonts w:ascii="TimesLTMM_1_134" w:hAnsi="TimesLTMM_1_134" w:cs="TimesLTMM_1_134"/>
            <w:sz w:val="20"/>
            <w:szCs w:val="20"/>
          </w:rPr>
          <w:t>d</w:t>
        </w:r>
        <w:r w:rsidR="00716A3D">
          <w:rPr>
            <w:rFonts w:ascii="TimesLTMM" w:hAnsi="TimesLTMM" w:cs="TimesLTMM"/>
            <w:sz w:val="20"/>
            <w:szCs w:val="20"/>
          </w:rPr>
          <w:t xml:space="preserve">es, </w:t>
        </w:r>
        <w:r w:rsidR="00716A3D">
          <w:rPr>
            <w:rFonts w:ascii="TimesLTMM_1_134" w:hAnsi="TimesLTMM_1_134" w:cs="TimesLTMM_1_134"/>
            <w:sz w:val="20"/>
            <w:szCs w:val="20"/>
          </w:rPr>
          <w:t>p</w:t>
        </w:r>
        <w:r w:rsidR="00716A3D">
          <w:rPr>
            <w:rFonts w:ascii="TimesLTMM" w:hAnsi="TimesLTMM" w:cs="TimesLTMM"/>
            <w:sz w:val="20"/>
            <w:szCs w:val="20"/>
          </w:rPr>
          <w:t>e</w:t>
        </w:r>
        <w:r w:rsidR="00716A3D">
          <w:rPr>
            <w:rFonts w:ascii="TimesLTMM_1_134" w:hAnsi="TimesLTMM_1_134" w:cs="TimesLTMM_1_134"/>
            <w:sz w:val="20"/>
            <w:szCs w:val="20"/>
          </w:rPr>
          <w:t>p</w:t>
        </w:r>
        <w:r w:rsidR="00716A3D">
          <w:rPr>
            <w:rFonts w:ascii="TimesLTMM_1_534" w:hAnsi="TimesLTMM_1_534" w:cs="TimesLTMM_1_534"/>
            <w:sz w:val="20"/>
            <w:szCs w:val="20"/>
          </w:rPr>
          <w:t>t</w:t>
        </w:r>
        <w:r w:rsidR="00716A3D">
          <w:rPr>
            <w:rFonts w:ascii="TimesLTMM" w:hAnsi="TimesLTMM" w:cs="TimesLTMM"/>
            <w:sz w:val="20"/>
            <w:szCs w:val="20"/>
          </w:rPr>
          <w:t>i</w:t>
        </w:r>
        <w:r w:rsidR="00716A3D">
          <w:rPr>
            <w:rFonts w:ascii="TimesLTMM_1_134" w:hAnsi="TimesLTMM_1_134" w:cs="TimesLTMM_1_134"/>
            <w:sz w:val="20"/>
            <w:szCs w:val="20"/>
          </w:rPr>
          <w:t>d</w:t>
        </w:r>
        <w:r w:rsidR="00716A3D">
          <w:rPr>
            <w:rFonts w:ascii="TimesLTMM" w:hAnsi="TimesLTMM" w:cs="TimesLTMM"/>
            <w:sz w:val="20"/>
            <w:szCs w:val="20"/>
          </w:rPr>
          <w:t>es, li</w:t>
        </w:r>
        <w:r w:rsidR="00716A3D">
          <w:rPr>
            <w:rFonts w:ascii="TimesLTMM_1_134" w:hAnsi="TimesLTMM_1_134" w:cs="TimesLTMM_1_134"/>
            <w:sz w:val="20"/>
            <w:szCs w:val="20"/>
          </w:rPr>
          <w:t>p</w:t>
        </w:r>
        <w:r w:rsidR="00716A3D">
          <w:rPr>
            <w:rFonts w:ascii="TimesLTMM" w:hAnsi="TimesLTMM" w:cs="TimesLTMM"/>
            <w:sz w:val="20"/>
            <w:szCs w:val="20"/>
          </w:rPr>
          <w:t>i</w:t>
        </w:r>
        <w:r w:rsidR="00716A3D">
          <w:rPr>
            <w:rFonts w:ascii="TimesLTMM_1_134" w:hAnsi="TimesLTMM_1_134" w:cs="TimesLTMM_1_134"/>
            <w:sz w:val="20"/>
            <w:szCs w:val="20"/>
          </w:rPr>
          <w:t>d</w:t>
        </w:r>
        <w:r w:rsidR="00716A3D">
          <w:rPr>
            <w:rFonts w:ascii="TimesLTMM" w:hAnsi="TimesLTMM" w:cs="TimesLTMM"/>
            <w:sz w:val="20"/>
            <w:szCs w:val="20"/>
          </w:rPr>
          <w:t>s,</w:t>
        </w:r>
      </w:ins>
      <w:ins w:id="168" w:author="Abraham Yosipof" w:date="2017-09-14T21:04:00Z">
        <w:r w:rsidR="00716A3D">
          <w:rPr>
            <w:rFonts w:ascii="TimesLTMM" w:hAnsi="TimesLTMM" w:cs="TimesLTMM"/>
            <w:sz w:val="20"/>
            <w:szCs w:val="20"/>
          </w:rPr>
          <w:t xml:space="preserve"> </w:t>
        </w:r>
      </w:ins>
      <w:ins w:id="169" w:author="Abraham Yosipof" w:date="2017-09-14T21:03:00Z">
        <w:r w:rsidR="00716A3D">
          <w:rPr>
            <w:rFonts w:ascii="TimesLTMM_1_267" w:hAnsi="TimesLTMM_1_267" w:cs="TimesLTMM_1_267"/>
            <w:sz w:val="20"/>
            <w:szCs w:val="20"/>
          </w:rPr>
          <w:t>h</w:t>
        </w:r>
        <w:r w:rsidR="00716A3D">
          <w:rPr>
            <w:rFonts w:ascii="TimesLTMM" w:hAnsi="TimesLTMM" w:cs="TimesLTMM"/>
            <w:sz w:val="20"/>
            <w:szCs w:val="20"/>
          </w:rPr>
          <w:t>or</w:t>
        </w:r>
        <w:r w:rsidR="00716A3D">
          <w:rPr>
            <w:rFonts w:ascii="TimesLTMM_1_134" w:hAnsi="TimesLTMM_1_134" w:cs="TimesLTMM_1_134"/>
            <w:sz w:val="20"/>
            <w:szCs w:val="20"/>
          </w:rPr>
          <w:t>m</w:t>
        </w:r>
        <w:r w:rsidR="00716A3D">
          <w:rPr>
            <w:rFonts w:ascii="TimesLTMM" w:hAnsi="TimesLTMM" w:cs="TimesLTMM"/>
            <w:sz w:val="20"/>
            <w:szCs w:val="20"/>
          </w:rPr>
          <w:t>o</w:t>
        </w:r>
        <w:r w:rsidR="00716A3D">
          <w:rPr>
            <w:rFonts w:ascii="TimesLTMM_1_467" w:hAnsi="TimesLTMM_1_467" w:cs="TimesLTMM_1_467"/>
            <w:sz w:val="20"/>
            <w:szCs w:val="20"/>
          </w:rPr>
          <w:t>n</w:t>
        </w:r>
        <w:r w:rsidR="00716A3D">
          <w:rPr>
            <w:rFonts w:ascii="TimesLTMM" w:hAnsi="TimesLTMM" w:cs="TimesLTMM"/>
            <w:sz w:val="20"/>
            <w:szCs w:val="20"/>
          </w:rPr>
          <w:t xml:space="preserve">es, </w:t>
        </w:r>
        <w:r w:rsidR="00716A3D">
          <w:rPr>
            <w:rFonts w:ascii="TimesLTMM_1_467" w:hAnsi="TimesLTMM_1_467" w:cs="TimesLTMM_1_467"/>
            <w:sz w:val="20"/>
            <w:szCs w:val="20"/>
          </w:rPr>
          <w:t>n</w:t>
        </w:r>
        <w:r w:rsidR="00716A3D">
          <w:rPr>
            <w:rFonts w:ascii="TimesLTMM" w:hAnsi="TimesLTMM" w:cs="TimesLTMM"/>
            <w:sz w:val="20"/>
            <w:szCs w:val="20"/>
          </w:rPr>
          <w:t>e</w:t>
        </w:r>
        <w:r w:rsidR="00716A3D">
          <w:rPr>
            <w:rFonts w:ascii="TimesLTMM_1_201" w:hAnsi="TimesLTMM_1_201" w:cs="TimesLTMM_1_201"/>
            <w:sz w:val="20"/>
            <w:szCs w:val="20"/>
          </w:rPr>
          <w:t>u</w:t>
        </w:r>
        <w:r w:rsidR="00716A3D">
          <w:rPr>
            <w:rFonts w:ascii="TimesLTMM" w:hAnsi="TimesLTMM" w:cs="TimesLTMM"/>
            <w:sz w:val="20"/>
            <w:szCs w:val="20"/>
          </w:rPr>
          <w:t>ro</w:t>
        </w:r>
        <w:r w:rsidR="00716A3D">
          <w:rPr>
            <w:rFonts w:ascii="TimesLTMM_1_534" w:hAnsi="TimesLTMM_1_534" w:cs="TimesLTMM_1_534"/>
            <w:sz w:val="20"/>
            <w:szCs w:val="20"/>
          </w:rPr>
          <w:t>t</w:t>
        </w:r>
        <w:r w:rsidR="00716A3D">
          <w:rPr>
            <w:rFonts w:ascii="TimesLTMM" w:hAnsi="TimesLTMM" w:cs="TimesLTMM"/>
            <w:sz w:val="20"/>
            <w:szCs w:val="20"/>
          </w:rPr>
          <w:t>ra</w:t>
        </w:r>
        <w:r w:rsidR="00716A3D">
          <w:rPr>
            <w:rFonts w:ascii="TimesLTMM_1_467" w:hAnsi="TimesLTMM_1_467" w:cs="TimesLTMM_1_467"/>
            <w:sz w:val="20"/>
            <w:szCs w:val="20"/>
          </w:rPr>
          <w:t>n</w:t>
        </w:r>
        <w:r w:rsidR="00716A3D">
          <w:rPr>
            <w:rFonts w:ascii="TimesLTMM" w:hAnsi="TimesLTMM" w:cs="TimesLTMM"/>
            <w:sz w:val="20"/>
            <w:szCs w:val="20"/>
          </w:rPr>
          <w:t>s</w:t>
        </w:r>
        <w:r w:rsidR="00716A3D">
          <w:rPr>
            <w:rFonts w:ascii="TimesLTMM_1_134" w:hAnsi="TimesLTMM_1_134" w:cs="TimesLTMM_1_134"/>
            <w:sz w:val="20"/>
            <w:szCs w:val="20"/>
          </w:rPr>
          <w:t>m</w:t>
        </w:r>
        <w:r w:rsidR="00716A3D">
          <w:rPr>
            <w:rFonts w:ascii="TimesLTMM" w:hAnsi="TimesLTMM" w:cs="TimesLTMM"/>
            <w:sz w:val="20"/>
            <w:szCs w:val="20"/>
          </w:rPr>
          <w:t>i</w:t>
        </w:r>
        <w:r w:rsidR="00716A3D">
          <w:rPr>
            <w:rFonts w:ascii="TimesLTMM_1_534" w:hAnsi="TimesLTMM_1_534" w:cs="TimesLTMM_1_534"/>
            <w:sz w:val="20"/>
            <w:szCs w:val="20"/>
          </w:rPr>
          <w:t>tt</w:t>
        </w:r>
        <w:r w:rsidR="00716A3D">
          <w:rPr>
            <w:rFonts w:ascii="TimesLTMM" w:hAnsi="TimesLTMM" w:cs="TimesLTMM"/>
            <w:sz w:val="20"/>
            <w:szCs w:val="20"/>
          </w:rPr>
          <w:t>ers, a</w:t>
        </w:r>
        <w:r w:rsidR="00716A3D">
          <w:rPr>
            <w:rFonts w:ascii="TimesLTMM_1_467" w:hAnsi="TimesLTMM_1_467" w:cs="TimesLTMM_1_467"/>
            <w:sz w:val="20"/>
            <w:szCs w:val="20"/>
          </w:rPr>
          <w:t>n</w:t>
        </w:r>
        <w:r w:rsidR="00716A3D">
          <w:rPr>
            <w:rFonts w:ascii="TimesLTMM_1_134" w:hAnsi="TimesLTMM_1_134" w:cs="TimesLTMM_1_134"/>
            <w:sz w:val="20"/>
            <w:szCs w:val="20"/>
          </w:rPr>
          <w:t xml:space="preserve">d </w:t>
        </w:r>
        <w:r w:rsidR="00716A3D">
          <w:rPr>
            <w:rFonts w:ascii="TimesLTMM" w:hAnsi="TimesLTMM" w:cs="TimesLTMM"/>
            <w:sz w:val="20"/>
            <w:szCs w:val="20"/>
          </w:rPr>
          <w:t>c</w:t>
        </w:r>
        <w:r w:rsidR="00716A3D">
          <w:rPr>
            <w:rFonts w:ascii="TimesLTMM_1_267" w:hAnsi="TimesLTMM_1_267" w:cs="TimesLTMM_1_267"/>
            <w:sz w:val="20"/>
            <w:szCs w:val="20"/>
          </w:rPr>
          <w:t>h</w:t>
        </w:r>
        <w:r w:rsidR="00716A3D">
          <w:rPr>
            <w:rFonts w:ascii="TimesLTMM" w:hAnsi="TimesLTMM" w:cs="TimesLTMM"/>
            <w:sz w:val="20"/>
            <w:szCs w:val="20"/>
          </w:rPr>
          <w:t>e</w:t>
        </w:r>
        <w:r w:rsidR="00716A3D">
          <w:rPr>
            <w:rFonts w:ascii="TimesLTMM_1_134" w:hAnsi="TimesLTMM_1_134" w:cs="TimesLTMM_1_134"/>
            <w:sz w:val="20"/>
            <w:szCs w:val="20"/>
          </w:rPr>
          <w:t>m</w:t>
        </w:r>
        <w:r w:rsidR="00716A3D">
          <w:rPr>
            <w:rFonts w:ascii="TimesLTMM" w:hAnsi="TimesLTMM" w:cs="TimesLTMM"/>
            <w:sz w:val="20"/>
            <w:szCs w:val="20"/>
          </w:rPr>
          <w:t>oki</w:t>
        </w:r>
        <w:r w:rsidR="00716A3D">
          <w:rPr>
            <w:rFonts w:ascii="TimesLTMM_1_467" w:hAnsi="TimesLTMM_1_467" w:cs="TimesLTMM_1_467"/>
            <w:sz w:val="20"/>
            <w:szCs w:val="20"/>
          </w:rPr>
          <w:t>n</w:t>
        </w:r>
        <w:r w:rsidR="00716A3D">
          <w:rPr>
            <w:rFonts w:ascii="TimesLTMM" w:hAnsi="TimesLTMM" w:cs="TimesLTMM"/>
            <w:sz w:val="20"/>
            <w:szCs w:val="20"/>
          </w:rPr>
          <w:t xml:space="preserve">es. </w:t>
        </w:r>
        <w:r w:rsidR="00716A3D">
          <w:rPr>
            <w:rFonts w:ascii="TimesLTMM_1_68" w:hAnsi="TimesLTMM_1_68" w:cs="TimesLTMM_1_68"/>
            <w:sz w:val="20"/>
            <w:szCs w:val="20"/>
          </w:rPr>
          <w:t>I</w:t>
        </w:r>
        <w:r w:rsidR="00716A3D">
          <w:rPr>
            <w:rFonts w:ascii="TimesLTMM_1_534" w:hAnsi="TimesLTMM_1_534" w:cs="TimesLTMM_1_534"/>
            <w:sz w:val="20"/>
            <w:szCs w:val="20"/>
          </w:rPr>
          <w:t xml:space="preserve">t </w:t>
        </w:r>
        <w:r w:rsidR="00716A3D">
          <w:rPr>
            <w:rFonts w:ascii="TimesLTMM_1_267" w:hAnsi="TimesLTMM_1_267" w:cs="TimesLTMM_1_267"/>
            <w:sz w:val="20"/>
            <w:szCs w:val="20"/>
          </w:rPr>
          <w:t>h</w:t>
        </w:r>
        <w:r w:rsidR="00716A3D">
          <w:rPr>
            <w:rFonts w:ascii="TimesLTMM" w:hAnsi="TimesLTMM" w:cs="TimesLTMM"/>
            <w:sz w:val="20"/>
            <w:szCs w:val="20"/>
          </w:rPr>
          <w:t>as bee</w:t>
        </w:r>
        <w:r w:rsidR="00716A3D">
          <w:rPr>
            <w:rFonts w:ascii="TimesLTMM_1_467" w:hAnsi="TimesLTMM_1_467" w:cs="TimesLTMM_1_467"/>
            <w:sz w:val="20"/>
            <w:szCs w:val="20"/>
          </w:rPr>
          <w:t xml:space="preserve">n </w:t>
        </w:r>
        <w:r w:rsidR="00716A3D">
          <w:rPr>
            <w:rFonts w:ascii="TimesLTMM" w:hAnsi="TimesLTMM" w:cs="TimesLTMM"/>
            <w:sz w:val="20"/>
            <w:szCs w:val="20"/>
          </w:rPr>
          <w:t>es</w:t>
        </w:r>
        <w:r w:rsidR="00716A3D">
          <w:rPr>
            <w:rFonts w:ascii="TimesLTMM_1_534" w:hAnsi="TimesLTMM_1_534" w:cs="TimesLTMM_1_534"/>
            <w:sz w:val="20"/>
            <w:szCs w:val="20"/>
          </w:rPr>
          <w:t>t</w:t>
        </w:r>
        <w:r w:rsidR="00716A3D">
          <w:rPr>
            <w:rFonts w:ascii="TimesLTMM" w:hAnsi="TimesLTMM" w:cs="TimesLTMM"/>
            <w:sz w:val="20"/>
            <w:szCs w:val="20"/>
          </w:rPr>
          <w:t>i</w:t>
        </w:r>
        <w:r w:rsidR="00716A3D">
          <w:rPr>
            <w:rFonts w:ascii="TimesLTMM_1_134" w:hAnsi="TimesLTMM_1_134" w:cs="TimesLTMM_1_134"/>
            <w:sz w:val="20"/>
            <w:szCs w:val="20"/>
          </w:rPr>
          <w:t>m</w:t>
        </w:r>
        <w:r w:rsidR="00716A3D">
          <w:rPr>
            <w:rFonts w:ascii="TimesLTMM" w:hAnsi="TimesLTMM" w:cs="TimesLTMM"/>
            <w:sz w:val="20"/>
            <w:szCs w:val="20"/>
          </w:rPr>
          <w:t>a</w:t>
        </w:r>
        <w:r w:rsidR="00716A3D">
          <w:rPr>
            <w:rFonts w:ascii="TimesLTMM_1_534" w:hAnsi="TimesLTMM_1_534" w:cs="TimesLTMM_1_534"/>
            <w:sz w:val="20"/>
            <w:szCs w:val="20"/>
          </w:rPr>
          <w:t>t</w:t>
        </w:r>
        <w:r w:rsidR="00716A3D">
          <w:rPr>
            <w:rFonts w:ascii="TimesLTMM" w:hAnsi="TimesLTMM" w:cs="TimesLTMM"/>
            <w:sz w:val="20"/>
            <w:szCs w:val="20"/>
          </w:rPr>
          <w:t>e</w:t>
        </w:r>
        <w:r w:rsidR="00716A3D">
          <w:rPr>
            <w:rFonts w:ascii="TimesLTMM_1_134" w:hAnsi="TimesLTMM_1_134" w:cs="TimesLTMM_1_134"/>
            <w:sz w:val="20"/>
            <w:szCs w:val="20"/>
          </w:rPr>
          <w:t xml:space="preserve">d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a</w:t>
        </w:r>
        <w:r w:rsidR="00716A3D">
          <w:rPr>
            <w:rFonts w:ascii="TimesLTMM_1_534" w:hAnsi="TimesLTMM_1_534" w:cs="TimesLTMM_1_534"/>
            <w:sz w:val="20"/>
            <w:szCs w:val="20"/>
          </w:rPr>
          <w:t xml:space="preserve">t </w:t>
        </w:r>
        <w:r w:rsidR="00716A3D">
          <w:rPr>
            <w:rFonts w:ascii="TimesLTMM_1_467" w:hAnsi="TimesLTMM_1_467" w:cs="TimesLTMM_1_467"/>
            <w:sz w:val="20"/>
            <w:szCs w:val="20"/>
          </w:rPr>
          <w:t>G</w:t>
        </w:r>
        <w:r w:rsidR="00716A3D">
          <w:rPr>
            <w:rFonts w:ascii="TimesLTMM" w:hAnsi="TimesLTMM" w:cs="TimesLTMM"/>
            <w:sz w:val="20"/>
            <w:szCs w:val="20"/>
          </w:rPr>
          <w:t>P</w:t>
        </w:r>
        <w:r w:rsidR="00716A3D">
          <w:rPr>
            <w:rFonts w:ascii="TimesLTMM_1_534" w:hAnsi="TimesLTMM_1_534" w:cs="TimesLTMM_1_534"/>
            <w:sz w:val="20"/>
            <w:szCs w:val="20"/>
          </w:rPr>
          <w:t>C</w:t>
        </w:r>
        <w:r w:rsidR="00716A3D">
          <w:rPr>
            <w:rFonts w:ascii="TimesLTMM" w:hAnsi="TimesLTMM" w:cs="TimesLTMM"/>
            <w:sz w:val="20"/>
            <w:szCs w:val="20"/>
          </w:rPr>
          <w:t>Rs</w:t>
        </w:r>
      </w:ins>
      <w:ins w:id="170" w:author="Abraham Yosipof" w:date="2017-09-14T21:04:00Z">
        <w:r w:rsidR="00716A3D">
          <w:rPr>
            <w:rFonts w:ascii="TimesLTMM" w:hAnsi="TimesLTMM" w:cs="TimesLTMM"/>
            <w:sz w:val="20"/>
            <w:szCs w:val="20"/>
          </w:rPr>
          <w:t xml:space="preserve"> </w:t>
        </w:r>
      </w:ins>
      <w:ins w:id="171" w:author="Abraham Yosipof" w:date="2017-09-14T21:03:00Z">
        <w:r w:rsidR="00716A3D">
          <w:rPr>
            <w:rFonts w:ascii="TimesLTMM" w:hAnsi="TimesLTMM" w:cs="TimesLTMM"/>
            <w:sz w:val="20"/>
            <w:szCs w:val="20"/>
          </w:rPr>
          <w:t>re</w:t>
        </w:r>
        <w:r w:rsidR="00716A3D">
          <w:rPr>
            <w:rFonts w:ascii="TimesLTMM_1_134" w:hAnsi="TimesLTMM_1_134" w:cs="TimesLTMM_1_134"/>
            <w:sz w:val="20"/>
            <w:szCs w:val="20"/>
          </w:rPr>
          <w:t>p</w:t>
        </w:r>
        <w:r w:rsidR="00716A3D">
          <w:rPr>
            <w:rFonts w:ascii="TimesLTMM" w:hAnsi="TimesLTMM" w:cs="TimesLTMM"/>
            <w:sz w:val="20"/>
            <w:szCs w:val="20"/>
          </w:rPr>
          <w:t>rese</w:t>
        </w:r>
        <w:r w:rsidR="00716A3D">
          <w:rPr>
            <w:rFonts w:ascii="TimesLTMM_1_467" w:hAnsi="TimesLTMM_1_467" w:cs="TimesLTMM_1_467"/>
            <w:sz w:val="20"/>
            <w:szCs w:val="20"/>
          </w:rPr>
          <w:t>n</w:t>
        </w:r>
        <w:r w:rsidR="00716A3D">
          <w:rPr>
            <w:rFonts w:ascii="TimesLTMM_1_534" w:hAnsi="TimesLTMM_1_534" w:cs="TimesLTMM_1_534"/>
            <w:sz w:val="20"/>
            <w:szCs w:val="20"/>
          </w:rPr>
          <w:t xml:space="preserve">t </w:t>
        </w:r>
        <w:r w:rsidR="00716A3D">
          <w:rPr>
            <w:rFonts w:ascii="TimesLTMM" w:hAnsi="TimesLTMM" w:cs="TimesLTMM"/>
            <w:sz w:val="20"/>
            <w:szCs w:val="20"/>
          </w:rPr>
          <w:t xml:space="preserve">as </w:t>
        </w:r>
        <w:r w:rsidR="00716A3D">
          <w:rPr>
            <w:rFonts w:ascii="TimesLTMM_1_134" w:hAnsi="TimesLTMM_1_134" w:cs="TimesLTMM_1_134"/>
            <w:sz w:val="20"/>
            <w:szCs w:val="20"/>
          </w:rPr>
          <w:t>m</w:t>
        </w:r>
        <w:r w:rsidR="00716A3D">
          <w:rPr>
            <w:rFonts w:ascii="TimesLTMM_1_201" w:hAnsi="TimesLTMM_1_201" w:cs="TimesLTMM_1_201"/>
            <w:sz w:val="20"/>
            <w:szCs w:val="20"/>
          </w:rPr>
          <w:t>u</w:t>
        </w:r>
        <w:r w:rsidR="00716A3D">
          <w:rPr>
            <w:rFonts w:ascii="TimesLTMM" w:hAnsi="TimesLTMM" w:cs="TimesLTMM"/>
            <w:sz w:val="20"/>
            <w:szCs w:val="20"/>
          </w:rPr>
          <w:t>c</w:t>
        </w:r>
        <w:r w:rsidR="00716A3D">
          <w:rPr>
            <w:rFonts w:ascii="TimesLTMM_1_267" w:hAnsi="TimesLTMM_1_267" w:cs="TimesLTMM_1_267"/>
            <w:sz w:val="20"/>
            <w:szCs w:val="20"/>
          </w:rPr>
          <w:t xml:space="preserve">h </w:t>
        </w:r>
        <w:r w:rsidR="00716A3D">
          <w:rPr>
            <w:rFonts w:ascii="TimesLTMM" w:hAnsi="TimesLTMM" w:cs="TimesLTMM"/>
            <w:sz w:val="20"/>
            <w:szCs w:val="20"/>
          </w:rPr>
          <w:t>as 45</w:t>
        </w:r>
        <w:r w:rsidR="00716A3D">
          <w:rPr>
            <w:rFonts w:ascii="TimesLTMM_1_68" w:hAnsi="TimesLTMM_1_68" w:cs="TimesLTMM_1_68"/>
            <w:sz w:val="20"/>
            <w:szCs w:val="20"/>
          </w:rPr>
          <w:t xml:space="preserve">% </w:t>
        </w:r>
        <w:r w:rsidR="00716A3D">
          <w:rPr>
            <w:rFonts w:ascii="TimesLTMM" w:hAnsi="TimesLTMM" w:cs="TimesLTMM"/>
            <w:sz w:val="20"/>
            <w:szCs w:val="20"/>
          </w:rPr>
          <w:t>of c</w:t>
        </w:r>
        <w:r w:rsidR="00716A3D">
          <w:rPr>
            <w:rFonts w:ascii="TimesLTMM_1_201" w:hAnsi="TimesLTMM_1_201" w:cs="TimesLTMM_1_201"/>
            <w:sz w:val="20"/>
            <w:szCs w:val="20"/>
          </w:rPr>
          <w:t>u</w:t>
        </w:r>
        <w:r w:rsidR="00716A3D">
          <w:rPr>
            <w:rFonts w:ascii="TimesLTMM" w:hAnsi="TimesLTMM" w:cs="TimesLTMM"/>
            <w:sz w:val="20"/>
            <w:szCs w:val="20"/>
          </w:rPr>
          <w:t>rre</w:t>
        </w:r>
        <w:r w:rsidR="00716A3D">
          <w:rPr>
            <w:rFonts w:ascii="TimesLTMM_1_467" w:hAnsi="TimesLTMM_1_467" w:cs="TimesLTMM_1_467"/>
            <w:sz w:val="20"/>
            <w:szCs w:val="20"/>
          </w:rPr>
          <w:t>n</w:t>
        </w:r>
        <w:r w:rsidR="00716A3D">
          <w:rPr>
            <w:rFonts w:ascii="TimesLTMM_1_534" w:hAnsi="TimesLTMM_1_534" w:cs="TimesLTMM_1_534"/>
            <w:sz w:val="20"/>
            <w:szCs w:val="20"/>
          </w:rPr>
          <w:t xml:space="preserve">t </w:t>
        </w:r>
        <w:r w:rsidR="00716A3D">
          <w:rPr>
            <w:rFonts w:ascii="TimesLTMM_1_134" w:hAnsi="TimesLTMM_1_134" w:cs="TimesLTMM_1_134"/>
            <w:sz w:val="20"/>
            <w:szCs w:val="20"/>
          </w:rPr>
          <w:t>d</w:t>
        </w:r>
        <w:r w:rsidR="00716A3D">
          <w:rPr>
            <w:rFonts w:ascii="TimesLTMM" w:hAnsi="TimesLTMM" w:cs="TimesLTMM"/>
            <w:sz w:val="20"/>
            <w:szCs w:val="20"/>
          </w:rPr>
          <w:t>r</w:t>
        </w:r>
        <w:r w:rsidR="00716A3D">
          <w:rPr>
            <w:rFonts w:ascii="TimesLTMM_1_201" w:hAnsi="TimesLTMM_1_201" w:cs="TimesLTMM_1_201"/>
            <w:sz w:val="20"/>
            <w:szCs w:val="20"/>
          </w:rPr>
          <w:t>u</w:t>
        </w:r>
        <w:r w:rsidR="00716A3D">
          <w:rPr>
            <w:rFonts w:ascii="TimesLTMM" w:hAnsi="TimesLTMM" w:cs="TimesLTMM"/>
            <w:sz w:val="20"/>
            <w:szCs w:val="20"/>
          </w:rPr>
          <w:t xml:space="preserve">g </w:t>
        </w:r>
        <w:r w:rsidR="00716A3D">
          <w:rPr>
            <w:rFonts w:ascii="TimesLTMM_1_534" w:hAnsi="TimesLTMM_1_534" w:cs="TimesLTMM_1_534"/>
            <w:sz w:val="20"/>
            <w:szCs w:val="20"/>
          </w:rPr>
          <w:t>t</w:t>
        </w:r>
        <w:r w:rsidR="00716A3D">
          <w:rPr>
            <w:rFonts w:ascii="TimesLTMM" w:hAnsi="TimesLTMM" w:cs="TimesLTMM"/>
            <w:sz w:val="20"/>
            <w:szCs w:val="20"/>
          </w:rPr>
          <w:t>arge</w:t>
        </w:r>
        <w:r w:rsidR="00716A3D">
          <w:rPr>
            <w:rFonts w:ascii="TimesLTMM_1_534" w:hAnsi="TimesLTMM_1_534" w:cs="TimesLTMM_1_534"/>
            <w:sz w:val="20"/>
            <w:szCs w:val="20"/>
          </w:rPr>
          <w:t>t</w:t>
        </w:r>
        <w:r w:rsidR="00716A3D">
          <w:rPr>
            <w:rFonts w:ascii="TimesLTMM" w:hAnsi="TimesLTMM" w:cs="TimesLTMM"/>
            <w:sz w:val="20"/>
            <w:szCs w:val="20"/>
          </w:rPr>
          <w:t xml:space="preserve">s </w:t>
        </w:r>
        <w:r w:rsidR="00716A3D">
          <w:rPr>
            <w:rFonts w:ascii="TimesLTMM" w:hAnsi="TimesLTMM" w:cs="TimesLTMM"/>
            <w:sz w:val="14"/>
            <w:szCs w:val="14"/>
          </w:rPr>
          <w:t>[2,3]</w:t>
        </w:r>
        <w:r w:rsidR="00716A3D">
          <w:rPr>
            <w:rFonts w:ascii="TimesLTMM" w:hAnsi="TimesLTMM" w:cs="TimesLTMM"/>
            <w:sz w:val="20"/>
            <w:szCs w:val="20"/>
          </w:rPr>
          <w:t xml:space="preserve">. </w:t>
        </w:r>
        <w:r w:rsidR="00716A3D">
          <w:rPr>
            <w:rFonts w:ascii="TimesLTMM_1_1000" w:hAnsi="TimesLTMM_1_1000" w:cs="TimesLTMM_1_1000"/>
            <w:sz w:val="20"/>
            <w:szCs w:val="20"/>
          </w:rPr>
          <w:t>D</w:t>
        </w:r>
        <w:r w:rsidR="00716A3D">
          <w:rPr>
            <w:rFonts w:ascii="TimesLTMM_1_201" w:hAnsi="TimesLTMM_1_201" w:cs="TimesLTMM_1_201"/>
            <w:sz w:val="20"/>
            <w:szCs w:val="20"/>
          </w:rPr>
          <w:t>u</w:t>
        </w:r>
        <w:r w:rsidR="00716A3D">
          <w:rPr>
            <w:rFonts w:ascii="TimesLTMM" w:hAnsi="TimesLTMM" w:cs="TimesLTMM"/>
            <w:sz w:val="20"/>
            <w:szCs w:val="20"/>
          </w:rPr>
          <w:t xml:space="preserve">e </w:t>
        </w:r>
        <w:r w:rsidR="00716A3D">
          <w:rPr>
            <w:rFonts w:ascii="TimesLTMM_1_534" w:hAnsi="TimesLTMM_1_534" w:cs="TimesLTMM_1_534"/>
            <w:sz w:val="20"/>
            <w:szCs w:val="20"/>
          </w:rPr>
          <w:t>t</w:t>
        </w:r>
        <w:r w:rsidR="00716A3D">
          <w:rPr>
            <w:rFonts w:ascii="TimesLTMM" w:hAnsi="TimesLTMM" w:cs="TimesLTMM"/>
            <w:sz w:val="20"/>
            <w:szCs w:val="20"/>
          </w:rPr>
          <w:t xml:space="preserve">o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eir excelle</w:t>
        </w:r>
        <w:r w:rsidR="00716A3D">
          <w:rPr>
            <w:rFonts w:ascii="TimesLTMM_1_467" w:hAnsi="TimesLTMM_1_467" w:cs="TimesLTMM_1_467"/>
            <w:sz w:val="20"/>
            <w:szCs w:val="20"/>
          </w:rPr>
          <w:t>n</w:t>
        </w:r>
        <w:r w:rsidR="00716A3D">
          <w:rPr>
            <w:rFonts w:ascii="TimesLTMM_1_534" w:hAnsi="TimesLTMM_1_534" w:cs="TimesLTMM_1_534"/>
            <w:sz w:val="20"/>
            <w:szCs w:val="20"/>
          </w:rPr>
          <w:t xml:space="preserve">t </w:t>
        </w:r>
        <w:r w:rsidR="00716A3D">
          <w:rPr>
            <w:rFonts w:ascii="TimesLTMM_1_134" w:hAnsi="TimesLTMM_1_134" w:cs="TimesLTMM_1_134"/>
            <w:sz w:val="20"/>
            <w:szCs w:val="20"/>
          </w:rPr>
          <w:t>p</w:t>
        </w:r>
        <w:r w:rsidR="00716A3D">
          <w:rPr>
            <w:rFonts w:ascii="TimesLTMM" w:hAnsi="TimesLTMM" w:cs="TimesLTMM"/>
            <w:sz w:val="20"/>
            <w:szCs w:val="20"/>
          </w:rPr>
          <w:t>o</w:t>
        </w:r>
        <w:r w:rsidR="00716A3D">
          <w:rPr>
            <w:rFonts w:ascii="TimesLTMM_1_534" w:hAnsi="TimesLTMM_1_534" w:cs="TimesLTMM_1_534"/>
            <w:sz w:val="20"/>
            <w:szCs w:val="20"/>
          </w:rPr>
          <w:t>t</w:t>
        </w:r>
        <w:r w:rsidR="00716A3D">
          <w:rPr>
            <w:rFonts w:ascii="TimesLTMM" w:hAnsi="TimesLTMM" w:cs="TimesLTMM"/>
            <w:sz w:val="20"/>
            <w:szCs w:val="20"/>
          </w:rPr>
          <w:t>e</w:t>
        </w:r>
        <w:r w:rsidR="00716A3D">
          <w:rPr>
            <w:rFonts w:ascii="TimesLTMM_1_467" w:hAnsi="TimesLTMM_1_467" w:cs="TimesLTMM_1_467"/>
            <w:sz w:val="20"/>
            <w:szCs w:val="20"/>
          </w:rPr>
          <w:t>n</w:t>
        </w:r>
        <w:r w:rsidR="00716A3D">
          <w:rPr>
            <w:rFonts w:ascii="TimesLTMM_1_534" w:hAnsi="TimesLTMM_1_534" w:cs="TimesLTMM_1_534"/>
            <w:sz w:val="20"/>
            <w:szCs w:val="20"/>
          </w:rPr>
          <w:t>t</w:t>
        </w:r>
        <w:r w:rsidR="00716A3D">
          <w:rPr>
            <w:rFonts w:ascii="TimesLTMM" w:hAnsi="TimesLTMM" w:cs="TimesLTMM"/>
            <w:sz w:val="20"/>
            <w:szCs w:val="20"/>
          </w:rPr>
          <w:t>ial</w:t>
        </w:r>
      </w:ins>
      <w:ins w:id="172" w:author="Abraham Yosipof" w:date="2017-09-14T21:04:00Z">
        <w:r w:rsidR="00716A3D">
          <w:rPr>
            <w:rFonts w:ascii="TimesLTMM" w:hAnsi="TimesLTMM" w:cs="TimesLTMM"/>
            <w:sz w:val="20"/>
            <w:szCs w:val="20"/>
          </w:rPr>
          <w:t xml:space="preserve"> </w:t>
        </w:r>
      </w:ins>
      <w:ins w:id="173" w:author="Abraham Yosipof" w:date="2017-09-14T21:03:00Z">
        <w:r w:rsidR="00716A3D">
          <w:rPr>
            <w:rFonts w:ascii="TimesLTMM" w:hAnsi="TimesLTMM" w:cs="TimesLTMM"/>
            <w:sz w:val="20"/>
            <w:szCs w:val="20"/>
          </w:rPr>
          <w:t xml:space="preserve">for </w:t>
        </w:r>
        <w:r w:rsidR="00716A3D">
          <w:rPr>
            <w:rFonts w:ascii="TimesLTMM_1_134" w:hAnsi="TimesLTMM_1_134" w:cs="TimesLTMM_1_134"/>
            <w:sz w:val="20"/>
            <w:szCs w:val="20"/>
          </w:rPr>
          <w:t>d</w:t>
        </w:r>
        <w:r w:rsidR="00716A3D">
          <w:rPr>
            <w:rFonts w:ascii="TimesLTMM" w:hAnsi="TimesLTMM" w:cs="TimesLTMM"/>
            <w:sz w:val="20"/>
            <w:szCs w:val="20"/>
          </w:rPr>
          <w:t>r</w:t>
        </w:r>
        <w:r w:rsidR="00716A3D">
          <w:rPr>
            <w:rFonts w:ascii="TimesLTMM_1_201" w:hAnsi="TimesLTMM_1_201" w:cs="TimesLTMM_1_201"/>
            <w:sz w:val="20"/>
            <w:szCs w:val="20"/>
          </w:rPr>
          <w:t>u</w:t>
        </w:r>
        <w:r w:rsidR="00716A3D">
          <w:rPr>
            <w:rFonts w:ascii="TimesLTMM" w:hAnsi="TimesLTMM" w:cs="TimesLTMM"/>
            <w:sz w:val="20"/>
            <w:szCs w:val="20"/>
          </w:rPr>
          <w:t xml:space="preserve">g </w:t>
        </w:r>
        <w:r w:rsidR="00716A3D">
          <w:rPr>
            <w:rFonts w:ascii="TimesLTMM_1_134" w:hAnsi="TimesLTMM_1_134" w:cs="TimesLTMM_1_134"/>
            <w:sz w:val="20"/>
            <w:szCs w:val="20"/>
          </w:rPr>
          <w:t>d</w:t>
        </w:r>
        <w:r w:rsidR="00716A3D">
          <w:rPr>
            <w:rFonts w:ascii="TimesLTMM" w:hAnsi="TimesLTMM" w:cs="TimesLTMM"/>
            <w:sz w:val="20"/>
            <w:szCs w:val="20"/>
          </w:rPr>
          <w:t xml:space="preserve">iscovery, </w:t>
        </w:r>
        <w:r w:rsidR="00716A3D">
          <w:rPr>
            <w:rFonts w:ascii="TimesLTMM_1_467" w:hAnsi="TimesLTMM_1_467" w:cs="TimesLTMM_1_467"/>
            <w:sz w:val="20"/>
            <w:szCs w:val="20"/>
          </w:rPr>
          <w:t>G</w:t>
        </w:r>
        <w:r w:rsidR="00716A3D">
          <w:rPr>
            <w:rFonts w:ascii="TimesLTMM" w:hAnsi="TimesLTMM" w:cs="TimesLTMM"/>
            <w:sz w:val="20"/>
            <w:szCs w:val="20"/>
          </w:rPr>
          <w:t>P</w:t>
        </w:r>
        <w:r w:rsidR="00716A3D">
          <w:rPr>
            <w:rFonts w:ascii="TimesLTMM_1_534" w:hAnsi="TimesLTMM_1_534" w:cs="TimesLTMM_1_534"/>
            <w:sz w:val="20"/>
            <w:szCs w:val="20"/>
          </w:rPr>
          <w:t>C</w:t>
        </w:r>
        <w:r w:rsidR="00716A3D">
          <w:rPr>
            <w:rFonts w:ascii="TimesLTMM" w:hAnsi="TimesLTMM" w:cs="TimesLTMM"/>
            <w:sz w:val="20"/>
            <w:szCs w:val="20"/>
          </w:rPr>
          <w:t xml:space="preserve">R </w:t>
        </w:r>
        <w:r w:rsidR="00716A3D">
          <w:rPr>
            <w:rFonts w:ascii="TimesLTMM_1_534" w:hAnsi="TimesLTMM_1_534" w:cs="TimesLTMM_1_534"/>
            <w:sz w:val="20"/>
            <w:szCs w:val="20"/>
          </w:rPr>
          <w:t>t</w:t>
        </w:r>
        <w:r w:rsidR="00716A3D">
          <w:rPr>
            <w:rFonts w:ascii="TimesLTMM" w:hAnsi="TimesLTMM" w:cs="TimesLTMM"/>
            <w:sz w:val="20"/>
            <w:szCs w:val="20"/>
          </w:rPr>
          <w:t>arge</w:t>
        </w:r>
        <w:r w:rsidR="00716A3D">
          <w:rPr>
            <w:rFonts w:ascii="TimesLTMM_1_534" w:hAnsi="TimesLTMM_1_534" w:cs="TimesLTMM_1_534"/>
            <w:sz w:val="20"/>
            <w:szCs w:val="20"/>
          </w:rPr>
          <w:t>t</w:t>
        </w:r>
        <w:r w:rsidR="00716A3D">
          <w:rPr>
            <w:rFonts w:ascii="TimesLTMM" w:hAnsi="TimesLTMM" w:cs="TimesLTMM"/>
            <w:sz w:val="20"/>
            <w:szCs w:val="20"/>
          </w:rPr>
          <w:t>s re</w:t>
        </w:r>
        <w:r w:rsidR="00716A3D">
          <w:rPr>
            <w:rFonts w:ascii="TimesLTMM_1_134" w:hAnsi="TimesLTMM_1_134" w:cs="TimesLTMM_1_134"/>
            <w:sz w:val="20"/>
            <w:szCs w:val="20"/>
          </w:rPr>
          <w:t>p</w:t>
        </w:r>
        <w:r w:rsidR="00716A3D">
          <w:rPr>
            <w:rFonts w:ascii="TimesLTMM" w:hAnsi="TimesLTMM" w:cs="TimesLTMM"/>
            <w:sz w:val="20"/>
            <w:szCs w:val="20"/>
          </w:rPr>
          <w:t>rese</w:t>
        </w:r>
        <w:r w:rsidR="00716A3D">
          <w:rPr>
            <w:rFonts w:ascii="TimesLTMM_1_467" w:hAnsi="TimesLTMM_1_467" w:cs="TimesLTMM_1_467"/>
            <w:sz w:val="20"/>
            <w:szCs w:val="20"/>
          </w:rPr>
          <w:t>n</w:t>
        </w:r>
        <w:r w:rsidR="00716A3D">
          <w:rPr>
            <w:rFonts w:ascii="TimesLTMM_1_534" w:hAnsi="TimesLTMM_1_534" w:cs="TimesLTMM_1_534"/>
            <w:sz w:val="20"/>
            <w:szCs w:val="20"/>
          </w:rPr>
          <w:t xml:space="preserve">t </w:t>
        </w:r>
        <w:r w:rsidR="00716A3D">
          <w:rPr>
            <w:rFonts w:ascii="TimesLTMM_1_201" w:hAnsi="TimesLTMM_1_201" w:cs="TimesLTMM_1_201"/>
            <w:sz w:val="20"/>
            <w:szCs w:val="20"/>
          </w:rPr>
          <w:t>u</w:t>
        </w:r>
        <w:r w:rsidR="00716A3D">
          <w:rPr>
            <w:rFonts w:ascii="TimesLTMM_1_134" w:hAnsi="TimesLTMM_1_134" w:cs="TimesLTMM_1_134"/>
            <w:sz w:val="20"/>
            <w:szCs w:val="20"/>
          </w:rPr>
          <w:t xml:space="preserve">p </w:t>
        </w:r>
        <w:r w:rsidR="00716A3D">
          <w:rPr>
            <w:rFonts w:ascii="TimesLTMM_1_534" w:hAnsi="TimesLTMM_1_534" w:cs="TimesLTMM_1_534"/>
            <w:sz w:val="20"/>
            <w:szCs w:val="20"/>
          </w:rPr>
          <w:t>t</w:t>
        </w:r>
        <w:r w:rsidR="00716A3D">
          <w:rPr>
            <w:rFonts w:ascii="TimesLTMM" w:hAnsi="TimesLTMM" w:cs="TimesLTMM"/>
            <w:sz w:val="20"/>
            <w:szCs w:val="20"/>
          </w:rPr>
          <w:t>o 30</w:t>
        </w:r>
        <w:r w:rsidR="00716A3D">
          <w:rPr>
            <w:rFonts w:ascii="TimesLTMM_1_68" w:hAnsi="TimesLTMM_1_68" w:cs="TimesLTMM_1_68"/>
            <w:sz w:val="20"/>
            <w:szCs w:val="20"/>
          </w:rPr>
          <w:t xml:space="preserve">% </w:t>
        </w:r>
        <w:r w:rsidR="00716A3D">
          <w:rPr>
            <w:rFonts w:ascii="TimesLTMM" w:hAnsi="TimesLTMM" w:cs="TimesLTMM"/>
            <w:sz w:val="20"/>
            <w:szCs w:val="20"/>
          </w:rPr>
          <w:t xml:space="preserve">of </w:t>
        </w:r>
        <w:r w:rsidR="00716A3D">
          <w:rPr>
            <w:rFonts w:ascii="TimesLTMM_1_534" w:hAnsi="TimesLTMM_1_534" w:cs="TimesLTMM_1_534"/>
            <w:sz w:val="20"/>
            <w:szCs w:val="20"/>
          </w:rPr>
          <w:t>t</w:t>
        </w:r>
        <w:r w:rsidR="00716A3D">
          <w:rPr>
            <w:rFonts w:ascii="TimesLTMM_1_267" w:hAnsi="TimesLTMM_1_267" w:cs="TimesLTMM_1_267"/>
            <w:sz w:val="20"/>
            <w:szCs w:val="20"/>
          </w:rPr>
          <w:t>h</w:t>
        </w:r>
        <w:r w:rsidR="00716A3D">
          <w:rPr>
            <w:rFonts w:ascii="TimesLTMM" w:hAnsi="TimesLTMM" w:cs="TimesLTMM"/>
            <w:sz w:val="20"/>
            <w:szCs w:val="20"/>
          </w:rPr>
          <w:t xml:space="preserve">e </w:t>
        </w:r>
        <w:r w:rsidR="00716A3D">
          <w:rPr>
            <w:rFonts w:ascii="TimesLTMM_1_134" w:hAnsi="TimesLTMM_1_134" w:cs="TimesLTMM_1_134"/>
            <w:sz w:val="20"/>
            <w:szCs w:val="20"/>
          </w:rPr>
          <w:t>p</w:t>
        </w:r>
        <w:r w:rsidR="00716A3D">
          <w:rPr>
            <w:rFonts w:ascii="TimesLTMM" w:hAnsi="TimesLTMM" w:cs="TimesLTMM"/>
            <w:sz w:val="20"/>
            <w:szCs w:val="20"/>
          </w:rPr>
          <w:t>or</w:t>
        </w:r>
        <w:r w:rsidR="00716A3D">
          <w:rPr>
            <w:rFonts w:ascii="TimesLTMM_1_534" w:hAnsi="TimesLTMM_1_534" w:cs="TimesLTMM_1_534"/>
            <w:sz w:val="20"/>
            <w:szCs w:val="20"/>
          </w:rPr>
          <w:t>t</w:t>
        </w:r>
        <w:r w:rsidR="00716A3D">
          <w:rPr>
            <w:rFonts w:ascii="TimesLTMM" w:hAnsi="TimesLTMM" w:cs="TimesLTMM"/>
            <w:sz w:val="20"/>
            <w:szCs w:val="20"/>
          </w:rPr>
          <w:t xml:space="preserve">folio of </w:t>
        </w:r>
        <w:r w:rsidR="00716A3D">
          <w:rPr>
            <w:rFonts w:ascii="TimesLTMM_1_134" w:hAnsi="TimesLTMM_1_134" w:cs="TimesLTMM_1_134"/>
            <w:sz w:val="20"/>
            <w:szCs w:val="20"/>
          </w:rPr>
          <w:t>m</w:t>
        </w:r>
        <w:r w:rsidR="00716A3D">
          <w:rPr>
            <w:rFonts w:ascii="TimesLTMM" w:hAnsi="TimesLTMM" w:cs="TimesLTMM"/>
            <w:sz w:val="20"/>
            <w:szCs w:val="20"/>
          </w:rPr>
          <w:t>a</w:t>
        </w:r>
        <w:r w:rsidR="00716A3D">
          <w:rPr>
            <w:rFonts w:ascii="TimesLTMM_1_467" w:hAnsi="TimesLTMM_1_467" w:cs="TimesLTMM_1_467"/>
            <w:sz w:val="20"/>
            <w:szCs w:val="20"/>
          </w:rPr>
          <w:t>n</w:t>
        </w:r>
        <w:r w:rsidR="00716A3D">
          <w:rPr>
            <w:rFonts w:ascii="TimesLTMM" w:hAnsi="TimesLTMM" w:cs="TimesLTMM"/>
            <w:sz w:val="20"/>
            <w:szCs w:val="20"/>
          </w:rPr>
          <w:t>y</w:t>
        </w:r>
      </w:ins>
      <w:ins w:id="174" w:author="Abraham Yosipof" w:date="2017-09-14T21:04:00Z">
        <w:r w:rsidR="00716A3D">
          <w:rPr>
            <w:rFonts w:ascii="TimesLTMM" w:hAnsi="TimesLTMM" w:cs="TimesLTMM"/>
            <w:sz w:val="20"/>
            <w:szCs w:val="20"/>
          </w:rPr>
          <w:t xml:space="preserve"> </w:t>
        </w:r>
      </w:ins>
      <w:ins w:id="175" w:author="Abraham Yosipof" w:date="2017-09-14T21:03:00Z">
        <w:r w:rsidR="00716A3D">
          <w:rPr>
            <w:rFonts w:ascii="TimesLTMM_1_134" w:hAnsi="TimesLTMM_1_134" w:cs="TimesLTMM_1_134"/>
            <w:sz w:val="20"/>
            <w:szCs w:val="20"/>
          </w:rPr>
          <w:t>p</w:t>
        </w:r>
        <w:r w:rsidR="00716A3D">
          <w:rPr>
            <w:rFonts w:ascii="TimesLTMM_1_267" w:hAnsi="TimesLTMM_1_267" w:cs="TimesLTMM_1_267"/>
            <w:sz w:val="20"/>
            <w:szCs w:val="20"/>
          </w:rPr>
          <w:t>h</w:t>
        </w:r>
        <w:r w:rsidR="00716A3D">
          <w:rPr>
            <w:rFonts w:ascii="TimesLTMM" w:hAnsi="TimesLTMM" w:cs="TimesLTMM"/>
            <w:sz w:val="20"/>
            <w:szCs w:val="20"/>
          </w:rPr>
          <w:t>ar</w:t>
        </w:r>
        <w:r w:rsidR="00716A3D">
          <w:rPr>
            <w:rFonts w:ascii="TimesLTMM_1_134" w:hAnsi="TimesLTMM_1_134" w:cs="TimesLTMM_1_134"/>
            <w:sz w:val="20"/>
            <w:szCs w:val="20"/>
          </w:rPr>
          <w:t>m</w:t>
        </w:r>
        <w:r w:rsidR="00716A3D">
          <w:rPr>
            <w:rFonts w:ascii="TimesLTMM" w:hAnsi="TimesLTMM" w:cs="TimesLTMM"/>
            <w:sz w:val="20"/>
            <w:szCs w:val="20"/>
          </w:rPr>
          <w:t>ace</w:t>
        </w:r>
        <w:r w:rsidR="00716A3D">
          <w:rPr>
            <w:rFonts w:ascii="TimesLTMM_1_201" w:hAnsi="TimesLTMM_1_201" w:cs="TimesLTMM_1_201"/>
            <w:sz w:val="20"/>
            <w:szCs w:val="20"/>
          </w:rPr>
          <w:t>u</w:t>
        </w:r>
        <w:r w:rsidR="00716A3D">
          <w:rPr>
            <w:rFonts w:ascii="TimesLTMM_1_534" w:hAnsi="TimesLTMM_1_534" w:cs="TimesLTMM_1_534"/>
            <w:sz w:val="20"/>
            <w:szCs w:val="20"/>
          </w:rPr>
          <w:t>t</w:t>
        </w:r>
        <w:r w:rsidR="00716A3D">
          <w:rPr>
            <w:rFonts w:ascii="TimesLTMM" w:hAnsi="TimesLTMM" w:cs="TimesLTMM"/>
            <w:sz w:val="20"/>
            <w:szCs w:val="20"/>
          </w:rPr>
          <w:t>ical co</w:t>
        </w:r>
        <w:r w:rsidR="00716A3D">
          <w:rPr>
            <w:rFonts w:ascii="TimesLTMM_1_134" w:hAnsi="TimesLTMM_1_134" w:cs="TimesLTMM_1_134"/>
            <w:sz w:val="20"/>
            <w:szCs w:val="20"/>
          </w:rPr>
          <w:t>mp</w:t>
        </w:r>
        <w:r w:rsidR="00716A3D">
          <w:rPr>
            <w:rFonts w:ascii="TimesLTMM" w:hAnsi="TimesLTMM" w:cs="TimesLTMM"/>
            <w:sz w:val="20"/>
            <w:szCs w:val="20"/>
          </w:rPr>
          <w:t>a</w:t>
        </w:r>
        <w:r w:rsidR="00716A3D">
          <w:rPr>
            <w:rFonts w:ascii="TimesLTMM_1_467" w:hAnsi="TimesLTMM_1_467" w:cs="TimesLTMM_1_467"/>
            <w:sz w:val="20"/>
            <w:szCs w:val="20"/>
          </w:rPr>
          <w:t>n</w:t>
        </w:r>
        <w:r w:rsidR="00716A3D">
          <w:rPr>
            <w:rFonts w:ascii="TimesLTMM" w:hAnsi="TimesLTMM" w:cs="TimesLTMM"/>
            <w:sz w:val="20"/>
            <w:szCs w:val="20"/>
          </w:rPr>
          <w:t xml:space="preserve">ies </w:t>
        </w:r>
        <w:r w:rsidR="00716A3D">
          <w:rPr>
            <w:rFonts w:ascii="TimesLTMM" w:hAnsi="TimesLTMM" w:cs="TimesLTMM"/>
            <w:sz w:val="14"/>
            <w:szCs w:val="14"/>
          </w:rPr>
          <w:t>[4]</w:t>
        </w:r>
        <w:r w:rsidR="00716A3D">
          <w:rPr>
            <w:rFonts w:ascii="TimesLTMM" w:hAnsi="TimesLTMM" w:cs="TimesLTMM"/>
            <w:sz w:val="20"/>
            <w:szCs w:val="20"/>
          </w:rPr>
          <w:t>.</w:t>
        </w:r>
      </w:ins>
      <w:commentRangeEnd w:id="157"/>
      <w:ins w:id="176" w:author="Abraham Yosipof" w:date="2017-09-14T21:06:00Z">
        <w:r w:rsidR="00716A3D">
          <w:rPr>
            <w:rStyle w:val="CommentReference"/>
          </w:rPr>
          <w:commentReference w:id="157"/>
        </w:r>
      </w:ins>
    </w:p>
    <w:p w14:paraId="4DF84E24" w14:textId="57BB535E" w:rsidR="00F76223" w:rsidRDefault="00F76223" w:rsidP="007A1597">
      <w:pPr>
        <w:pStyle w:val="Heading3"/>
      </w:pPr>
      <w:r>
        <w:t>Compound Features</w:t>
      </w:r>
      <w:bookmarkEnd w:id="149"/>
    </w:p>
    <w:p w14:paraId="2EC509BB" w14:textId="7B260990" w:rsidR="00B02A7F" w:rsidRDefault="00B02A7F" w:rsidP="007A1597">
      <w:r>
        <w:t>The features are common industry characteristics of compounds. For example, a list of features used in one of the experiments included:</w:t>
      </w:r>
    </w:p>
    <w:p w14:paraId="4EE62F16" w14:textId="3C125523" w:rsidR="00B02A7F" w:rsidRDefault="00F76223" w:rsidP="007A1597">
      <w:r>
        <w:t>5-HT1A, ALogP98</w:t>
      </w:r>
      <w:r w:rsidR="00E51782" w:rsidRPr="00E51782">
        <w:t>, Apol, Formal</w:t>
      </w:r>
      <w:r>
        <w:t xml:space="preserve"> </w:t>
      </w:r>
      <w:r w:rsidR="00E51782" w:rsidRPr="00E51782">
        <w:t>Charge, Coord</w:t>
      </w:r>
      <w:r>
        <w:t xml:space="preserve"> </w:t>
      </w:r>
      <w:r w:rsidR="00E51782" w:rsidRPr="00E51782">
        <w:t>Dimension, Is</w:t>
      </w:r>
      <w:r>
        <w:t xml:space="preserve"> </w:t>
      </w:r>
      <w:r w:rsidR="00E51782" w:rsidRPr="00E51782">
        <w:t>Chiral, LogD, Molecular</w:t>
      </w:r>
      <w:r>
        <w:t xml:space="preserve"> </w:t>
      </w:r>
      <w:r w:rsidR="00E51782" w:rsidRPr="00E51782">
        <w:t>Weight, Molecular</w:t>
      </w:r>
      <w:r>
        <w:t xml:space="preserve"> </w:t>
      </w:r>
      <w:r w:rsidR="00E51782" w:rsidRPr="00E51782">
        <w:t>Mass, Molecular</w:t>
      </w:r>
      <w:r>
        <w:t xml:space="preserve"> </w:t>
      </w:r>
      <w:r w:rsidR="00E51782" w:rsidRPr="00E51782">
        <w:t>Solubility, VSA</w:t>
      </w:r>
      <w:r>
        <w:t xml:space="preserve"> </w:t>
      </w:r>
      <w:r w:rsidR="00E51782" w:rsidRPr="00E51782">
        <w:t>Total</w:t>
      </w:r>
      <w:r>
        <w:t xml:space="preserve"> </w:t>
      </w:r>
      <w:r w:rsidR="00E51782" w:rsidRPr="00E51782">
        <w:t>Area, HBA</w:t>
      </w:r>
      <w:r>
        <w:t xml:space="preserve"> </w:t>
      </w:r>
      <w:r w:rsidR="00E51782" w:rsidRPr="00E51782">
        <w:t>Count, HBD</w:t>
      </w:r>
      <w:r>
        <w:t xml:space="preserve"> </w:t>
      </w:r>
      <w:r w:rsidR="00E51782" w:rsidRPr="00E51782">
        <w:t>Count, NPlusO</w:t>
      </w:r>
      <w:r>
        <w:t xml:space="preserve"> </w:t>
      </w:r>
      <w:r w:rsidR="00E51782" w:rsidRPr="00E51782">
        <w:t>Count, Num</w:t>
      </w:r>
      <w:r>
        <w:t xml:space="preserve">ber of </w:t>
      </w:r>
      <w:r w:rsidR="00E51782" w:rsidRPr="00E51782">
        <w:t>Atoms, Num</w:t>
      </w:r>
      <w:r>
        <w:t xml:space="preserve">ber of Bonds, Number of Hydrogens, Number of </w:t>
      </w:r>
      <w:r w:rsidR="00E51782" w:rsidRPr="00E51782">
        <w:t>Explicit</w:t>
      </w:r>
      <w:r>
        <w:t xml:space="preserve"> </w:t>
      </w:r>
      <w:r w:rsidR="00E51782" w:rsidRPr="00E51782">
        <w:t xml:space="preserve">Hydrogens, </w:t>
      </w:r>
      <w:r>
        <w:t xml:space="preserve">Number of </w:t>
      </w:r>
      <w:r w:rsidR="00E51782" w:rsidRPr="00E51782">
        <w:t>Explicit</w:t>
      </w:r>
      <w:r>
        <w:t xml:space="preserve"> </w:t>
      </w:r>
      <w:r w:rsidR="00E51782" w:rsidRPr="00E51782">
        <w:t xml:space="preserve">Atoms, </w:t>
      </w:r>
      <w:r>
        <w:t xml:space="preserve">Number of </w:t>
      </w:r>
      <w:r w:rsidR="00E51782" w:rsidRPr="00E51782">
        <w:t>Explicit</w:t>
      </w:r>
      <w:r>
        <w:t xml:space="preserve"> </w:t>
      </w:r>
      <w:r w:rsidR="00E51782" w:rsidRPr="00E51782">
        <w:t xml:space="preserve">Bonds, </w:t>
      </w:r>
      <w:r>
        <w:t xml:space="preserve">Number of </w:t>
      </w:r>
      <w:r w:rsidR="00E51782" w:rsidRPr="00E51782">
        <w:t>Positive</w:t>
      </w:r>
      <w:r>
        <w:t xml:space="preserve"> </w:t>
      </w:r>
      <w:r w:rsidR="00E51782" w:rsidRPr="00E51782">
        <w:t xml:space="preserve">Atoms, </w:t>
      </w:r>
      <w:r>
        <w:t xml:space="preserve">Number of </w:t>
      </w:r>
      <w:r w:rsidR="00E51782" w:rsidRPr="00E51782">
        <w:t>Negative</w:t>
      </w:r>
      <w:r>
        <w:t xml:space="preserve"> </w:t>
      </w:r>
      <w:r w:rsidR="00E51782" w:rsidRPr="00E51782">
        <w:t xml:space="preserve">Atoms, </w:t>
      </w:r>
      <w:r>
        <w:t xml:space="preserve">Number of </w:t>
      </w:r>
      <w:r w:rsidR="00E51782" w:rsidRPr="00E51782">
        <w:t>Spiro</w:t>
      </w:r>
      <w:r>
        <w:t xml:space="preserve"> </w:t>
      </w:r>
      <w:r w:rsidR="00E51782" w:rsidRPr="00E51782">
        <w:t xml:space="preserve">Atoms, </w:t>
      </w:r>
      <w:r>
        <w:t xml:space="preserve">Number of </w:t>
      </w:r>
      <w:r w:rsidR="00E51782" w:rsidRPr="00E51782">
        <w:t>Bridge</w:t>
      </w:r>
      <w:r>
        <w:t xml:space="preserve"> </w:t>
      </w:r>
      <w:r w:rsidR="00E51782" w:rsidRPr="00E51782">
        <w:t>Head</w:t>
      </w:r>
      <w:r>
        <w:t xml:space="preserve"> </w:t>
      </w:r>
      <w:r w:rsidR="00E51782" w:rsidRPr="00E51782">
        <w:t xml:space="preserve">Atoms, </w:t>
      </w:r>
      <w:r>
        <w:t xml:space="preserve">Number of </w:t>
      </w:r>
      <w:r w:rsidR="00E51782" w:rsidRPr="00E51782">
        <w:t>Ring</w:t>
      </w:r>
      <w:r>
        <w:t xml:space="preserve"> </w:t>
      </w:r>
      <w:r w:rsidR="00E51782" w:rsidRPr="00E51782">
        <w:t xml:space="preserve">Bonds, </w:t>
      </w:r>
      <w:r>
        <w:t xml:space="preserve">Number of </w:t>
      </w:r>
      <w:r w:rsidR="00E51782" w:rsidRPr="00E51782">
        <w:t>Rotatable</w:t>
      </w:r>
      <w:r>
        <w:t xml:space="preserve"> </w:t>
      </w:r>
      <w:r w:rsidR="00E51782" w:rsidRPr="00E51782">
        <w:t xml:space="preserve">Bonds, </w:t>
      </w:r>
      <w:r>
        <w:t xml:space="preserve">Number of </w:t>
      </w:r>
      <w:r w:rsidR="00E51782" w:rsidRPr="00E51782">
        <w:t>Aromatic</w:t>
      </w:r>
      <w:r>
        <w:t xml:space="preserve"> </w:t>
      </w:r>
      <w:r w:rsidR="00E51782" w:rsidRPr="00E51782">
        <w:t xml:space="preserve">Bonds, </w:t>
      </w:r>
      <w:r>
        <w:t xml:space="preserve">Number of </w:t>
      </w:r>
      <w:r w:rsidR="00E51782" w:rsidRPr="00E51782">
        <w:t>Bridge</w:t>
      </w:r>
      <w:r>
        <w:t xml:space="preserve"> </w:t>
      </w:r>
      <w:r w:rsidR="00E51782" w:rsidRPr="00E51782">
        <w:t xml:space="preserve">Bonds, </w:t>
      </w:r>
      <w:r>
        <w:t xml:space="preserve">Number of </w:t>
      </w:r>
      <w:r w:rsidR="00E51782" w:rsidRPr="00E51782">
        <w:t xml:space="preserve">Rings, </w:t>
      </w:r>
      <w:r>
        <w:t xml:space="preserve">Number of </w:t>
      </w:r>
      <w:r w:rsidR="00E51782" w:rsidRPr="00E51782">
        <w:t>Aromatic</w:t>
      </w:r>
      <w:r>
        <w:t xml:space="preserve"> </w:t>
      </w:r>
      <w:r w:rsidR="00E51782" w:rsidRPr="00E51782">
        <w:t xml:space="preserve">Rings, </w:t>
      </w:r>
      <w:r>
        <w:t xml:space="preserve">Number of </w:t>
      </w:r>
      <w:r w:rsidR="00E51782" w:rsidRPr="00E51782">
        <w:t>Ring</w:t>
      </w:r>
      <w:r>
        <w:t xml:space="preserve"> </w:t>
      </w:r>
      <w:r w:rsidR="00E51782" w:rsidRPr="00E51782">
        <w:t xml:space="preserve">Assemblies, </w:t>
      </w:r>
      <w:r>
        <w:t xml:space="preserve">Number of </w:t>
      </w:r>
      <w:r w:rsidR="00E51782" w:rsidRPr="00E51782">
        <w:t xml:space="preserve">Rings3, </w:t>
      </w:r>
      <w:r>
        <w:t xml:space="preserve">Number of </w:t>
      </w:r>
      <w:r w:rsidR="00E51782" w:rsidRPr="00E51782">
        <w:t xml:space="preserve">Rings4, </w:t>
      </w:r>
      <w:r>
        <w:t xml:space="preserve">Number of </w:t>
      </w:r>
      <w:r w:rsidR="00E51782" w:rsidRPr="00E51782">
        <w:t xml:space="preserve">Rings5, </w:t>
      </w:r>
      <w:r>
        <w:t xml:space="preserve">Number of </w:t>
      </w:r>
      <w:r w:rsidR="00E51782" w:rsidRPr="00E51782">
        <w:t xml:space="preserve">Rings6, </w:t>
      </w:r>
      <w:r>
        <w:t xml:space="preserve">Number of </w:t>
      </w:r>
      <w:r w:rsidR="00E51782" w:rsidRPr="00E51782">
        <w:t xml:space="preserve">Rings7, </w:t>
      </w:r>
      <w:r>
        <w:t xml:space="preserve">Number of </w:t>
      </w:r>
      <w:r w:rsidR="00E51782" w:rsidRPr="00E51782">
        <w:t xml:space="preserve">Rings8, </w:t>
      </w:r>
      <w:r>
        <w:t xml:space="preserve">Number of </w:t>
      </w:r>
      <w:r w:rsidR="00E51782" w:rsidRPr="00E51782">
        <w:t xml:space="preserve">Rings9Plus, </w:t>
      </w:r>
      <w:r>
        <w:t xml:space="preserve">Number of </w:t>
      </w:r>
      <w:r w:rsidR="00E51782" w:rsidRPr="00E51782">
        <w:t xml:space="preserve">Chains, </w:t>
      </w:r>
      <w:r>
        <w:t xml:space="preserve">Number of </w:t>
      </w:r>
      <w:r w:rsidR="00E51782" w:rsidRPr="00E51782">
        <w:t>Chain</w:t>
      </w:r>
      <w:r>
        <w:t xml:space="preserve"> </w:t>
      </w:r>
      <w:r w:rsidR="00E51782" w:rsidRPr="00E51782">
        <w:t xml:space="preserve">Assemblies, </w:t>
      </w:r>
      <w:r>
        <w:t xml:space="preserve">Number of </w:t>
      </w:r>
      <w:r w:rsidR="00E51782" w:rsidRPr="00E51782">
        <w:t xml:space="preserve">Fragments, </w:t>
      </w:r>
      <w:r>
        <w:t xml:space="preserve">Number of </w:t>
      </w:r>
      <w:r w:rsidR="00E51782" w:rsidRPr="00E51782">
        <w:t>Complexed</w:t>
      </w:r>
      <w:r>
        <w:t xml:space="preserve"> </w:t>
      </w:r>
      <w:r w:rsidR="00E51782" w:rsidRPr="00E51782">
        <w:t xml:space="preserve">Fragments, </w:t>
      </w:r>
      <w:r>
        <w:t xml:space="preserve">Number of </w:t>
      </w:r>
      <w:r w:rsidR="00E51782" w:rsidRPr="00E51782">
        <w:t>Metal</w:t>
      </w:r>
      <w:r>
        <w:t xml:space="preserve"> </w:t>
      </w:r>
      <w:r w:rsidR="00E51782" w:rsidRPr="00E51782">
        <w:t xml:space="preserve">Atoms, </w:t>
      </w:r>
      <w:r>
        <w:t xml:space="preserve">Number of </w:t>
      </w:r>
      <w:r w:rsidR="00E51782" w:rsidRPr="00E51782">
        <w:t xml:space="preserve">SGroups, </w:t>
      </w:r>
      <w:r>
        <w:lastRenderedPageBreak/>
        <w:t xml:space="preserve">Number of </w:t>
      </w:r>
      <w:r w:rsidR="00E51782" w:rsidRPr="00E51782">
        <w:t>Super</w:t>
      </w:r>
      <w:r>
        <w:t xml:space="preserve"> </w:t>
      </w:r>
      <w:r w:rsidR="00E51782" w:rsidRPr="00E51782">
        <w:t xml:space="preserve">atoms, </w:t>
      </w:r>
      <w:r>
        <w:t xml:space="preserve">Number of </w:t>
      </w:r>
      <w:r w:rsidR="00E51782" w:rsidRPr="00E51782">
        <w:t xml:space="preserve">Isotopes, </w:t>
      </w:r>
      <w:r>
        <w:t xml:space="preserve">Number of </w:t>
      </w:r>
      <w:r w:rsidR="00E51782" w:rsidRPr="00E51782">
        <w:t>Custom</w:t>
      </w:r>
      <w:r>
        <w:t xml:space="preserve"> </w:t>
      </w:r>
      <w:r w:rsidR="00E51782" w:rsidRPr="00E51782">
        <w:t xml:space="preserve">Data, </w:t>
      </w:r>
      <w:r>
        <w:t xml:space="preserve">Number of </w:t>
      </w:r>
      <w:r w:rsidR="00E51782" w:rsidRPr="00E51782">
        <w:t>Pi</w:t>
      </w:r>
      <w:r>
        <w:t xml:space="preserve"> </w:t>
      </w:r>
      <w:r w:rsidR="00E51782" w:rsidRPr="00E51782">
        <w:t xml:space="preserve">Bonds, </w:t>
      </w:r>
      <w:r>
        <w:t xml:space="preserve">Number of </w:t>
      </w:r>
      <w:r w:rsidR="00E51782" w:rsidRPr="00E51782">
        <w:t>Repeat</w:t>
      </w:r>
      <w:r>
        <w:t xml:space="preserve"> </w:t>
      </w:r>
      <w:r w:rsidR="00E51782" w:rsidRPr="00E51782">
        <w:t xml:space="preserve">Units, </w:t>
      </w:r>
      <w:r>
        <w:t xml:space="preserve">Number of </w:t>
      </w:r>
      <w:r w:rsidR="00E51782" w:rsidRPr="00E51782">
        <w:t xml:space="preserve">V3000Templates, </w:t>
      </w:r>
      <w:r>
        <w:t xml:space="preserve">Number of </w:t>
      </w:r>
      <w:r w:rsidR="00E51782" w:rsidRPr="00E51782">
        <w:t>R</w:t>
      </w:r>
      <w:r>
        <w:t xml:space="preserve"> </w:t>
      </w:r>
      <w:r w:rsidR="00E51782" w:rsidRPr="00E51782">
        <w:t>Group</w:t>
      </w:r>
      <w:r>
        <w:t xml:space="preserve"> </w:t>
      </w:r>
      <w:r w:rsidR="00E51782" w:rsidRPr="00E51782">
        <w:t xml:space="preserve">Fragments, </w:t>
      </w:r>
      <w:r>
        <w:t xml:space="preserve">Number of </w:t>
      </w:r>
      <w:r w:rsidR="00E51782" w:rsidRPr="00E51782">
        <w:t>Stereo</w:t>
      </w:r>
      <w:r>
        <w:t xml:space="preserve"> </w:t>
      </w:r>
      <w:r w:rsidR="00E51782" w:rsidRPr="00E51782">
        <w:t xml:space="preserve">Atoms, </w:t>
      </w:r>
      <w:r>
        <w:t xml:space="preserve">Number of </w:t>
      </w:r>
      <w:r w:rsidR="00E51782" w:rsidRPr="00E51782">
        <w:t>Stereo</w:t>
      </w:r>
      <w:r>
        <w:t xml:space="preserve"> </w:t>
      </w:r>
      <w:r w:rsidR="00E51782" w:rsidRPr="00E51782">
        <w:t xml:space="preserve">Bonds, </w:t>
      </w:r>
      <w:r>
        <w:t xml:space="preserve">Number of </w:t>
      </w:r>
      <w:r w:rsidR="00E51782" w:rsidRPr="00E51782">
        <w:t>Single</w:t>
      </w:r>
      <w:r>
        <w:t xml:space="preserve"> </w:t>
      </w:r>
      <w:r w:rsidR="00E51782" w:rsidRPr="00E51782">
        <w:t xml:space="preserve">Bonds, </w:t>
      </w:r>
      <w:r>
        <w:t xml:space="preserve">Number of </w:t>
      </w:r>
      <w:r w:rsidR="00E51782" w:rsidRPr="00E51782">
        <w:t>Double</w:t>
      </w:r>
      <w:r>
        <w:t xml:space="preserve"> </w:t>
      </w:r>
      <w:r w:rsidR="00E51782" w:rsidRPr="00E51782">
        <w:t xml:space="preserve">Bonds, </w:t>
      </w:r>
      <w:r>
        <w:t xml:space="preserve">Number of </w:t>
      </w:r>
      <w:r w:rsidR="00E51782" w:rsidRPr="00E51782">
        <w:t>Triple</w:t>
      </w:r>
      <w:r>
        <w:t xml:space="preserve"> </w:t>
      </w:r>
      <w:r w:rsidR="00E51782" w:rsidRPr="00E51782">
        <w:t xml:space="preserve">Bonds, </w:t>
      </w:r>
      <w:r>
        <w:t xml:space="preserve">Number of </w:t>
      </w:r>
      <w:r w:rsidR="00E51782" w:rsidRPr="00E51782">
        <w:t>Aliphatic</w:t>
      </w:r>
      <w:r>
        <w:t xml:space="preserve"> </w:t>
      </w:r>
      <w:r w:rsidR="00E51782" w:rsidRPr="00E51782">
        <w:t>Single</w:t>
      </w:r>
      <w:r>
        <w:t xml:space="preserve"> </w:t>
      </w:r>
      <w:r w:rsidR="00E51782" w:rsidRPr="00E51782">
        <w:t xml:space="preserve">Bonds, </w:t>
      </w:r>
      <w:r>
        <w:t xml:space="preserve">Number of </w:t>
      </w:r>
      <w:r w:rsidR="00E51782" w:rsidRPr="00E51782">
        <w:t>Aliphatic</w:t>
      </w:r>
      <w:r>
        <w:t xml:space="preserve"> </w:t>
      </w:r>
      <w:r w:rsidR="00E51782" w:rsidRPr="00E51782">
        <w:t>Double</w:t>
      </w:r>
      <w:r>
        <w:t xml:space="preserve"> </w:t>
      </w:r>
      <w:r w:rsidR="00E51782" w:rsidRPr="00E51782">
        <w:t xml:space="preserve">Bonds, </w:t>
      </w:r>
      <w:r>
        <w:t xml:space="preserve">Number of </w:t>
      </w:r>
      <w:r w:rsidR="00E51782" w:rsidRPr="00E51782">
        <w:t>Unknown</w:t>
      </w:r>
      <w:r>
        <w:t xml:space="preserve"> </w:t>
      </w:r>
      <w:r w:rsidR="00E51782" w:rsidRPr="00E51782">
        <w:t>Stereo</w:t>
      </w:r>
      <w:r>
        <w:t xml:space="preserve"> </w:t>
      </w:r>
      <w:r w:rsidR="00E51782" w:rsidRPr="00E51782">
        <w:t xml:space="preserve">Atoms, </w:t>
      </w:r>
      <w:r>
        <w:t xml:space="preserve">Number of </w:t>
      </w:r>
      <w:r w:rsidR="00E51782" w:rsidRPr="00E51782">
        <w:t>Unknown</w:t>
      </w:r>
      <w:r>
        <w:t xml:space="preserve"> </w:t>
      </w:r>
      <w:r w:rsidR="00E51782" w:rsidRPr="00E51782">
        <w:t>Stereo</w:t>
      </w:r>
      <w:r>
        <w:t xml:space="preserve"> </w:t>
      </w:r>
      <w:r w:rsidR="00E51782" w:rsidRPr="00E51782">
        <w:t xml:space="preserve">Bonds, </w:t>
      </w:r>
      <w:r>
        <w:t xml:space="preserve">Number of </w:t>
      </w:r>
      <w:r w:rsidR="00E51782" w:rsidRPr="00E51782">
        <w:t>Dative</w:t>
      </w:r>
      <w:r>
        <w:t xml:space="preserve"> </w:t>
      </w:r>
      <w:r w:rsidR="00E51782" w:rsidRPr="00E51782">
        <w:t xml:space="preserve">Bonds, </w:t>
      </w:r>
      <w:r>
        <w:t xml:space="preserve">Number of </w:t>
      </w:r>
      <w:r w:rsidR="00E51782" w:rsidRPr="00E51782">
        <w:t>Hydrogen</w:t>
      </w:r>
      <w:r>
        <w:t xml:space="preserve"> </w:t>
      </w:r>
      <w:r w:rsidR="00E51782" w:rsidRPr="00E51782">
        <w:t xml:space="preserve">Bonds, </w:t>
      </w:r>
      <w:r>
        <w:t xml:space="preserve">Number of </w:t>
      </w:r>
      <w:r w:rsidR="00E51782" w:rsidRPr="00E51782">
        <w:t>Allene</w:t>
      </w:r>
      <w:r>
        <w:t xml:space="preserve"> </w:t>
      </w:r>
      <w:r w:rsidR="00E51782" w:rsidRPr="00E51782">
        <w:t>Stereo</w:t>
      </w:r>
      <w:r>
        <w:t xml:space="preserve"> </w:t>
      </w:r>
      <w:r w:rsidR="00E51782" w:rsidRPr="00E51782">
        <w:t xml:space="preserve">Centers, </w:t>
      </w:r>
      <w:r>
        <w:t xml:space="preserve">Number of </w:t>
      </w:r>
      <w:r w:rsidR="00E51782" w:rsidRPr="00E51782">
        <w:t>Atropisomer</w:t>
      </w:r>
      <w:r>
        <w:t xml:space="preserve"> </w:t>
      </w:r>
      <w:r w:rsidR="005151ED">
        <w:t>Centers and</w:t>
      </w:r>
      <w:r w:rsidR="00E51782" w:rsidRPr="00E51782">
        <w:t xml:space="preserve"> </w:t>
      </w:r>
      <w:r>
        <w:t xml:space="preserve">Number of </w:t>
      </w:r>
      <w:r w:rsidR="00E51782" w:rsidRPr="00E51782">
        <w:t>Axial</w:t>
      </w:r>
      <w:r>
        <w:t xml:space="preserve"> </w:t>
      </w:r>
      <w:r w:rsidR="00E51782" w:rsidRPr="00E51782">
        <w:t>Stereo</w:t>
      </w:r>
      <w:r>
        <w:t>.</w:t>
      </w:r>
    </w:p>
    <w:p w14:paraId="0952A529" w14:textId="7703B864" w:rsidR="00F76223" w:rsidRDefault="00F76223" w:rsidP="007A1597">
      <w:r>
        <w:t xml:space="preserve">The large number of features gives the feature selection process enough space to search in and the number of samples allows the dimensionality reduction to converge on the axis of the selected dimensions. </w:t>
      </w:r>
    </w:p>
    <w:p w14:paraId="3CEA7C3E" w14:textId="380EBCC5" w:rsidR="00B02A7F" w:rsidRDefault="00F76223" w:rsidP="007A1597">
      <w:pPr>
        <w:pStyle w:val="Heading3"/>
      </w:pPr>
      <w:bookmarkStart w:id="177" w:name="_Toc493047690"/>
      <w:r>
        <w:t>Tagging</w:t>
      </w:r>
      <w:bookmarkEnd w:id="177"/>
    </w:p>
    <w:p w14:paraId="4ED44BC5" w14:textId="69016A28" w:rsidR="00B02A7F" w:rsidRDefault="00F76223" w:rsidP="007A1597">
      <w:r>
        <w:t xml:space="preserve">The tagged compounds carry the information of the effect of the compound. </w:t>
      </w:r>
      <w:r w:rsidR="00151961">
        <w:t xml:space="preserve">The compounds in the database are tagged with the </w:t>
      </w:r>
      <w:r w:rsidR="008F4971">
        <w:t>organic compound they effect which are:</w:t>
      </w:r>
    </w:p>
    <w:p w14:paraId="1FFDE2EE" w14:textId="2A71C3C5" w:rsidR="008F4971" w:rsidRDefault="008F4971" w:rsidP="007A1597">
      <w:pPr>
        <w:pStyle w:val="Heading4"/>
      </w:pPr>
      <w:r>
        <w:t>Dopamine</w:t>
      </w:r>
    </w:p>
    <w:p w14:paraId="4C73ADF6" w14:textId="0727CAA0" w:rsidR="008F4971" w:rsidRDefault="008F4971">
      <w:r>
        <w:t>Dopamine is an organic chemical that</w:t>
      </w:r>
      <w:r w:rsidR="00684E63">
        <w:t xml:space="preserve"> is excreted by individual cells and</w:t>
      </w:r>
      <w:r>
        <w:t xml:space="preserve"> plays several important roles in both the brain and the body. In the brain, dopamine functions as a neurotransmitter which is a chemical released by nerve cells to send signals to other nerve cells. One of the few distinct dopamine pathways in the brain plays a major role in reward-motivated behavior and most types of rewards (winning a bet or sugar rush) increase the level of dopamine in the brain. Many addictive drugs increase dopamine neuronal activity.</w:t>
      </w:r>
    </w:p>
    <w:p w14:paraId="5F7DC00B" w14:textId="262C695E" w:rsidR="008F4971" w:rsidRDefault="008F4971">
      <w:r>
        <w:t>Dopamine functions outside the central nervous system primarily as a local chemical messenger. It inhibits norepinephrine release in blood vessels; it increases sodium excretion and urine output in the kidneys and reduces insulin production</w:t>
      </w:r>
      <w:r w:rsidR="00684E63">
        <w:t xml:space="preserve"> in the pancreas. Dopamine </w:t>
      </w:r>
      <w:r>
        <w:t>reduces gastrointestinal motility</w:t>
      </w:r>
      <w:r w:rsidR="00684E63">
        <w:t xml:space="preserve"> in the digestive system, and reduces the activity of lymphocytes in the immune system</w:t>
      </w:r>
    </w:p>
    <w:p w14:paraId="697034D4" w14:textId="39C92E1E" w:rsidR="008F4971" w:rsidRPr="008F4971" w:rsidRDefault="00684E63" w:rsidP="007A1597">
      <w:r>
        <w:t>The Dopamine system is associated with s</w:t>
      </w:r>
      <w:r w:rsidR="008F4971">
        <w:t xml:space="preserve">everal important diseases of the nervous system and some of the key </w:t>
      </w:r>
      <w:r>
        <w:t>medicinal compounds</w:t>
      </w:r>
      <w:r w:rsidR="008F4971">
        <w:t xml:space="preserve"> used to treat them work by altering the effects of dopamine. Parkinson's disease</w:t>
      </w:r>
      <w:r>
        <w:t>,</w:t>
      </w:r>
      <w:r w:rsidR="008F4971">
        <w:t xml:space="preserve"> schizophrenia and attention deficit hyperactivity disorder (ADHD) are associated with </w:t>
      </w:r>
      <w:r>
        <w:t>unregulated dopamine activity.</w:t>
      </w:r>
    </w:p>
    <w:p w14:paraId="452605BA" w14:textId="77430ED2" w:rsidR="00B02A7F" w:rsidRDefault="00684E63" w:rsidP="007A1597">
      <w:pPr>
        <w:pStyle w:val="Heading4"/>
      </w:pPr>
      <w:r>
        <w:t>A</w:t>
      </w:r>
      <w:r w:rsidRPr="00684E63">
        <w:t>drenoceptors</w:t>
      </w:r>
    </w:p>
    <w:p w14:paraId="44D42D68" w14:textId="7B0D27EC" w:rsidR="00684E63" w:rsidRDefault="00684E63" w:rsidP="007A1597">
      <w:r>
        <w:t>A</w:t>
      </w:r>
      <w:r w:rsidRPr="00684E63">
        <w:t xml:space="preserve">drenergic receptors (or adrenoceptors) are a class of </w:t>
      </w:r>
      <w:r>
        <w:t>cell</w:t>
      </w:r>
      <w:r w:rsidRPr="00684E63">
        <w:t xml:space="preserve"> receptors that are targets of the catecholamines, especially norepinephrine (noradrenaline) and epinephrine (adrenaline).</w:t>
      </w:r>
      <w:r>
        <w:t xml:space="preserve"> </w:t>
      </w:r>
      <w:proofErr w:type="gramStart"/>
      <w:r>
        <w:t>An</w:t>
      </w:r>
      <w:proofErr w:type="gramEnd"/>
      <w:r w:rsidRPr="00684E63">
        <w:t xml:space="preserve"> catecholamine</w:t>
      </w:r>
      <w:r>
        <w:t xml:space="preserve"> binding</w:t>
      </w:r>
      <w:r w:rsidRPr="00684E63">
        <w:t xml:space="preserve"> to the receptor will generally stimulate </w:t>
      </w:r>
      <w:r>
        <w:t xml:space="preserve">the sympathetic nervous system </w:t>
      </w:r>
      <w:r w:rsidR="00910F48">
        <w:t>which causes</w:t>
      </w:r>
      <w:r w:rsidRPr="00684E63">
        <w:t xml:space="preserve"> includes dilating the pupils, increasing heart rate, mobilizing energy, and diverting blood flow from non-essential organs to skeletal muscle</w:t>
      </w:r>
      <w:r w:rsidR="00910F48">
        <w:t xml:space="preserve"> (a fight or flight response)</w:t>
      </w:r>
      <w:r w:rsidRPr="00684E63">
        <w:t>.</w:t>
      </w:r>
    </w:p>
    <w:p w14:paraId="5B2D29BE" w14:textId="77777777" w:rsidR="00910F48" w:rsidRDefault="00910F48" w:rsidP="007A1597">
      <w:pPr>
        <w:pStyle w:val="Heading4"/>
      </w:pPr>
      <w:r w:rsidRPr="00910F48">
        <w:t xml:space="preserve">Histamine </w:t>
      </w:r>
    </w:p>
    <w:p w14:paraId="42C19380" w14:textId="042BA011" w:rsidR="00910F48" w:rsidRDefault="00910F48" w:rsidP="007A1597">
      <w:r w:rsidRPr="00910F48">
        <w:t xml:space="preserve">Histamine is an organic compound </w:t>
      </w:r>
      <w:r>
        <w:t>taking part in</w:t>
      </w:r>
      <w:r w:rsidRPr="00910F48">
        <w:t xml:space="preserve"> local immune responses as well as regulating physiological function in the </w:t>
      </w:r>
      <w:r>
        <w:t>gastro intestines</w:t>
      </w:r>
      <w:r w:rsidRPr="00910F48">
        <w:t xml:space="preserve"> and acting as a neu</w:t>
      </w:r>
      <w:r>
        <w:t xml:space="preserve">rotransmitter for the uterus and </w:t>
      </w:r>
      <w:r w:rsidRPr="00910F48">
        <w:t>is involved in the inflammatory</w:t>
      </w:r>
      <w:r>
        <w:t xml:space="preserve"> response. </w:t>
      </w:r>
      <w:r w:rsidRPr="00910F48">
        <w:t>Histamine increases the permeability of the capillaries to white blood cells and some proteins, to allow them to engage pathogens in the infected tissues</w:t>
      </w:r>
      <w:r>
        <w:t xml:space="preserve"> and</w:t>
      </w:r>
      <w:r w:rsidRPr="00910F48">
        <w:t xml:space="preserve"> is produced by basophils and by mast cells found in nearby connective tissues.</w:t>
      </w:r>
    </w:p>
    <w:p w14:paraId="18A850F8" w14:textId="7D20C507" w:rsidR="00910F48" w:rsidRDefault="00910F48" w:rsidP="007A1597">
      <w:pPr>
        <w:pStyle w:val="Heading4"/>
      </w:pPr>
      <w:r>
        <w:lastRenderedPageBreak/>
        <w:t>Muscarinic</w:t>
      </w:r>
    </w:p>
    <w:p w14:paraId="5DD267DB" w14:textId="71A05E02" w:rsidR="00910F48" w:rsidRDefault="00910F48">
      <w:r>
        <w:t>Muscarinic acetylcholine receptors are acetylcholine receptors in the cell membranes of certain neurons and other cells. Muscarinic acetylcholine receptors act as the main end-receptor stimulated by acetylcholine released from postganglionic fibers in the parasympathetic nervous system.</w:t>
      </w:r>
    </w:p>
    <w:p w14:paraId="6D6264B5" w14:textId="2D2B1DBF" w:rsidR="00910F48" w:rsidRDefault="00910F48" w:rsidP="007A1597">
      <w:r>
        <w:t>Muscarinic receptors are more sensitive to muscarine than to nicotine and many drugs and other substances (for example pilocarpine and scopolamine) manipulate these two distinct receptors by acting as selective agonists or antagonists.</w:t>
      </w:r>
    </w:p>
    <w:p w14:paraId="6A20F88F" w14:textId="2B165938" w:rsidR="00910F48" w:rsidRDefault="00910F48" w:rsidP="007A1597">
      <w:pPr>
        <w:pStyle w:val="Heading4"/>
      </w:pPr>
      <w:r>
        <w:t>S</w:t>
      </w:r>
      <w:r w:rsidRPr="00910F48">
        <w:t>erotonin</w:t>
      </w:r>
    </w:p>
    <w:p w14:paraId="39C9AEE9" w14:textId="6E284C98" w:rsidR="00910F48" w:rsidRDefault="00910F48">
      <w:r>
        <w:t>Serotonin is</w:t>
      </w:r>
      <w:r w:rsidR="00522E40">
        <w:t xml:space="preserve"> a monoamine neurotransmitter that can be b</w:t>
      </w:r>
      <w:r>
        <w:t>iochemic</w:t>
      </w:r>
      <w:r w:rsidR="00522E40">
        <w:t>ally derived from tryptophan. S</w:t>
      </w:r>
      <w:r>
        <w:t xml:space="preserve">erotonin is primarily found in the gastrointestinal tract (GI tract), blood platelets, and the central nervous system (CNS) of animals, including humans. It is </w:t>
      </w:r>
      <w:r w:rsidR="00C55A09">
        <w:t>generally</w:t>
      </w:r>
      <w:r w:rsidR="00620BB5">
        <w:t xml:space="preserve"> </w:t>
      </w:r>
      <w:r w:rsidR="00DF55AA">
        <w:t>accepted as</w:t>
      </w:r>
      <w:r>
        <w:t xml:space="preserve"> a contributor to feelings </w:t>
      </w:r>
      <w:r w:rsidR="00C55A09">
        <w:t>of well-being and happiness.</w:t>
      </w:r>
    </w:p>
    <w:p w14:paraId="0947E37C" w14:textId="2DCAC6C3" w:rsidR="00910F48" w:rsidRDefault="00C579CC" w:rsidP="00910F48">
      <w:r>
        <w:t>Serotonin</w:t>
      </w:r>
      <w:r w:rsidR="00910F48">
        <w:t xml:space="preserve"> is used to regulate intestinal movement</w:t>
      </w:r>
      <w:r w:rsidR="00C55A09">
        <w:t>s as well as regulate</w:t>
      </w:r>
      <w:r w:rsidR="00910F48">
        <w:t xml:space="preserve"> mood</w:t>
      </w:r>
      <w:r w:rsidR="00C55A09">
        <w:t>s</w:t>
      </w:r>
      <w:r w:rsidR="00910F48">
        <w:t xml:space="preserve">, </w:t>
      </w:r>
      <w:r w:rsidR="00C55A09">
        <w:t xml:space="preserve">the appetite </w:t>
      </w:r>
      <w:r w:rsidR="00910F48">
        <w:t xml:space="preserve">and sleep. Serotonin </w:t>
      </w:r>
      <w:r w:rsidR="00C55A09">
        <w:t>effects</w:t>
      </w:r>
      <w:r w:rsidR="00910F48">
        <w:t xml:space="preserve"> cognitive functions, including memory and learning. Modulation of serotonin at synapses is thought to be a major action of several classes of pharmacological antidepressants.</w:t>
      </w:r>
    </w:p>
    <w:p w14:paraId="25EEC06C" w14:textId="238C5C16" w:rsidR="00910F48" w:rsidRDefault="009C5E13" w:rsidP="00910F48">
      <w:r>
        <w:t>The system is required to apply the tags mentioned above with as high a probability as possible on the untagged compounds.</w:t>
      </w:r>
    </w:p>
    <w:p w14:paraId="415EEFB5" w14:textId="6235993C" w:rsidR="00D10D1B" w:rsidRDefault="00D10D1B" w:rsidP="00D10D1B">
      <w:pPr>
        <w:pStyle w:val="Heading2"/>
        <w:numPr>
          <w:ilvl w:val="1"/>
          <w:numId w:val="58"/>
        </w:numPr>
      </w:pPr>
      <w:bookmarkStart w:id="178" w:name="_Toc493047691"/>
      <w:r>
        <w:t>Operational Requirements</w:t>
      </w:r>
      <w:bookmarkEnd w:id="178"/>
    </w:p>
    <w:p w14:paraId="2EB6AFFF" w14:textId="17AB5EAE" w:rsidR="00D10D1B" w:rsidRDefault="00D10D1B" w:rsidP="007A1597">
      <w:r>
        <w:t>The system, however complex in its implementation, has a very simple operational r</w:t>
      </w:r>
      <w:r w:rsidR="00C870E9">
        <w:t>equirement to fulfill which is:</w:t>
      </w:r>
    </w:p>
    <w:p w14:paraId="50152FAC" w14:textId="6C5E915A" w:rsidR="00BC2437" w:rsidRPr="007A1597" w:rsidRDefault="00BC2437" w:rsidP="007A1597">
      <w:pPr>
        <w:rPr>
          <w:i/>
          <w:iCs/>
        </w:rPr>
      </w:pPr>
      <w:r w:rsidRPr="007A1597">
        <w:rPr>
          <w:b/>
          <w:bCs/>
          <w:i/>
          <w:iCs/>
        </w:rPr>
        <w:t xml:space="preserve">The system shall analyze large corpus of compound data and generate recommendations </w:t>
      </w:r>
      <w:proofErr w:type="gramStart"/>
      <w:r w:rsidRPr="007A1597">
        <w:rPr>
          <w:b/>
          <w:bCs/>
          <w:i/>
          <w:iCs/>
        </w:rPr>
        <w:t>with regard to</w:t>
      </w:r>
      <w:proofErr w:type="gramEnd"/>
      <w:r w:rsidRPr="007A1597">
        <w:rPr>
          <w:b/>
          <w:bCs/>
          <w:i/>
          <w:iCs/>
        </w:rPr>
        <w:t xml:space="preserve"> the applicability of analyzed compounds as candidates for preclinical trials.</w:t>
      </w:r>
    </w:p>
    <w:p w14:paraId="238A2B45" w14:textId="079365B9" w:rsidR="0080351A" w:rsidRDefault="0008166F" w:rsidP="007A1597">
      <w:pPr>
        <w:pStyle w:val="Heading2"/>
        <w:numPr>
          <w:ilvl w:val="1"/>
          <w:numId w:val="58"/>
        </w:numPr>
      </w:pPr>
      <w:bookmarkStart w:id="179" w:name="_Toc489124827"/>
      <w:bookmarkStart w:id="180" w:name="_Toc489124956"/>
      <w:bookmarkStart w:id="181" w:name="_Toc489129942"/>
      <w:bookmarkStart w:id="182" w:name="_Toc489130072"/>
      <w:bookmarkStart w:id="183" w:name="_Toc489130731"/>
      <w:bookmarkStart w:id="184" w:name="_Toc489131218"/>
      <w:bookmarkStart w:id="185" w:name="_Toc493047692"/>
      <w:bookmarkEnd w:id="179"/>
      <w:bookmarkEnd w:id="180"/>
      <w:bookmarkEnd w:id="181"/>
      <w:bookmarkEnd w:id="182"/>
      <w:bookmarkEnd w:id="183"/>
      <w:bookmarkEnd w:id="184"/>
      <w:r>
        <w:t>Context</w:t>
      </w:r>
      <w:r w:rsidR="0080351A">
        <w:t xml:space="preserve"> </w:t>
      </w:r>
      <w:bookmarkStart w:id="186" w:name="_Toc488420177"/>
      <w:r w:rsidR="0080351A">
        <w:t>Analysis</w:t>
      </w:r>
      <w:bookmarkEnd w:id="185"/>
      <w:bookmarkEnd w:id="186"/>
    </w:p>
    <w:p w14:paraId="3CB22B3F" w14:textId="4C484340" w:rsidR="00C870E9" w:rsidRPr="007A1597" w:rsidRDefault="00C870E9" w:rsidP="007A1597">
      <w:pPr>
        <w:pStyle w:val="Heading3"/>
      </w:pPr>
      <w:bookmarkStart w:id="187" w:name="_Toc493047693"/>
      <w:r>
        <w:t>Corpus</w:t>
      </w:r>
      <w:bookmarkEnd w:id="187"/>
    </w:p>
    <w:p w14:paraId="28A5874E" w14:textId="718953D8" w:rsidR="0008166F" w:rsidRDefault="0008166F" w:rsidP="007A1597">
      <w:r>
        <w:t>The system operates within the context of a pharmaceutical company with a pre-existing corpus of analyzed compounds and a pool of potential compounds from which to select candidates for preclinical trials.</w:t>
      </w:r>
      <w:r w:rsidR="00B80092">
        <w:t xml:space="preserve"> The </w:t>
      </w:r>
      <w:r w:rsidR="001D67AC">
        <w:t xml:space="preserve">corpus of the compounds </w:t>
      </w:r>
      <w:r w:rsidR="00C870E9">
        <w:t>must</w:t>
      </w:r>
      <w:r w:rsidR="001D67AC">
        <w:t xml:space="preserve"> be in a size (number of compounds * number of features) which will both provide the algorithm with enough data to provide meaningful results and </w:t>
      </w:r>
      <w:r w:rsidR="00C870E9">
        <w:t>small enough for the algorithm to converge on a solution in a frame of time which allow the researchers to use it as a decision support system.</w:t>
      </w:r>
    </w:p>
    <w:p w14:paraId="3C6285F9" w14:textId="6C28AD72" w:rsidR="00C870E9" w:rsidRDefault="00C870E9" w:rsidP="007A1597">
      <w:pPr>
        <w:pStyle w:val="Heading3"/>
      </w:pPr>
      <w:bookmarkStart w:id="188" w:name="_Toc493047694"/>
      <w:r>
        <w:t>Timeliness</w:t>
      </w:r>
      <w:bookmarkEnd w:id="188"/>
    </w:p>
    <w:p w14:paraId="7144716E" w14:textId="235746E0" w:rsidR="0008166F" w:rsidRDefault="0008166F" w:rsidP="007A1597">
      <w:r>
        <w:t>The system is to be used as a non-real-time support system. This means it will perform its function in parallel to the function of an active research and development team and augment its capabilities with decision support capabilities.</w:t>
      </w:r>
    </w:p>
    <w:p w14:paraId="6646D611" w14:textId="5F9AEB49" w:rsidR="00C870E9" w:rsidRDefault="00C870E9" w:rsidP="007A1597">
      <w:pPr>
        <w:pStyle w:val="Heading3"/>
      </w:pPr>
      <w:bookmarkStart w:id="189" w:name="_Toc493047695"/>
      <w:r>
        <w:t>Personnel and Infrastructure Qualifications</w:t>
      </w:r>
      <w:bookmarkEnd w:id="189"/>
    </w:p>
    <w:p w14:paraId="69C08EB5" w14:textId="77777777" w:rsidR="0008166F" w:rsidRDefault="0008166F" w:rsidP="007A1597">
      <w:r>
        <w:t>The system is to be used by specifically trained personnel so it has no strict user experience limitations on the learning curve it incurs.</w:t>
      </w:r>
    </w:p>
    <w:p w14:paraId="1B2F9870" w14:textId="40883045" w:rsidR="0008166F" w:rsidRDefault="0008166F" w:rsidP="007A1597">
      <w:r>
        <w:t>The system, being software based, is agnostic to the hardware it runs on and can be executed in various environments such as cloud environment or on-premise environment.</w:t>
      </w:r>
    </w:p>
    <w:p w14:paraId="43B09F68" w14:textId="7A44485E" w:rsidR="00C870E9" w:rsidRDefault="00C870E9" w:rsidP="007A1597">
      <w:pPr>
        <w:pStyle w:val="Heading2"/>
        <w:numPr>
          <w:ilvl w:val="1"/>
          <w:numId w:val="58"/>
        </w:numPr>
      </w:pPr>
      <w:bookmarkStart w:id="190" w:name="_Toc493047696"/>
      <w:r>
        <w:lastRenderedPageBreak/>
        <w:t>System Model</w:t>
      </w:r>
      <w:bookmarkEnd w:id="190"/>
    </w:p>
    <w:p w14:paraId="28994027" w14:textId="2A9CE490" w:rsidR="009D21DF" w:rsidRDefault="009D21DF" w:rsidP="007A1597">
      <w:r>
        <w:t xml:space="preserve">The </w:t>
      </w:r>
      <w:r w:rsidR="008711EF">
        <w:t xml:space="preserve">bottom level </w:t>
      </w:r>
      <w:r>
        <w:t xml:space="preserve">capabilities of the system (described graphically in </w:t>
      </w:r>
      <w:r w:rsidR="008711EF">
        <w:fldChar w:fldCharType="begin"/>
      </w:r>
      <w:r w:rsidR="008711EF">
        <w:instrText xml:space="preserve"> REF _Ref489021278 \h </w:instrText>
      </w:r>
      <w:r w:rsidR="008711EF">
        <w:fldChar w:fldCharType="separate"/>
      </w:r>
      <w:r w:rsidR="00C119D8">
        <w:t xml:space="preserve">Figure </w:t>
      </w:r>
      <w:r w:rsidR="00C119D8">
        <w:rPr>
          <w:noProof/>
        </w:rPr>
        <w:t>5</w:t>
      </w:r>
      <w:r w:rsidR="008711EF">
        <w:fldChar w:fldCharType="end"/>
      </w:r>
      <w:r w:rsidR="008711EF">
        <w:t>) are as follows:</w:t>
      </w:r>
    </w:p>
    <w:p w14:paraId="6DEF3221" w14:textId="1BB6FA11" w:rsidR="008711EF" w:rsidRDefault="008711EF" w:rsidP="007A1597">
      <w:pPr>
        <w:pStyle w:val="Heading3"/>
      </w:pPr>
      <w:bookmarkStart w:id="191" w:name="_Toc493047697"/>
      <w:r>
        <w:t>Dimensionality Reduction</w:t>
      </w:r>
      <w:bookmarkEnd w:id="191"/>
    </w:p>
    <w:p w14:paraId="55A4174F" w14:textId="3B495233" w:rsidR="008711EF" w:rsidRDefault="008711EF" w:rsidP="007A1597">
      <w:r>
        <w:t>In the context of our system the dimensionality reduction serves dual purpose. In addition to making the data more comprehensible it allows for the distance between compounds to be processed in a way which puts emphasis on closeness, which I critical to the system which uses a nearest neighbor as a selection metric.</w:t>
      </w:r>
    </w:p>
    <w:p w14:paraId="0181D332" w14:textId="32015311" w:rsidR="008711EF" w:rsidRDefault="008711EF" w:rsidP="007A1597">
      <w:pPr>
        <w:pStyle w:val="Heading3"/>
      </w:pPr>
      <w:bookmarkStart w:id="192" w:name="_Toc493047698"/>
      <w:r>
        <w:t>Quality Factor</w:t>
      </w:r>
      <w:bookmarkEnd w:id="192"/>
    </w:p>
    <w:p w14:paraId="77DC73B0" w14:textId="40284257" w:rsidR="008711EF" w:rsidRDefault="008711EF" w:rsidP="007A1597">
      <w:r>
        <w:t>The ability to attribute a certain mapping with a quality factor is critical to determine whether the results can be counted on. There are two processes which need to be measured for quality for the process to be successful:</w:t>
      </w:r>
    </w:p>
    <w:p w14:paraId="6385E190" w14:textId="64EEE2E7" w:rsidR="008711EF" w:rsidRDefault="008711EF" w:rsidP="007A1597">
      <w:pPr>
        <w:pStyle w:val="ListParagraph"/>
        <w:numPr>
          <w:ilvl w:val="0"/>
          <w:numId w:val="68"/>
        </w:numPr>
      </w:pPr>
      <w:r>
        <w:t xml:space="preserve">Clustering: this is measured by the relative change in the distances between points – points </w:t>
      </w:r>
      <w:r w:rsidRPr="007A1597">
        <w:rPr>
          <w:b/>
          <w:bCs/>
          <w:i/>
          <w:iCs/>
        </w:rPr>
        <w:t>a</w:t>
      </w:r>
      <w:r>
        <w:t xml:space="preserve"> and </w:t>
      </w:r>
      <w:r w:rsidR="009A794F" w:rsidRPr="007A1597">
        <w:rPr>
          <w:b/>
          <w:bCs/>
          <w:i/>
          <w:iCs/>
        </w:rPr>
        <w:t>b</w:t>
      </w:r>
      <w:r>
        <w:t xml:space="preserve"> which were closer together than points </w:t>
      </w:r>
      <w:r w:rsidRPr="007A1597">
        <w:rPr>
          <w:b/>
          <w:bCs/>
          <w:i/>
          <w:iCs/>
        </w:rPr>
        <w:t>c</w:t>
      </w:r>
      <w:r>
        <w:t xml:space="preserve"> and </w:t>
      </w:r>
      <w:r w:rsidRPr="007A1597">
        <w:rPr>
          <w:b/>
          <w:bCs/>
          <w:i/>
          <w:iCs/>
        </w:rPr>
        <w:t>d</w:t>
      </w:r>
      <w:r>
        <w:t xml:space="preserve"> in the original space should be closer in the </w:t>
      </w:r>
      <w:r w:rsidR="009A794F">
        <w:t>mapped lower dimension space.</w:t>
      </w:r>
    </w:p>
    <w:p w14:paraId="3B83B679" w14:textId="3FE0F529" w:rsidR="009A794F" w:rsidRDefault="009A794F" w:rsidP="007A1597">
      <w:pPr>
        <w:pStyle w:val="ListParagraph"/>
        <w:numPr>
          <w:ilvl w:val="0"/>
          <w:numId w:val="68"/>
        </w:numPr>
      </w:pPr>
      <w:r>
        <w:t>Classification: This is measured by the probability of a tagged point having a nearest neighbor with the same tag.</w:t>
      </w:r>
    </w:p>
    <w:p w14:paraId="3429EE20" w14:textId="156D1AD1" w:rsidR="009A794F" w:rsidRDefault="009A794F" w:rsidP="007A1597">
      <w:pPr>
        <w:pStyle w:val="Heading3"/>
      </w:pPr>
      <w:bookmarkStart w:id="193" w:name="_Toc493047699"/>
      <w:r>
        <w:t>Progressive Filtering</w:t>
      </w:r>
      <w:bookmarkEnd w:id="193"/>
    </w:p>
    <w:p w14:paraId="1E379F74" w14:textId="67EA279B" w:rsidR="009A794F" w:rsidRDefault="009A794F" w:rsidP="007A1597">
      <w:r>
        <w:t>The projection created for certain sets of features should be progressively filtered so better and better feature sets are used.</w:t>
      </w:r>
    </w:p>
    <w:p w14:paraId="31D26BB9" w14:textId="77777777" w:rsidR="009D21DF" w:rsidRDefault="009D21DF">
      <w:pPr>
        <w:keepNext/>
      </w:pPr>
      <w:r>
        <w:rPr>
          <w:noProof/>
        </w:rPr>
        <w:drawing>
          <wp:inline distT="0" distB="0" distL="0" distR="0" wp14:anchorId="1844CCE3" wp14:editId="01CADF2F">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9468986" w14:textId="1DD9CF3F" w:rsidR="009D21DF" w:rsidRDefault="009D21DF" w:rsidP="007A1597">
      <w:pPr>
        <w:pStyle w:val="Caption"/>
        <w:jc w:val="center"/>
      </w:pPr>
      <w:bookmarkStart w:id="194" w:name="_Ref489021278"/>
      <w:bookmarkStart w:id="195" w:name="_Toc490320157"/>
      <w:r>
        <w:t xml:space="preserve">Figure </w:t>
      </w:r>
      <w:fldSimple w:instr=" SEQ Figure \* ARABIC ">
        <w:r w:rsidR="00C119D8">
          <w:rPr>
            <w:noProof/>
          </w:rPr>
          <w:t>5</w:t>
        </w:r>
      </w:fldSimple>
      <w:bookmarkEnd w:id="194"/>
      <w:r>
        <w:t xml:space="preserve"> Capabilities</w:t>
      </w:r>
      <w:bookmarkEnd w:id="195"/>
    </w:p>
    <w:p w14:paraId="0B7BEC4B" w14:textId="77777777" w:rsidR="009D21DF" w:rsidRDefault="009D21DF" w:rsidP="007A1597">
      <w:r>
        <w:t>The system needs to be able to measure the distance effectively and for that purpose needs to intelligently reduce the dimensions of the data space (as opposed to simply assuming equal weight on each dimension) and measure the quality of the dimensionality reduction by using clustering algorithm on a-priori tagged data.</w:t>
      </w:r>
    </w:p>
    <w:p w14:paraId="334F6968" w14:textId="20983783" w:rsidR="009D21DF" w:rsidRPr="009D21DF" w:rsidRDefault="009D21DF" w:rsidP="007A1597">
      <w:r>
        <w:t>The system needs to select the tested features of the data out of a large field of diverse features. For that purpose, the feature selection mechanism needs to be adaptive and to be able to progressively improve while allowing for and fixing mistakes.</w:t>
      </w:r>
    </w:p>
    <w:p w14:paraId="2BCC3538" w14:textId="1BAC81BB" w:rsidR="00A05084" w:rsidRDefault="008119E0" w:rsidP="007A1597">
      <w:pPr>
        <w:rPr>
          <w:rFonts w:eastAsia="Times New Roman"/>
        </w:rPr>
      </w:pPr>
      <w:r>
        <w:rPr>
          <w:rFonts w:eastAsia="Times New Roman"/>
        </w:rPr>
        <w:lastRenderedPageBreak/>
        <w:t xml:space="preserve">The designed </w:t>
      </w:r>
      <w:r w:rsidR="0080351A">
        <w:rPr>
          <w:rFonts w:eastAsia="Times New Roman"/>
        </w:rPr>
        <w:t xml:space="preserve">decision support system </w:t>
      </w:r>
      <w:r>
        <w:rPr>
          <w:rFonts w:eastAsia="Times New Roman"/>
        </w:rPr>
        <w:t xml:space="preserve">is </w:t>
      </w:r>
      <w:r w:rsidR="00A05084">
        <w:rPr>
          <w:rFonts w:eastAsia="Times New Roman"/>
        </w:rPr>
        <w:t>currently demonstrated using a combination of MATLAB</w:t>
      </w:r>
      <w:r w:rsidR="00A45D6F">
        <w:rPr>
          <w:rFonts w:eastAsia="Times New Roman"/>
        </w:rPr>
        <w:t xml:space="preserve"> (preforming pre-processing and the enveloping optimization process)</w:t>
      </w:r>
      <w:r w:rsidR="00A05084">
        <w:rPr>
          <w:rFonts w:eastAsia="Times New Roman"/>
        </w:rPr>
        <w:t xml:space="preserve"> and </w:t>
      </w:r>
      <w:r w:rsidR="00A45D6F">
        <w:rPr>
          <w:rFonts w:eastAsia="Times New Roman"/>
        </w:rPr>
        <w:t>C++ code performing the dimensionality reduction process.</w:t>
      </w:r>
    </w:p>
    <w:p w14:paraId="5F2DD934" w14:textId="3D74F8A0" w:rsidR="00C870E9" w:rsidRDefault="00C870E9" w:rsidP="007A1597">
      <w:pPr>
        <w:rPr>
          <w:rFonts w:eastAsia="Times New Roman"/>
        </w:rPr>
      </w:pPr>
      <w:r>
        <w:rPr>
          <w:rFonts w:eastAsia="Times New Roman"/>
        </w:rPr>
        <w:t xml:space="preserve">As mentioned above the system’s goal is to cluster all potential compounds with the selected features in the way which will allow us to assume in the highest probability that the neighbor of a compound with desirable attributes is highly likely to share those attributes and the underlying assumption is that inside the data there are features which are pertinent to the classification of the compounds into classes of desired effect. </w:t>
      </w:r>
    </w:p>
    <w:p w14:paraId="7CF27A40" w14:textId="04081C4C" w:rsidR="00C870E9" w:rsidRDefault="00C870E9" w:rsidP="007A1597">
      <w:pPr>
        <w:rPr>
          <w:rFonts w:eastAsia="Times New Roman"/>
        </w:rPr>
      </w:pPr>
      <w:r>
        <w:rPr>
          <w:rFonts w:eastAsia="Times New Roman"/>
        </w:rPr>
        <w:t xml:space="preserve">The purpose behind the tool is to identify potentially effective compounds using previously known information about a small number of compounds. For example, if we can tag a few of the compounds we can – by association – estimate with a high probability of success whether the compounds near them in the resulting map (such as in </w:t>
      </w:r>
      <w:r w:rsidR="00C47F4B">
        <w:rPr>
          <w:rFonts w:eastAsia="Times New Roman"/>
        </w:rPr>
        <w:fldChar w:fldCharType="begin"/>
      </w:r>
      <w:r w:rsidR="00C47F4B">
        <w:rPr>
          <w:rFonts w:eastAsia="Times New Roman"/>
        </w:rPr>
        <w:instrText xml:space="preserve"> REF _Ref489007614 \h </w:instrText>
      </w:r>
      <w:r w:rsidR="00C47F4B">
        <w:rPr>
          <w:rFonts w:eastAsia="Times New Roman"/>
        </w:rPr>
      </w:r>
      <w:r w:rsidR="00C47F4B">
        <w:rPr>
          <w:rFonts w:eastAsia="Times New Roman"/>
        </w:rPr>
        <w:fldChar w:fldCharType="separate"/>
      </w:r>
      <w:r w:rsidR="00C119D8">
        <w:t>Figure 6 Compounds grouped by bitterness</w:t>
      </w:r>
      <w:r w:rsidR="00C47F4B">
        <w:rPr>
          <w:rFonts w:eastAsia="Times New Roman"/>
        </w:rPr>
        <w:fldChar w:fldCharType="end"/>
      </w:r>
      <w:r>
        <w:rPr>
          <w:rFonts w:eastAsia="Times New Roman"/>
        </w:rPr>
        <w:t>) have high effectiveness potential.</w:t>
      </w:r>
    </w:p>
    <w:p w14:paraId="0561E926" w14:textId="3B97CD5C" w:rsidR="00C870E9" w:rsidRDefault="00533D55">
      <w:pPr>
        <w:keepNext/>
        <w:suppressAutoHyphens/>
      </w:pPr>
      <w:r>
        <w:rPr>
          <w:noProof/>
        </w:rPr>
        <w:drawing>
          <wp:inline distT="0" distB="0" distL="0" distR="0" wp14:anchorId="692B4701" wp14:editId="5711D5AF">
            <wp:extent cx="5271770" cy="3567430"/>
            <wp:effectExtent l="0" t="0" r="5080" b="0"/>
            <wp:docPr id="30" name="Picture 30" descr="C:\Users\Shy Alon\AppData\Local\Microsoft\Windows\INetCache\Content.Word\bitter_0_q_0.653_q3_0.616_q5_0.578_trust_0.128_features_16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 Alon\AppData\Local\Microsoft\Windows\INetCache\Content.Word\bitter_0_q_0.653_q3_0.616_q5_0.578_trust_0.128_features_1649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567430"/>
                    </a:xfrm>
                    <a:prstGeom prst="rect">
                      <a:avLst/>
                    </a:prstGeom>
                    <a:noFill/>
                    <a:ln>
                      <a:noFill/>
                    </a:ln>
                  </pic:spPr>
                </pic:pic>
              </a:graphicData>
            </a:graphic>
          </wp:inline>
        </w:drawing>
      </w:r>
    </w:p>
    <w:p w14:paraId="7D48EBB2" w14:textId="3EECDB2F" w:rsidR="00C870E9" w:rsidRDefault="00C870E9" w:rsidP="007A1597">
      <w:pPr>
        <w:pStyle w:val="Caption"/>
        <w:jc w:val="center"/>
      </w:pPr>
      <w:bookmarkStart w:id="196" w:name="_Ref489007614"/>
      <w:r>
        <w:t xml:space="preserve">Figure </w:t>
      </w:r>
      <w:r w:rsidR="009D21DF">
        <w:t>6</w:t>
      </w:r>
      <w:r>
        <w:t xml:space="preserve"> Compounds grouped by bitterness</w:t>
      </w:r>
      <w:bookmarkEnd w:id="196"/>
    </w:p>
    <w:p w14:paraId="6E09AA76" w14:textId="7386E532" w:rsidR="00C47F4B" w:rsidRDefault="00C47F4B">
      <w:pPr>
        <w:rPr>
          <w:rFonts w:eastAsia="Times New Roman"/>
        </w:rPr>
      </w:pPr>
      <w:r>
        <w:rPr>
          <w:rFonts w:eastAsia="Times New Roman"/>
        </w:rPr>
        <w:t>Following is a graphical depiction (</w:t>
      </w:r>
      <w:r>
        <w:rPr>
          <w:rFonts w:eastAsia="Times New Roman"/>
        </w:rPr>
        <w:fldChar w:fldCharType="begin"/>
      </w:r>
      <w:r>
        <w:rPr>
          <w:rFonts w:eastAsia="Times New Roman"/>
        </w:rPr>
        <w:instrText xml:space="preserve"> REF _Ref489007926 \h </w:instrText>
      </w:r>
      <w:r>
        <w:rPr>
          <w:rFonts w:eastAsia="Times New Roman"/>
        </w:rPr>
      </w:r>
      <w:r>
        <w:rPr>
          <w:rFonts w:eastAsia="Times New Roman"/>
        </w:rPr>
        <w:fldChar w:fldCharType="separate"/>
      </w:r>
      <w:r w:rsidR="00C119D8">
        <w:t xml:space="preserve">Figure 7 </w:t>
      </w:r>
      <w:r w:rsidR="00C119D8" w:rsidRPr="00F22274">
        <w:t>t-SNE Optimization Algorithm</w:t>
      </w:r>
      <w:r>
        <w:rPr>
          <w:rFonts w:eastAsia="Times New Roman"/>
        </w:rPr>
        <w:fldChar w:fldCharType="end"/>
      </w:r>
      <w:r>
        <w:rPr>
          <w:rFonts w:eastAsia="Times New Roman"/>
        </w:rPr>
        <w:t>) of the system meeting the requirements described above. The system is comprised of 5 functional parts:</w:t>
      </w:r>
    </w:p>
    <w:p w14:paraId="03DD61CA" w14:textId="63396204" w:rsidR="00C47F4B" w:rsidRPr="00C47F4B" w:rsidRDefault="00C47F4B" w:rsidP="007A1597">
      <w:pPr>
        <w:pStyle w:val="ListParagraph"/>
        <w:numPr>
          <w:ilvl w:val="0"/>
          <w:numId w:val="63"/>
        </w:numPr>
        <w:rPr>
          <w:rFonts w:eastAsia="Times New Roman"/>
        </w:rPr>
      </w:pPr>
      <w:r w:rsidRPr="00C47F4B">
        <w:rPr>
          <w:rFonts w:eastAsia="Times New Roman"/>
        </w:rPr>
        <w:t>The input database which supplies the raw data to the system</w:t>
      </w:r>
      <w:r>
        <w:rPr>
          <w:rFonts w:eastAsia="Times New Roman"/>
        </w:rPr>
        <w:t xml:space="preserve"> – the feature information about the all compounds and the tagging information of previously tagged compounds</w:t>
      </w:r>
      <w:r w:rsidRPr="00C47F4B">
        <w:rPr>
          <w:rFonts w:eastAsia="Times New Roman"/>
        </w:rPr>
        <w:t>.</w:t>
      </w:r>
    </w:p>
    <w:p w14:paraId="5EFD2BAB" w14:textId="77777777" w:rsidR="00C47F4B" w:rsidRPr="00C47F4B" w:rsidRDefault="00C47F4B" w:rsidP="007A1597">
      <w:pPr>
        <w:pStyle w:val="ListParagraph"/>
        <w:numPr>
          <w:ilvl w:val="0"/>
          <w:numId w:val="63"/>
        </w:numPr>
        <w:rPr>
          <w:rFonts w:eastAsia="Times New Roman"/>
        </w:rPr>
      </w:pPr>
      <w:r w:rsidRPr="00C47F4B">
        <w:rPr>
          <w:rFonts w:eastAsia="Times New Roman"/>
        </w:rPr>
        <w:t>The feature selection mechanism which (at the beginning of the process) generates a rich enough population of feature selection combination and in subsequent steps uses Genetic Algorithm to create the next generation.</w:t>
      </w:r>
    </w:p>
    <w:p w14:paraId="31811C2F" w14:textId="77777777" w:rsidR="00C47F4B" w:rsidRPr="00C47F4B" w:rsidRDefault="00C47F4B" w:rsidP="007A1597">
      <w:pPr>
        <w:pStyle w:val="ListParagraph"/>
        <w:numPr>
          <w:ilvl w:val="0"/>
          <w:numId w:val="63"/>
        </w:numPr>
        <w:rPr>
          <w:rFonts w:eastAsia="Times New Roman"/>
        </w:rPr>
      </w:pPr>
      <w:r w:rsidRPr="00C47F4B">
        <w:rPr>
          <w:rFonts w:eastAsia="Times New Roman"/>
        </w:rPr>
        <w:t>The dimensionality reduction process which reduces the multi-dimensional feature space into a two-dimensional space. The process is one which attributes more weight to close distances than to long distances and therefore prioritizes keeping neighbors together over preserving ratios of long distances.</w:t>
      </w:r>
    </w:p>
    <w:p w14:paraId="4123017A" w14:textId="77777777" w:rsidR="00C47F4B" w:rsidRPr="00C47F4B" w:rsidRDefault="00C47F4B" w:rsidP="007A1597">
      <w:pPr>
        <w:pStyle w:val="ListParagraph"/>
        <w:numPr>
          <w:ilvl w:val="0"/>
          <w:numId w:val="63"/>
        </w:numPr>
        <w:rPr>
          <w:rFonts w:eastAsia="Times New Roman"/>
        </w:rPr>
      </w:pPr>
      <w:r w:rsidRPr="00C47F4B">
        <w:rPr>
          <w:rFonts w:eastAsia="Times New Roman"/>
        </w:rPr>
        <w:lastRenderedPageBreak/>
        <w:t>A fitness function calculation using the tagged data as a measure of success. Even though a few metrics are being used for measurement the fitness function relies on the fraction of known data points with their closest known data point sharing the same tag.</w:t>
      </w:r>
    </w:p>
    <w:p w14:paraId="76FC8D51" w14:textId="77777777" w:rsidR="00C47F4B" w:rsidRPr="00C47F4B" w:rsidRDefault="00C47F4B" w:rsidP="007A1597">
      <w:pPr>
        <w:pStyle w:val="ListParagraph"/>
        <w:numPr>
          <w:ilvl w:val="0"/>
          <w:numId w:val="63"/>
        </w:numPr>
        <w:rPr>
          <w:rFonts w:eastAsia="Times New Roman"/>
        </w:rPr>
      </w:pPr>
      <w:r w:rsidRPr="00C47F4B">
        <w:rPr>
          <w:rFonts w:eastAsia="Times New Roman"/>
        </w:rPr>
        <w:t>Model selection and generation using genetic algorithms to create ever improving generations until a quality condition is satisfied or the maximal number of iterations is reached.</w:t>
      </w:r>
    </w:p>
    <w:p w14:paraId="07A9AFB1" w14:textId="77777777" w:rsidR="00C47F4B" w:rsidRDefault="00C47F4B" w:rsidP="007A1597">
      <w:pPr>
        <w:rPr>
          <w:rFonts w:eastAsia="Times New Roman"/>
        </w:rPr>
      </w:pPr>
    </w:p>
    <w:p w14:paraId="0CAB94F9" w14:textId="77777777" w:rsidR="00C47F4B" w:rsidRDefault="00A45D6F">
      <w:pPr>
        <w:keepNext/>
        <w:suppressAutoHyphens/>
      </w:pPr>
      <w:r w:rsidRPr="00A45D6F">
        <w:rPr>
          <w:rFonts w:ascii="Times New Roman" w:eastAsia="Times New Roman" w:hAnsi="Times New Roman" w:cs="Arial"/>
          <w:noProof/>
        </w:rPr>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6939C8" w:rsidRDefault="006939C8"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6939C8" w:rsidRDefault="006939C8"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6939C8" w:rsidRDefault="006939C8"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6939C8" w:rsidRDefault="006939C8"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6939C8" w:rsidRDefault="006939C8"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6939C8" w:rsidRDefault="006939C8"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6939C8" w:rsidRDefault="006939C8"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6939C8" w:rsidRDefault="006939C8"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6939C8" w:rsidRDefault="006939C8"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6939C8" w:rsidRDefault="006939C8"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6939C8" w:rsidRDefault="006939C8"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6939C8" w:rsidRDefault="006939C8"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anchorlock/>
              </v:group>
            </w:pict>
          </mc:Fallback>
        </mc:AlternateContent>
      </w:r>
    </w:p>
    <w:p w14:paraId="3B4B317F" w14:textId="1A4355BE" w:rsidR="00D119E1" w:rsidRDefault="00C47F4B" w:rsidP="007A1597">
      <w:pPr>
        <w:pStyle w:val="Caption"/>
        <w:jc w:val="center"/>
      </w:pPr>
      <w:bookmarkStart w:id="197" w:name="_Ref489007926"/>
      <w:r>
        <w:t xml:space="preserve">Figure </w:t>
      </w:r>
      <w:r w:rsidR="009D21DF">
        <w:t>7</w:t>
      </w:r>
      <w:r>
        <w:t xml:space="preserve"> </w:t>
      </w:r>
      <w:r w:rsidRPr="00F22274">
        <w:t>t-SNE Optimization Algorithm</w:t>
      </w:r>
      <w:bookmarkEnd w:id="197"/>
    </w:p>
    <w:p w14:paraId="1690905F" w14:textId="03C3C0D3" w:rsidR="00D119E1" w:rsidRDefault="00D119E1" w:rsidP="007A1597">
      <w:pPr>
        <w:pStyle w:val="Heading3"/>
      </w:pPr>
      <w:bookmarkStart w:id="198" w:name="_Toc493047700"/>
      <w:r>
        <w:t>Input Data</w:t>
      </w:r>
      <w:bookmarkEnd w:id="198"/>
    </w:p>
    <w:p w14:paraId="5900F3A5" w14:textId="1FEE669C" w:rsidR="00D119E1" w:rsidRDefault="00D119E1">
      <w:r>
        <w:t xml:space="preserve">The first stage consists of data input. The system accepts digital comma separated value files created using specifically prepared data set (compiled from private data sources) and, for some, classifications into their compound tagging group. </w:t>
      </w:r>
    </w:p>
    <w:p w14:paraId="148FE739" w14:textId="563F9AB6" w:rsidR="00D119E1" w:rsidRDefault="00D119E1" w:rsidP="007A1597">
      <w:pPr>
        <w:pStyle w:val="Heading3"/>
      </w:pPr>
      <w:bookmarkStart w:id="199" w:name="_Toc493047701"/>
      <w:r>
        <w:t>Feature Selection</w:t>
      </w:r>
      <w:bookmarkEnd w:id="199"/>
    </w:p>
    <w:p w14:paraId="779AEF5F" w14:textId="77777777" w:rsidR="007E1979" w:rsidRDefault="00D119E1" w:rsidP="00D119E1">
      <w:r>
        <w:t>Under the assumption that some of the features carry more information than others for the snapshot of the world the data represents the goal of the algorithm is to select the optimal feature set.</w:t>
      </w:r>
      <w:r w:rsidR="00460628">
        <w:rPr>
          <w:rFonts w:hint="cs"/>
          <w:rtl/>
        </w:rPr>
        <w:t xml:space="preserve"> </w:t>
      </w:r>
      <w:r w:rsidR="00460628">
        <w:t xml:space="preserve">The selected feature selection optimization algorithm was </w:t>
      </w:r>
      <w:r w:rsidR="007E1979">
        <w:t>Genetic Algorithm.</w:t>
      </w:r>
    </w:p>
    <w:p w14:paraId="3C31DFD5" w14:textId="46ABFC4A" w:rsidR="007E1979" w:rsidRDefault="007E1979" w:rsidP="007A1597">
      <w:pPr>
        <w:pStyle w:val="Heading4"/>
      </w:pPr>
      <w:r>
        <w:t>Genetic Algorithm</w:t>
      </w:r>
    </w:p>
    <w:p w14:paraId="696F568F" w14:textId="49B2D8C0" w:rsidR="007E1979" w:rsidRDefault="007E1979">
      <w:r>
        <w:t xml:space="preserve">In optimization theory, </w:t>
      </w:r>
      <w:r w:rsidRPr="007A1597">
        <w:rPr>
          <w:b/>
          <w:bCs/>
          <w:i/>
          <w:iCs/>
        </w:rPr>
        <w:t>genetic algorithm</w:t>
      </w:r>
      <w:r>
        <w:t xml:space="preserve"> is a natural selection based method for solving both constrained and unconstrained optimization problems. The genetic algorithm iteratively modifies a population of possible individual solutions. At each iteration, the genetic algorithm selects individuals from the current population according to certain </w:t>
      </w:r>
      <w:r w:rsidR="00783E02">
        <w:t xml:space="preserve">selection, mutation and cross over </w:t>
      </w:r>
      <w:r>
        <w:t>rules</w:t>
      </w:r>
      <w:r w:rsidR="00783E02">
        <w:t xml:space="preserve"> (addressed below)</w:t>
      </w:r>
      <w:r>
        <w:t xml:space="preserve"> and uses them as parents to produce the children of the </w:t>
      </w:r>
      <w:r>
        <w:lastRenderedPageBreak/>
        <w:t xml:space="preserve">next generation. </w:t>
      </w:r>
      <w:proofErr w:type="gramStart"/>
      <w:r>
        <w:t>Each and every</w:t>
      </w:r>
      <w:proofErr w:type="gramEnd"/>
      <w:r>
        <w:t xml:space="preserve"> successive generations brings the population closer to an optimal solution. Genetic algorithms can be applied to a variety of optimization problems that are not well suited for standard optimization algorithms, including problems in which the objective function is discontinuous, nondifferentiable, s</w:t>
      </w:r>
      <w:r w:rsidR="00783E02">
        <w:t>tochastic, or highly nonlinear.</w:t>
      </w:r>
    </w:p>
    <w:p w14:paraId="6F5895D2" w14:textId="19C49FA8" w:rsidR="007E1979" w:rsidRDefault="00783E02" w:rsidP="007E1979">
      <w:r>
        <w:t>A</w:t>
      </w:r>
      <w:r w:rsidR="007E1979">
        <w:t xml:space="preserve"> genetic algorithm uses three main types of </w:t>
      </w:r>
      <w:r>
        <w:t xml:space="preserve">generation </w:t>
      </w:r>
      <w:r w:rsidR="007E1979">
        <w:t xml:space="preserve">rules at each step to </w:t>
      </w:r>
      <w:r>
        <w:t>propagate</w:t>
      </w:r>
      <w:r w:rsidR="007E1979">
        <w:t xml:space="preserve"> the next generation from </w:t>
      </w:r>
      <w:r>
        <w:t>a</w:t>
      </w:r>
      <w:r w:rsidR="007E1979">
        <w:t xml:space="preserve"> current population:</w:t>
      </w:r>
    </w:p>
    <w:p w14:paraId="34788C61" w14:textId="77777777" w:rsidR="007E1979" w:rsidRDefault="007E1979" w:rsidP="007E1979"/>
    <w:p w14:paraId="0FAE3F15" w14:textId="77777777" w:rsidR="007E1979" w:rsidRDefault="007E1979" w:rsidP="007A1597">
      <w:pPr>
        <w:pStyle w:val="ListParagraph"/>
        <w:numPr>
          <w:ilvl w:val="0"/>
          <w:numId w:val="66"/>
        </w:numPr>
      </w:pPr>
      <w:r w:rsidRPr="007A1597">
        <w:rPr>
          <w:b/>
          <w:bCs/>
        </w:rPr>
        <w:t>Selection</w:t>
      </w:r>
      <w:r>
        <w:t xml:space="preserve"> rules select the individuals, called parents, that contribute to the population at the next generation.</w:t>
      </w:r>
    </w:p>
    <w:p w14:paraId="2AB6B3F0" w14:textId="77777777" w:rsidR="007E1979" w:rsidRDefault="007E1979" w:rsidP="007A1597">
      <w:pPr>
        <w:pStyle w:val="ListParagraph"/>
        <w:numPr>
          <w:ilvl w:val="0"/>
          <w:numId w:val="66"/>
        </w:numPr>
      </w:pPr>
      <w:r w:rsidRPr="007A1597">
        <w:rPr>
          <w:b/>
          <w:bCs/>
        </w:rPr>
        <w:t>Crossover</w:t>
      </w:r>
      <w:r>
        <w:t xml:space="preserve"> rules combine two parents to form children for the next generation.</w:t>
      </w:r>
    </w:p>
    <w:p w14:paraId="70EAC3A1" w14:textId="5E7C2C4B" w:rsidR="007E1979" w:rsidRDefault="007E1979" w:rsidP="007A1597">
      <w:pPr>
        <w:pStyle w:val="ListParagraph"/>
        <w:numPr>
          <w:ilvl w:val="0"/>
          <w:numId w:val="66"/>
        </w:numPr>
      </w:pPr>
      <w:r w:rsidRPr="007A1597">
        <w:rPr>
          <w:b/>
          <w:bCs/>
        </w:rPr>
        <w:t>Mutation</w:t>
      </w:r>
      <w:r>
        <w:t xml:space="preserve"> rules apply random changes to individual parents to form children.</w:t>
      </w:r>
    </w:p>
    <w:p w14:paraId="6FA626DB" w14:textId="1CBCE447" w:rsidR="00D119E1" w:rsidRDefault="00783E02" w:rsidP="00D119E1">
      <w:r>
        <w:t>In the context of the compound selection system, a</w:t>
      </w:r>
      <w:r w:rsidR="00D119E1">
        <w:t>s the basis for a genetic algorithm the initial population is 20 sets of randomly selected features. From each generation, the next generation is created as follows:</w:t>
      </w:r>
    </w:p>
    <w:p w14:paraId="542DA5C1" w14:textId="58938145" w:rsidR="00D119E1" w:rsidRDefault="00D119E1" w:rsidP="007A1597">
      <w:pPr>
        <w:pStyle w:val="ListParagraph"/>
        <w:numPr>
          <w:ilvl w:val="0"/>
          <w:numId w:val="65"/>
        </w:numPr>
      </w:pPr>
      <w:r>
        <w:t xml:space="preserve">The fittest 30% are carried as they are to the next generation </w:t>
      </w:r>
    </w:p>
    <w:p w14:paraId="763CC33D" w14:textId="1B4A3867" w:rsidR="00D119E1" w:rsidRDefault="00D119E1" w:rsidP="007A1597">
      <w:pPr>
        <w:pStyle w:val="ListParagraph"/>
        <w:numPr>
          <w:ilvl w:val="0"/>
          <w:numId w:val="65"/>
        </w:numPr>
      </w:pPr>
      <w:r>
        <w:t>Mutations of the fittest 20% are generated into the next generation</w:t>
      </w:r>
    </w:p>
    <w:p w14:paraId="141AEB1B" w14:textId="320B1B71" w:rsidR="00D119E1" w:rsidRDefault="00D119E1" w:rsidP="007A1597">
      <w:pPr>
        <w:pStyle w:val="ListParagraph"/>
        <w:numPr>
          <w:ilvl w:val="0"/>
          <w:numId w:val="65"/>
        </w:numPr>
      </w:pPr>
      <w:r>
        <w:t>Crosses of the fittest 50% are generated into the next generation.</w:t>
      </w:r>
    </w:p>
    <w:p w14:paraId="6C508F5C" w14:textId="71098F66" w:rsidR="00D119E1" w:rsidRDefault="00D119E1">
      <w:r>
        <w:t>After the process stops improving (given at least 3 iterations without improvement) it’s assumed that the optimal feature set has been found.</w:t>
      </w:r>
      <w:r w:rsidR="00783E02">
        <w:t xml:space="preserve"> Otherwise the process will stop at the maximal number of iterations (which is set to 128)</w:t>
      </w:r>
      <w:r w:rsidR="00BE70F6">
        <w:t>.</w:t>
      </w:r>
    </w:p>
    <w:p w14:paraId="6998A432" w14:textId="6FE717C2" w:rsidR="00D119E1" w:rsidRDefault="00706A3A" w:rsidP="007A1597">
      <w:pPr>
        <w:pStyle w:val="Heading3"/>
      </w:pPr>
      <w:bookmarkStart w:id="200" w:name="_Toc493047702"/>
      <w:r>
        <w:t>Dimensionality Reduction</w:t>
      </w:r>
      <w:bookmarkEnd w:id="200"/>
    </w:p>
    <w:p w14:paraId="6FBACE03" w14:textId="6BFD1DD1" w:rsidR="00D119E1" w:rsidRDefault="00D119E1">
      <w:r>
        <w:t xml:space="preserve">t-distributed stochastic neighbor embedding (t-SNE) is a nonlinear dimensionality reduction algorithm which has been chosen because as opposed to more commonly used dimensionality reduction algorithms (such as PCA) which are mainly concerned with preserving large pairwise distances t-SNE maintains structure by putting more weight on local distances. </w:t>
      </w:r>
    </w:p>
    <w:p w14:paraId="686DC03A" w14:textId="7816E4DE" w:rsidR="00706A3A" w:rsidRDefault="00706A3A" w:rsidP="007A1597">
      <w:pPr>
        <w:pStyle w:val="Heading4"/>
      </w:pPr>
      <w:r>
        <w:t>t-SNE</w:t>
      </w:r>
    </w:p>
    <w:p w14:paraId="11A672EE" w14:textId="68B83A6D" w:rsidR="00706A3A" w:rsidRDefault="00706A3A" w:rsidP="00706A3A">
      <w:r w:rsidRPr="007A1597">
        <w:rPr>
          <w:b/>
          <w:bCs/>
          <w:i/>
          <w:iCs/>
        </w:rPr>
        <w:t>t-distributed stochastic neighbor embedding</w:t>
      </w:r>
      <w:r>
        <w:t xml:space="preserve"> (t-SNE) is a </w:t>
      </w:r>
      <w:r w:rsidR="00225CC3">
        <w:t xml:space="preserve">nonlinear dimensionality reduction </w:t>
      </w:r>
      <w:r>
        <w:t xml:space="preserve">algorithm that is </w:t>
      </w:r>
      <w:r w:rsidR="00225CC3">
        <w:t>especially designed</w:t>
      </w:r>
      <w:r>
        <w:t xml:space="preserve"> for embedding high-dimensional data into a space of two or three dimensions, which can then be visualized in a scatter plot. </w:t>
      </w:r>
      <w:proofErr w:type="gramStart"/>
      <w:r w:rsidR="00225CC3">
        <w:t>For the purpose of</w:t>
      </w:r>
      <w:proofErr w:type="gramEnd"/>
      <w:r w:rsidR="00225CC3">
        <w:t xml:space="preserve"> clustering</w:t>
      </w:r>
      <w:r>
        <w:t xml:space="preserve"> it models each high-dimensional object by a two- or three-dimensional point in such a way that similar objects are modeled by nearby points and dissimilar objects are modeled by distant points.</w:t>
      </w:r>
    </w:p>
    <w:p w14:paraId="4A53D96A" w14:textId="0F0FC03F" w:rsidR="00225CC3" w:rsidRDefault="00706A3A">
      <w:r>
        <w:t xml:space="preserve">The t-SNE algorithm </w:t>
      </w:r>
      <w:r w:rsidR="00225CC3">
        <w:t>has two main stages:</w:t>
      </w:r>
    </w:p>
    <w:p w14:paraId="7C90C32F" w14:textId="27CAC1C2" w:rsidR="00225CC3" w:rsidRDefault="00706A3A" w:rsidP="007A1597">
      <w:pPr>
        <w:pStyle w:val="ListParagraph"/>
        <w:numPr>
          <w:ilvl w:val="0"/>
          <w:numId w:val="67"/>
        </w:numPr>
      </w:pPr>
      <w:r>
        <w:t xml:space="preserve">t-SNE constructs a probability distribution over pairs of high-dimensional objects in a way that </w:t>
      </w:r>
      <w:r w:rsidR="002A3360">
        <w:t xml:space="preserve">makes </w:t>
      </w:r>
      <w:r>
        <w:t xml:space="preserve">similar objects have a high probability of being </w:t>
      </w:r>
      <w:r w:rsidR="002A3360">
        <w:t xml:space="preserve">selected and </w:t>
      </w:r>
      <w:r>
        <w:t xml:space="preserve">dissimilar points have an extremely small probability of being </w:t>
      </w:r>
      <w:r w:rsidR="002A3360">
        <w:t>selected</w:t>
      </w:r>
      <w:r>
        <w:t xml:space="preserve">. </w:t>
      </w:r>
    </w:p>
    <w:p w14:paraId="7BF1ECB6" w14:textId="4D6E4DED" w:rsidR="00706A3A" w:rsidRPr="00706A3A" w:rsidRDefault="00706A3A" w:rsidP="007A1597">
      <w:pPr>
        <w:pStyle w:val="ListParagraph"/>
        <w:numPr>
          <w:ilvl w:val="0"/>
          <w:numId w:val="67"/>
        </w:numPr>
      </w:pPr>
      <w:r>
        <w:t>t-SNE defines a similar probability distribution over the points in the low-dimensional map, and it minimizes the Kullback–Leibler divergence</w:t>
      </w:r>
      <w:r w:rsidR="002A3360">
        <w:t xml:space="preserve"> (</w:t>
      </w:r>
      <w:r w:rsidR="002A3360" w:rsidRPr="002A3360">
        <w:t>a measure of how one probability distribution diverges from a second expected probability distribution</w:t>
      </w:r>
      <w:r w:rsidR="002A3360">
        <w:t>)</w:t>
      </w:r>
      <w:r>
        <w:t xml:space="preserve"> between the two distributions with respect to the loc</w:t>
      </w:r>
      <w:r w:rsidR="002A3360">
        <w:t>ations of the points in the map</w:t>
      </w:r>
      <w:r>
        <w:t>.</w:t>
      </w:r>
    </w:p>
    <w:p w14:paraId="4064BB4F" w14:textId="08572A1C" w:rsidR="00D119E1" w:rsidRDefault="00D119E1" w:rsidP="00D119E1">
      <w:r>
        <w:t xml:space="preserve">In the domain of </w:t>
      </w:r>
      <w:r w:rsidR="002A3360">
        <w:t>compound tagging</w:t>
      </w:r>
      <w:r>
        <w:t xml:space="preserve">, it is critical that the process of preserving large distances (which carry little data) will not affect preserving local (short) distances since the shortest </w:t>
      </w:r>
      <w:r>
        <w:lastRenderedPageBreak/>
        <w:t>distance estimation along the selected features is what determines the nearest neighbor and for our purpose of classifying untagged samples this is the most important quality.</w:t>
      </w:r>
    </w:p>
    <w:p w14:paraId="737298F1" w14:textId="4A42A2E4" w:rsidR="00D119E1" w:rsidRDefault="00D119E1" w:rsidP="007A1597">
      <w:pPr>
        <w:pStyle w:val="Heading3"/>
      </w:pPr>
      <w:bookmarkStart w:id="201" w:name="_Toc493047703"/>
      <w:r>
        <w:t>Fitness Calculation</w:t>
      </w:r>
      <w:bookmarkEnd w:id="201"/>
    </w:p>
    <w:p w14:paraId="3C9CE141" w14:textId="4A7670BE" w:rsidR="004146FE" w:rsidRDefault="00D119E1">
      <w:r>
        <w:t xml:space="preserve">The fitness of a feature set (representing the quality of the </w:t>
      </w:r>
      <w:r w:rsidR="004146FE">
        <w:t>classification</w:t>
      </w:r>
      <w:r>
        <w:t xml:space="preserve"> algorithm) has been measured using multiple metrics including the nearest neighbor being of the same class, two out of three nearest neighbors and three out of five nearest neighbors. All metrics behave in a similar manner so finally the fitness score is determined by the percentage of tagged samples having a nearest tagged neighbor with the same tag. </w:t>
      </w:r>
    </w:p>
    <w:p w14:paraId="3CD00B68" w14:textId="788079F1" w:rsidR="00F963C0" w:rsidRDefault="00F963C0">
      <w:r>
        <w:t>Because there are datasets where the target tag is a very significant minority simply applying nearest neighbor counting as a measure of quality can create a fal</w:t>
      </w:r>
      <w:r w:rsidR="009341E5">
        <w:t xml:space="preserve">se </w:t>
      </w:r>
      <w:proofErr w:type="gramStart"/>
      <w:r w:rsidR="009341E5">
        <w:t>high quality</w:t>
      </w:r>
      <w:proofErr w:type="gramEnd"/>
      <w:r w:rsidR="009341E5">
        <w:t xml:space="preserve"> measures. For this </w:t>
      </w:r>
      <w:proofErr w:type="gramStart"/>
      <w:r w:rsidR="009341E5">
        <w:t>reason</w:t>
      </w:r>
      <w:proofErr w:type="gramEnd"/>
      <w:r w:rsidR="009341E5">
        <w:t xml:space="preserve"> only the positively tagged (the tag which we are interested in finding) are taken into consideration and not the general population.</w:t>
      </w:r>
    </w:p>
    <w:p w14:paraId="61DA862D" w14:textId="2FC37413" w:rsidR="00F963C0" w:rsidRDefault="004146FE">
      <w:r>
        <w:t xml:space="preserve">The </w:t>
      </w:r>
      <w:r w:rsidR="00CF78C6">
        <w:t>trust</w:t>
      </w:r>
      <w:r w:rsidR="00D119E1">
        <w:t xml:space="preserve"> metric </w:t>
      </w:r>
      <w:r>
        <w:t xml:space="preserve">(representing the quality of the clustering algorithm) </w:t>
      </w:r>
      <w:r w:rsidR="00D119E1">
        <w:t xml:space="preserve">indicates that the untagged neighbors are </w:t>
      </w:r>
      <w:r w:rsidR="00CF78C6">
        <w:t>were also neighbors in the higher dimension space</w:t>
      </w:r>
      <w:r w:rsidR="00D119E1">
        <w:t>.</w:t>
      </w:r>
      <w:r w:rsidR="00CF78C6">
        <w:t xml:space="preserve"> This indicates how much the structure of the data has persisted through the dimensional reduction.</w:t>
      </w:r>
      <w:r w:rsidR="00D119E1">
        <w:t xml:space="preserve"> </w:t>
      </w:r>
    </w:p>
    <w:p w14:paraId="78965731" w14:textId="155D4A6B" w:rsidR="00D119E1" w:rsidRDefault="00D119E1" w:rsidP="007A1597">
      <w:pPr>
        <w:pStyle w:val="Heading3"/>
      </w:pPr>
      <w:bookmarkStart w:id="202" w:name="_Toc493047704"/>
      <w:r>
        <w:t>Model Selection</w:t>
      </w:r>
      <w:bookmarkEnd w:id="202"/>
    </w:p>
    <w:p w14:paraId="26DE9D49" w14:textId="0C7C5951" w:rsidR="00D119E1" w:rsidRPr="003F3B18" w:rsidRDefault="00D119E1" w:rsidP="007A1597">
      <w:r>
        <w:t>The model with the best fitness score is selected for a dataset</w:t>
      </w:r>
      <w:r w:rsidR="00CF78C6">
        <w:t xml:space="preserve">. For a specific </w:t>
      </w:r>
      <w:proofErr w:type="gramStart"/>
      <w:r w:rsidR="00CF78C6">
        <w:t>tag</w:t>
      </w:r>
      <w:proofErr w:type="gramEnd"/>
      <w:r w:rsidR="00CF78C6">
        <w:t xml:space="preserve"> the untagged compounds with the highest percentage of neighbors that share that tag </w:t>
      </w:r>
      <w:r>
        <w:t xml:space="preserve">are </w:t>
      </w:r>
      <w:r w:rsidR="00CF78C6">
        <w:t>identified as</w:t>
      </w:r>
      <w:r>
        <w:t xml:space="preserve"> </w:t>
      </w:r>
      <w:r w:rsidR="00CF78C6">
        <w:t>the best candidate compounds for preliminary pre-clinical tests</w:t>
      </w:r>
    </w:p>
    <w:p w14:paraId="720E7763" w14:textId="68DFE01B" w:rsidR="00151AA8" w:rsidRPr="00E73FED" w:rsidRDefault="00E1342C" w:rsidP="00151AA8">
      <w:pPr>
        <w:pStyle w:val="Heading1"/>
        <w:numPr>
          <w:ilvl w:val="0"/>
          <w:numId w:val="58"/>
        </w:numPr>
      </w:pPr>
      <w:bookmarkStart w:id="203" w:name="_Toc489124841"/>
      <w:bookmarkStart w:id="204" w:name="_Toc489124970"/>
      <w:bookmarkStart w:id="205" w:name="_Toc489129956"/>
      <w:bookmarkStart w:id="206" w:name="_Toc489130086"/>
      <w:bookmarkStart w:id="207" w:name="_Toc489130745"/>
      <w:bookmarkStart w:id="208" w:name="_Toc489131232"/>
      <w:bookmarkStart w:id="209" w:name="_Toc489124848"/>
      <w:bookmarkStart w:id="210" w:name="_Toc489124977"/>
      <w:bookmarkStart w:id="211" w:name="_Toc489129963"/>
      <w:bookmarkStart w:id="212" w:name="_Toc489130093"/>
      <w:bookmarkStart w:id="213" w:name="_Toc489130752"/>
      <w:bookmarkStart w:id="214" w:name="_Toc489131239"/>
      <w:bookmarkStart w:id="215" w:name="_Toc489124849"/>
      <w:bookmarkStart w:id="216" w:name="_Toc489124978"/>
      <w:bookmarkStart w:id="217" w:name="_Toc489129964"/>
      <w:bookmarkStart w:id="218" w:name="_Toc489130094"/>
      <w:bookmarkStart w:id="219" w:name="_Toc489130753"/>
      <w:bookmarkStart w:id="220" w:name="_Toc489131240"/>
      <w:bookmarkStart w:id="221" w:name="_Toc489124850"/>
      <w:bookmarkStart w:id="222" w:name="_Toc489124979"/>
      <w:bookmarkStart w:id="223" w:name="_Toc489129965"/>
      <w:bookmarkStart w:id="224" w:name="_Toc489130095"/>
      <w:bookmarkStart w:id="225" w:name="_Toc489130754"/>
      <w:bookmarkStart w:id="226" w:name="_Toc489131241"/>
      <w:bookmarkStart w:id="227" w:name="_Toc489124851"/>
      <w:bookmarkStart w:id="228" w:name="_Toc489124980"/>
      <w:bookmarkStart w:id="229" w:name="_Toc489129966"/>
      <w:bookmarkStart w:id="230" w:name="_Toc489130096"/>
      <w:bookmarkStart w:id="231" w:name="_Toc489130755"/>
      <w:bookmarkStart w:id="232" w:name="_Toc489131242"/>
      <w:bookmarkStart w:id="233" w:name="_Toc489124852"/>
      <w:bookmarkStart w:id="234" w:name="_Toc489124981"/>
      <w:bookmarkStart w:id="235" w:name="_Toc489129967"/>
      <w:bookmarkStart w:id="236" w:name="_Toc489130097"/>
      <w:bookmarkStart w:id="237" w:name="_Toc489130756"/>
      <w:bookmarkStart w:id="238" w:name="_Toc489131243"/>
      <w:bookmarkStart w:id="239" w:name="_Toc493047705"/>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t>Results</w:t>
      </w:r>
      <w:bookmarkEnd w:id="239"/>
    </w:p>
    <w:p w14:paraId="30070A93" w14:textId="7708D85C" w:rsidR="00151AA8" w:rsidRDefault="006E6095" w:rsidP="00151AA8">
      <w:pPr>
        <w:pStyle w:val="Heading2"/>
        <w:numPr>
          <w:ilvl w:val="1"/>
          <w:numId w:val="58"/>
        </w:numPr>
      </w:pPr>
      <w:bookmarkStart w:id="240" w:name="_Toc493047706"/>
      <w:commentRangeStart w:id="241"/>
      <w:r>
        <w:t>Testing</w:t>
      </w:r>
      <w:bookmarkEnd w:id="240"/>
    </w:p>
    <w:p w14:paraId="192D7BC0" w14:textId="5080B405" w:rsidR="00151AA8" w:rsidRPr="00E73FED" w:rsidRDefault="007B0953" w:rsidP="00151AA8">
      <w:pPr>
        <w:pStyle w:val="Heading3"/>
      </w:pPr>
      <w:bookmarkStart w:id="242" w:name="_Toc493047707"/>
      <w:r>
        <w:t>Method</w:t>
      </w:r>
      <w:r w:rsidR="00F45482">
        <w:t>ology</w:t>
      </w:r>
      <w:bookmarkEnd w:id="242"/>
    </w:p>
    <w:p w14:paraId="670B6C1D" w14:textId="79EE747B" w:rsidR="00EF70BB" w:rsidRDefault="00F45482" w:rsidP="007A1597">
      <w:proofErr w:type="gramStart"/>
      <w:r>
        <w:t>In order to</w:t>
      </w:r>
      <w:proofErr w:type="gramEnd"/>
      <w:r>
        <w:t xml:space="preserve"> test the system smaller </w:t>
      </w:r>
      <w:r w:rsidR="00225A72">
        <w:t>real-world</w:t>
      </w:r>
      <w:r>
        <w:t xml:space="preserve"> </w:t>
      </w:r>
      <w:r w:rsidR="00225A72">
        <w:t>datasets</w:t>
      </w:r>
      <w:r w:rsidR="00467AE7">
        <w:t xml:space="preserve">, from the </w:t>
      </w:r>
      <w:r w:rsidR="00CF3D65">
        <w:t>pharmaceutical domain as well as from the financial domain,</w:t>
      </w:r>
      <w:r w:rsidR="00225A72">
        <w:t xml:space="preserve"> were used. These data sets are simple enough and small enough to be able to visually determine the success of the system in separating the dataset in accordance with the compounds’ tagging.</w:t>
      </w:r>
      <w:r w:rsidR="00203DC5">
        <w:rPr>
          <w:rFonts w:hint="cs"/>
          <w:rtl/>
        </w:rPr>
        <w:t xml:space="preserve"> </w:t>
      </w:r>
    </w:p>
    <w:p w14:paraId="2FD44561" w14:textId="0E2B9A88" w:rsidR="00FF7B19" w:rsidRDefault="00FF7B19" w:rsidP="007A1597">
      <w:r>
        <w:t>Since the data is separate from the tags and the model is</w:t>
      </w:r>
      <w:r w:rsidR="00713C4D">
        <w:t xml:space="preserve"> not</w:t>
      </w:r>
      <w:r>
        <w:t xml:space="preserve"> </w:t>
      </w:r>
      <w:r w:rsidR="00713C4D">
        <w:t>persistent</w:t>
      </w:r>
      <w:r>
        <w:t xml:space="preserve"> </w:t>
      </w:r>
      <w:r w:rsidR="00713C4D">
        <w:t>there is no need to perform cross validation and we can use the entire span of the data to generate the results.</w:t>
      </w:r>
    </w:p>
    <w:p w14:paraId="59373B07" w14:textId="4610B301" w:rsidR="00D41157" w:rsidRDefault="00D41157" w:rsidP="00D41157">
      <w:pPr>
        <w:pStyle w:val="Heading3"/>
      </w:pPr>
      <w:bookmarkStart w:id="243" w:name="_Toc493047708"/>
      <w:r>
        <w:t>Image Title</w:t>
      </w:r>
      <w:bookmarkEnd w:id="243"/>
    </w:p>
    <w:p w14:paraId="39D3FB45" w14:textId="2A14FDDB" w:rsidR="00D41157" w:rsidRDefault="00D41157" w:rsidP="007A1597">
      <w:r>
        <w:t xml:space="preserve">In </w:t>
      </w:r>
      <w:proofErr w:type="gramStart"/>
      <w:r>
        <w:t>all of</w:t>
      </w:r>
      <w:proofErr w:type="gramEnd"/>
      <w:r>
        <w:t xml:space="preserve"> the following example the images are presented with their original titles which contain the following information:</w:t>
      </w:r>
    </w:p>
    <w:p w14:paraId="5DEB3A38" w14:textId="67A56786" w:rsidR="00D41157" w:rsidRDefault="00D41157" w:rsidP="007A1597">
      <w:r w:rsidRPr="007A1597">
        <w:rPr>
          <w:b/>
        </w:rPr>
        <w:t xml:space="preserve">Name: </w:t>
      </w:r>
      <w:r w:rsidRPr="007A1597">
        <w:rPr>
          <w:b/>
        </w:rPr>
        <w:tab/>
      </w:r>
      <w:r w:rsidRPr="007A1597">
        <w:rPr>
          <w:b/>
        </w:rPr>
        <w:tab/>
      </w:r>
      <w:r w:rsidRPr="007A1597">
        <w:rPr>
          <w:b/>
        </w:rPr>
        <w:tab/>
      </w:r>
      <w:r w:rsidRPr="007A1597">
        <w:rPr>
          <w:b/>
        </w:rPr>
        <w:tab/>
      </w:r>
      <w:r>
        <w:t>The name of the dataset.</w:t>
      </w:r>
    </w:p>
    <w:p w14:paraId="2F7C8F9C" w14:textId="6312C00C" w:rsidR="00D41157" w:rsidRDefault="00D41157" w:rsidP="007A1597">
      <w:r w:rsidRPr="007A1597">
        <w:rPr>
          <w:b/>
        </w:rPr>
        <w:t>Separated feature:</w:t>
      </w:r>
      <w:r w:rsidRPr="007A1597">
        <w:rPr>
          <w:b/>
        </w:rPr>
        <w:tab/>
      </w:r>
      <w:r w:rsidRPr="007A1597">
        <w:rPr>
          <w:b/>
        </w:rPr>
        <w:tab/>
      </w:r>
      <w:r>
        <w:t>The name of the sought-after tag.</w:t>
      </w:r>
    </w:p>
    <w:p w14:paraId="779D498C" w14:textId="36AC0C44" w:rsidR="00D41157" w:rsidRDefault="00D41157" w:rsidP="007A1597">
      <w:r w:rsidRPr="007A1597">
        <w:rPr>
          <w:b/>
        </w:rPr>
        <w:t>Single neighbor quality:</w:t>
      </w:r>
      <w:r w:rsidRPr="007A1597">
        <w:rPr>
          <w:b/>
        </w:rPr>
        <w:tab/>
      </w:r>
      <w:r w:rsidRPr="007A1597">
        <w:rPr>
          <w:b/>
        </w:rPr>
        <w:tab/>
      </w:r>
      <w:r>
        <w:t>The quality calculated by single nearest neighbor.</w:t>
      </w:r>
    </w:p>
    <w:p w14:paraId="3851D1D6" w14:textId="260FB352" w:rsidR="00D41157" w:rsidRDefault="00D41157" w:rsidP="00D41157">
      <w:r w:rsidRPr="007A1597">
        <w:rPr>
          <w:b/>
        </w:rPr>
        <w:t xml:space="preserve">Three </w:t>
      </w:r>
      <w:proofErr w:type="gramStart"/>
      <w:r w:rsidRPr="007A1597">
        <w:rPr>
          <w:b/>
        </w:rPr>
        <w:t>neighbors</w:t>
      </w:r>
      <w:proofErr w:type="gramEnd"/>
      <w:r w:rsidRPr="007A1597">
        <w:rPr>
          <w:b/>
        </w:rPr>
        <w:t xml:space="preserve"> quality:</w:t>
      </w:r>
      <w:r w:rsidRPr="007A1597">
        <w:rPr>
          <w:b/>
        </w:rPr>
        <w:tab/>
      </w:r>
      <w:r>
        <w:t>The quality calculated by two out of three nearest neighbors.</w:t>
      </w:r>
    </w:p>
    <w:p w14:paraId="05DBA955" w14:textId="111A34AB" w:rsidR="00D41157" w:rsidRDefault="00D41157" w:rsidP="00D41157">
      <w:r w:rsidRPr="007A1597">
        <w:rPr>
          <w:b/>
        </w:rPr>
        <w:t xml:space="preserve">Five </w:t>
      </w:r>
      <w:proofErr w:type="gramStart"/>
      <w:r w:rsidRPr="007A1597">
        <w:rPr>
          <w:b/>
        </w:rPr>
        <w:t>neighbors</w:t>
      </w:r>
      <w:proofErr w:type="gramEnd"/>
      <w:r w:rsidRPr="007A1597">
        <w:rPr>
          <w:b/>
        </w:rPr>
        <w:t xml:space="preserve"> quality:</w:t>
      </w:r>
      <w:r w:rsidRPr="007A1597">
        <w:rPr>
          <w:b/>
        </w:rPr>
        <w:tab/>
      </w:r>
      <w:r w:rsidRPr="007A1597">
        <w:rPr>
          <w:b/>
        </w:rPr>
        <w:tab/>
      </w:r>
      <w:r>
        <w:t>The quality calculated by three out of five nearest neighbor</w:t>
      </w:r>
      <w:r w:rsidR="008050CD">
        <w:t>s</w:t>
      </w:r>
      <w:r>
        <w:t>.</w:t>
      </w:r>
    </w:p>
    <w:p w14:paraId="0159CC07" w14:textId="2F543334" w:rsidR="00D41157" w:rsidRDefault="008050CD" w:rsidP="007A1597">
      <w:r w:rsidRPr="007A1597">
        <w:rPr>
          <w:b/>
        </w:rPr>
        <w:t>Trust level:</w:t>
      </w:r>
      <w:r w:rsidRPr="007A1597">
        <w:rPr>
          <w:b/>
        </w:rPr>
        <w:tab/>
      </w:r>
      <w:r w:rsidRPr="007A1597">
        <w:rPr>
          <w:b/>
        </w:rPr>
        <w:tab/>
      </w:r>
      <w:r w:rsidRPr="007A1597">
        <w:rPr>
          <w:b/>
        </w:rPr>
        <w:tab/>
      </w:r>
      <w:r>
        <w:t>The clustering quality metric.</w:t>
      </w:r>
    </w:p>
    <w:p w14:paraId="025B9347" w14:textId="4C3F3960" w:rsidR="00D41157" w:rsidRDefault="008050CD" w:rsidP="007A1597">
      <w:r w:rsidRPr="007A1597">
        <w:rPr>
          <w:b/>
        </w:rPr>
        <w:t>Selected features</w:t>
      </w:r>
      <w:r w:rsidRPr="007A1597">
        <w:rPr>
          <w:b/>
        </w:rPr>
        <w:tab/>
      </w:r>
      <w:r w:rsidRPr="007A1597">
        <w:rPr>
          <w:b/>
        </w:rPr>
        <w:tab/>
      </w:r>
      <w:r>
        <w:t>The selected features encoded in hexadecimal string.</w:t>
      </w:r>
    </w:p>
    <w:p w14:paraId="308904F9" w14:textId="164A5850" w:rsidR="008050CD" w:rsidRDefault="008050CD" w:rsidP="007A1597">
      <w:r>
        <w:lastRenderedPageBreak/>
        <w:t xml:space="preserve">The features are encoded binarily and displayed in hexadecimal form with each letter representing 4 features. For </w:t>
      </w:r>
      <w:proofErr w:type="gramStart"/>
      <w:r>
        <w:t>example</w:t>
      </w:r>
      <w:proofErr w:type="gramEnd"/>
      <w:r>
        <w:t xml:space="preserve"> if we have the following 10 features 0110101011 they will be represented as 1AB.</w:t>
      </w:r>
      <w:commentRangeEnd w:id="241"/>
      <w:r w:rsidR="001D7756">
        <w:rPr>
          <w:rStyle w:val="CommentReference"/>
          <w:rtl/>
        </w:rPr>
        <w:commentReference w:id="241"/>
      </w:r>
    </w:p>
    <w:p w14:paraId="5CC93FBE" w14:textId="2A5271E1" w:rsidR="00225A72" w:rsidRDefault="00177186" w:rsidP="007A1597">
      <w:pPr>
        <w:pStyle w:val="Heading3"/>
      </w:pPr>
      <w:bookmarkStart w:id="244" w:name="_Toc493047709"/>
      <w:r>
        <w:t>Random</w:t>
      </w:r>
      <w:r w:rsidR="00CF3D65">
        <w:t xml:space="preserve"> Dataset</w:t>
      </w:r>
      <w:bookmarkEnd w:id="244"/>
    </w:p>
    <w:p w14:paraId="1A39BFB1" w14:textId="1C143F0F" w:rsidR="00177186" w:rsidRDefault="00177186" w:rsidP="007A1597">
      <w:r>
        <w:t>For the sake of completeness, a random dataset was generated (500 samples of 24 features</w:t>
      </w:r>
      <w:r w:rsidR="009B1FD6">
        <w:t xml:space="preserve"> tagged 0 and 1</w:t>
      </w:r>
      <w:r>
        <w:t>) and analyzed by the system. Since the system employs intelligent feature selection it was expected that the resulting map, utilized by the features best fitting the tags, would result in a slightly better than random quality score.</w:t>
      </w:r>
    </w:p>
    <w:p w14:paraId="64DE9061" w14:textId="1913A089" w:rsidR="00177186" w:rsidRDefault="00533D55" w:rsidP="007A1597">
      <w:pPr>
        <w:keepNext/>
      </w:pPr>
      <w:r>
        <w:rPr>
          <w:noProof/>
        </w:rPr>
        <w:drawing>
          <wp:inline distT="0" distB="0" distL="0" distR="0" wp14:anchorId="54B26EF9" wp14:editId="66FD9DE6">
            <wp:extent cx="5271770" cy="3948430"/>
            <wp:effectExtent l="0" t="0" r="5080" b="0"/>
            <wp:docPr id="41" name="Picture 41" descr="C:\Users\Shy Alon\AppData\Local\Microsoft\Windows\INetCache\Content.Word\random_0_q_0.569_q3_0.498_q5_0.519_trust_0.381_features_A683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 Alon\AppData\Local\Microsoft\Windows\INetCache\Content.Word\random_0_q_0.569_q3_0.498_q5_0.519_trust_0.381_features_A683E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6FAB9AEE" w14:textId="6855D81F" w:rsidR="00CF3D65" w:rsidRDefault="00177186" w:rsidP="007A1597">
      <w:pPr>
        <w:pStyle w:val="Caption"/>
        <w:jc w:val="center"/>
      </w:pPr>
      <w:bookmarkStart w:id="245" w:name="_Ref489048150"/>
      <w:bookmarkStart w:id="246" w:name="_Toc490320158"/>
      <w:r>
        <w:t xml:space="preserve">Figure </w:t>
      </w:r>
      <w:fldSimple w:instr=" SEQ Figure \* ARABIC ">
        <w:r w:rsidR="00C119D8">
          <w:rPr>
            <w:noProof/>
          </w:rPr>
          <w:t>6</w:t>
        </w:r>
      </w:fldSimple>
      <w:bookmarkEnd w:id="245"/>
      <w:r>
        <w:t xml:space="preserve"> random sample test</w:t>
      </w:r>
      <w:bookmarkEnd w:id="246"/>
    </w:p>
    <w:p w14:paraId="5D5F7292" w14:textId="46F51EF6" w:rsidR="009B1FD6" w:rsidRPr="007A1597" w:rsidRDefault="009B1FD6" w:rsidP="007A1597">
      <w:r>
        <w:t>As seen in in the resulting projection map (</w:t>
      </w:r>
      <w:r>
        <w:fldChar w:fldCharType="begin"/>
      </w:r>
      <w:r>
        <w:instrText xml:space="preserve"> REF _Ref489048150 \h </w:instrText>
      </w:r>
      <w:r>
        <w:fldChar w:fldCharType="separate"/>
      </w:r>
      <w:r w:rsidR="00C119D8">
        <w:t xml:space="preserve">Figure </w:t>
      </w:r>
      <w:r w:rsidR="00C119D8">
        <w:rPr>
          <w:noProof/>
        </w:rPr>
        <w:t>6</w:t>
      </w:r>
      <w:r>
        <w:fldChar w:fldCharType="end"/>
      </w:r>
      <w:r>
        <w:t>) the quality is 0.540 – meaning that for any sample the probability of having the neighbor with the same tag is 0.54, which is as expected.</w:t>
      </w:r>
    </w:p>
    <w:p w14:paraId="7F961010" w14:textId="68398FF1" w:rsidR="004E4E17" w:rsidDel="0073520B" w:rsidRDefault="004E4E17" w:rsidP="004E4E17">
      <w:pPr>
        <w:pStyle w:val="Heading3"/>
        <w:rPr>
          <w:del w:id="247" w:author="Abraham Yosipof" w:date="2017-09-14T20:02:00Z"/>
        </w:rPr>
      </w:pPr>
      <w:bookmarkStart w:id="248" w:name="_Toc493047710"/>
      <w:del w:id="249" w:author="Abraham Yosipof" w:date="2017-09-14T20:02:00Z">
        <w:r w:rsidDel="0073520B">
          <w:delText>Financial Ratios Dataset</w:delText>
        </w:r>
        <w:bookmarkEnd w:id="248"/>
      </w:del>
    </w:p>
    <w:p w14:paraId="77DCBEBC" w14:textId="5C311818" w:rsidR="004864C6" w:rsidDel="0073520B" w:rsidRDefault="004864C6" w:rsidP="007A1597">
      <w:pPr>
        <w:rPr>
          <w:del w:id="250" w:author="Abraham Yosipof" w:date="2017-09-14T20:02:00Z"/>
        </w:rPr>
      </w:pPr>
      <w:del w:id="251" w:author="Abraham Yosipof" w:date="2017-09-14T20:02:00Z">
        <w:r w:rsidDel="0073520B">
          <w:delText xml:space="preserve">The financial ratios database </w:delText>
        </w:r>
        <w:r w:rsidR="00D41157" w:rsidDel="0073520B">
          <w:delText xml:space="preserve">contains a dataset representing 500 publicly traded corporations with 41 financial </w:delText>
        </w:r>
        <w:r w:rsidR="00AB2F81" w:rsidDel="0073520B">
          <w:delText>real or inte</w:delText>
        </w:r>
        <w:r w:rsidR="00F963C0" w:rsidDel="0073520B">
          <w:delText xml:space="preserve">ger </w:delText>
        </w:r>
        <w:r w:rsidR="00D41157" w:rsidDel="0073520B">
          <w:delText>indicators (such as capital to debt ratio). The tags</w:delText>
        </w:r>
        <w:r w:rsidR="008050CD" w:rsidDel="0073520B">
          <w:delText xml:space="preserve"> are the estimated danger of the corporation filing for bankruptcy.</w:delText>
        </w:r>
      </w:del>
    </w:p>
    <w:p w14:paraId="6825E114" w14:textId="066A8E54" w:rsidR="00F963C0" w:rsidDel="0073520B" w:rsidRDefault="00F963C0">
      <w:pPr>
        <w:rPr>
          <w:del w:id="252" w:author="Abraham Yosipof" w:date="2017-09-14T20:02:00Z"/>
        </w:rPr>
      </w:pPr>
      <w:del w:id="253" w:author="Abraham Yosipof" w:date="2017-09-14T20:02:00Z">
        <w:r w:rsidDel="0073520B">
          <w:delText>The results (</w:delText>
        </w:r>
        <w:r w:rsidDel="0073520B">
          <w:fldChar w:fldCharType="begin"/>
        </w:r>
        <w:r w:rsidDel="0073520B">
          <w:delInstrText xml:space="preserve"> REF _Ref489111356 \h </w:delInstrText>
        </w:r>
        <w:r w:rsidDel="0073520B">
          <w:fldChar w:fldCharType="separate"/>
        </w:r>
        <w:r w:rsidR="00C119D8" w:rsidDel="0073520B">
          <w:delText xml:space="preserve">Figure </w:delText>
        </w:r>
        <w:r w:rsidR="00C119D8" w:rsidDel="0073520B">
          <w:rPr>
            <w:noProof/>
          </w:rPr>
          <w:delText>7</w:delText>
        </w:r>
        <w:r w:rsidDel="0073520B">
          <w:fldChar w:fldCharType="end"/>
        </w:r>
        <w:r w:rsidDel="0073520B">
          <w:delText>) show a very clean separation with more than 0.93 hits. As mentioned above that means that for any untagged corporation which we would guess its chances to file for bankruptcy by its nearest neighbor we would be correct 0.93 of the times.</w:delText>
        </w:r>
      </w:del>
    </w:p>
    <w:p w14:paraId="4CFDDD8B" w14:textId="372A6641" w:rsidR="00EF3A24" w:rsidRDefault="00EF3A24" w:rsidP="007A1597">
      <w:pPr>
        <w:pStyle w:val="Heading3"/>
      </w:pPr>
      <w:bookmarkStart w:id="254" w:name="_Toc493047711"/>
      <w:r>
        <w:t>Bitterness Dataset</w:t>
      </w:r>
      <w:bookmarkEnd w:id="254"/>
    </w:p>
    <w:p w14:paraId="70A19E42" w14:textId="16828CF5" w:rsidR="00EF3A24" w:rsidRPr="00EF3A24" w:rsidRDefault="00EF3A24">
      <w:r>
        <w:t>The bitterness database consists of 2074 compounds with 19 features and their bitterness quality. We can see in the result (</w:t>
      </w:r>
      <w:r>
        <w:fldChar w:fldCharType="begin"/>
      </w:r>
      <w:r>
        <w:instrText xml:space="preserve"> REF _Ref489112441 \h </w:instrText>
      </w:r>
      <w:r>
        <w:fldChar w:fldCharType="separate"/>
      </w:r>
      <w:r w:rsidR="00C119D8">
        <w:t xml:space="preserve">Figure </w:t>
      </w:r>
      <w:r w:rsidR="00C119D8">
        <w:rPr>
          <w:noProof/>
        </w:rPr>
        <w:t>8</w:t>
      </w:r>
      <w:r>
        <w:fldChar w:fldCharType="end"/>
      </w:r>
      <w:r>
        <w:t xml:space="preserve">) that there doesn’t appear to be a very strong correlation between the features and the bitterness level even at the optimal feature </w:t>
      </w:r>
      <w:r>
        <w:lastRenderedPageBreak/>
        <w:t>selection and only 0.64 of the bitter compounds were mapped near a nearest neighbor that is also tagged as bitter.</w:t>
      </w:r>
    </w:p>
    <w:p w14:paraId="0D9FAAFC" w14:textId="68EF0DC3" w:rsidR="00F963C0" w:rsidRDefault="00F963C0">
      <w:r>
        <w:t xml:space="preserve"> </w:t>
      </w:r>
      <w:del w:id="255" w:author="Abraham Yosipof" w:date="2017-09-14T20:03:00Z">
        <w:r w:rsidR="00345A98" w:rsidDel="0073520B">
          <w:rPr>
            <w:noProof/>
          </w:rPr>
          <w:drawing>
            <wp:inline distT="0" distB="0" distL="0" distR="0" wp14:anchorId="7272AECF" wp14:editId="35EFED66">
              <wp:extent cx="5271770" cy="3948430"/>
              <wp:effectExtent l="0" t="0" r="5080" b="0"/>
              <wp:docPr id="42" name="Picture 42" descr="C:\Users\Shy Alon\AppData\Local\Microsoft\Windows\INetCache\Content.Word\financialratios_1_q_0.932_q3_0.936_q5_0.916_trust_0.222_features_0BF9E6FA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 Alon\AppData\Local\Microsoft\Windows\INetCache\Content.Word\financialratios_1_q_0.932_q3_0.936_q5_0.916_trust_0.222_features_0BF9E6FAB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del>
    </w:p>
    <w:p w14:paraId="1453B1BF" w14:textId="01A69559" w:rsidR="00CF3D65" w:rsidRDefault="00F963C0" w:rsidP="007A1597">
      <w:pPr>
        <w:pStyle w:val="Caption"/>
        <w:jc w:val="center"/>
      </w:pPr>
      <w:bookmarkStart w:id="256" w:name="_Ref489111356"/>
      <w:bookmarkStart w:id="257" w:name="_Toc490320159"/>
      <w:r>
        <w:t xml:space="preserve">Figure </w:t>
      </w:r>
      <w:fldSimple w:instr=" SEQ Figure \* ARABIC ">
        <w:r w:rsidR="00C119D8">
          <w:rPr>
            <w:noProof/>
          </w:rPr>
          <w:t>7</w:t>
        </w:r>
      </w:fldSimple>
      <w:bookmarkEnd w:id="256"/>
      <w:r>
        <w:t xml:space="preserve"> Financial Ratios Results</w:t>
      </w:r>
      <w:bookmarkEnd w:id="257"/>
    </w:p>
    <w:p w14:paraId="45667C91" w14:textId="0ED7A145" w:rsidR="00EF3A24" w:rsidRDefault="0001290E" w:rsidP="007A1597">
      <w:pPr>
        <w:keepNext/>
      </w:pPr>
      <w:r>
        <w:rPr>
          <w:noProof/>
        </w:rPr>
        <w:lastRenderedPageBreak/>
        <w:drawing>
          <wp:inline distT="0" distB="0" distL="0" distR="0" wp14:anchorId="6A3C826A" wp14:editId="37619E7E">
            <wp:extent cx="5271770" cy="3948430"/>
            <wp:effectExtent l="0" t="0" r="5080" b="0"/>
            <wp:docPr id="43" name="Picture 43" descr="C:\Users\Shy Alon\AppData\Local\Microsoft\Windows\INetCache\Content.Word\bitter_0_q_0.654_q3_0.616_q5_0.559_trust_0.375_features_00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y Alon\AppData\Local\Microsoft\Windows\INetCache\Content.Word\bitter_0_q_0.654_q3_0.616_q5_0.559_trust_0.375_features_00B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3F00F77B" w14:textId="75E16635" w:rsidR="00CF3D65" w:rsidRDefault="00EF3A24" w:rsidP="007A1597">
      <w:pPr>
        <w:pStyle w:val="Caption"/>
        <w:jc w:val="center"/>
      </w:pPr>
      <w:bookmarkStart w:id="258" w:name="_Ref489112441"/>
      <w:bookmarkStart w:id="259" w:name="_Toc490320160"/>
      <w:r>
        <w:t xml:space="preserve">Figure </w:t>
      </w:r>
      <w:fldSimple w:instr=" SEQ Figure \* ARABIC ">
        <w:r w:rsidR="00C119D8">
          <w:rPr>
            <w:noProof/>
          </w:rPr>
          <w:t>8</w:t>
        </w:r>
      </w:fldSimple>
      <w:bookmarkEnd w:id="258"/>
      <w:r>
        <w:t xml:space="preserve"> Bitterness Results</w:t>
      </w:r>
      <w:bookmarkEnd w:id="259"/>
    </w:p>
    <w:p w14:paraId="108AE345" w14:textId="739D2C7A" w:rsidR="00952FA5" w:rsidDel="0073520B" w:rsidRDefault="00952FA5" w:rsidP="00952FA5">
      <w:pPr>
        <w:pStyle w:val="Heading3"/>
        <w:rPr>
          <w:del w:id="260" w:author="Abraham Yosipof" w:date="2017-09-14T20:03:00Z"/>
        </w:rPr>
      </w:pPr>
      <w:bookmarkStart w:id="261" w:name="_Toc493047712"/>
      <w:del w:id="262" w:author="Abraham Yosipof" w:date="2017-09-14T20:03:00Z">
        <w:r w:rsidDel="0073520B">
          <w:delText>Qualitative Financial Ratios Dataset</w:delText>
        </w:r>
        <w:bookmarkEnd w:id="261"/>
      </w:del>
    </w:p>
    <w:p w14:paraId="3B3D7661" w14:textId="3F480C76" w:rsidR="00952FA5" w:rsidDel="0073520B" w:rsidRDefault="00952FA5" w:rsidP="00952FA5">
      <w:pPr>
        <w:rPr>
          <w:del w:id="263" w:author="Abraham Yosipof" w:date="2017-09-14T20:03:00Z"/>
        </w:rPr>
      </w:pPr>
      <w:del w:id="264" w:author="Abraham Yosipof" w:date="2017-09-14T20:03:00Z">
        <w:r w:rsidDel="0073520B">
          <w:delText>The qualitative financial ratios database contains a dataset representing 250 publicly traded corporations with 19 binary indicators (such as has capital to debt ratio below a certain level). The tags are the estimated danger of the corporation filing for bankruptcy.</w:delText>
        </w:r>
      </w:del>
    </w:p>
    <w:p w14:paraId="56E5379F" w14:textId="7C98A5C5" w:rsidR="00952FA5" w:rsidDel="0073520B" w:rsidRDefault="00952FA5" w:rsidP="007A1597">
      <w:pPr>
        <w:rPr>
          <w:del w:id="265" w:author="Abraham Yosipof" w:date="2017-09-14T20:03:00Z"/>
        </w:rPr>
      </w:pPr>
      <w:del w:id="266" w:author="Abraham Yosipof" w:date="2017-09-14T20:03:00Z">
        <w:r w:rsidDel="0073520B">
          <w:delText>The results (</w:delText>
        </w:r>
        <w:r w:rsidDel="0073520B">
          <w:fldChar w:fldCharType="begin"/>
        </w:r>
        <w:r w:rsidDel="0073520B">
          <w:delInstrText xml:space="preserve"> REF _Ref489113134 \h </w:delInstrText>
        </w:r>
        <w:r w:rsidDel="0073520B">
          <w:fldChar w:fldCharType="separate"/>
        </w:r>
        <w:r w:rsidR="00C119D8" w:rsidDel="0073520B">
          <w:delText xml:space="preserve">Figure </w:delText>
        </w:r>
        <w:r w:rsidR="00C119D8" w:rsidDel="0073520B">
          <w:rPr>
            <w:noProof/>
          </w:rPr>
          <w:delText>9</w:delText>
        </w:r>
        <w:r w:rsidDel="0073520B">
          <w:fldChar w:fldCharType="end"/>
        </w:r>
        <w:r w:rsidDel="0073520B">
          <w:delText>) show a nearly perfect separation</w:delText>
        </w:r>
        <w:r w:rsidR="00F90F9D" w:rsidDel="0073520B">
          <w:delText>. Since the algorithm tests the quality for the positively tagged samples the single expected solvency sample near the expected bankruptcy cluster doesn’t change the result.</w:delText>
        </w:r>
        <w:r w:rsidDel="0073520B">
          <w:delText xml:space="preserve"> </w:delText>
        </w:r>
      </w:del>
    </w:p>
    <w:p w14:paraId="37E58809" w14:textId="67929181" w:rsidR="00952FA5" w:rsidDel="0073520B" w:rsidRDefault="00F90F9D" w:rsidP="007A1597">
      <w:pPr>
        <w:keepNext/>
        <w:rPr>
          <w:del w:id="267" w:author="Abraham Yosipof" w:date="2017-09-14T20:03:00Z"/>
        </w:rPr>
      </w:pPr>
      <w:del w:id="268" w:author="Abraham Yosipof" w:date="2017-09-14T20:03:00Z">
        <w:r w:rsidDel="0073520B">
          <w:rPr>
            <w:noProof/>
          </w:rPr>
          <w:lastRenderedPageBreak/>
          <w:drawing>
            <wp:inline distT="0" distB="0" distL="0" distR="0" wp14:anchorId="4F8D08EA" wp14:editId="67F2068C">
              <wp:extent cx="5271770" cy="3948430"/>
              <wp:effectExtent l="0" t="0" r="5080" b="0"/>
              <wp:docPr id="45" name="Picture 45" descr="C:\Users\Shy Alon\AppData\Local\Microsoft\Windows\INetCache\Content.Word\QualitativeBankruptcy_0_q_1.000_q3_1.000_q5_0.979_trust_0.681_featur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 Alon\AppData\Local\Microsoft\Windows\INetCache\Content.Word\QualitativeBankruptcy_0_q_1.000_q3_1.000_q5_0.979_trust_0.681_features_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del>
    </w:p>
    <w:p w14:paraId="7F6ABEFA" w14:textId="692AAC36" w:rsidR="00EE473E" w:rsidRPr="007A1597" w:rsidDel="0073520B" w:rsidRDefault="00952FA5" w:rsidP="007A1597">
      <w:pPr>
        <w:pStyle w:val="Caption"/>
        <w:jc w:val="center"/>
        <w:rPr>
          <w:del w:id="269" w:author="Abraham Yosipof" w:date="2017-09-14T20:03:00Z"/>
          <w:rtl/>
        </w:rPr>
      </w:pPr>
      <w:bookmarkStart w:id="270" w:name="_Ref489113134"/>
      <w:bookmarkStart w:id="271" w:name="_Toc490320161"/>
      <w:del w:id="272" w:author="Abraham Yosipof" w:date="2017-09-14T20:03:00Z">
        <w:r w:rsidDel="0073520B">
          <w:delText xml:space="preserve">Figure </w:delText>
        </w:r>
        <w:r w:rsidR="00262ED0" w:rsidDel="0073520B">
          <w:fldChar w:fldCharType="begin"/>
        </w:r>
        <w:r w:rsidR="00262ED0" w:rsidDel="0073520B">
          <w:delInstrText xml:space="preserve"> SEQ Figure \* ARABIC </w:delInstrText>
        </w:r>
        <w:r w:rsidR="00262ED0" w:rsidDel="0073520B">
          <w:fldChar w:fldCharType="separate"/>
        </w:r>
        <w:r w:rsidR="00C119D8" w:rsidDel="0073520B">
          <w:rPr>
            <w:noProof/>
          </w:rPr>
          <w:delText>9</w:delText>
        </w:r>
        <w:r w:rsidR="00262ED0" w:rsidDel="0073520B">
          <w:rPr>
            <w:noProof/>
          </w:rPr>
          <w:fldChar w:fldCharType="end"/>
        </w:r>
        <w:bookmarkEnd w:id="270"/>
        <w:r w:rsidDel="0073520B">
          <w:delText xml:space="preserve"> Qualitative Financial Ratios</w:delText>
        </w:r>
        <w:bookmarkEnd w:id="271"/>
      </w:del>
    </w:p>
    <w:p w14:paraId="317F2501" w14:textId="5EFFA186" w:rsidR="007E48FE" w:rsidRDefault="00A433F1" w:rsidP="007E48FE">
      <w:pPr>
        <w:pStyle w:val="Heading2"/>
        <w:numPr>
          <w:ilvl w:val="1"/>
          <w:numId w:val="58"/>
        </w:numPr>
      </w:pPr>
      <w:bookmarkStart w:id="273" w:name="_Toc493047713"/>
      <w:bookmarkStart w:id="274" w:name="_Toc488420181"/>
      <w:commentRangeStart w:id="275"/>
      <w:r>
        <w:t xml:space="preserve">Final </w:t>
      </w:r>
      <w:r w:rsidR="007E48FE">
        <w:t>Results</w:t>
      </w:r>
      <w:bookmarkEnd w:id="273"/>
      <w:commentRangeEnd w:id="275"/>
      <w:r w:rsidR="001D7756">
        <w:rPr>
          <w:rStyle w:val="CommentReference"/>
          <w:rFonts w:asciiTheme="minorHAnsi" w:eastAsiaTheme="minorEastAsia" w:hAnsiTheme="minorHAnsi" w:cstheme="minorBidi"/>
          <w:b w:val="0"/>
          <w:bCs w:val="0"/>
        </w:rPr>
        <w:commentReference w:id="275"/>
      </w:r>
    </w:p>
    <w:p w14:paraId="75BB74A5" w14:textId="48BC566F" w:rsidR="007E48FE" w:rsidRDefault="007E48FE" w:rsidP="007E48FE">
      <w:pPr>
        <w:pStyle w:val="Heading3"/>
      </w:pPr>
      <w:bookmarkStart w:id="276" w:name="_Toc493047714"/>
      <w:r>
        <w:t>Database Creation</w:t>
      </w:r>
      <w:bookmarkEnd w:id="276"/>
    </w:p>
    <w:p w14:paraId="7C4CAD6C" w14:textId="6E58D70C" w:rsidR="007E48FE" w:rsidRDefault="005A5609" w:rsidP="007A1597">
      <w:r>
        <w:t>The compound database is the result of</w:t>
      </w:r>
      <w:r w:rsidR="00841661">
        <w:t xml:space="preserve"> merging</w:t>
      </w:r>
      <w:r>
        <w:t xml:space="preserve"> </w:t>
      </w:r>
      <w:r w:rsidR="00841661">
        <w:t>5 databases together. Those databases contained compounds tagged for their effects on D</w:t>
      </w:r>
      <w:r w:rsidR="00841661" w:rsidRPr="00841661">
        <w:t>opamine</w:t>
      </w:r>
      <w:r w:rsidR="00841661">
        <w:t>, Histamine, Serotonin, A</w:t>
      </w:r>
      <w:r w:rsidR="00841661" w:rsidRPr="00841661">
        <w:t>drenoceptor</w:t>
      </w:r>
      <w:r w:rsidR="00841661">
        <w:t xml:space="preserve"> and M</w:t>
      </w:r>
      <w:r w:rsidR="00841661" w:rsidRPr="00841661">
        <w:t>uscarinic</w:t>
      </w:r>
      <w:r w:rsidR="00841661">
        <w:t xml:space="preserve"> receptors.</w:t>
      </w:r>
    </w:p>
    <w:p w14:paraId="4BAD1E51" w14:textId="6C99A356" w:rsidR="00841661" w:rsidRPr="007A1597" w:rsidRDefault="00231FDD" w:rsidP="007A1597">
      <w:commentRangeStart w:id="277"/>
      <w:r>
        <w:t>The databases were merged exclusively – meaning that any compound which appeared in more than a single database was discarded. All features were shared were shared by the databases so no features had to be dropped from the resulting database.</w:t>
      </w:r>
      <w:r w:rsidR="00ED3292">
        <w:t xml:space="preserve"> The result database contains 7276 compounds with 135 features.</w:t>
      </w:r>
      <w:commentRangeEnd w:id="277"/>
      <w:r w:rsidR="001D7756">
        <w:rPr>
          <w:rStyle w:val="CommentReference"/>
        </w:rPr>
        <w:commentReference w:id="277"/>
      </w:r>
    </w:p>
    <w:p w14:paraId="03D647D3" w14:textId="0595EEE3" w:rsidR="00EF70BB" w:rsidRDefault="007E48FE" w:rsidP="007A1597">
      <w:pPr>
        <w:pStyle w:val="Heading3"/>
      </w:pPr>
      <w:bookmarkStart w:id="278" w:name="_Toc493047715"/>
      <w:bookmarkEnd w:id="274"/>
      <w:r>
        <w:t>System Application</w:t>
      </w:r>
      <w:bookmarkEnd w:id="278"/>
    </w:p>
    <w:p w14:paraId="5B0F35E6" w14:textId="6AD4777C" w:rsidR="005C2C0A" w:rsidRDefault="00ED3292" w:rsidP="007A1597">
      <w:r>
        <w:t>The system analyses the database separately for each tag – separating the samples for positively tagged (has the desired effect) and negatively tagged (have a different effect) for each tag type before executing the classification algorithm</w:t>
      </w:r>
      <w:r w:rsidR="005C2C0A">
        <w:t>.</w:t>
      </w:r>
    </w:p>
    <w:p w14:paraId="2AAF756C" w14:textId="202E945A" w:rsidR="007E48FE" w:rsidRDefault="007E48FE" w:rsidP="007E48FE">
      <w:pPr>
        <w:pStyle w:val="Heading3"/>
        <w:rPr>
          <w:rtl/>
        </w:rPr>
      </w:pPr>
      <w:bookmarkStart w:id="279" w:name="_Toc493047716"/>
      <w:r>
        <w:t>Results Analysis</w:t>
      </w:r>
      <w:bookmarkEnd w:id="279"/>
    </w:p>
    <w:p w14:paraId="0B550D37" w14:textId="56B1FB73" w:rsidR="00ED3292" w:rsidDel="0073520B" w:rsidRDefault="00ED3292" w:rsidP="00ED3292">
      <w:pPr>
        <w:pStyle w:val="Heading4"/>
        <w:rPr>
          <w:del w:id="280" w:author="Abraham Yosipof" w:date="2017-09-14T20:04:00Z"/>
        </w:rPr>
      </w:pPr>
      <w:del w:id="281" w:author="Abraham Yosipof" w:date="2017-09-14T20:04:00Z">
        <w:r w:rsidDel="0073520B">
          <w:delText>Dopamine</w:delText>
        </w:r>
      </w:del>
    </w:p>
    <w:p w14:paraId="1D8D336E" w14:textId="099AA8D0" w:rsidR="00ED3292" w:rsidDel="0073520B" w:rsidRDefault="006C38B9" w:rsidP="00ED3292">
      <w:pPr>
        <w:rPr>
          <w:del w:id="282" w:author="Abraham Yosipof" w:date="2017-09-14T20:04:00Z"/>
        </w:rPr>
      </w:pPr>
      <w:del w:id="283" w:author="Abraham Yosipof" w:date="2017-09-14T20:04:00Z">
        <w:r w:rsidDel="0073520B">
          <w:delText>The results for Dopamine (</w:delText>
        </w:r>
        <w:r w:rsidDel="0073520B">
          <w:fldChar w:fldCharType="begin"/>
        </w:r>
        <w:r w:rsidDel="0073520B">
          <w:delInstrText xml:space="preserve"> REF _Ref489118312 \h </w:delInstrText>
        </w:r>
        <w:r w:rsidDel="0073520B">
          <w:fldChar w:fldCharType="separate"/>
        </w:r>
        <w:r w:rsidR="00C119D8" w:rsidDel="0073520B">
          <w:delText xml:space="preserve">Figure </w:delText>
        </w:r>
        <w:r w:rsidR="00C119D8" w:rsidDel="0073520B">
          <w:rPr>
            <w:noProof/>
          </w:rPr>
          <w:delText>10</w:delText>
        </w:r>
        <w:r w:rsidDel="0073520B">
          <w:fldChar w:fldCharType="end"/>
        </w:r>
        <w:r w:rsidDel="0073520B">
          <w:delText>) are as follows:</w:delText>
        </w:r>
      </w:del>
    </w:p>
    <w:p w14:paraId="55E9E9A4" w14:textId="0ED30DB2" w:rsidR="006C38B9" w:rsidDel="0073520B" w:rsidRDefault="006C38B9" w:rsidP="006C38B9">
      <w:pPr>
        <w:rPr>
          <w:del w:id="284" w:author="Abraham Yosipof" w:date="2017-09-14T20:04:00Z"/>
        </w:rPr>
      </w:pPr>
      <w:del w:id="285"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Del="0073520B">
          <w:delText>Dopamine.</w:delText>
        </w:r>
      </w:del>
    </w:p>
    <w:p w14:paraId="052586CD" w14:textId="7710F5B4" w:rsidR="006C38B9" w:rsidDel="0073520B" w:rsidRDefault="006C38B9" w:rsidP="006C38B9">
      <w:pPr>
        <w:rPr>
          <w:del w:id="286" w:author="Abraham Yosipof" w:date="2017-09-14T20:04:00Z"/>
        </w:rPr>
      </w:pPr>
      <w:del w:id="287"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0.965.</w:delText>
        </w:r>
      </w:del>
    </w:p>
    <w:p w14:paraId="0BB124BE" w14:textId="354EB9B1" w:rsidR="006C38B9" w:rsidDel="0073520B" w:rsidRDefault="006C38B9" w:rsidP="006C38B9">
      <w:pPr>
        <w:rPr>
          <w:del w:id="288" w:author="Abraham Yosipof" w:date="2017-09-14T20:04:00Z"/>
        </w:rPr>
      </w:pPr>
      <w:del w:id="289" w:author="Abraham Yosipof" w:date="2017-09-14T20:04:00Z">
        <w:r w:rsidRPr="00E73FED" w:rsidDel="0073520B">
          <w:rPr>
            <w:b/>
          </w:rPr>
          <w:delText>Three neighbors quality:</w:delText>
        </w:r>
        <w:r w:rsidRPr="00E73FED" w:rsidDel="0073520B">
          <w:rPr>
            <w:b/>
          </w:rPr>
          <w:tab/>
        </w:r>
        <w:r w:rsidDel="0073520B">
          <w:delText>0.956.</w:delText>
        </w:r>
      </w:del>
    </w:p>
    <w:p w14:paraId="25DB3E54" w14:textId="4F4C8B89" w:rsidR="006C38B9" w:rsidDel="0073520B" w:rsidRDefault="006C38B9" w:rsidP="006C38B9">
      <w:pPr>
        <w:rPr>
          <w:del w:id="290" w:author="Abraham Yosipof" w:date="2017-09-14T20:04:00Z"/>
        </w:rPr>
      </w:pPr>
      <w:del w:id="291"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0.961.</w:delText>
        </w:r>
      </w:del>
    </w:p>
    <w:p w14:paraId="0AB4A2F4" w14:textId="67D25647" w:rsidR="006C38B9" w:rsidDel="0073520B" w:rsidRDefault="006C38B9">
      <w:pPr>
        <w:rPr>
          <w:del w:id="292" w:author="Abraham Yosipof" w:date="2017-09-14T20:04:00Z"/>
        </w:rPr>
      </w:pPr>
      <w:del w:id="293" w:author="Abraham Yosipof" w:date="2017-09-14T20:04:00Z">
        <w:r w:rsidRPr="00E73FED" w:rsidDel="0073520B">
          <w:rPr>
            <w:b/>
          </w:rPr>
          <w:lastRenderedPageBreak/>
          <w:delText>Trust level:</w:delText>
        </w:r>
        <w:r w:rsidRPr="00E73FED" w:rsidDel="0073520B">
          <w:rPr>
            <w:b/>
          </w:rPr>
          <w:tab/>
        </w:r>
        <w:r w:rsidRPr="00E73FED" w:rsidDel="0073520B">
          <w:rPr>
            <w:b/>
          </w:rPr>
          <w:tab/>
        </w:r>
        <w:r w:rsidRPr="00E73FED" w:rsidDel="0073520B">
          <w:rPr>
            <w:b/>
          </w:rPr>
          <w:tab/>
        </w:r>
        <w:r w:rsidDel="0073520B">
          <w:delText>0.087.</w:delText>
        </w:r>
      </w:del>
    </w:p>
    <w:p w14:paraId="211C4B23" w14:textId="387A7D7F" w:rsidR="006C38B9" w:rsidRDefault="006C38B9">
      <w:r>
        <w:t>The low trust level demonstrates the high level of the algorithm aggressiveness – compounds which were close in the high dimensional space were not close in the resulting mapping.</w:t>
      </w:r>
    </w:p>
    <w:p w14:paraId="0E270712" w14:textId="05C1F933" w:rsidR="006C38B9" w:rsidRDefault="006C38B9">
      <w:r>
        <w:t>The high-quality level though indicates that the system was successful in clustering the similarly tagged compounds together.</w:t>
      </w:r>
    </w:p>
    <w:p w14:paraId="6116F5A0" w14:textId="33DB1CCE" w:rsidR="006C38B9" w:rsidRDefault="001A0194" w:rsidP="007A1597">
      <w:pPr>
        <w:keepNext/>
      </w:pPr>
      <w:r>
        <w:rPr>
          <w:noProof/>
        </w:rPr>
        <w:drawing>
          <wp:inline distT="0" distB="0" distL="0" distR="0" wp14:anchorId="42B7472C" wp14:editId="1382BD23">
            <wp:extent cx="5271770" cy="3948430"/>
            <wp:effectExtent l="0" t="0" r="5080" b="0"/>
            <wp:docPr id="46" name="Picture 46" descr="C:\Users\Shy Alon\AppData\Local\Microsoft\Windows\INetCache\Content.Word\joined_dopamine_q_0.956_q3_0.959_q5_0.961_trust_0.087_features_28F5A9F48C8A407D28893C393AA9590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 Alon\AppData\Local\Microsoft\Windows\INetCache\Content.Word\joined_dopamine_q_0.956_q3_0.959_q5_0.961_trust_0.087_features_28F5A9F48C8A407D28893C393AA9590CF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1146A039" w14:textId="79598929" w:rsidR="006C38B9" w:rsidRPr="00E73FED" w:rsidRDefault="006C38B9" w:rsidP="007A1597">
      <w:pPr>
        <w:pStyle w:val="Caption"/>
        <w:jc w:val="center"/>
      </w:pPr>
      <w:bookmarkStart w:id="294" w:name="_Ref489118312"/>
      <w:bookmarkStart w:id="295" w:name="_Toc490320162"/>
      <w:r>
        <w:t xml:space="preserve">Figure </w:t>
      </w:r>
      <w:fldSimple w:instr=" SEQ Figure \* ARABIC ">
        <w:r w:rsidR="00C119D8">
          <w:rPr>
            <w:noProof/>
          </w:rPr>
          <w:t>10</w:t>
        </w:r>
      </w:fldSimple>
      <w:bookmarkEnd w:id="294"/>
      <w:r>
        <w:t xml:space="preserve"> Dopamine Results</w:t>
      </w:r>
      <w:bookmarkEnd w:id="295"/>
    </w:p>
    <w:p w14:paraId="4CFAC75F" w14:textId="4313A4D9" w:rsidR="00ED3292" w:rsidDel="0073520B" w:rsidRDefault="00ED3292" w:rsidP="00ED3292">
      <w:pPr>
        <w:pStyle w:val="Heading4"/>
        <w:rPr>
          <w:del w:id="296" w:author="Abraham Yosipof" w:date="2017-09-14T20:04:00Z"/>
        </w:rPr>
      </w:pPr>
      <w:del w:id="297" w:author="Abraham Yosipof" w:date="2017-09-14T20:04:00Z">
        <w:r w:rsidDel="0073520B">
          <w:delText>A</w:delText>
        </w:r>
        <w:r w:rsidRPr="00684E63" w:rsidDel="0073520B">
          <w:delText>drenoceptors</w:delText>
        </w:r>
      </w:del>
    </w:p>
    <w:p w14:paraId="44631895" w14:textId="1BE53AE3" w:rsidR="006C38B9" w:rsidDel="0073520B" w:rsidRDefault="006C38B9" w:rsidP="006C38B9">
      <w:pPr>
        <w:rPr>
          <w:del w:id="298" w:author="Abraham Yosipof" w:date="2017-09-14T20:04:00Z"/>
        </w:rPr>
      </w:pPr>
      <w:del w:id="299" w:author="Abraham Yosipof" w:date="2017-09-14T20:04:00Z">
        <w:r w:rsidDel="0073520B">
          <w:delText xml:space="preserve">The results for </w:delText>
        </w:r>
        <w:r w:rsidRPr="006C38B9" w:rsidDel="0073520B">
          <w:delText xml:space="preserve">Adrenoceptors </w:delText>
        </w:r>
        <w:r w:rsidDel="0073520B">
          <w:delText>(</w:delText>
        </w:r>
        <w:r w:rsidR="005C79C1" w:rsidDel="0073520B">
          <w:fldChar w:fldCharType="begin"/>
        </w:r>
        <w:r w:rsidR="005C79C1" w:rsidDel="0073520B">
          <w:delInstrText xml:space="preserve"> REF _Ref489118921 \h </w:delInstrText>
        </w:r>
        <w:r w:rsidR="005C79C1" w:rsidDel="0073520B">
          <w:fldChar w:fldCharType="separate"/>
        </w:r>
        <w:r w:rsidR="00C119D8" w:rsidDel="0073520B">
          <w:delText xml:space="preserve">Figure </w:delText>
        </w:r>
        <w:r w:rsidR="00C119D8" w:rsidDel="0073520B">
          <w:rPr>
            <w:noProof/>
          </w:rPr>
          <w:delText>11</w:delText>
        </w:r>
        <w:r w:rsidR="005C79C1" w:rsidDel="0073520B">
          <w:fldChar w:fldCharType="end"/>
        </w:r>
        <w:r w:rsidDel="0073520B">
          <w:delText>) are as follows:</w:delText>
        </w:r>
      </w:del>
    </w:p>
    <w:p w14:paraId="28B2F16F" w14:textId="369A6D40" w:rsidR="006C38B9" w:rsidDel="0073520B" w:rsidRDefault="006C38B9" w:rsidP="006C38B9">
      <w:pPr>
        <w:rPr>
          <w:del w:id="300" w:author="Abraham Yosipof" w:date="2017-09-14T20:04:00Z"/>
        </w:rPr>
      </w:pPr>
      <w:del w:id="301"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R="005C79C1" w:rsidRPr="005C79C1" w:rsidDel="0073520B">
          <w:delText>Adrenoceptors</w:delText>
        </w:r>
        <w:r w:rsidDel="0073520B">
          <w:delText>.</w:delText>
        </w:r>
      </w:del>
    </w:p>
    <w:p w14:paraId="73E4F8FA" w14:textId="7EC7A034" w:rsidR="006C38B9" w:rsidDel="0073520B" w:rsidRDefault="006C38B9" w:rsidP="006C38B9">
      <w:pPr>
        <w:rPr>
          <w:del w:id="302" w:author="Abraham Yosipof" w:date="2017-09-14T20:04:00Z"/>
        </w:rPr>
      </w:pPr>
      <w:del w:id="303"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0.9</w:delText>
        </w:r>
        <w:r w:rsidR="005C79C1" w:rsidDel="0073520B">
          <w:delText>83</w:delText>
        </w:r>
        <w:r w:rsidDel="0073520B">
          <w:delText>.</w:delText>
        </w:r>
      </w:del>
    </w:p>
    <w:p w14:paraId="32307DDD" w14:textId="781DF678" w:rsidR="006C38B9" w:rsidDel="0073520B" w:rsidRDefault="006C38B9" w:rsidP="006C38B9">
      <w:pPr>
        <w:rPr>
          <w:del w:id="304" w:author="Abraham Yosipof" w:date="2017-09-14T20:04:00Z"/>
        </w:rPr>
      </w:pPr>
      <w:del w:id="305" w:author="Abraham Yosipof" w:date="2017-09-14T20:04:00Z">
        <w:r w:rsidRPr="00E73FED" w:rsidDel="0073520B">
          <w:rPr>
            <w:b/>
          </w:rPr>
          <w:delText>Three neighbors quality:</w:delText>
        </w:r>
        <w:r w:rsidRPr="00E73FED" w:rsidDel="0073520B">
          <w:rPr>
            <w:b/>
          </w:rPr>
          <w:tab/>
        </w:r>
        <w:r w:rsidDel="0073520B">
          <w:delText>0.9</w:delText>
        </w:r>
        <w:r w:rsidR="005C79C1" w:rsidDel="0073520B">
          <w:delText>85</w:delText>
        </w:r>
        <w:r w:rsidDel="0073520B">
          <w:delText>.</w:delText>
        </w:r>
      </w:del>
    </w:p>
    <w:p w14:paraId="0959689F" w14:textId="368EBB16" w:rsidR="006C38B9" w:rsidDel="0073520B" w:rsidRDefault="006C38B9" w:rsidP="006C38B9">
      <w:pPr>
        <w:rPr>
          <w:del w:id="306" w:author="Abraham Yosipof" w:date="2017-09-14T20:04:00Z"/>
        </w:rPr>
      </w:pPr>
      <w:del w:id="307"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0.9</w:delText>
        </w:r>
        <w:r w:rsidR="005C79C1" w:rsidDel="0073520B">
          <w:delText>84</w:delText>
        </w:r>
        <w:r w:rsidDel="0073520B">
          <w:delText>.</w:delText>
        </w:r>
      </w:del>
    </w:p>
    <w:p w14:paraId="460F4D5D" w14:textId="4990B1C0" w:rsidR="006C38B9" w:rsidDel="0073520B" w:rsidRDefault="006C38B9" w:rsidP="006C38B9">
      <w:pPr>
        <w:rPr>
          <w:del w:id="308" w:author="Abraham Yosipof" w:date="2017-09-14T20:04:00Z"/>
        </w:rPr>
      </w:pPr>
      <w:del w:id="309" w:author="Abraham Yosipof" w:date="2017-09-14T20:04:00Z">
        <w:r w:rsidRPr="00E73FED" w:rsidDel="0073520B">
          <w:rPr>
            <w:b/>
          </w:rPr>
          <w:delText>Trust level:</w:delText>
        </w:r>
        <w:r w:rsidRPr="00E73FED" w:rsidDel="0073520B">
          <w:rPr>
            <w:b/>
          </w:rPr>
          <w:tab/>
        </w:r>
        <w:r w:rsidRPr="00E73FED" w:rsidDel="0073520B">
          <w:rPr>
            <w:b/>
          </w:rPr>
          <w:tab/>
        </w:r>
        <w:r w:rsidRPr="00E73FED" w:rsidDel="0073520B">
          <w:rPr>
            <w:b/>
          </w:rPr>
          <w:tab/>
        </w:r>
        <w:r w:rsidDel="0073520B">
          <w:delText>0.0</w:delText>
        </w:r>
        <w:r w:rsidR="005C79C1" w:rsidDel="0073520B">
          <w:delText>7</w:delText>
        </w:r>
        <w:r w:rsidDel="0073520B">
          <w:delText>7.</w:delText>
        </w:r>
      </w:del>
    </w:p>
    <w:p w14:paraId="2FFC7581" w14:textId="0F9357E5" w:rsidR="006C38B9" w:rsidRDefault="005C79C1">
      <w:r>
        <w:t>Much like the Dopamine results t</w:t>
      </w:r>
      <w:r w:rsidR="006C38B9">
        <w:t xml:space="preserve">he low trust level demonstrates the high level of the algorithm aggressiveness </w:t>
      </w:r>
      <w:proofErr w:type="gramStart"/>
      <w:r>
        <w:t>and also</w:t>
      </w:r>
      <w:proofErr w:type="gramEnd"/>
      <w:r>
        <w:t xml:space="preserve"> like the Dopamine t</w:t>
      </w:r>
      <w:r w:rsidR="006C38B9">
        <w:t xml:space="preserve">he </w:t>
      </w:r>
      <w:r w:rsidR="00EB3320">
        <w:t xml:space="preserve">even higher </w:t>
      </w:r>
      <w:r w:rsidR="006C38B9">
        <w:t>quality level though indicates that the system was successful in clustering the similarly tagged compounds together.</w:t>
      </w:r>
    </w:p>
    <w:p w14:paraId="127E59D3" w14:textId="1EC381E7" w:rsidR="005C79C1" w:rsidRDefault="00AC736E">
      <w:pPr>
        <w:keepNext/>
      </w:pPr>
      <w:r>
        <w:rPr>
          <w:noProof/>
        </w:rPr>
        <w:lastRenderedPageBreak/>
        <w:drawing>
          <wp:inline distT="0" distB="0" distL="0" distR="0" wp14:anchorId="098CEF6D" wp14:editId="0DD23F6A">
            <wp:extent cx="5271770" cy="3948430"/>
            <wp:effectExtent l="0" t="0" r="5080" b="0"/>
            <wp:docPr id="47" name="Picture 47" descr="C:\Users\Shy Alon\AppData\Local\Microsoft\Windows\INetCache\Content.Word\joined_adrenoceptor_q_0.983_q3_0.985_q5_0.984_trust_0.077_features_1473F372C8E0861CDFCEA71482D4D2E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y Alon\AppData\Local\Microsoft\Windows\INetCache\Content.Word\joined_adrenoceptor_q_0.983_q3_0.985_q5_0.984_trust_0.077_features_1473F372C8E0861CDFCEA71482D4D2E2C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03349ABA" w14:textId="179F0438" w:rsidR="006C38B9" w:rsidRDefault="005C79C1" w:rsidP="007A1597">
      <w:pPr>
        <w:pStyle w:val="Caption"/>
        <w:jc w:val="center"/>
      </w:pPr>
      <w:bookmarkStart w:id="310" w:name="_Ref489118921"/>
      <w:bookmarkStart w:id="311" w:name="_Toc490320163"/>
      <w:r>
        <w:t xml:space="preserve">Figure </w:t>
      </w:r>
      <w:fldSimple w:instr=" SEQ Figure \* ARABIC ">
        <w:r w:rsidR="00C119D8">
          <w:rPr>
            <w:noProof/>
          </w:rPr>
          <w:t>11</w:t>
        </w:r>
      </w:fldSimple>
      <w:bookmarkEnd w:id="310"/>
      <w:r>
        <w:t xml:space="preserve"> Adrenoceptor Results</w:t>
      </w:r>
      <w:bookmarkEnd w:id="311"/>
    </w:p>
    <w:p w14:paraId="4BBF5B22" w14:textId="3F9EA66A" w:rsidR="00ED3292" w:rsidRDefault="00ED3292" w:rsidP="00ED3292"/>
    <w:p w14:paraId="0717F61B" w14:textId="06AA49F2" w:rsidR="00ED3292" w:rsidDel="0073520B" w:rsidRDefault="00ED3292" w:rsidP="00ED3292">
      <w:pPr>
        <w:pStyle w:val="Heading4"/>
        <w:rPr>
          <w:del w:id="312" w:author="Abraham Yosipof" w:date="2017-09-14T20:04:00Z"/>
        </w:rPr>
      </w:pPr>
      <w:del w:id="313" w:author="Abraham Yosipof" w:date="2017-09-14T20:04:00Z">
        <w:r w:rsidRPr="00910F48" w:rsidDel="0073520B">
          <w:delText xml:space="preserve">Histamine </w:delText>
        </w:r>
      </w:del>
    </w:p>
    <w:p w14:paraId="6B8B82F4" w14:textId="46412186" w:rsidR="00EB3320" w:rsidDel="0073520B" w:rsidRDefault="00EB3320" w:rsidP="00EB3320">
      <w:pPr>
        <w:rPr>
          <w:del w:id="314" w:author="Abraham Yosipof" w:date="2017-09-14T20:04:00Z"/>
        </w:rPr>
      </w:pPr>
      <w:del w:id="315" w:author="Abraham Yosipof" w:date="2017-09-14T20:04:00Z">
        <w:r w:rsidDel="0073520B">
          <w:delText xml:space="preserve">The results for </w:delText>
        </w:r>
        <w:r w:rsidRPr="00EB3320" w:rsidDel="0073520B">
          <w:delText xml:space="preserve">Histamine </w:delText>
        </w:r>
        <w:r w:rsidDel="0073520B">
          <w:delText>(</w:delText>
        </w:r>
        <w:r w:rsidDel="0073520B">
          <w:fldChar w:fldCharType="begin"/>
        </w:r>
        <w:r w:rsidDel="0073520B">
          <w:delInstrText xml:space="preserve"> REF _Ref489119275 \h </w:delInstrText>
        </w:r>
        <w:r w:rsidDel="0073520B">
          <w:fldChar w:fldCharType="separate"/>
        </w:r>
        <w:r w:rsidR="00C119D8" w:rsidDel="0073520B">
          <w:delText xml:space="preserve">Figure </w:delText>
        </w:r>
        <w:r w:rsidR="00C119D8" w:rsidDel="0073520B">
          <w:rPr>
            <w:noProof/>
          </w:rPr>
          <w:delText>12</w:delText>
        </w:r>
        <w:r w:rsidDel="0073520B">
          <w:fldChar w:fldCharType="end"/>
        </w:r>
        <w:r w:rsidDel="0073520B">
          <w:delText>) are as follows:</w:delText>
        </w:r>
      </w:del>
    </w:p>
    <w:p w14:paraId="622BABD2" w14:textId="03B08C8A" w:rsidR="00EB3320" w:rsidDel="0073520B" w:rsidRDefault="00EB3320" w:rsidP="00EB3320">
      <w:pPr>
        <w:rPr>
          <w:del w:id="316" w:author="Abraham Yosipof" w:date="2017-09-14T20:04:00Z"/>
        </w:rPr>
      </w:pPr>
      <w:del w:id="317"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RPr="00EB3320" w:rsidDel="0073520B">
          <w:delText>Histamine</w:delText>
        </w:r>
        <w:r w:rsidDel="0073520B">
          <w:delText>.</w:delText>
        </w:r>
      </w:del>
    </w:p>
    <w:p w14:paraId="406B87C2" w14:textId="19B5F197" w:rsidR="00EB3320" w:rsidDel="0073520B" w:rsidRDefault="00EB3320" w:rsidP="00EB3320">
      <w:pPr>
        <w:rPr>
          <w:del w:id="318" w:author="Abraham Yosipof" w:date="2017-09-14T20:04:00Z"/>
        </w:rPr>
      </w:pPr>
      <w:del w:id="319"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0.967.</w:delText>
        </w:r>
      </w:del>
    </w:p>
    <w:p w14:paraId="7843E99A" w14:textId="09DA6CC6" w:rsidR="00EB3320" w:rsidDel="0073520B" w:rsidRDefault="00EB3320" w:rsidP="00EB3320">
      <w:pPr>
        <w:rPr>
          <w:del w:id="320" w:author="Abraham Yosipof" w:date="2017-09-14T20:04:00Z"/>
        </w:rPr>
      </w:pPr>
      <w:del w:id="321" w:author="Abraham Yosipof" w:date="2017-09-14T20:04:00Z">
        <w:r w:rsidRPr="00E73FED" w:rsidDel="0073520B">
          <w:rPr>
            <w:b/>
          </w:rPr>
          <w:delText>Three neighbors quality:</w:delText>
        </w:r>
        <w:r w:rsidRPr="00E73FED" w:rsidDel="0073520B">
          <w:rPr>
            <w:b/>
          </w:rPr>
          <w:tab/>
        </w:r>
        <w:r w:rsidDel="0073520B">
          <w:delText>0.963.</w:delText>
        </w:r>
      </w:del>
    </w:p>
    <w:p w14:paraId="6065A7C3" w14:textId="58429A84" w:rsidR="00EB3320" w:rsidDel="0073520B" w:rsidRDefault="00EB3320" w:rsidP="00EB3320">
      <w:pPr>
        <w:rPr>
          <w:del w:id="322" w:author="Abraham Yosipof" w:date="2017-09-14T20:04:00Z"/>
        </w:rPr>
      </w:pPr>
      <w:del w:id="323"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0.964.</w:delText>
        </w:r>
      </w:del>
    </w:p>
    <w:p w14:paraId="36E1D68E" w14:textId="306C306E" w:rsidR="00EB3320" w:rsidDel="0073520B" w:rsidRDefault="00EB3320" w:rsidP="00EB3320">
      <w:pPr>
        <w:rPr>
          <w:del w:id="324" w:author="Abraham Yosipof" w:date="2017-09-14T20:04:00Z"/>
        </w:rPr>
      </w:pPr>
      <w:del w:id="325" w:author="Abraham Yosipof" w:date="2017-09-14T20:04:00Z">
        <w:r w:rsidRPr="00E73FED" w:rsidDel="0073520B">
          <w:rPr>
            <w:b/>
          </w:rPr>
          <w:delText>Trust level:</w:delText>
        </w:r>
        <w:r w:rsidRPr="00E73FED" w:rsidDel="0073520B">
          <w:rPr>
            <w:b/>
          </w:rPr>
          <w:tab/>
        </w:r>
        <w:r w:rsidRPr="00E73FED" w:rsidDel="0073520B">
          <w:rPr>
            <w:b/>
          </w:rPr>
          <w:tab/>
        </w:r>
        <w:r w:rsidRPr="00E73FED" w:rsidDel="0073520B">
          <w:rPr>
            <w:b/>
          </w:rPr>
          <w:tab/>
        </w:r>
        <w:r w:rsidDel="0073520B">
          <w:delText>0.078.</w:delText>
        </w:r>
      </w:del>
    </w:p>
    <w:p w14:paraId="10F0E2F3" w14:textId="6769FC69" w:rsidR="00EB3320" w:rsidRDefault="00EB3320" w:rsidP="00EB3320">
      <w:r>
        <w:t>Tagging Histamine compounds shows similar results to tagging Dopamine.</w:t>
      </w:r>
    </w:p>
    <w:p w14:paraId="4A65B8D8" w14:textId="3873F090" w:rsidR="00EB3320" w:rsidRDefault="00AC736E" w:rsidP="007A1597">
      <w:pPr>
        <w:keepNext/>
      </w:pPr>
      <w:commentRangeStart w:id="326"/>
      <w:r>
        <w:rPr>
          <w:noProof/>
        </w:rPr>
        <w:lastRenderedPageBreak/>
        <w:drawing>
          <wp:inline distT="0" distB="0" distL="0" distR="0" wp14:anchorId="7EA23CDE" wp14:editId="1065C02F">
            <wp:extent cx="5271770" cy="3948430"/>
            <wp:effectExtent l="0" t="0" r="5080" b="0"/>
            <wp:docPr id="50" name="Picture 50" descr="C:\Users\Shy Alon\AppData\Local\Microsoft\Windows\INetCache\Content.Word\joined_Histamine_q_0.967_q3_0.963_q5_0.964_trust_0.078_features_32BEDEFA100BD9546BC0998F66284A8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 Alon\AppData\Local\Microsoft\Windows\INetCache\Content.Word\joined_Histamine_q_0.967_q3_0.963_q5_0.964_trust_0.078_features_32BEDEFA100BD9546BC0998F66284A88A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commentRangeEnd w:id="326"/>
      <w:r w:rsidR="0073520B">
        <w:rPr>
          <w:rStyle w:val="CommentReference"/>
        </w:rPr>
        <w:commentReference w:id="326"/>
      </w:r>
    </w:p>
    <w:p w14:paraId="29A15CFD" w14:textId="45E6A5E6" w:rsidR="00EB3320" w:rsidRDefault="00EB3320" w:rsidP="007A1597">
      <w:pPr>
        <w:pStyle w:val="Caption"/>
        <w:jc w:val="center"/>
      </w:pPr>
      <w:bookmarkStart w:id="327" w:name="_Ref489119275"/>
      <w:bookmarkStart w:id="328" w:name="_Toc490320164"/>
      <w:r>
        <w:t xml:space="preserve">Figure </w:t>
      </w:r>
      <w:fldSimple w:instr=" SEQ Figure \* ARABIC ">
        <w:r w:rsidR="00C119D8">
          <w:rPr>
            <w:noProof/>
          </w:rPr>
          <w:t>12</w:t>
        </w:r>
      </w:fldSimple>
      <w:bookmarkEnd w:id="327"/>
      <w:r>
        <w:t xml:space="preserve"> Histamine Results</w:t>
      </w:r>
      <w:bookmarkEnd w:id="328"/>
    </w:p>
    <w:p w14:paraId="19D82B8D" w14:textId="400FEFFE" w:rsidR="00ED3292" w:rsidDel="0073520B" w:rsidRDefault="00ED3292" w:rsidP="007A1597">
      <w:pPr>
        <w:pStyle w:val="Heading4"/>
        <w:rPr>
          <w:del w:id="329" w:author="Abraham Yosipof" w:date="2017-09-14T20:04:00Z"/>
        </w:rPr>
      </w:pPr>
      <w:del w:id="330" w:author="Abraham Yosipof" w:date="2017-09-14T20:04:00Z">
        <w:r w:rsidDel="0073520B">
          <w:delText>Muscarinic</w:delText>
        </w:r>
      </w:del>
    </w:p>
    <w:p w14:paraId="5EEC5A36" w14:textId="034EEADB" w:rsidR="00A84934" w:rsidDel="0073520B" w:rsidRDefault="00A84934" w:rsidP="00A84934">
      <w:pPr>
        <w:rPr>
          <w:del w:id="331" w:author="Abraham Yosipof" w:date="2017-09-14T20:04:00Z"/>
        </w:rPr>
      </w:pPr>
      <w:del w:id="332" w:author="Abraham Yosipof" w:date="2017-09-14T20:04:00Z">
        <w:r w:rsidDel="0073520B">
          <w:delText xml:space="preserve">The results for </w:delText>
        </w:r>
        <w:r w:rsidR="003F6C5F" w:rsidDel="0073520B">
          <w:delText xml:space="preserve">Muscarinic </w:delText>
        </w:r>
        <w:r w:rsidDel="0073520B">
          <w:delText>(</w:delText>
        </w:r>
        <w:r w:rsidR="003F6C5F" w:rsidDel="0073520B">
          <w:fldChar w:fldCharType="begin"/>
        </w:r>
        <w:r w:rsidR="003F6C5F" w:rsidDel="0073520B">
          <w:delInstrText xml:space="preserve"> REF _Ref489120518 \h </w:delInstrText>
        </w:r>
        <w:r w:rsidR="003F6C5F" w:rsidDel="0073520B">
          <w:fldChar w:fldCharType="separate"/>
        </w:r>
        <w:r w:rsidR="00C119D8" w:rsidDel="0073520B">
          <w:delText xml:space="preserve">Figure </w:delText>
        </w:r>
        <w:r w:rsidR="00C119D8" w:rsidDel="0073520B">
          <w:rPr>
            <w:noProof/>
          </w:rPr>
          <w:delText>13</w:delText>
        </w:r>
        <w:r w:rsidR="003F6C5F" w:rsidDel="0073520B">
          <w:fldChar w:fldCharType="end"/>
        </w:r>
        <w:r w:rsidDel="0073520B">
          <w:delText>) are as follows:</w:delText>
        </w:r>
      </w:del>
    </w:p>
    <w:p w14:paraId="2C4DB212" w14:textId="7AD6F0A4" w:rsidR="00A84934" w:rsidDel="0073520B" w:rsidRDefault="00A84934" w:rsidP="00A84934">
      <w:pPr>
        <w:rPr>
          <w:del w:id="333" w:author="Abraham Yosipof" w:date="2017-09-14T20:04:00Z"/>
        </w:rPr>
      </w:pPr>
      <w:del w:id="334"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R="003F6C5F" w:rsidDel="0073520B">
          <w:delText>Muscarinic</w:delText>
        </w:r>
        <w:r w:rsidDel="0073520B">
          <w:delText>.</w:delText>
        </w:r>
      </w:del>
    </w:p>
    <w:p w14:paraId="3BB517F5" w14:textId="63ADB35C" w:rsidR="00A84934" w:rsidDel="0073520B" w:rsidRDefault="00A84934" w:rsidP="00A84934">
      <w:pPr>
        <w:rPr>
          <w:del w:id="335" w:author="Abraham Yosipof" w:date="2017-09-14T20:04:00Z"/>
        </w:rPr>
      </w:pPr>
      <w:del w:id="336"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w:delText>
        </w:r>
        <w:r w:rsidR="003F6C5F" w:rsidDel="0073520B">
          <w:delText>993</w:delText>
        </w:r>
        <w:r w:rsidDel="0073520B">
          <w:delText>.</w:delText>
        </w:r>
      </w:del>
    </w:p>
    <w:p w14:paraId="2D64ED6B" w14:textId="3E695CD8" w:rsidR="00A84934" w:rsidDel="0073520B" w:rsidRDefault="00A84934" w:rsidP="00A84934">
      <w:pPr>
        <w:rPr>
          <w:del w:id="337" w:author="Abraham Yosipof" w:date="2017-09-14T20:04:00Z"/>
        </w:rPr>
      </w:pPr>
      <w:del w:id="338" w:author="Abraham Yosipof" w:date="2017-09-14T20:04:00Z">
        <w:r w:rsidRPr="00E73FED" w:rsidDel="0073520B">
          <w:rPr>
            <w:b/>
          </w:rPr>
          <w:delText>Three neighbors quality:</w:delText>
        </w:r>
        <w:r w:rsidRPr="00E73FED" w:rsidDel="0073520B">
          <w:rPr>
            <w:b/>
          </w:rPr>
          <w:tab/>
        </w:r>
        <w:r w:rsidDel="0073520B">
          <w:delText>0.</w:delText>
        </w:r>
        <w:r w:rsidR="003F6C5F" w:rsidDel="0073520B">
          <w:delText>993</w:delText>
        </w:r>
        <w:r w:rsidDel="0073520B">
          <w:delText>.</w:delText>
        </w:r>
      </w:del>
    </w:p>
    <w:p w14:paraId="13F4EC6E" w14:textId="0FF39EEF" w:rsidR="00A84934" w:rsidDel="0073520B" w:rsidRDefault="00A84934" w:rsidP="00A84934">
      <w:pPr>
        <w:rPr>
          <w:del w:id="339" w:author="Abraham Yosipof" w:date="2017-09-14T20:04:00Z"/>
        </w:rPr>
      </w:pPr>
      <w:del w:id="340"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w:delText>
        </w:r>
        <w:r w:rsidR="003F6C5F" w:rsidDel="0073520B">
          <w:delText>993</w:delText>
        </w:r>
        <w:r w:rsidDel="0073520B">
          <w:delText>.</w:delText>
        </w:r>
      </w:del>
    </w:p>
    <w:p w14:paraId="361EE12C" w14:textId="16429C7E" w:rsidR="00A84934" w:rsidDel="0073520B" w:rsidRDefault="00A84934" w:rsidP="00A84934">
      <w:pPr>
        <w:rPr>
          <w:del w:id="341" w:author="Abraham Yosipof" w:date="2017-09-14T20:04:00Z"/>
        </w:rPr>
      </w:pPr>
      <w:del w:id="342" w:author="Abraham Yosipof" w:date="2017-09-14T20:04:00Z">
        <w:r w:rsidRPr="00E73FED" w:rsidDel="0073520B">
          <w:rPr>
            <w:b/>
          </w:rPr>
          <w:delText>Trust level:</w:delText>
        </w:r>
        <w:r w:rsidRPr="00E73FED" w:rsidDel="0073520B">
          <w:rPr>
            <w:b/>
          </w:rPr>
          <w:tab/>
        </w:r>
        <w:r w:rsidRPr="00E73FED" w:rsidDel="0073520B">
          <w:rPr>
            <w:b/>
          </w:rPr>
          <w:tab/>
        </w:r>
        <w:r w:rsidRPr="00E73FED" w:rsidDel="0073520B">
          <w:rPr>
            <w:b/>
          </w:rPr>
          <w:tab/>
        </w:r>
        <w:r w:rsidDel="0073520B">
          <w:delText>0.07</w:delText>
        </w:r>
        <w:r w:rsidR="003F6C5F" w:rsidDel="0073520B">
          <w:delText>6</w:delText>
        </w:r>
        <w:r w:rsidDel="0073520B">
          <w:delText>.</w:delText>
        </w:r>
      </w:del>
    </w:p>
    <w:p w14:paraId="59B12B13" w14:textId="2F3D2CA3" w:rsidR="00A84934" w:rsidRDefault="00A84934" w:rsidP="00A84934">
      <w:pPr>
        <w:rPr>
          <w:rtl/>
        </w:rPr>
      </w:pPr>
      <w:r>
        <w:t xml:space="preserve">Tagging </w:t>
      </w:r>
      <w:r w:rsidR="003F6C5F">
        <w:t xml:space="preserve">Muscarinic </w:t>
      </w:r>
      <w:r>
        <w:t xml:space="preserve">compounds shows </w:t>
      </w:r>
      <w:r w:rsidR="003F6C5F">
        <w:t>excellent results</w:t>
      </w:r>
      <w:r>
        <w:t>.</w:t>
      </w:r>
      <w:r w:rsidR="003F6C5F">
        <w:t xml:space="preserve"> </w:t>
      </w:r>
      <w:proofErr w:type="gramStart"/>
      <w:r w:rsidR="003F6C5F">
        <w:t>Similar to</w:t>
      </w:r>
      <w:proofErr w:type="gramEnd"/>
      <w:r w:rsidR="003F6C5F">
        <w:t xml:space="preserve"> the test performed on qualitative financial ratios the scope of the map the visual indication seems to contradict the quality figures but it bears reiterating that the image represents more than 7000 compounds. Taking the single compound in the middle (for example) and zooming into the map we can see (</w:t>
      </w:r>
      <w:r w:rsidR="004B6266">
        <w:fldChar w:fldCharType="begin"/>
      </w:r>
      <w:r w:rsidR="004B6266">
        <w:instrText xml:space="preserve"> REF _Ref489121192 \h </w:instrText>
      </w:r>
      <w:r w:rsidR="004B6266">
        <w:fldChar w:fldCharType="separate"/>
      </w:r>
      <w:r w:rsidR="00C119D8">
        <w:t xml:space="preserve">Figure </w:t>
      </w:r>
      <w:r w:rsidR="00C119D8">
        <w:rPr>
          <w:noProof/>
        </w:rPr>
        <w:t>14</w:t>
      </w:r>
      <w:r w:rsidR="004B6266">
        <w:fldChar w:fldCharType="end"/>
      </w:r>
      <w:r w:rsidR="003F6C5F">
        <w:t xml:space="preserve">) </w:t>
      </w:r>
      <w:r w:rsidR="004B6266">
        <w:t xml:space="preserve">that it is in fact a cluster of </w:t>
      </w:r>
      <w:r w:rsidR="00D75BBD">
        <w:t xml:space="preserve">two </w:t>
      </w:r>
      <w:r w:rsidR="004B6266">
        <w:t>compounds bunched together in a manner which makes it seem like a single compound in a compressed space.</w:t>
      </w:r>
    </w:p>
    <w:p w14:paraId="0DD2AFD3" w14:textId="77777777" w:rsidR="003F6C5F" w:rsidRDefault="003F6C5F" w:rsidP="00A84934">
      <w:pPr>
        <w:rPr>
          <w:rtl/>
        </w:rPr>
      </w:pPr>
    </w:p>
    <w:p w14:paraId="22A72F64" w14:textId="58E63677" w:rsidR="003F6C5F" w:rsidRDefault="00D75BBD" w:rsidP="007A1597">
      <w:pPr>
        <w:keepNext/>
      </w:pPr>
      <w:r>
        <w:rPr>
          <w:noProof/>
        </w:rPr>
        <w:lastRenderedPageBreak/>
        <w:drawing>
          <wp:inline distT="0" distB="0" distL="0" distR="0" wp14:anchorId="75C67EC1" wp14:editId="38913D74">
            <wp:extent cx="5264785" cy="3228340"/>
            <wp:effectExtent l="0" t="0" r="0" b="0"/>
            <wp:docPr id="56" name="Picture 56" descr="C:\Users\Shy Alon\AppData\Local\Microsoft\Windows\INetCache\Content.Word\joined_Muscarinic_q_0.993_q3_0.993_q5_0.993_trust_0.076_features_3A6FA27905234A33437BCAA0404748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y Alon\AppData\Local\Microsoft\Windows\INetCache\Content.Word\joined_Muscarinic_q_0.993_q3_0.993_q5_0.993_trust_0.076_features_3A6FA27905234A33437BCAA0404748A1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3228340"/>
                    </a:xfrm>
                    <a:prstGeom prst="rect">
                      <a:avLst/>
                    </a:prstGeom>
                    <a:noFill/>
                    <a:ln>
                      <a:noFill/>
                    </a:ln>
                  </pic:spPr>
                </pic:pic>
              </a:graphicData>
            </a:graphic>
          </wp:inline>
        </w:drawing>
      </w:r>
    </w:p>
    <w:p w14:paraId="385A659A" w14:textId="745920A6" w:rsidR="00A84934" w:rsidRDefault="003F6C5F" w:rsidP="007A1597">
      <w:pPr>
        <w:pStyle w:val="Caption"/>
        <w:jc w:val="center"/>
        <w:rPr>
          <w:rtl/>
        </w:rPr>
      </w:pPr>
      <w:bookmarkStart w:id="343" w:name="_Ref489120518"/>
      <w:bookmarkStart w:id="344" w:name="_Toc490320165"/>
      <w:r>
        <w:t xml:space="preserve">Figure </w:t>
      </w:r>
      <w:fldSimple w:instr=" SEQ Figure \* ARABIC ">
        <w:r w:rsidR="00C119D8">
          <w:rPr>
            <w:noProof/>
          </w:rPr>
          <w:t>13</w:t>
        </w:r>
      </w:fldSimple>
      <w:bookmarkEnd w:id="343"/>
      <w:r>
        <w:t xml:space="preserve"> Muscarinic Results</w:t>
      </w:r>
      <w:bookmarkEnd w:id="344"/>
    </w:p>
    <w:p w14:paraId="3ED133C4" w14:textId="67F64D1F" w:rsidR="004B6266" w:rsidRDefault="00B74989" w:rsidP="00C119D8">
      <w:pPr>
        <w:keepNext/>
        <w:jc w:val="center"/>
      </w:pPr>
      <w:r>
        <w:rPr>
          <w:noProof/>
        </w:rPr>
        <w:lastRenderedPageBreak/>
        <w:drawing>
          <wp:inline distT="0" distB="0" distL="0" distR="0" wp14:anchorId="580D6FCC" wp14:editId="39141DB1">
            <wp:extent cx="4881409" cy="8575964"/>
            <wp:effectExtent l="0" t="0" r="0" b="0"/>
            <wp:docPr id="57" name="Picture 57" descr="C:\Users\Shy Alon\AppData\Local\Microsoft\Windows\INetCache\Content.Word\joined_Muscarinic_q_0.993 zoom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y Alon\AppData\Local\Microsoft\Windows\INetCache\Content.Word\joined_Muscarinic_q_0.993 zoom resul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7224" cy="8586179"/>
                    </a:xfrm>
                    <a:prstGeom prst="rect">
                      <a:avLst/>
                    </a:prstGeom>
                    <a:noFill/>
                    <a:ln>
                      <a:noFill/>
                    </a:ln>
                  </pic:spPr>
                </pic:pic>
              </a:graphicData>
            </a:graphic>
          </wp:inline>
        </w:drawing>
      </w:r>
    </w:p>
    <w:p w14:paraId="604B0A02" w14:textId="63889994" w:rsidR="004B6266" w:rsidRPr="007A1597" w:rsidRDefault="004B6266" w:rsidP="007A1597">
      <w:pPr>
        <w:pStyle w:val="Caption"/>
        <w:jc w:val="center"/>
      </w:pPr>
      <w:bookmarkStart w:id="345" w:name="_Ref489121192"/>
      <w:bookmarkStart w:id="346" w:name="_Toc490320166"/>
      <w:r>
        <w:t xml:space="preserve">Figure </w:t>
      </w:r>
      <w:fldSimple w:instr=" SEQ Figure \* ARABIC ">
        <w:r w:rsidR="00C119D8">
          <w:rPr>
            <w:noProof/>
          </w:rPr>
          <w:t>14</w:t>
        </w:r>
      </w:fldSimple>
      <w:bookmarkEnd w:id="345"/>
      <w:r>
        <w:rPr>
          <w:noProof/>
          <w:rtl/>
        </w:rPr>
        <w:t xml:space="preserve"> </w:t>
      </w:r>
      <w:r>
        <w:rPr>
          <w:noProof/>
        </w:rPr>
        <w:t xml:space="preserve"> Muscarinic Results Magnified</w:t>
      </w:r>
      <w:bookmarkEnd w:id="346"/>
    </w:p>
    <w:p w14:paraId="74A45D36" w14:textId="4AF39301" w:rsidR="00ED3292" w:rsidDel="0073520B" w:rsidRDefault="00ED3292" w:rsidP="00ED3292">
      <w:pPr>
        <w:pStyle w:val="Heading4"/>
        <w:rPr>
          <w:del w:id="347" w:author="Abraham Yosipof" w:date="2017-09-14T20:04:00Z"/>
        </w:rPr>
      </w:pPr>
      <w:del w:id="348" w:author="Abraham Yosipof" w:date="2017-09-14T20:04:00Z">
        <w:r w:rsidDel="0073520B">
          <w:lastRenderedPageBreak/>
          <w:delText>S</w:delText>
        </w:r>
        <w:r w:rsidRPr="00910F48" w:rsidDel="0073520B">
          <w:delText>erotonin</w:delText>
        </w:r>
      </w:del>
    </w:p>
    <w:p w14:paraId="5EE729F6" w14:textId="1901BDE1" w:rsidR="004B6266" w:rsidDel="0073520B" w:rsidRDefault="004B6266">
      <w:pPr>
        <w:rPr>
          <w:del w:id="349" w:author="Abraham Yosipof" w:date="2017-09-14T20:04:00Z"/>
        </w:rPr>
      </w:pPr>
      <w:del w:id="350" w:author="Abraham Yosipof" w:date="2017-09-14T20:04:00Z">
        <w:r w:rsidDel="0073520B">
          <w:delText>The results for Serotonin (</w:delText>
        </w:r>
        <w:r w:rsidDel="0073520B">
          <w:fldChar w:fldCharType="begin"/>
        </w:r>
        <w:r w:rsidDel="0073520B">
          <w:delInstrText xml:space="preserve"> REF _Ref489120518 \h </w:delInstrText>
        </w:r>
        <w:r w:rsidDel="0073520B">
          <w:fldChar w:fldCharType="separate"/>
        </w:r>
        <w:r w:rsidR="00C119D8" w:rsidDel="0073520B">
          <w:delText xml:space="preserve">Figure </w:delText>
        </w:r>
        <w:r w:rsidR="00C119D8" w:rsidDel="0073520B">
          <w:rPr>
            <w:noProof/>
          </w:rPr>
          <w:delText>13</w:delText>
        </w:r>
        <w:r w:rsidDel="0073520B">
          <w:fldChar w:fldCharType="end"/>
        </w:r>
        <w:r w:rsidDel="0073520B">
          <w:delText>) are as follows:</w:delText>
        </w:r>
      </w:del>
    </w:p>
    <w:p w14:paraId="65419F93" w14:textId="4E49E1AD" w:rsidR="004B6266" w:rsidDel="0073520B" w:rsidRDefault="004B6266" w:rsidP="004B6266">
      <w:pPr>
        <w:rPr>
          <w:del w:id="351" w:author="Abraham Yosipof" w:date="2017-09-14T20:04:00Z"/>
        </w:rPr>
      </w:pPr>
      <w:del w:id="352" w:author="Abraham Yosipof" w:date="2017-09-14T20:04:00Z">
        <w:r w:rsidRPr="00E73FED" w:rsidDel="0073520B">
          <w:rPr>
            <w:b/>
          </w:rPr>
          <w:delText xml:space="preserve">Name: </w:delText>
        </w:r>
        <w:r w:rsidRPr="00E73FED" w:rsidDel="0073520B">
          <w:rPr>
            <w:b/>
          </w:rPr>
          <w:tab/>
        </w:r>
        <w:r w:rsidRPr="00E73FED" w:rsidDel="0073520B">
          <w:rPr>
            <w:b/>
          </w:rPr>
          <w:tab/>
        </w:r>
        <w:r w:rsidRPr="00E73FED" w:rsidDel="0073520B">
          <w:rPr>
            <w:b/>
          </w:rPr>
          <w:tab/>
        </w:r>
        <w:r w:rsidRPr="00E73FED" w:rsidDel="0073520B">
          <w:rPr>
            <w:b/>
          </w:rPr>
          <w:tab/>
        </w:r>
        <w:r w:rsidDel="0073520B">
          <w:delText>Serotonin.</w:delText>
        </w:r>
      </w:del>
    </w:p>
    <w:p w14:paraId="2193C91C" w14:textId="13C04AC9" w:rsidR="004B6266" w:rsidDel="0073520B" w:rsidRDefault="004B6266" w:rsidP="004B6266">
      <w:pPr>
        <w:rPr>
          <w:del w:id="353" w:author="Abraham Yosipof" w:date="2017-09-14T20:04:00Z"/>
        </w:rPr>
      </w:pPr>
      <w:del w:id="354" w:author="Abraham Yosipof" w:date="2017-09-14T20:04:00Z">
        <w:r w:rsidRPr="00E73FED" w:rsidDel="0073520B">
          <w:rPr>
            <w:b/>
          </w:rPr>
          <w:delText>Single neighbor quality:</w:delText>
        </w:r>
        <w:r w:rsidRPr="00E73FED" w:rsidDel="0073520B">
          <w:rPr>
            <w:b/>
          </w:rPr>
          <w:tab/>
        </w:r>
        <w:r w:rsidRPr="00E73FED" w:rsidDel="0073520B">
          <w:rPr>
            <w:b/>
          </w:rPr>
          <w:tab/>
        </w:r>
        <w:r w:rsidDel="0073520B">
          <w:delText>0.938.</w:delText>
        </w:r>
      </w:del>
    </w:p>
    <w:p w14:paraId="3D96F091" w14:textId="0367DE76" w:rsidR="004B6266" w:rsidDel="0073520B" w:rsidRDefault="004B6266" w:rsidP="004B6266">
      <w:pPr>
        <w:rPr>
          <w:del w:id="355" w:author="Abraham Yosipof" w:date="2017-09-14T20:04:00Z"/>
        </w:rPr>
      </w:pPr>
      <w:del w:id="356" w:author="Abraham Yosipof" w:date="2017-09-14T20:04:00Z">
        <w:r w:rsidRPr="00E73FED" w:rsidDel="0073520B">
          <w:rPr>
            <w:b/>
          </w:rPr>
          <w:delText>Three neighbors quality:</w:delText>
        </w:r>
        <w:r w:rsidRPr="00E73FED" w:rsidDel="0073520B">
          <w:rPr>
            <w:b/>
          </w:rPr>
          <w:tab/>
        </w:r>
        <w:r w:rsidDel="0073520B">
          <w:delText>0.934.</w:delText>
        </w:r>
      </w:del>
    </w:p>
    <w:p w14:paraId="6297C9C2" w14:textId="72686910" w:rsidR="004B6266" w:rsidDel="0073520B" w:rsidRDefault="004B6266" w:rsidP="004B6266">
      <w:pPr>
        <w:rPr>
          <w:del w:id="357" w:author="Abraham Yosipof" w:date="2017-09-14T20:04:00Z"/>
        </w:rPr>
      </w:pPr>
      <w:del w:id="358" w:author="Abraham Yosipof" w:date="2017-09-14T20:04:00Z">
        <w:r w:rsidRPr="00E73FED" w:rsidDel="0073520B">
          <w:rPr>
            <w:b/>
          </w:rPr>
          <w:delText>Five neighbors quality:</w:delText>
        </w:r>
        <w:r w:rsidRPr="00E73FED" w:rsidDel="0073520B">
          <w:rPr>
            <w:b/>
          </w:rPr>
          <w:tab/>
        </w:r>
        <w:r w:rsidRPr="00E73FED" w:rsidDel="0073520B">
          <w:rPr>
            <w:b/>
          </w:rPr>
          <w:tab/>
        </w:r>
        <w:r w:rsidDel="0073520B">
          <w:delText>0.921.</w:delText>
        </w:r>
      </w:del>
    </w:p>
    <w:p w14:paraId="377BD206" w14:textId="79D00431" w:rsidR="004B6266" w:rsidDel="0073520B" w:rsidRDefault="004B6266">
      <w:pPr>
        <w:rPr>
          <w:del w:id="359" w:author="Abraham Yosipof" w:date="2017-09-14T20:04:00Z"/>
        </w:rPr>
      </w:pPr>
      <w:del w:id="360" w:author="Abraham Yosipof" w:date="2017-09-14T20:04:00Z">
        <w:r w:rsidRPr="00E73FED" w:rsidDel="0073520B">
          <w:rPr>
            <w:b/>
          </w:rPr>
          <w:delText>Trust level:</w:delText>
        </w:r>
        <w:r w:rsidRPr="00E73FED" w:rsidDel="0073520B">
          <w:rPr>
            <w:b/>
          </w:rPr>
          <w:tab/>
        </w:r>
        <w:r w:rsidRPr="00E73FED" w:rsidDel="0073520B">
          <w:rPr>
            <w:b/>
          </w:rPr>
          <w:tab/>
        </w:r>
        <w:r w:rsidRPr="00E73FED" w:rsidDel="0073520B">
          <w:rPr>
            <w:b/>
          </w:rPr>
          <w:tab/>
        </w:r>
        <w:r w:rsidDel="0073520B">
          <w:delText>0.09.</w:delText>
        </w:r>
      </w:del>
    </w:p>
    <w:p w14:paraId="16D21D1E" w14:textId="76066C24" w:rsidR="004B6266" w:rsidRDefault="004B6266">
      <w:r>
        <w:t>As the most dominant effect in the dataset (</w:t>
      </w:r>
      <w:proofErr w:type="gramStart"/>
      <w:r>
        <w:t>with regard to</w:t>
      </w:r>
      <w:proofErr w:type="gramEnd"/>
      <w:r>
        <w:t xml:space="preserve"> compound count) Serotonin has the lowest quality score which is still better in orders of magnitude than random selection.</w:t>
      </w:r>
    </w:p>
    <w:p w14:paraId="46532E5B" w14:textId="7221CCF8" w:rsidR="004B6266" w:rsidRDefault="00B74989" w:rsidP="007A1597">
      <w:pPr>
        <w:keepNext/>
      </w:pPr>
      <w:r>
        <w:rPr>
          <w:noProof/>
        </w:rPr>
        <w:drawing>
          <wp:inline distT="0" distB="0" distL="0" distR="0" wp14:anchorId="02F40DEA" wp14:editId="46E3EC22">
            <wp:extent cx="5271770" cy="3948430"/>
            <wp:effectExtent l="0" t="0" r="5080" b="0"/>
            <wp:docPr id="61" name="Picture 61" descr="C:\Users\Shy Alon\AppData\Local\Microsoft\Windows\INetCache\Content.Word\joined_Serotonin_q_0.938_q3_0.934_q5_0.921_trust_0.090_features_1D19EDCB8D1678F6509D37AD2C74453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y Alon\AppData\Local\Microsoft\Windows\INetCache\Content.Word\joined_Serotonin_q_0.938_q3_0.934_q5_0.921_trust_0.090_features_1D19EDCB8D1678F6509D37AD2C7445362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7C6C8877" w14:textId="26E99A6B" w:rsidR="007E48FE" w:rsidRDefault="004B6266" w:rsidP="007A1597">
      <w:pPr>
        <w:pStyle w:val="Caption"/>
        <w:jc w:val="center"/>
      </w:pPr>
      <w:bookmarkStart w:id="361" w:name="_Toc490320167"/>
      <w:r>
        <w:t xml:space="preserve">Figure </w:t>
      </w:r>
      <w:fldSimple w:instr=" SEQ Figure \* ARABIC ">
        <w:r w:rsidR="00C119D8">
          <w:rPr>
            <w:noProof/>
          </w:rPr>
          <w:t>15</w:t>
        </w:r>
      </w:fldSimple>
      <w:r>
        <w:t xml:space="preserve"> Serotonin Results</w:t>
      </w:r>
      <w:bookmarkEnd w:id="361"/>
    </w:p>
    <w:p w14:paraId="0E8CFE08" w14:textId="2D3715B8" w:rsidR="007810E8" w:rsidRPr="007810E8" w:rsidRDefault="007810E8" w:rsidP="00193FE6">
      <w:pPr>
        <w:pStyle w:val="Heading4"/>
        <w:rPr>
          <w:ins w:id="362" w:author="Abraham Yosipof" w:date="2017-09-15T16:57:00Z"/>
          <w:i w:val="0"/>
          <w:iCs w:val="0"/>
          <w:rPrChange w:id="363" w:author="Abraham Yosipof" w:date="2017-09-15T16:57:00Z">
            <w:rPr>
              <w:ins w:id="364" w:author="Abraham Yosipof" w:date="2017-09-15T16:57:00Z"/>
            </w:rPr>
          </w:rPrChange>
        </w:rPr>
      </w:pPr>
      <w:bookmarkStart w:id="365" w:name="_Hlk493524694"/>
      <w:ins w:id="366" w:author="Abraham Yosipof" w:date="2017-09-15T16:57:00Z">
        <w:r>
          <w:rPr>
            <w:i w:val="0"/>
            <w:iCs w:val="0"/>
          </w:rPr>
          <w:t>Table XXX represents the results obtain</w:t>
        </w:r>
      </w:ins>
      <w:ins w:id="367" w:author="Abraham Yosipof" w:date="2017-09-16T11:05:00Z">
        <w:r w:rsidR="002226D8">
          <w:rPr>
            <w:i w:val="0"/>
            <w:iCs w:val="0"/>
          </w:rPr>
          <w:t>ed</w:t>
        </w:r>
      </w:ins>
      <w:ins w:id="368" w:author="Abraham Yosipof" w:date="2017-09-15T16:57:00Z">
        <w:r>
          <w:rPr>
            <w:i w:val="0"/>
            <w:iCs w:val="0"/>
          </w:rPr>
          <w:t xml:space="preserve"> </w:t>
        </w:r>
      </w:ins>
      <w:ins w:id="369" w:author="Abraham Yosipof" w:date="2017-09-15T17:02:00Z">
        <w:r>
          <w:rPr>
            <w:i w:val="0"/>
            <w:iCs w:val="0"/>
          </w:rPr>
          <w:t xml:space="preserve">of the </w:t>
        </w:r>
      </w:ins>
      <w:ins w:id="370" w:author="Abraham Yosipof" w:date="2017-09-15T16:57:00Z">
        <w:r>
          <w:rPr>
            <w:i w:val="0"/>
            <w:iCs w:val="0"/>
          </w:rPr>
          <w:t>t-sne optimization algorithm for the five GPCR families</w:t>
        </w:r>
      </w:ins>
      <w:ins w:id="371" w:author="Abraham Yosipof" w:date="2017-09-15T17:01:00Z">
        <w:r>
          <w:rPr>
            <w:i w:val="0"/>
            <w:iCs w:val="0"/>
          </w:rPr>
          <w:t xml:space="preserve">. </w:t>
        </w:r>
      </w:ins>
      <w:ins w:id="372" w:author="Abraham Yosipof" w:date="2017-09-15T16:57:00Z">
        <w:r>
          <w:rPr>
            <w:i w:val="0"/>
            <w:iCs w:val="0"/>
          </w:rPr>
          <w:t xml:space="preserve"> </w:t>
        </w:r>
      </w:ins>
      <w:ins w:id="373" w:author="Abraham Yosipof" w:date="2017-09-15T17:15:00Z">
        <w:r w:rsidR="007B42C5">
          <w:rPr>
            <w:rFonts w:ascii="Times New Roman" w:eastAsia="Calibri" w:hAnsi="Times New Roman" w:cs="Arial"/>
          </w:rPr>
          <w:t xml:space="preserve">Overall, the </w:t>
        </w:r>
      </w:ins>
      <w:ins w:id="374" w:author="Abraham Yosipof" w:date="2017-09-16T10:31:00Z">
        <w:r w:rsidR="001D7756">
          <w:rPr>
            <w:rFonts w:ascii="Times New Roman" w:eastAsia="Calibri" w:hAnsi="Times New Roman" w:cs="Arial"/>
          </w:rPr>
          <w:t>T-sne</w:t>
        </w:r>
      </w:ins>
      <w:ins w:id="375" w:author="Abraham Yosipof" w:date="2017-09-15T17:15:00Z">
        <w:r w:rsidR="007B42C5">
          <w:rPr>
            <w:rFonts w:ascii="Times New Roman" w:eastAsia="Calibri" w:hAnsi="Times New Roman" w:cs="Arial"/>
          </w:rPr>
          <w:t xml:space="preserve"> algorithm led to models with good statistical parameters</w:t>
        </w:r>
      </w:ins>
      <w:ins w:id="376" w:author="Abraham Yosipof" w:date="2017-09-16T10:34:00Z">
        <w:r w:rsidR="007D460B">
          <w:rPr>
            <w:rFonts w:ascii="Times New Roman" w:eastAsia="Calibri" w:hAnsi="Times New Roman" w:cs="Arial"/>
          </w:rPr>
          <w:t xml:space="preserve">. For </w:t>
        </w:r>
      </w:ins>
      <w:ins w:id="377" w:author="Abraham Yosipof" w:date="2017-09-16T10:36:00Z">
        <w:r w:rsidR="007D460B">
          <w:rPr>
            <w:rFonts w:ascii="Times New Roman" w:eastAsia="Calibri" w:hAnsi="Times New Roman" w:cs="Arial"/>
          </w:rPr>
          <w:t xml:space="preserve">each family </w:t>
        </w:r>
      </w:ins>
      <w:ins w:id="378" w:author="Abraham Yosipof" w:date="2017-09-16T10:34:00Z">
        <w:r w:rsidR="007D460B">
          <w:rPr>
            <w:rFonts w:ascii="Times New Roman" w:eastAsia="Calibri" w:hAnsi="Times New Roman" w:cs="Arial"/>
          </w:rPr>
          <w:t xml:space="preserve">between </w:t>
        </w:r>
      </w:ins>
      <w:ins w:id="379" w:author="Abraham Yosipof" w:date="2017-09-16T10:35:00Z">
        <w:r w:rsidR="007D460B">
          <w:rPr>
            <w:rFonts w:ascii="Times New Roman" w:eastAsia="Calibri" w:hAnsi="Times New Roman" w:cs="Arial"/>
          </w:rPr>
          <w:t>93.8%- 99.3%</w:t>
        </w:r>
      </w:ins>
      <w:ins w:id="380" w:author="Abraham Yosipof" w:date="2017-09-16T10:36:00Z">
        <w:r w:rsidR="007D460B">
          <w:rPr>
            <w:rFonts w:ascii="Times New Roman" w:eastAsia="Calibri" w:hAnsi="Times New Roman" w:cs="Arial"/>
          </w:rPr>
          <w:t xml:space="preserve"> the 1 nearest neighbor in the 2D representation was f</w:t>
        </w:r>
      </w:ins>
      <w:ins w:id="381" w:author="Abraham Yosipof" w:date="2017-09-16T10:37:00Z">
        <w:r w:rsidR="007D460B">
          <w:rPr>
            <w:rFonts w:ascii="Times New Roman" w:eastAsia="Calibri" w:hAnsi="Times New Roman" w:cs="Arial"/>
          </w:rPr>
          <w:t>ro</w:t>
        </w:r>
      </w:ins>
      <w:ins w:id="382" w:author="Abraham Yosipof" w:date="2017-09-16T10:36:00Z">
        <w:r w:rsidR="007D460B">
          <w:rPr>
            <w:rFonts w:ascii="Times New Roman" w:eastAsia="Calibri" w:hAnsi="Times New Roman" w:cs="Arial"/>
          </w:rPr>
          <w:t xml:space="preserve">m their family. </w:t>
        </w:r>
      </w:ins>
      <w:ins w:id="383" w:author="Abraham Yosipof" w:date="2017-09-16T10:41:00Z">
        <w:r w:rsidR="007D460B">
          <w:rPr>
            <w:rFonts w:ascii="Times New Roman" w:eastAsia="Calibri" w:hAnsi="Times New Roman" w:cs="Arial"/>
          </w:rPr>
          <w:t xml:space="preserve">In </w:t>
        </w:r>
      </w:ins>
      <w:ins w:id="384" w:author="Abraham Yosipof" w:date="2017-09-16T10:59:00Z">
        <w:r w:rsidR="00B12DB9">
          <w:rPr>
            <w:rFonts w:ascii="Times New Roman" w:eastAsia="Calibri" w:hAnsi="Times New Roman" w:cs="Arial"/>
          </w:rPr>
          <w:t>addition,</w:t>
        </w:r>
      </w:ins>
      <w:ins w:id="385" w:author="Abraham Yosipof" w:date="2017-09-16T10:41:00Z">
        <w:r w:rsidR="007D460B">
          <w:rPr>
            <w:rFonts w:ascii="Times New Roman" w:eastAsia="Calibri" w:hAnsi="Times New Roman" w:cs="Arial"/>
          </w:rPr>
          <w:t xml:space="preserve"> </w:t>
        </w:r>
      </w:ins>
      <w:ins w:id="386" w:author="Abraham Yosipof" w:date="2017-09-16T10:37:00Z">
        <w:r w:rsidR="007D460B">
          <w:rPr>
            <w:rFonts w:ascii="Times New Roman" w:eastAsia="Calibri" w:hAnsi="Times New Roman" w:cs="Arial"/>
          </w:rPr>
          <w:t>Between XXX</w:t>
        </w:r>
      </w:ins>
      <w:ins w:id="387" w:author="Abraham Yosipof" w:date="2017-09-16T10:36:00Z">
        <w:r w:rsidR="007D460B">
          <w:rPr>
            <w:rFonts w:ascii="Times New Roman" w:eastAsia="Calibri" w:hAnsi="Times New Roman" w:cs="Arial"/>
          </w:rPr>
          <w:t xml:space="preserve"> </w:t>
        </w:r>
      </w:ins>
      <w:ins w:id="388" w:author="Abraham Yosipof" w:date="2017-09-16T10:37:00Z">
        <w:r w:rsidR="007D460B">
          <w:rPr>
            <w:rFonts w:ascii="Times New Roman" w:eastAsia="Calibri" w:hAnsi="Times New Roman" w:cs="Arial"/>
          </w:rPr>
          <w:t xml:space="preserve">–XXX </w:t>
        </w:r>
      </w:ins>
      <w:ins w:id="389" w:author="Abraham Yosipof" w:date="2017-09-16T10:38:00Z">
        <w:r w:rsidR="007D460B">
          <w:rPr>
            <w:rFonts w:ascii="Times New Roman" w:eastAsia="Calibri" w:hAnsi="Times New Roman" w:cs="Arial"/>
          </w:rPr>
          <w:t xml:space="preserve">at least two of </w:t>
        </w:r>
      </w:ins>
      <w:ins w:id="390" w:author="Abraham Yosipof" w:date="2017-09-16T10:43:00Z">
        <w:r w:rsidR="00193FE6">
          <w:rPr>
            <w:rFonts w:ascii="Times New Roman" w:eastAsia="Calibri" w:hAnsi="Times New Roman" w:cs="Arial"/>
          </w:rPr>
          <w:t>the 3</w:t>
        </w:r>
      </w:ins>
      <w:ins w:id="391" w:author="Abraham Yosipof" w:date="2017-09-16T10:38:00Z">
        <w:r w:rsidR="007D460B">
          <w:rPr>
            <w:rFonts w:ascii="Times New Roman" w:eastAsia="Calibri" w:hAnsi="Times New Roman" w:cs="Arial"/>
          </w:rPr>
          <w:t xml:space="preserve"> nearest neighbors were from their </w:t>
        </w:r>
      </w:ins>
      <w:ins w:id="392" w:author="Abraham Yosipof" w:date="2017-09-16T10:42:00Z">
        <w:r w:rsidR="007D460B">
          <w:rPr>
            <w:rFonts w:ascii="Times New Roman" w:eastAsia="Calibri" w:hAnsi="Times New Roman" w:cs="Arial"/>
          </w:rPr>
          <w:t>family in the 2d representation</w:t>
        </w:r>
      </w:ins>
      <w:ins w:id="393" w:author="Abraham Yosipof" w:date="2017-09-16T10:39:00Z">
        <w:r w:rsidR="007D460B">
          <w:rPr>
            <w:rFonts w:ascii="Times New Roman" w:eastAsia="Calibri" w:hAnsi="Times New Roman" w:cs="Arial"/>
          </w:rPr>
          <w:t xml:space="preserve">, and </w:t>
        </w:r>
      </w:ins>
      <w:ins w:id="394" w:author="Abraham Yosipof" w:date="2017-09-16T10:43:00Z">
        <w:r w:rsidR="00193FE6">
          <w:rPr>
            <w:rFonts w:ascii="Times New Roman" w:eastAsia="Calibri" w:hAnsi="Times New Roman" w:cs="Arial"/>
          </w:rPr>
          <w:t xml:space="preserve">finally at each family </w:t>
        </w:r>
      </w:ins>
      <w:ins w:id="395" w:author="Abraham Yosipof" w:date="2017-09-16T10:39:00Z">
        <w:r w:rsidR="007D460B">
          <w:rPr>
            <w:rFonts w:ascii="Times New Roman" w:eastAsia="Calibri" w:hAnsi="Times New Roman" w:cs="Arial"/>
          </w:rPr>
          <w:t xml:space="preserve">between XXX-XXX at least 3 of the 5 nearest </w:t>
        </w:r>
        <w:proofErr w:type="gramStart"/>
        <w:r w:rsidR="007D460B">
          <w:rPr>
            <w:rFonts w:ascii="Times New Roman" w:eastAsia="Calibri" w:hAnsi="Times New Roman" w:cs="Arial"/>
          </w:rPr>
          <w:t>neighbor</w:t>
        </w:r>
        <w:proofErr w:type="gramEnd"/>
        <w:r w:rsidR="007D460B">
          <w:rPr>
            <w:rFonts w:ascii="Times New Roman" w:eastAsia="Calibri" w:hAnsi="Times New Roman" w:cs="Arial"/>
          </w:rPr>
          <w:t xml:space="preserve"> </w:t>
        </w:r>
      </w:ins>
      <w:ins w:id="396" w:author="Abraham Yosipof" w:date="2017-09-16T10:43:00Z">
        <w:r w:rsidR="00193FE6">
          <w:rPr>
            <w:rFonts w:ascii="Times New Roman" w:eastAsia="Calibri" w:hAnsi="Times New Roman" w:cs="Arial"/>
          </w:rPr>
          <w:t xml:space="preserve">in the 2d representation </w:t>
        </w:r>
      </w:ins>
      <w:ins w:id="397" w:author="Abraham Yosipof" w:date="2017-09-16T10:39:00Z">
        <w:r w:rsidR="007D460B">
          <w:rPr>
            <w:rFonts w:ascii="Times New Roman" w:eastAsia="Calibri" w:hAnsi="Times New Roman" w:cs="Arial"/>
          </w:rPr>
          <w:t>were from th</w:t>
        </w:r>
      </w:ins>
      <w:ins w:id="398" w:author="Abraham Yosipof" w:date="2017-09-16T10:40:00Z">
        <w:r w:rsidR="007D460B">
          <w:rPr>
            <w:rFonts w:ascii="Times New Roman" w:eastAsia="Calibri" w:hAnsi="Times New Roman" w:cs="Arial"/>
          </w:rPr>
          <w:t>eir family.</w:t>
        </w:r>
      </w:ins>
      <w:ins w:id="399" w:author="Abraham Yosipof" w:date="2017-09-16T10:38:00Z">
        <w:r w:rsidR="007D460B">
          <w:rPr>
            <w:rFonts w:ascii="Times New Roman" w:eastAsia="Calibri" w:hAnsi="Times New Roman" w:cs="Arial"/>
          </w:rPr>
          <w:t xml:space="preserve">  </w:t>
        </w:r>
      </w:ins>
      <w:ins w:id="400" w:author="Abraham Yosipof" w:date="2017-09-16T10:35:00Z">
        <w:r w:rsidR="007D460B">
          <w:rPr>
            <w:rFonts w:ascii="Times New Roman" w:eastAsia="Calibri" w:hAnsi="Times New Roman" w:cs="Arial"/>
          </w:rPr>
          <w:t xml:space="preserve"> </w:t>
        </w:r>
      </w:ins>
    </w:p>
    <w:bookmarkEnd w:id="365"/>
    <w:p w14:paraId="3AD3BF1C" w14:textId="6EBE1DE0" w:rsidR="00B74989" w:rsidDel="005F1B61" w:rsidRDefault="00B74989" w:rsidP="00B74989">
      <w:pPr>
        <w:pStyle w:val="Heading4"/>
        <w:rPr>
          <w:del w:id="401" w:author="Abraham Yosipof" w:date="2017-09-15T16:56:00Z"/>
        </w:rPr>
      </w:pPr>
      <w:commentRangeStart w:id="402"/>
      <w:del w:id="403" w:author="Abraham Yosipof" w:date="2017-09-15T16:56:00Z">
        <w:r w:rsidDel="005F1B61">
          <w:delText>Summary</w:delText>
        </w:r>
      </w:del>
    </w:p>
    <w:p w14:paraId="5206062C" w14:textId="22C851B0" w:rsidR="00B74989" w:rsidRPr="00C119D8" w:rsidRDefault="00B74989" w:rsidP="00C119D8">
      <w:del w:id="404" w:author="Abraham Yosipof" w:date="2017-09-15T16:54:00Z">
        <w:r w:rsidDel="005F1B61">
          <w:delText>Following is a summary of the results in a single table.</w:delText>
        </w:r>
      </w:del>
      <w:ins w:id="405" w:author="Abraham Yosipof" w:date="2017-09-15T16:54:00Z">
        <w:r w:rsidR="005F1B61">
          <w:t xml:space="preserve">table XX: </w:t>
        </w:r>
      </w:ins>
      <w:ins w:id="406" w:author="Abraham Yosipof" w:date="2017-09-15T16:56:00Z">
        <w:r w:rsidR="005F1B61">
          <w:t>S</w:t>
        </w:r>
      </w:ins>
      <w:ins w:id="407" w:author="Abraham Yosipof" w:date="2017-09-15T16:54:00Z">
        <w:r w:rsidR="005F1B61">
          <w:t xml:space="preserve">ummary results of the five GPCR families. Q1, Q3 and Q5 represents the </w:t>
        </w:r>
      </w:ins>
      <w:proofErr w:type="gramStart"/>
      <w:ins w:id="408" w:author="Abraham Yosipof" w:date="2017-09-15T16:55:00Z">
        <w:r w:rsidR="005F1B61">
          <w:t>…..</w:t>
        </w:r>
        <w:proofErr w:type="gramEnd"/>
        <w:r w:rsidR="005F1B61">
          <w:t xml:space="preserve"> Trust represents</w:t>
        </w:r>
      </w:ins>
      <w:ins w:id="409" w:author="Abraham Yosipof" w:date="2017-09-15T16:56:00Z">
        <w:r w:rsidR="005F1B61">
          <w:t>…</w:t>
        </w:r>
        <w:proofErr w:type="gramStart"/>
        <w:r w:rsidR="005F1B61">
          <w:t>…..</w:t>
        </w:r>
      </w:ins>
      <w:proofErr w:type="gramEnd"/>
    </w:p>
    <w:tbl>
      <w:tblPr>
        <w:tblStyle w:val="PlainTable5"/>
        <w:tblW w:w="0" w:type="auto"/>
        <w:tblLook w:val="04A0" w:firstRow="1" w:lastRow="0" w:firstColumn="1" w:lastColumn="0" w:noHBand="0" w:noVBand="1"/>
      </w:tblPr>
      <w:tblGrid>
        <w:gridCol w:w="1796"/>
        <w:gridCol w:w="1382"/>
        <w:gridCol w:w="1383"/>
        <w:gridCol w:w="1383"/>
        <w:gridCol w:w="1383"/>
      </w:tblGrid>
      <w:tr w:rsidR="00B74989" w14:paraId="39BB3038" w14:textId="77777777" w:rsidTr="00E526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6" w:type="dxa"/>
          </w:tcPr>
          <w:p w14:paraId="21ED724A" w14:textId="77777777" w:rsidR="00B74989" w:rsidRDefault="00B74989" w:rsidP="00C119D8">
            <w:pPr>
              <w:jc w:val="center"/>
            </w:pPr>
          </w:p>
        </w:tc>
        <w:tc>
          <w:tcPr>
            <w:tcW w:w="1382" w:type="dxa"/>
          </w:tcPr>
          <w:p w14:paraId="2D4640F3" w14:textId="6DF1C70F"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Q-1</w:t>
            </w:r>
          </w:p>
        </w:tc>
        <w:tc>
          <w:tcPr>
            <w:tcW w:w="1383" w:type="dxa"/>
          </w:tcPr>
          <w:p w14:paraId="7B36695D" w14:textId="1BD0F903"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Q-3</w:t>
            </w:r>
          </w:p>
        </w:tc>
        <w:tc>
          <w:tcPr>
            <w:tcW w:w="1383" w:type="dxa"/>
          </w:tcPr>
          <w:p w14:paraId="717512BD" w14:textId="43DADB1A"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Q-5</w:t>
            </w:r>
          </w:p>
        </w:tc>
        <w:tc>
          <w:tcPr>
            <w:tcW w:w="1383" w:type="dxa"/>
          </w:tcPr>
          <w:p w14:paraId="335CC38A" w14:textId="0C693E21"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Trust</w:t>
            </w:r>
          </w:p>
        </w:tc>
      </w:tr>
      <w:tr w:rsidR="00B74989" w14:paraId="014DA1FA" w14:textId="77777777" w:rsidTr="00E5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14:paraId="5D35B945" w14:textId="2EE3D651" w:rsidR="00B74989" w:rsidRDefault="00B74989" w:rsidP="00B74989">
            <w:r>
              <w:lastRenderedPageBreak/>
              <w:t>Dopamine</w:t>
            </w:r>
          </w:p>
        </w:tc>
        <w:tc>
          <w:tcPr>
            <w:tcW w:w="1382" w:type="dxa"/>
          </w:tcPr>
          <w:p w14:paraId="71117F9A" w14:textId="71A7E7D8"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0.965</w:t>
            </w:r>
          </w:p>
        </w:tc>
        <w:tc>
          <w:tcPr>
            <w:tcW w:w="1383" w:type="dxa"/>
          </w:tcPr>
          <w:p w14:paraId="47593A98" w14:textId="3CD2D7C8"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0.965</w:t>
            </w:r>
          </w:p>
        </w:tc>
        <w:tc>
          <w:tcPr>
            <w:tcW w:w="1383" w:type="dxa"/>
          </w:tcPr>
          <w:p w14:paraId="4529B89A" w14:textId="17075EA1"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0.961</w:t>
            </w:r>
          </w:p>
        </w:tc>
        <w:tc>
          <w:tcPr>
            <w:tcW w:w="1383" w:type="dxa"/>
          </w:tcPr>
          <w:p w14:paraId="6C9BCE8C" w14:textId="1ECCFAC6"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0.087</w:t>
            </w:r>
          </w:p>
        </w:tc>
      </w:tr>
      <w:tr w:rsidR="00B74989" w14:paraId="314F5B68" w14:textId="77777777" w:rsidTr="00E52606">
        <w:tc>
          <w:tcPr>
            <w:cnfStyle w:val="001000000000" w:firstRow="0" w:lastRow="0" w:firstColumn="1" w:lastColumn="0" w:oddVBand="0" w:evenVBand="0" w:oddHBand="0" w:evenHBand="0" w:firstRowFirstColumn="0" w:firstRowLastColumn="0" w:lastRowFirstColumn="0" w:lastRowLastColumn="0"/>
            <w:tcW w:w="1796" w:type="dxa"/>
          </w:tcPr>
          <w:p w14:paraId="1A4BA81F" w14:textId="27F72E39" w:rsidR="00B74989" w:rsidRDefault="00B74989" w:rsidP="00B74989">
            <w:r w:rsidRPr="005C79C1">
              <w:t>Adrenoceptors</w:t>
            </w:r>
          </w:p>
        </w:tc>
        <w:tc>
          <w:tcPr>
            <w:tcW w:w="1382" w:type="dxa"/>
          </w:tcPr>
          <w:p w14:paraId="637D7EDC" w14:textId="393BF559"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0.983</w:t>
            </w:r>
          </w:p>
        </w:tc>
        <w:tc>
          <w:tcPr>
            <w:tcW w:w="1383" w:type="dxa"/>
          </w:tcPr>
          <w:p w14:paraId="60789BD8" w14:textId="7A47D50F"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0.985</w:t>
            </w:r>
          </w:p>
        </w:tc>
        <w:tc>
          <w:tcPr>
            <w:tcW w:w="1383" w:type="dxa"/>
          </w:tcPr>
          <w:p w14:paraId="0DFF8E6E" w14:textId="172FC294"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0.984</w:t>
            </w:r>
          </w:p>
        </w:tc>
        <w:tc>
          <w:tcPr>
            <w:tcW w:w="1383" w:type="dxa"/>
          </w:tcPr>
          <w:p w14:paraId="2007C716" w14:textId="51FB7D9C"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0.077</w:t>
            </w:r>
          </w:p>
        </w:tc>
      </w:tr>
      <w:tr w:rsidR="00B74989" w14:paraId="03D7CEE7" w14:textId="77777777" w:rsidTr="00F267B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96" w:type="dxa"/>
          </w:tcPr>
          <w:p w14:paraId="4C727B40" w14:textId="1F383457" w:rsidR="00B74989" w:rsidRDefault="00B74989" w:rsidP="00B74989">
            <w:r w:rsidRPr="00EB3320">
              <w:t>Histamine</w:t>
            </w:r>
          </w:p>
        </w:tc>
        <w:tc>
          <w:tcPr>
            <w:tcW w:w="1382" w:type="dxa"/>
          </w:tcPr>
          <w:p w14:paraId="5EEF1140" w14:textId="37818882"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0.967</w:t>
            </w:r>
          </w:p>
        </w:tc>
        <w:tc>
          <w:tcPr>
            <w:tcW w:w="1383" w:type="dxa"/>
          </w:tcPr>
          <w:p w14:paraId="1475BDA3" w14:textId="32BA595C"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0.963</w:t>
            </w:r>
          </w:p>
        </w:tc>
        <w:tc>
          <w:tcPr>
            <w:tcW w:w="1383" w:type="dxa"/>
          </w:tcPr>
          <w:p w14:paraId="03F8D396" w14:textId="344F7CC5"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0.964</w:t>
            </w:r>
          </w:p>
        </w:tc>
        <w:tc>
          <w:tcPr>
            <w:tcW w:w="1383" w:type="dxa"/>
          </w:tcPr>
          <w:p w14:paraId="7BD9CBE6" w14:textId="106C3B62"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0.078</w:t>
            </w:r>
          </w:p>
        </w:tc>
      </w:tr>
      <w:tr w:rsidR="00B74989" w14:paraId="46642D1B" w14:textId="77777777" w:rsidTr="00E52606">
        <w:tc>
          <w:tcPr>
            <w:cnfStyle w:val="001000000000" w:firstRow="0" w:lastRow="0" w:firstColumn="1" w:lastColumn="0" w:oddVBand="0" w:evenVBand="0" w:oddHBand="0" w:evenHBand="0" w:firstRowFirstColumn="0" w:firstRowLastColumn="0" w:lastRowFirstColumn="0" w:lastRowLastColumn="0"/>
            <w:tcW w:w="1796" w:type="dxa"/>
          </w:tcPr>
          <w:p w14:paraId="09291BDC" w14:textId="7E291B05" w:rsidR="00B74989" w:rsidRDefault="00E52606" w:rsidP="00B74989">
            <w:r>
              <w:t>Muscarinic</w:t>
            </w:r>
          </w:p>
        </w:tc>
        <w:tc>
          <w:tcPr>
            <w:tcW w:w="1382" w:type="dxa"/>
          </w:tcPr>
          <w:p w14:paraId="091E7348" w14:textId="7307F135"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0.993</w:t>
            </w:r>
          </w:p>
        </w:tc>
        <w:tc>
          <w:tcPr>
            <w:tcW w:w="1383" w:type="dxa"/>
          </w:tcPr>
          <w:p w14:paraId="70395903" w14:textId="614001B5"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0.993</w:t>
            </w:r>
          </w:p>
        </w:tc>
        <w:tc>
          <w:tcPr>
            <w:tcW w:w="1383" w:type="dxa"/>
          </w:tcPr>
          <w:p w14:paraId="6318A958" w14:textId="1BF5456A"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0.993</w:t>
            </w:r>
          </w:p>
        </w:tc>
        <w:tc>
          <w:tcPr>
            <w:tcW w:w="1383" w:type="dxa"/>
          </w:tcPr>
          <w:p w14:paraId="44258C7B" w14:textId="5D0FB151"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0.076</w:t>
            </w:r>
          </w:p>
        </w:tc>
      </w:tr>
      <w:tr w:rsidR="00B74989" w14:paraId="166A642B" w14:textId="77777777" w:rsidTr="00E5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14:paraId="0C232E04" w14:textId="7182D43C" w:rsidR="00B74989" w:rsidRDefault="00E52606" w:rsidP="00B74989">
            <w:r>
              <w:t>Serotonin</w:t>
            </w:r>
          </w:p>
        </w:tc>
        <w:tc>
          <w:tcPr>
            <w:tcW w:w="1382" w:type="dxa"/>
          </w:tcPr>
          <w:p w14:paraId="3CA914B0" w14:textId="55FE6128"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0.938</w:t>
            </w:r>
          </w:p>
        </w:tc>
        <w:tc>
          <w:tcPr>
            <w:tcW w:w="1383" w:type="dxa"/>
          </w:tcPr>
          <w:p w14:paraId="3D8B777C" w14:textId="0A884CB9"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0.934</w:t>
            </w:r>
          </w:p>
        </w:tc>
        <w:tc>
          <w:tcPr>
            <w:tcW w:w="1383" w:type="dxa"/>
          </w:tcPr>
          <w:p w14:paraId="2A7397D4" w14:textId="442204A5"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0.921</w:t>
            </w:r>
          </w:p>
        </w:tc>
        <w:tc>
          <w:tcPr>
            <w:tcW w:w="1383" w:type="dxa"/>
          </w:tcPr>
          <w:p w14:paraId="2F947A4E" w14:textId="720AF2A0"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0.090</w:t>
            </w:r>
          </w:p>
        </w:tc>
      </w:tr>
    </w:tbl>
    <w:p w14:paraId="4B51833A" w14:textId="64274DAF" w:rsidR="00F267B9" w:rsidRDefault="005F1B61" w:rsidP="00F267B9">
      <w:pPr>
        <w:pStyle w:val="Heading1"/>
        <w:numPr>
          <w:ilvl w:val="0"/>
          <w:numId w:val="58"/>
        </w:numPr>
      </w:pPr>
      <w:bookmarkStart w:id="410" w:name="_Toc490320065"/>
      <w:bookmarkStart w:id="411" w:name="_Toc493047717"/>
      <w:bookmarkEnd w:id="410"/>
      <w:commentRangeEnd w:id="402"/>
      <w:r>
        <w:rPr>
          <w:rStyle w:val="CommentReference"/>
          <w:rFonts w:asciiTheme="minorHAnsi" w:eastAsiaTheme="minorEastAsia" w:hAnsiTheme="minorHAnsi" w:cstheme="minorBidi"/>
          <w:b w:val="0"/>
          <w:bCs w:val="0"/>
          <w:caps w:val="0"/>
          <w:spacing w:val="0"/>
        </w:rPr>
        <w:commentReference w:id="402"/>
      </w:r>
      <w:r w:rsidR="00F267B9">
        <w:t>Discussion</w:t>
      </w:r>
      <w:bookmarkEnd w:id="411"/>
    </w:p>
    <w:p w14:paraId="57206197" w14:textId="7F00F29C" w:rsidR="007E48FE" w:rsidDel="00193FE6" w:rsidRDefault="007E48FE" w:rsidP="007E48FE">
      <w:pPr>
        <w:pStyle w:val="Heading2"/>
        <w:numPr>
          <w:ilvl w:val="1"/>
          <w:numId w:val="58"/>
        </w:numPr>
        <w:rPr>
          <w:del w:id="412" w:author="Abraham Yosipof" w:date="2017-09-16T10:44:00Z"/>
        </w:rPr>
      </w:pPr>
      <w:bookmarkStart w:id="413" w:name="_Toc493047718"/>
      <w:del w:id="414" w:author="Abraham Yosipof" w:date="2017-09-16T10:44:00Z">
        <w:r w:rsidDel="00193FE6">
          <w:delText>Verification</w:delText>
        </w:r>
        <w:bookmarkEnd w:id="413"/>
      </w:del>
    </w:p>
    <w:p w14:paraId="60AA5877" w14:textId="3D221962" w:rsidR="00193FE6" w:rsidRDefault="00193FE6" w:rsidP="00193FE6">
      <w:pPr>
        <w:pStyle w:val="Heading3"/>
        <w:rPr>
          <w:ins w:id="415" w:author="Abraham Yosipof" w:date="2017-09-16T10:44:00Z"/>
        </w:rPr>
      </w:pPr>
      <w:bookmarkStart w:id="416" w:name="_Toc493047719"/>
      <w:bookmarkStart w:id="417" w:name="_Hlk493527268"/>
      <w:commentRangeStart w:id="418"/>
      <w:ins w:id="419" w:author="Abraham Yosipof" w:date="2017-09-16T10:44:00Z">
        <w:r>
          <w:rPr>
            <w:rFonts w:ascii="Times New Roman" w:eastAsia="Calibri" w:hAnsi="Times New Roman" w:cs="Arial"/>
          </w:rPr>
          <w:t>on the average the 1NN</w:t>
        </w:r>
        <w:proofErr w:type="gramStart"/>
        <w:r>
          <w:rPr>
            <w:rFonts w:ascii="Times New Roman" w:eastAsia="Calibri" w:hAnsi="Times New Roman" w:cs="Arial"/>
          </w:rPr>
          <w:t>…..</w:t>
        </w:r>
        <w:proofErr w:type="gramEnd"/>
        <w:r>
          <w:rPr>
            <w:rFonts w:ascii="Times New Roman" w:eastAsia="Calibri" w:hAnsi="Times New Roman" w:cs="Arial"/>
          </w:rPr>
          <w:t xml:space="preserve">of  </w:t>
        </w:r>
        <w:r w:rsidRPr="007810E8">
          <w:t xml:space="preserve">The </w:t>
        </w:r>
        <w:r>
          <w:t xml:space="preserve">results indicated that for each family a clear separation of the family from the rest of compounds can be seen  the </w:t>
        </w:r>
        <w:r w:rsidRPr="007810E8">
          <w:rPr>
            <w:i/>
            <w:iCs/>
          </w:rPr>
          <w:t xml:space="preserve">2D representations </w:t>
        </w:r>
        <w:r>
          <w:t>of the space</w:t>
        </w:r>
        <w:commentRangeEnd w:id="418"/>
        <w:r>
          <w:rPr>
            <w:rStyle w:val="CommentReference"/>
            <w:rFonts w:asciiTheme="minorHAnsi" w:eastAsiaTheme="minorEastAsia" w:hAnsiTheme="minorHAnsi" w:cstheme="minorBidi"/>
            <w:spacing w:val="0"/>
          </w:rPr>
          <w:commentReference w:id="418"/>
        </w:r>
      </w:ins>
    </w:p>
    <w:bookmarkEnd w:id="417"/>
    <w:p w14:paraId="104CC350" w14:textId="1319D26D" w:rsidR="007E48FE" w:rsidDel="007E633A" w:rsidRDefault="004B3C13" w:rsidP="007E48FE">
      <w:pPr>
        <w:pStyle w:val="Heading3"/>
        <w:rPr>
          <w:del w:id="420" w:author="Abraham Yosipof" w:date="2017-09-14T20:05:00Z"/>
        </w:rPr>
      </w:pPr>
      <w:del w:id="421" w:author="Abraham Yosipof" w:date="2017-09-14T20:05:00Z">
        <w:r w:rsidDel="007E633A">
          <w:delText>Feature Selection</w:delText>
        </w:r>
        <w:bookmarkEnd w:id="416"/>
      </w:del>
    </w:p>
    <w:p w14:paraId="0531773F" w14:textId="39690F9B" w:rsidR="00547E74" w:rsidRPr="007A1597" w:rsidDel="007E633A" w:rsidRDefault="00547E74" w:rsidP="007A1597">
      <w:pPr>
        <w:rPr>
          <w:del w:id="422" w:author="Abraham Yosipof" w:date="2017-09-14T20:05:00Z"/>
          <w:rtl/>
        </w:rPr>
      </w:pPr>
      <w:del w:id="423" w:author="Abraham Yosipof" w:date="2017-09-14T20:05:00Z">
        <w:r w:rsidDel="007E633A">
          <w:delText>The features are selected and persisted for the purpose of partial reproduction e.g. the final feature set can be used as the basis for future system runs for the same effect.</w:delText>
        </w:r>
      </w:del>
    </w:p>
    <w:p w14:paraId="6BED854A" w14:textId="0E88776B" w:rsidR="007E48FE" w:rsidDel="007E633A" w:rsidRDefault="007E48FE" w:rsidP="007E48FE">
      <w:pPr>
        <w:pStyle w:val="Heading3"/>
        <w:rPr>
          <w:del w:id="424" w:author="Abraham Yosipof" w:date="2017-09-14T20:05:00Z"/>
        </w:rPr>
      </w:pPr>
      <w:bookmarkStart w:id="425" w:name="_Toc493047720"/>
      <w:del w:id="426" w:author="Abraham Yosipof" w:date="2017-09-14T20:05:00Z">
        <w:r w:rsidDel="007E633A">
          <w:delText>Dimensionality Reduction</w:delText>
        </w:r>
        <w:bookmarkEnd w:id="425"/>
      </w:del>
    </w:p>
    <w:p w14:paraId="7665C823" w14:textId="42FC23AC" w:rsidR="007E48FE" w:rsidDel="007E633A" w:rsidRDefault="007E48FE" w:rsidP="007A1597">
      <w:pPr>
        <w:rPr>
          <w:del w:id="427" w:author="Abraham Yosipof" w:date="2017-09-14T20:05:00Z"/>
        </w:rPr>
      </w:pPr>
      <w:del w:id="428" w:author="Abraham Yosipof" w:date="2017-09-14T20:05:00Z">
        <w:r w:rsidDel="007E633A">
          <w:delText>High-dimensional data</w:delText>
        </w:r>
        <w:r w:rsidR="00547E74" w:rsidDel="007E633A">
          <w:delText xml:space="preserve"> is projected into a two dimensional space and the distances are measured in the two dimensional space.</w:delText>
        </w:r>
      </w:del>
    </w:p>
    <w:p w14:paraId="78272522" w14:textId="5DF151C7" w:rsidR="00547E74" w:rsidDel="007E633A" w:rsidRDefault="00547E74" w:rsidP="00547E74">
      <w:pPr>
        <w:pStyle w:val="Heading3"/>
        <w:rPr>
          <w:del w:id="429" w:author="Abraham Yosipof" w:date="2017-09-14T20:05:00Z"/>
        </w:rPr>
      </w:pPr>
      <w:bookmarkStart w:id="430" w:name="_Toc493047721"/>
      <w:del w:id="431" w:author="Abraham Yosipof" w:date="2017-09-14T20:05:00Z">
        <w:r w:rsidDel="007E633A">
          <w:delText>Fitness Function</w:delText>
        </w:r>
        <w:bookmarkEnd w:id="430"/>
      </w:del>
    </w:p>
    <w:p w14:paraId="7E911288" w14:textId="5D7773EB" w:rsidR="00547E74" w:rsidDel="007E633A" w:rsidRDefault="00547E74" w:rsidP="005366B8">
      <w:pPr>
        <w:rPr>
          <w:del w:id="432" w:author="Abraham Yosipof" w:date="2017-09-14T20:05:00Z"/>
        </w:rPr>
      </w:pPr>
      <w:del w:id="433" w:author="Abraham Yosipof" w:date="2017-09-14T20:05:00Z">
        <w:r w:rsidDel="007E633A">
          <w:delText>The quality calculation serves as an adequate fitness function. Even though it might create instances in which the results make little sense to the naked eye zooming in make it clearer that the results are indeed reliable.</w:delText>
        </w:r>
      </w:del>
    </w:p>
    <w:p w14:paraId="5E6F430D" w14:textId="6820CC6E" w:rsidR="007E48FE" w:rsidRDefault="007E48FE" w:rsidP="007E48FE">
      <w:pPr>
        <w:pStyle w:val="Heading2"/>
        <w:numPr>
          <w:ilvl w:val="1"/>
          <w:numId w:val="58"/>
        </w:numPr>
      </w:pPr>
      <w:bookmarkStart w:id="434" w:name="_Toc493047722"/>
      <w:r>
        <w:t>Validation</w:t>
      </w:r>
      <w:bookmarkEnd w:id="434"/>
    </w:p>
    <w:p w14:paraId="6D6C388A" w14:textId="043C9DB4" w:rsidR="007E48FE" w:rsidRDefault="00E928B5" w:rsidP="007E48FE">
      <w:pPr>
        <w:pStyle w:val="Heading3"/>
      </w:pPr>
      <w:bookmarkStart w:id="435" w:name="_Toc493047723"/>
      <w:r>
        <w:t>Tagging Compounds with Unknown Qualities</w:t>
      </w:r>
      <w:bookmarkEnd w:id="435"/>
    </w:p>
    <w:p w14:paraId="12FD077D" w14:textId="762D176E" w:rsidR="00E928B5" w:rsidRDefault="00E928B5" w:rsidP="007A1597">
      <w:r>
        <w:t>We have shown that in the tested cases the system placed compounds with similar effects near each other. This supports the conclusion that with enough tagged compounds the system can be relied upon to make the required recommendation and identify the compounds which are most lik</w:t>
      </w:r>
      <w:r w:rsidR="002A239B">
        <w:t>ely to have the desired effect.</w:t>
      </w:r>
    </w:p>
    <w:p w14:paraId="3AE8BD63" w14:textId="38D4BB66" w:rsidR="002A239B" w:rsidRDefault="002A239B" w:rsidP="007A1597">
      <w:r>
        <w:t>While the execution time is still a concern the system upon which the research was conducted on is a single home personal computer. The most trivial means of speeding the process would be to execute the dimensionality reduction of each generation member on a different machine and that would speed the process by a factor equal to the size of each generation. More complicated solutions would include multi core implementations of t-SNE</w:t>
      </w:r>
      <w:r w:rsidR="00684EF7">
        <w:t>.</w:t>
      </w:r>
    </w:p>
    <w:p w14:paraId="2DC34FAF" w14:textId="1820E823" w:rsidR="00684EF7" w:rsidRPr="007A1597" w:rsidRDefault="00684EF7" w:rsidP="001A1386">
      <w:r>
        <w:t xml:space="preserve">These solutions, even though potentially speeding up the process by a factor of at least 160, might prove insufficient since the </w:t>
      </w:r>
      <w:r w:rsidR="00F46A25">
        <w:t xml:space="preserve">t-SNE algorithm has both time and space quadratic complexities. Even with industrial power machines and cloud computing databases of 100000 entries might have unrealistic computing power requirements – which means a powerful pre-processing will be required </w:t>
      </w:r>
      <w:r w:rsidR="001A1386">
        <w:t>or a variant of t-SNE with lower complexity (there are some ongoing research efforts into that objective) will be used.</w:t>
      </w:r>
    </w:p>
    <w:p w14:paraId="73E24956" w14:textId="25798810" w:rsidR="00E928B5" w:rsidRPr="00E73FED" w:rsidRDefault="00E928B5" w:rsidP="00F267B9">
      <w:pPr>
        <w:pStyle w:val="Heading1"/>
        <w:numPr>
          <w:ilvl w:val="0"/>
          <w:numId w:val="58"/>
        </w:numPr>
      </w:pPr>
      <w:bookmarkStart w:id="436" w:name="_Toc493047724"/>
      <w:r>
        <w:lastRenderedPageBreak/>
        <w:t>Conclusions</w:t>
      </w:r>
      <w:bookmarkEnd w:id="436"/>
    </w:p>
    <w:p w14:paraId="4B245915" w14:textId="78525EBA" w:rsidR="00E928B5" w:rsidRDefault="00E928B5" w:rsidP="00E928B5">
      <w:pPr>
        <w:pStyle w:val="Heading2"/>
        <w:numPr>
          <w:ilvl w:val="1"/>
          <w:numId w:val="58"/>
        </w:numPr>
      </w:pPr>
      <w:bookmarkStart w:id="437" w:name="_Toc493047725"/>
      <w:r>
        <w:t>Conclusions</w:t>
      </w:r>
      <w:bookmarkEnd w:id="437"/>
    </w:p>
    <w:p w14:paraId="50CE2FC9" w14:textId="57160D30" w:rsidR="00946C18" w:rsidRDefault="00E928B5" w:rsidP="007A1597">
      <w:r>
        <w:t>The research hypothesis discussed in this paper, that it is possible to optimize a feature selection for a dimensionality reduction algorithm so that the compounds selected according to the distance from tagged compounds present the best ca</w:t>
      </w:r>
      <w:r w:rsidR="00CC125B">
        <w:t>ndidate for pre-clinical trials, was substantiated for an industry class database.</w:t>
      </w:r>
    </w:p>
    <w:p w14:paraId="0404CB2D" w14:textId="71DD6F36" w:rsidR="00CC125B" w:rsidRDefault="00CC125B" w:rsidP="007A1597">
      <w:r>
        <w:t xml:space="preserve">Examining the result for all the tested effect show that in all the cases the system produced results that were superior to random selection by at least one order of magnitude. It </w:t>
      </w:r>
      <w:proofErr w:type="gramStart"/>
      <w:r>
        <w:t>still remains</w:t>
      </w:r>
      <w:proofErr w:type="gramEnd"/>
      <w:r>
        <w:t xml:space="preserve"> to be seen whether that would be sufficient for the industry to start including the discovery phase as an integral part of their R&amp;D process.</w:t>
      </w:r>
    </w:p>
    <w:p w14:paraId="57006C78" w14:textId="16376D8E" w:rsidR="00C73B61" w:rsidRDefault="00C73B61" w:rsidP="007A1597">
      <w:r>
        <w:t>Compared to the benchmark introduced above (</w:t>
      </w:r>
      <w:r>
        <w:fldChar w:fldCharType="begin"/>
      </w:r>
      <w:r>
        <w:instrText xml:space="preserve"> REF _Ref490319854 \h </w:instrText>
      </w:r>
      <w:r>
        <w:fldChar w:fldCharType="separate"/>
      </w:r>
      <w:r w:rsidR="00C119D8">
        <w:t>The Economy of Discovery</w:t>
      </w:r>
      <w:r>
        <w:fldChar w:fldCharType="end"/>
      </w:r>
      <w:r>
        <w:t xml:space="preserve">) we have exceeded our expectations and we can see that in most cases no more than seven percent of the initial corpus was left for the </w:t>
      </w:r>
      <w:proofErr w:type="gramStart"/>
      <w:r>
        <w:t>actually costly</w:t>
      </w:r>
      <w:proofErr w:type="gramEnd"/>
      <w:r>
        <w:t xml:space="preserve"> process of physical compound testing – by which we reduced the potential cost of the discovery phase to less than ten percent of its original cost.</w:t>
      </w:r>
    </w:p>
    <w:p w14:paraId="503264BF" w14:textId="01D5C2D2" w:rsidR="00CC125B" w:rsidRDefault="00CC125B" w:rsidP="00CC125B">
      <w:pPr>
        <w:pStyle w:val="Heading2"/>
        <w:numPr>
          <w:ilvl w:val="1"/>
          <w:numId w:val="58"/>
        </w:numPr>
      </w:pPr>
      <w:bookmarkStart w:id="438" w:name="_Toc493047726"/>
      <w:r>
        <w:t>Future Work</w:t>
      </w:r>
      <w:bookmarkEnd w:id="438"/>
    </w:p>
    <w:p w14:paraId="384FC18A" w14:textId="619F4652" w:rsidR="00CC125B" w:rsidRDefault="00CC125B" w:rsidP="00CC125B">
      <w:r>
        <w:t xml:space="preserve">There are quite a few improvements that can be made to the system </w:t>
      </w:r>
      <w:proofErr w:type="gramStart"/>
      <w:r>
        <w:t>in order to</w:t>
      </w:r>
      <w:proofErr w:type="gramEnd"/>
      <w:r>
        <w:t xml:space="preserve"> make it more suitable to work in the industry.</w:t>
      </w:r>
    </w:p>
    <w:p w14:paraId="3659B598" w14:textId="2D427ECD" w:rsidR="00CC125B" w:rsidRDefault="00CC125B" w:rsidP="007A1597">
      <w:pPr>
        <w:pStyle w:val="Heading3"/>
      </w:pPr>
      <w:bookmarkStart w:id="439" w:name="_Toc493047727"/>
      <w:r>
        <w:t>Dataset Size</w:t>
      </w:r>
      <w:bookmarkEnd w:id="439"/>
    </w:p>
    <w:p w14:paraId="1E538B67" w14:textId="77777777" w:rsidR="00CC125B" w:rsidRDefault="00CC125B" w:rsidP="007A1597">
      <w:r>
        <w:t>The dataset which the experiment was conducted with is a real industry standard dataset with regards to features. It is expected however that the pharmaceutical companies have datasets in one or more orders of magnitude larger. Since both the computational and the memory complexity of t-SNE are O(n</w:t>
      </w:r>
      <w:r w:rsidR="00F3386E">
        <w:rPr>
          <w:vertAlign w:val="superscript"/>
        </w:rPr>
        <w:t>2</w:t>
      </w:r>
      <w:r>
        <w:t>)</w:t>
      </w:r>
      <w:r w:rsidR="00F3386E">
        <w:t xml:space="preserve"> larger datasets will not be manageable on a single machine and a distributed algorithm will have to be utilized.</w:t>
      </w:r>
    </w:p>
    <w:p w14:paraId="498B3F78" w14:textId="77777777" w:rsidR="00EA59C3" w:rsidRDefault="00EA59C3">
      <w:pPr>
        <w:spacing w:line="276" w:lineRule="auto"/>
        <w:rPr>
          <w:rFonts w:ascii="Palatino Linotype" w:hAnsi="Palatino Linotype"/>
          <w:b/>
          <w:bCs/>
          <w:sz w:val="28"/>
          <w:szCs w:val="28"/>
          <w:lang w:val="en-GB" w:eastAsia="de-AT" w:bidi="ar-SA"/>
        </w:rPr>
      </w:pPr>
      <w:bookmarkStart w:id="440" w:name="_Toc421631609"/>
      <w:bookmarkStart w:id="441" w:name="_Toc421658575"/>
      <w:bookmarkStart w:id="442" w:name="_Toc443577296"/>
      <w:r>
        <w:br w:type="page"/>
      </w:r>
    </w:p>
    <w:p w14:paraId="7E0EBB94" w14:textId="1AEF339D" w:rsidR="00FE7503" w:rsidRDefault="00FE7503" w:rsidP="007A1597">
      <w:pPr>
        <w:pStyle w:val="Heading1"/>
        <w:numPr>
          <w:ilvl w:val="0"/>
          <w:numId w:val="79"/>
        </w:numPr>
      </w:pPr>
      <w:bookmarkStart w:id="443" w:name="_Toc488420194"/>
      <w:bookmarkStart w:id="444" w:name="_Toc493047728"/>
      <w:r>
        <w:lastRenderedPageBreak/>
        <w:t>List of Publications</w:t>
      </w:r>
      <w:bookmarkEnd w:id="440"/>
      <w:bookmarkEnd w:id="441"/>
      <w:bookmarkEnd w:id="443"/>
      <w:bookmarkEnd w:id="444"/>
    </w:p>
    <w:p w14:paraId="163F0691" w14:textId="20695C2A" w:rsidR="00FE7503" w:rsidRPr="00281E88" w:rsidDel="007E633A" w:rsidRDefault="004D26AF" w:rsidP="00E24D3E">
      <w:pPr>
        <w:pStyle w:val="ListParagraph"/>
        <w:numPr>
          <w:ilvl w:val="0"/>
          <w:numId w:val="39"/>
        </w:numPr>
        <w:rPr>
          <w:del w:id="445" w:author="Abraham Yosipof" w:date="2017-09-14T20:06:00Z"/>
        </w:rPr>
      </w:pPr>
      <w:del w:id="446" w:author="Abraham Yosipof" w:date="2017-09-14T20:06:00Z">
        <w:r w:rsidDel="007E633A">
          <w:delText>Y</w:delText>
        </w:r>
        <w:r w:rsidR="00FE7503" w:rsidRPr="004D26AF" w:rsidDel="007E633A">
          <w:delText xml:space="preserve">osipof, A.; Kaspi, O.; Majhi, K.; Senderowitz, H., Visualization Based Data Mining for Comparison Between Two Solar Cell Libraries. </w:delText>
        </w:r>
        <w:r w:rsidR="00FE7503" w:rsidRPr="00786461" w:rsidDel="007E633A">
          <w:rPr>
            <w:i/>
          </w:rPr>
          <w:delText xml:space="preserve">Molecular Informatics </w:delText>
        </w:r>
        <w:r w:rsidR="00FE7503" w:rsidRPr="00786461" w:rsidDel="007E633A">
          <w:rPr>
            <w:b/>
          </w:rPr>
          <w:delText>2016</w:delText>
        </w:r>
        <w:r w:rsidR="00FE7503" w:rsidRPr="004D26AF" w:rsidDel="007E633A">
          <w:delText>, 35, 622-628.</w:delText>
        </w:r>
      </w:del>
    </w:p>
    <w:p w14:paraId="45F6EA07" w14:textId="77777777" w:rsidR="007E633A" w:rsidRPr="001126D6" w:rsidRDefault="007E633A" w:rsidP="007E633A">
      <w:pPr>
        <w:pStyle w:val="ListParagraph"/>
        <w:numPr>
          <w:ilvl w:val="0"/>
          <w:numId w:val="39"/>
        </w:numPr>
        <w:spacing w:after="0" w:line="360" w:lineRule="auto"/>
        <w:jc w:val="left"/>
        <w:rPr>
          <w:ins w:id="447" w:author="Abraham Yosipof" w:date="2017-09-14T20:06:00Z"/>
          <w:rFonts w:ascii="Times New Roman" w:eastAsia="Calibri" w:hAnsi="Times New Roman" w:cs="Times New Roman"/>
          <w:i/>
          <w:iCs/>
          <w:sz w:val="24"/>
          <w:szCs w:val="24"/>
        </w:rPr>
      </w:pPr>
      <w:bookmarkStart w:id="448" w:name="_Hlk493534858"/>
      <w:bookmarkStart w:id="449" w:name="_GoBack"/>
      <w:ins w:id="450" w:author="Abraham Yosipof" w:date="2017-09-14T20:06:00Z">
        <w:r>
          <w:rPr>
            <w:rFonts w:ascii="Times New Roman" w:eastAsia="Calibri" w:hAnsi="Times New Roman" w:cs="Times New Roman"/>
            <w:sz w:val="24"/>
            <w:szCs w:val="24"/>
          </w:rPr>
          <w:t>"</w:t>
        </w:r>
        <w:r w:rsidRPr="001126D6">
          <w:rPr>
            <w:rFonts w:ascii="Times New Roman" w:eastAsia="Calibri" w:hAnsi="Times New Roman" w:cs="Times New Roman"/>
            <w:sz w:val="24"/>
            <w:szCs w:val="24"/>
          </w:rPr>
          <w:t xml:space="preserve">The Big Data Challenge in </w:t>
        </w:r>
        <w:r w:rsidRPr="008F0782">
          <w:rPr>
            <w:rFonts w:ascii="Times New Roman" w:eastAsia="Calibri" w:hAnsi="Times New Roman" w:cs="Times New Roman"/>
            <w:sz w:val="24"/>
            <w:szCs w:val="24"/>
          </w:rPr>
          <w:t>Drug</w:t>
        </w:r>
        <w:r>
          <w:rPr>
            <w:rFonts w:ascii="Times New Roman" w:eastAsia="Calibri" w:hAnsi="Times New Roman" w:cs="Times New Roman"/>
            <w:sz w:val="24"/>
            <w:szCs w:val="24"/>
          </w:rPr>
          <w:t xml:space="preserve"> Design: Data </w:t>
        </w:r>
        <w:r w:rsidRPr="002F60F3">
          <w:rPr>
            <w:rFonts w:ascii="Times New Roman" w:eastAsia="Calibri" w:hAnsi="Times New Roman" w:cs="Times New Roman"/>
            <w:noProof/>
            <w:sz w:val="24"/>
            <w:szCs w:val="24"/>
          </w:rPr>
          <w:t>Visualization",</w:t>
        </w:r>
        <w:r>
          <w:rPr>
            <w:rFonts w:ascii="Times New Roman" w:eastAsia="Calibri" w:hAnsi="Times New Roman" w:cs="Times New Roman"/>
            <w:sz w:val="24"/>
            <w:szCs w:val="24"/>
          </w:rPr>
          <w:t xml:space="preserve"> </w:t>
        </w:r>
        <w:r>
          <w:rPr>
            <w:rFonts w:ascii="Times New Roman" w:eastAsia="Times New Roman" w:hAnsi="Times New Roman" w:cs="Times New Roman"/>
            <w:color w:val="222222"/>
            <w:kern w:val="36"/>
            <w:sz w:val="24"/>
            <w:szCs w:val="24"/>
          </w:rPr>
          <w:t xml:space="preserve">Poster presented before the </w:t>
        </w:r>
        <w:r w:rsidRPr="001126D6">
          <w:rPr>
            <w:rFonts w:ascii="Times New Roman" w:eastAsia="Calibri" w:hAnsi="Times New Roman" w:cs="Times New Roman"/>
            <w:i/>
            <w:iCs/>
            <w:sz w:val="24"/>
            <w:szCs w:val="24"/>
          </w:rPr>
          <w:t xml:space="preserve">MuTaLig COST ACTION, WG meeting 2016, Budapest (HU), Nov </w:t>
        </w:r>
        <w:proofErr w:type="gramStart"/>
        <w:r w:rsidRPr="001126D6">
          <w:rPr>
            <w:rFonts w:ascii="Times New Roman" w:eastAsia="Calibri" w:hAnsi="Times New Roman" w:cs="Times New Roman"/>
            <w:i/>
            <w:iCs/>
            <w:sz w:val="24"/>
            <w:szCs w:val="24"/>
          </w:rPr>
          <w:t>19-20</w:t>
        </w:r>
        <w:proofErr w:type="gramEnd"/>
        <w:r w:rsidRPr="001126D6">
          <w:rPr>
            <w:rFonts w:ascii="Times New Roman" w:eastAsia="Calibri" w:hAnsi="Times New Roman" w:cs="Times New Roman"/>
            <w:i/>
            <w:iCs/>
            <w:sz w:val="24"/>
            <w:szCs w:val="24"/>
          </w:rPr>
          <w:t xml:space="preserve"> 2016</w:t>
        </w:r>
      </w:ins>
    </w:p>
    <w:bookmarkEnd w:id="448"/>
    <w:bookmarkEnd w:id="449"/>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rPr>
          <w:rFonts w:eastAsiaTheme="majorEastAsia"/>
          <w:b/>
          <w:bCs/>
          <w:sz w:val="28"/>
          <w:szCs w:val="28"/>
        </w:rPr>
      </w:pPr>
      <w:r>
        <w:br w:type="page"/>
      </w:r>
    </w:p>
    <w:p w14:paraId="06F27142" w14:textId="3DF07ED3" w:rsidR="00C84B90" w:rsidRDefault="00C84B90" w:rsidP="007A1597">
      <w:pPr>
        <w:pStyle w:val="Heading1"/>
        <w:numPr>
          <w:ilvl w:val="0"/>
          <w:numId w:val="80"/>
        </w:numPr>
        <w:rPr>
          <w:rFonts w:asciiTheme="majorBidi" w:hAnsiTheme="majorBidi"/>
          <w:sz w:val="24"/>
          <w:szCs w:val="24"/>
        </w:rPr>
      </w:pPr>
      <w:bookmarkStart w:id="451" w:name="_Toc488420195"/>
      <w:bookmarkStart w:id="452" w:name="_Toc493047729"/>
      <w:commentRangeStart w:id="453"/>
      <w:r>
        <w:rPr>
          <w:rFonts w:asciiTheme="majorBidi" w:hAnsiTheme="majorBidi"/>
          <w:sz w:val="24"/>
          <w:szCs w:val="24"/>
        </w:rPr>
        <w:lastRenderedPageBreak/>
        <w:t>References</w:t>
      </w:r>
      <w:bookmarkEnd w:id="451"/>
      <w:bookmarkEnd w:id="452"/>
      <w:commentRangeEnd w:id="453"/>
      <w:r w:rsidR="00930D92">
        <w:rPr>
          <w:rStyle w:val="CommentReference"/>
          <w:rFonts w:asciiTheme="minorHAnsi" w:eastAsiaTheme="minorEastAsia" w:hAnsiTheme="minorHAnsi" w:cstheme="minorBidi"/>
          <w:b w:val="0"/>
          <w:bCs w:val="0"/>
          <w:caps w:val="0"/>
          <w:spacing w:val="0"/>
        </w:rPr>
        <w:commentReference w:id="453"/>
      </w:r>
    </w:p>
    <w:p w14:paraId="3C5781B5" w14:textId="32374420" w:rsidR="00C52EA8" w:rsidRPr="006939C8" w:rsidRDefault="00C52EA8" w:rsidP="00C84B90">
      <w:pPr>
        <w:pStyle w:val="ListParagraph"/>
        <w:numPr>
          <w:ilvl w:val="0"/>
          <w:numId w:val="43"/>
        </w:numPr>
        <w:rPr>
          <w:ins w:id="454" w:author="Shy Alon" w:date="2017-09-16T15:22:00Z"/>
          <w:rFonts w:cstheme="minorHAnsi"/>
          <w:lang w:val="en-GB" w:eastAsia="de-AT" w:bidi="ar-SA"/>
          <w:rPrChange w:id="455" w:author="Shy Alon" w:date="2017-09-16T15:28:00Z">
            <w:rPr>
              <w:ins w:id="456" w:author="Shy Alon" w:date="2017-09-16T15:22:00Z"/>
              <w:b/>
            </w:rPr>
          </w:rPrChange>
        </w:rPr>
      </w:pPr>
      <w:bookmarkStart w:id="457" w:name="_Ref490317976"/>
      <w:bookmarkStart w:id="458" w:name="_Ref483425540"/>
      <w:r w:rsidRPr="006939C8">
        <w:rPr>
          <w:rFonts w:cstheme="minorHAnsi"/>
          <w:rPrChange w:id="459" w:author="Shy Alon" w:date="2017-09-16T15:28:00Z">
            <w:rPr/>
          </w:rPrChange>
        </w:rPr>
        <w:t xml:space="preserve">English, R.; Lebovitz, Y.; Griffin, R., Institute of Medicine (US) Forum on Drug Discovery Development and Translation. Transforming clinical research in the United States. Challenges and opportunities: workshop summary. </w:t>
      </w:r>
      <w:r w:rsidRPr="006939C8">
        <w:rPr>
          <w:rFonts w:cstheme="minorHAnsi"/>
          <w:i/>
          <w:rPrChange w:id="460" w:author="Shy Alon" w:date="2017-09-16T15:28:00Z">
            <w:rPr>
              <w:i/>
            </w:rPr>
          </w:rPrChange>
        </w:rPr>
        <w:t xml:space="preserve">Washington (DC): National Academies Press (US); PubMed PMID: 21210556 </w:t>
      </w:r>
      <w:r w:rsidRPr="006939C8">
        <w:rPr>
          <w:rFonts w:cstheme="minorHAnsi"/>
          <w:b/>
          <w:rPrChange w:id="461" w:author="Shy Alon" w:date="2017-09-16T15:28:00Z">
            <w:rPr>
              <w:b/>
            </w:rPr>
          </w:rPrChange>
        </w:rPr>
        <w:t>2010</w:t>
      </w:r>
      <w:bookmarkEnd w:id="457"/>
    </w:p>
    <w:p w14:paraId="0D3D4AEE" w14:textId="6E8420EE" w:rsidR="006939C8" w:rsidRPr="006939C8" w:rsidRDefault="006939C8" w:rsidP="006939C8">
      <w:pPr>
        <w:rPr>
          <w:rFonts w:cstheme="minorHAnsi"/>
          <w:lang w:val="en-GB" w:eastAsia="de-AT" w:bidi="ar-SA"/>
          <w:rPrChange w:id="462" w:author="Shy Alon" w:date="2017-09-16T15:28:00Z">
            <w:rPr>
              <w:lang w:val="en-GB" w:eastAsia="de-AT" w:bidi="ar-SA"/>
            </w:rPr>
          </w:rPrChange>
        </w:rPr>
        <w:pPrChange w:id="463" w:author="Shy Alon" w:date="2017-09-16T15:22:00Z">
          <w:pPr>
            <w:pStyle w:val="ListParagraph"/>
            <w:numPr>
              <w:numId w:val="43"/>
            </w:numPr>
            <w:ind w:hanging="360"/>
          </w:pPr>
        </w:pPrChange>
      </w:pPr>
      <w:ins w:id="464" w:author="Shy Alon" w:date="2017-09-16T15:22:00Z">
        <w:r w:rsidRPr="006939C8">
          <w:rPr>
            <w:rFonts w:cstheme="minorHAnsi"/>
            <w:rPrChange w:id="465" w:author="Shy Alon" w:date="2017-09-16T15:28:00Z">
              <w:rPr/>
            </w:rPrChange>
          </w:rPr>
          <w:t>(English, Lebovitz, Griffin, 2010).</w:t>
        </w:r>
      </w:ins>
    </w:p>
    <w:p w14:paraId="7F0A8FF2" w14:textId="58169779" w:rsidR="00C84B90" w:rsidRPr="006939C8" w:rsidRDefault="00C52EA8" w:rsidP="00C52EA8">
      <w:pPr>
        <w:pStyle w:val="ListParagraph"/>
        <w:numPr>
          <w:ilvl w:val="0"/>
          <w:numId w:val="43"/>
        </w:numPr>
        <w:rPr>
          <w:ins w:id="466" w:author="Shy Alon" w:date="2017-09-16T15:22:00Z"/>
          <w:rFonts w:eastAsia="Times New Roman" w:cstheme="minorHAnsi"/>
          <w:rPrChange w:id="467" w:author="Shy Alon" w:date="2017-09-16T15:28:00Z">
            <w:rPr>
              <w:ins w:id="468" w:author="Shy Alon" w:date="2017-09-16T15:22:00Z"/>
              <w:rFonts w:ascii="Times New Roman" w:eastAsia="Times New Roman" w:hAnsi="Times New Roman"/>
            </w:rPr>
          </w:rPrChange>
        </w:rPr>
      </w:pPr>
      <w:bookmarkStart w:id="469" w:name="_Ref483672806"/>
      <w:r w:rsidRPr="006939C8">
        <w:rPr>
          <w:rFonts w:eastAsia="Times New Roman" w:cstheme="minorHAnsi"/>
          <w:rPrChange w:id="470" w:author="Shy Alon" w:date="2017-09-16T15:28:00Z">
            <w:rPr>
              <w:rFonts w:ascii="Times New Roman" w:eastAsia="Times New Roman" w:hAnsi="Times New Roman"/>
            </w:rPr>
          </w:rPrChange>
        </w:rPr>
        <w:t>Joseph A. DiMasi, Tufts Center for the Study of Drug Development, Cost of Developing a New Drug</w:t>
      </w:r>
      <w:bookmarkEnd w:id="458"/>
      <w:bookmarkEnd w:id="469"/>
    </w:p>
    <w:p w14:paraId="75BDE9FA" w14:textId="3C460BAE" w:rsidR="006939C8" w:rsidRPr="006939C8" w:rsidRDefault="006939C8" w:rsidP="006939C8">
      <w:pPr>
        <w:rPr>
          <w:rFonts w:eastAsia="Times New Roman" w:cstheme="minorHAnsi"/>
          <w:rPrChange w:id="471" w:author="Shy Alon" w:date="2017-09-16T15:28:00Z">
            <w:rPr>
              <w:rFonts w:eastAsia="Times New Roman"/>
            </w:rPr>
          </w:rPrChange>
        </w:rPr>
        <w:pPrChange w:id="472" w:author="Shy Alon" w:date="2017-09-16T15:22:00Z">
          <w:pPr>
            <w:pStyle w:val="ListParagraph"/>
            <w:numPr>
              <w:numId w:val="43"/>
            </w:numPr>
            <w:ind w:hanging="360"/>
          </w:pPr>
        </w:pPrChange>
      </w:pPr>
      <w:bookmarkStart w:id="473" w:name="_Hlk493338735"/>
      <w:ins w:id="474" w:author="Shy Alon" w:date="2017-09-16T15:23:00Z">
        <w:r w:rsidRPr="006939C8">
          <w:rPr>
            <w:rFonts w:eastAsia="Times New Roman" w:cstheme="minorHAnsi"/>
            <w:rPrChange w:id="475" w:author="Shy Alon" w:date="2017-09-16T15:28:00Z">
              <w:rPr>
                <w:rFonts w:ascii="Times New Roman" w:eastAsia="Times New Roman" w:hAnsi="Times New Roman"/>
              </w:rPr>
            </w:rPrChange>
          </w:rPr>
          <w:t>(DiMasi, 2014)</w:t>
        </w:r>
      </w:ins>
    </w:p>
    <w:bookmarkEnd w:id="473"/>
    <w:p w14:paraId="4E19FF2A" w14:textId="4B52E849" w:rsidR="006B7427" w:rsidRPr="006939C8" w:rsidRDefault="006B7427" w:rsidP="00257F4F">
      <w:pPr>
        <w:pStyle w:val="ListParagraph"/>
        <w:numPr>
          <w:ilvl w:val="0"/>
          <w:numId w:val="43"/>
        </w:numPr>
        <w:rPr>
          <w:rFonts w:eastAsia="Times New Roman" w:cstheme="minorHAnsi"/>
          <w:rPrChange w:id="476" w:author="Shy Alon" w:date="2017-09-16T15:28:00Z">
            <w:rPr>
              <w:rFonts w:ascii="Times New Roman" w:eastAsia="Times New Roman" w:hAnsi="Times New Roman"/>
            </w:rPr>
          </w:rPrChange>
        </w:rPr>
      </w:pPr>
      <w:r w:rsidRPr="006939C8">
        <w:rPr>
          <w:rFonts w:eastAsia="Times New Roman" w:cstheme="minorHAnsi"/>
          <w:rPrChange w:id="477" w:author="Shy Alon" w:date="2017-09-16T15:28:00Z">
            <w:rPr>
              <w:rFonts w:ascii="Times New Roman" w:eastAsia="Times New Roman" w:hAnsi="Times New Roman"/>
            </w:rPr>
          </w:rPrChange>
        </w:rPr>
        <w:t>H Geerts; A Spiros; P Roberts and R Carr, Has the Time Come for Predictive Computer Modeling in CNS Drug Discovery and Development? CPT: Pharmacometrics and Systems Pharmacology · November 2012</w:t>
      </w:r>
    </w:p>
    <w:p w14:paraId="46A60ADE" w14:textId="5A81E854" w:rsidR="006B7427" w:rsidRPr="006939C8" w:rsidRDefault="009C635B" w:rsidP="00257F4F">
      <w:pPr>
        <w:pStyle w:val="ListParagraph"/>
        <w:numPr>
          <w:ilvl w:val="0"/>
          <w:numId w:val="43"/>
        </w:numPr>
        <w:rPr>
          <w:rFonts w:eastAsia="Times New Roman" w:cstheme="minorHAnsi"/>
          <w:rPrChange w:id="478" w:author="Shy Alon" w:date="2017-09-16T15:28:00Z">
            <w:rPr>
              <w:rFonts w:ascii="Times New Roman" w:eastAsia="Times New Roman" w:hAnsi="Times New Roman"/>
            </w:rPr>
          </w:rPrChange>
        </w:rPr>
      </w:pPr>
      <w:r w:rsidRPr="006939C8">
        <w:rPr>
          <w:rFonts w:eastAsia="Times New Roman" w:cstheme="minorHAnsi"/>
          <w:rPrChange w:id="479" w:author="Shy Alon" w:date="2017-09-16T15:28:00Z">
            <w:rPr>
              <w:rFonts w:ascii="Times New Roman" w:eastAsia="Times New Roman" w:hAnsi="Times New Roman"/>
            </w:rPr>
          </w:rPrChange>
        </w:rPr>
        <w:t>Breakthrough Business Models: Drug Development for Rare and Neglected Diseases and Individualized Therapies: Workshop Summary, National Academies Press</w:t>
      </w:r>
    </w:p>
    <w:p w14:paraId="6E21EF9D" w14:textId="54A5F1CA" w:rsidR="008F7007" w:rsidRPr="006939C8" w:rsidRDefault="008F7007" w:rsidP="008F7007">
      <w:pPr>
        <w:pStyle w:val="ListParagraph"/>
        <w:numPr>
          <w:ilvl w:val="0"/>
          <w:numId w:val="43"/>
        </w:numPr>
        <w:rPr>
          <w:ins w:id="480" w:author="Shy Alon" w:date="2017-09-16T15:24:00Z"/>
          <w:rFonts w:eastAsia="Times New Roman" w:cstheme="minorHAnsi"/>
          <w:rPrChange w:id="481" w:author="Shy Alon" w:date="2017-09-16T15:28:00Z">
            <w:rPr>
              <w:ins w:id="482" w:author="Shy Alon" w:date="2017-09-16T15:24:00Z"/>
              <w:rFonts w:ascii="Times New Roman" w:eastAsia="Times New Roman" w:hAnsi="Times New Roman"/>
            </w:rPr>
          </w:rPrChange>
        </w:rPr>
      </w:pPr>
      <w:r w:rsidRPr="006939C8">
        <w:rPr>
          <w:rFonts w:eastAsia="Times New Roman" w:cstheme="minorHAnsi"/>
          <w:rPrChange w:id="483" w:author="Shy Alon" w:date="2017-09-16T15:28:00Z">
            <w:rPr>
              <w:rFonts w:ascii="Times New Roman" w:eastAsia="Times New Roman" w:hAnsi="Times New Roman"/>
            </w:rPr>
          </w:rPrChange>
        </w:rPr>
        <w:t>An analysis of the attrition of drug candidates from four major pharmaceutical companies: Michael J. Waring, John Arrowsmith, Andrew R. Leach, Paul D. Leeson, Sam Mandrell, Robert M. Owen, Garry Pairaudeau, William D. Pennie,</w:t>
      </w:r>
      <w:r w:rsidRPr="006939C8">
        <w:rPr>
          <w:rFonts w:eastAsia="Times New Roman" w:cstheme="minorHAnsi"/>
          <w:rPrChange w:id="484" w:author="Shy Alon" w:date="2017-09-16T15:28:00Z">
            <w:rPr>
              <w:rFonts w:ascii="Times New Roman" w:eastAsia="Times New Roman" w:hAnsi="Times New Roman"/>
            </w:rPr>
          </w:rPrChange>
        </w:rPr>
        <w:tab/>
        <w:t>Stephen D. Pickett, Jibo Wang, Owen Wallace &amp; Alex Weir.</w:t>
      </w:r>
    </w:p>
    <w:p w14:paraId="7D39AD31" w14:textId="0B2CB7F0" w:rsidR="006939C8" w:rsidRPr="006939C8" w:rsidRDefault="006939C8" w:rsidP="006939C8">
      <w:pPr>
        <w:rPr>
          <w:rFonts w:eastAsia="Times New Roman" w:cstheme="minorHAnsi"/>
          <w:rPrChange w:id="485" w:author="Shy Alon" w:date="2017-09-16T15:28:00Z">
            <w:rPr>
              <w:rFonts w:eastAsia="Times New Roman"/>
            </w:rPr>
          </w:rPrChange>
        </w:rPr>
        <w:pPrChange w:id="486" w:author="Shy Alon" w:date="2017-09-16T15:24:00Z">
          <w:pPr>
            <w:pStyle w:val="ListParagraph"/>
            <w:numPr>
              <w:numId w:val="43"/>
            </w:numPr>
            <w:ind w:hanging="360"/>
          </w:pPr>
        </w:pPrChange>
      </w:pPr>
      <w:bookmarkStart w:id="487" w:name="_Hlk493338946"/>
      <w:ins w:id="488" w:author="Shy Alon" w:date="2017-09-16T15:25:00Z">
        <w:r w:rsidRPr="006939C8">
          <w:rPr>
            <w:rFonts w:eastAsia="Times New Roman" w:cstheme="minorHAnsi"/>
            <w:rPrChange w:id="489" w:author="Shy Alon" w:date="2017-09-16T15:28:00Z">
              <w:rPr>
                <w:rFonts w:ascii="Times New Roman" w:eastAsia="Times New Roman" w:hAnsi="Times New Roman"/>
              </w:rPr>
            </w:rPrChange>
          </w:rPr>
          <w:t>(</w:t>
        </w:r>
        <w:proofErr w:type="gramStart"/>
        <w:r w:rsidRPr="006939C8">
          <w:rPr>
            <w:rFonts w:eastAsia="Times New Roman" w:cstheme="minorHAnsi"/>
            <w:rPrChange w:id="490" w:author="Shy Alon" w:date="2017-09-16T15:28:00Z">
              <w:rPr>
                <w:rFonts w:ascii="Times New Roman" w:eastAsia="Times New Roman" w:hAnsi="Times New Roman"/>
              </w:rPr>
            </w:rPrChange>
          </w:rPr>
          <w:t>Waring,  Arrowsmith</w:t>
        </w:r>
        <w:proofErr w:type="gramEnd"/>
        <w:r w:rsidRPr="006939C8">
          <w:rPr>
            <w:rFonts w:eastAsia="Times New Roman" w:cstheme="minorHAnsi"/>
            <w:rPrChange w:id="491" w:author="Shy Alon" w:date="2017-09-16T15:28:00Z">
              <w:rPr>
                <w:rFonts w:ascii="Times New Roman" w:eastAsia="Times New Roman" w:hAnsi="Times New Roman"/>
              </w:rPr>
            </w:rPrChange>
          </w:rPr>
          <w:t>,</w:t>
        </w:r>
        <w:r w:rsidRPr="006939C8">
          <w:rPr>
            <w:rFonts w:eastAsia="Times New Roman" w:cstheme="minorHAnsi"/>
            <w:rPrChange w:id="492" w:author="Shy Alon" w:date="2017-09-16T15:28:00Z">
              <w:rPr>
                <w:rFonts w:ascii="Times New Roman" w:eastAsia="Times New Roman" w:hAnsi="Times New Roman"/>
              </w:rPr>
            </w:rPrChange>
          </w:rPr>
          <w:tab/>
          <w:t>Leach,</w:t>
        </w:r>
        <w:r w:rsidRPr="006939C8">
          <w:rPr>
            <w:rFonts w:eastAsia="Times New Roman" w:cstheme="minorHAnsi"/>
            <w:rPrChange w:id="493" w:author="Shy Alon" w:date="2017-09-16T15:28:00Z">
              <w:rPr>
                <w:rFonts w:ascii="Times New Roman" w:eastAsia="Times New Roman" w:hAnsi="Times New Roman"/>
              </w:rPr>
            </w:rPrChange>
          </w:rPr>
          <w:tab/>
          <w:t>Leeson,</w:t>
        </w:r>
        <w:r w:rsidRPr="006939C8">
          <w:rPr>
            <w:rFonts w:eastAsia="Times New Roman" w:cstheme="minorHAnsi"/>
            <w:rPrChange w:id="494" w:author="Shy Alon" w:date="2017-09-16T15:28:00Z">
              <w:rPr>
                <w:rFonts w:ascii="Times New Roman" w:eastAsia="Times New Roman" w:hAnsi="Times New Roman"/>
              </w:rPr>
            </w:rPrChange>
          </w:rPr>
          <w:tab/>
          <w:t xml:space="preserve"> Mandrell, Owen, Pairaudeau, Pennie,</w:t>
        </w:r>
      </w:ins>
      <w:ins w:id="495" w:author="Shy Alon" w:date="2017-09-16T15:26:00Z">
        <w:r w:rsidRPr="006939C8">
          <w:rPr>
            <w:rFonts w:eastAsia="Times New Roman" w:cstheme="minorHAnsi"/>
            <w:rPrChange w:id="496" w:author="Shy Alon" w:date="2017-09-16T15:28:00Z">
              <w:rPr>
                <w:rFonts w:ascii="Times New Roman" w:eastAsia="Times New Roman" w:hAnsi="Times New Roman"/>
              </w:rPr>
            </w:rPrChange>
          </w:rPr>
          <w:t xml:space="preserve"> </w:t>
        </w:r>
      </w:ins>
      <w:ins w:id="497" w:author="Shy Alon" w:date="2017-09-16T15:25:00Z">
        <w:r w:rsidRPr="006939C8">
          <w:rPr>
            <w:rFonts w:eastAsia="Times New Roman" w:cstheme="minorHAnsi"/>
            <w:rPrChange w:id="498" w:author="Shy Alon" w:date="2017-09-16T15:28:00Z">
              <w:rPr>
                <w:rFonts w:ascii="Times New Roman" w:eastAsia="Times New Roman" w:hAnsi="Times New Roman"/>
              </w:rPr>
            </w:rPrChange>
          </w:rPr>
          <w:t>Pickett,</w:t>
        </w:r>
      </w:ins>
      <w:ins w:id="499" w:author="Shy Alon" w:date="2017-09-16T15:26:00Z">
        <w:r w:rsidRPr="006939C8">
          <w:rPr>
            <w:rFonts w:eastAsia="Times New Roman" w:cstheme="minorHAnsi"/>
            <w:rPrChange w:id="500" w:author="Shy Alon" w:date="2017-09-16T15:28:00Z">
              <w:rPr>
                <w:rFonts w:ascii="Times New Roman" w:eastAsia="Times New Roman" w:hAnsi="Times New Roman"/>
              </w:rPr>
            </w:rPrChange>
          </w:rPr>
          <w:t xml:space="preserve"> </w:t>
        </w:r>
      </w:ins>
      <w:ins w:id="501" w:author="Shy Alon" w:date="2017-09-16T15:25:00Z">
        <w:r w:rsidRPr="006939C8">
          <w:rPr>
            <w:rFonts w:eastAsia="Times New Roman" w:cstheme="minorHAnsi"/>
            <w:rPrChange w:id="502" w:author="Shy Alon" w:date="2017-09-16T15:28:00Z">
              <w:rPr>
                <w:rFonts w:ascii="Times New Roman" w:eastAsia="Times New Roman" w:hAnsi="Times New Roman"/>
              </w:rPr>
            </w:rPrChange>
          </w:rPr>
          <w:t>Wang,</w:t>
        </w:r>
      </w:ins>
      <w:ins w:id="503" w:author="Shy Alon" w:date="2017-09-16T15:26:00Z">
        <w:r w:rsidRPr="006939C8">
          <w:rPr>
            <w:rFonts w:eastAsia="Times New Roman" w:cstheme="minorHAnsi"/>
            <w:rPrChange w:id="504" w:author="Shy Alon" w:date="2017-09-16T15:28:00Z">
              <w:rPr>
                <w:rFonts w:ascii="Times New Roman" w:eastAsia="Times New Roman" w:hAnsi="Times New Roman"/>
              </w:rPr>
            </w:rPrChange>
          </w:rPr>
          <w:t xml:space="preserve"> </w:t>
        </w:r>
      </w:ins>
      <w:ins w:id="505" w:author="Shy Alon" w:date="2017-09-16T15:25:00Z">
        <w:r w:rsidRPr="006939C8">
          <w:rPr>
            <w:rFonts w:eastAsia="Times New Roman" w:cstheme="minorHAnsi"/>
            <w:rPrChange w:id="506" w:author="Shy Alon" w:date="2017-09-16T15:28:00Z">
              <w:rPr>
                <w:rFonts w:ascii="Times New Roman" w:eastAsia="Times New Roman" w:hAnsi="Times New Roman"/>
              </w:rPr>
            </w:rPrChange>
          </w:rPr>
          <w:t>Wallace</w:t>
        </w:r>
      </w:ins>
      <w:ins w:id="507" w:author="Shy Alon" w:date="2017-09-16T15:26:00Z">
        <w:r w:rsidRPr="006939C8">
          <w:rPr>
            <w:rFonts w:eastAsia="Times New Roman" w:cstheme="minorHAnsi"/>
            <w:rPrChange w:id="508" w:author="Shy Alon" w:date="2017-09-16T15:28:00Z">
              <w:rPr>
                <w:rFonts w:ascii="Times New Roman" w:eastAsia="Times New Roman" w:hAnsi="Times New Roman"/>
              </w:rPr>
            </w:rPrChange>
          </w:rPr>
          <w:t>,</w:t>
        </w:r>
      </w:ins>
      <w:ins w:id="509" w:author="Shy Alon" w:date="2017-09-16T15:25:00Z">
        <w:r w:rsidRPr="006939C8">
          <w:rPr>
            <w:rFonts w:eastAsia="Times New Roman" w:cstheme="minorHAnsi"/>
            <w:rPrChange w:id="510" w:author="Shy Alon" w:date="2017-09-16T15:28:00Z">
              <w:rPr>
                <w:rFonts w:ascii="Times New Roman" w:eastAsia="Times New Roman" w:hAnsi="Times New Roman"/>
              </w:rPr>
            </w:rPrChange>
          </w:rPr>
          <w:t xml:space="preserve"> Weir</w:t>
        </w:r>
      </w:ins>
      <w:ins w:id="511" w:author="Shy Alon" w:date="2017-09-16T15:26:00Z">
        <w:r w:rsidRPr="006939C8">
          <w:rPr>
            <w:rFonts w:eastAsia="Times New Roman" w:cstheme="minorHAnsi"/>
            <w:rPrChange w:id="512" w:author="Shy Alon" w:date="2017-09-16T15:28:00Z">
              <w:rPr>
                <w:rFonts w:ascii="Times New Roman" w:eastAsia="Times New Roman" w:hAnsi="Times New Roman"/>
              </w:rPr>
            </w:rPrChange>
          </w:rPr>
          <w:t>, 2015)</w:t>
        </w:r>
      </w:ins>
    </w:p>
    <w:p w14:paraId="604D618E" w14:textId="78A32A37" w:rsidR="00B44881" w:rsidRDefault="00B44881" w:rsidP="00B44881">
      <w:pPr>
        <w:pStyle w:val="ListParagraph"/>
        <w:numPr>
          <w:ilvl w:val="0"/>
          <w:numId w:val="43"/>
        </w:numPr>
        <w:rPr>
          <w:ins w:id="513" w:author="Shy Alon" w:date="2017-09-16T15:28:00Z"/>
          <w:rFonts w:eastAsia="Times New Roman" w:cstheme="minorHAnsi"/>
        </w:rPr>
      </w:pPr>
      <w:bookmarkStart w:id="514" w:name="_Ref490318955"/>
      <w:bookmarkEnd w:id="487"/>
      <w:r w:rsidRPr="006939C8">
        <w:rPr>
          <w:rFonts w:eastAsia="Times New Roman" w:cstheme="minorHAnsi"/>
          <w:rPrChange w:id="515" w:author="Shy Alon" w:date="2017-09-16T15:28:00Z">
            <w:rPr>
              <w:rFonts w:ascii="Times New Roman" w:eastAsia="Times New Roman" w:hAnsi="Times New Roman"/>
            </w:rPr>
          </w:rPrChange>
        </w:rPr>
        <w:t xml:space="preserve">Wayne Winegarden, </w:t>
      </w:r>
      <w:proofErr w:type="gramStart"/>
      <w:r w:rsidRPr="006939C8">
        <w:rPr>
          <w:rFonts w:eastAsia="Times New Roman" w:cstheme="minorHAnsi"/>
          <w:rPrChange w:id="516" w:author="Shy Alon" w:date="2017-09-16T15:28:00Z">
            <w:rPr>
              <w:rFonts w:ascii="Times New Roman" w:eastAsia="Times New Roman" w:hAnsi="Times New Roman"/>
            </w:rPr>
          </w:rPrChange>
        </w:rPr>
        <w:t>Ph.D</w:t>
      </w:r>
      <w:proofErr w:type="gramEnd"/>
      <w:r w:rsidRPr="006939C8">
        <w:rPr>
          <w:rFonts w:eastAsia="Times New Roman" w:cstheme="minorHAnsi"/>
          <w:rPrChange w:id="517" w:author="Shy Alon" w:date="2017-09-16T15:28:00Z">
            <w:rPr>
              <w:rFonts w:ascii="Times New Roman" w:eastAsia="Times New Roman" w:hAnsi="Times New Roman"/>
            </w:rPr>
          </w:rPrChange>
        </w:rPr>
        <w:t>, The Economics of Pharmaceutical Pricing, Pacific Research Institute.</w:t>
      </w:r>
      <w:bookmarkEnd w:id="514"/>
    </w:p>
    <w:p w14:paraId="26976656" w14:textId="2BD019BB" w:rsidR="006939C8" w:rsidRPr="006939C8" w:rsidRDefault="006939C8" w:rsidP="006939C8">
      <w:pPr>
        <w:rPr>
          <w:rFonts w:eastAsia="Times New Roman" w:cstheme="minorHAnsi"/>
          <w:rPrChange w:id="518" w:author="Shy Alon" w:date="2017-09-16T15:28:00Z">
            <w:rPr>
              <w:rFonts w:ascii="Times New Roman" w:eastAsia="Times New Roman" w:hAnsi="Times New Roman"/>
            </w:rPr>
          </w:rPrChange>
        </w:rPr>
        <w:pPrChange w:id="519" w:author="Shy Alon" w:date="2017-09-16T15:28:00Z">
          <w:pPr>
            <w:pStyle w:val="ListParagraph"/>
            <w:numPr>
              <w:numId w:val="43"/>
            </w:numPr>
            <w:ind w:hanging="360"/>
          </w:pPr>
        </w:pPrChange>
      </w:pPr>
      <w:bookmarkStart w:id="520" w:name="_Hlk493339116"/>
      <w:bookmarkStart w:id="521" w:name="_Hlk493339147"/>
      <w:ins w:id="522" w:author="Shy Alon" w:date="2017-09-16T15:28:00Z">
        <w:r>
          <w:rPr>
            <w:rFonts w:eastAsia="Times New Roman" w:cstheme="minorHAnsi"/>
          </w:rPr>
          <w:t>(</w:t>
        </w:r>
        <w:r w:rsidRPr="00637EAD">
          <w:rPr>
            <w:rFonts w:eastAsia="Times New Roman" w:cstheme="minorHAnsi"/>
          </w:rPr>
          <w:t>Winegarden</w:t>
        </w:r>
        <w:r>
          <w:rPr>
            <w:rFonts w:eastAsia="Times New Roman" w:cstheme="minorHAnsi"/>
          </w:rPr>
          <w:t xml:space="preserve">, </w:t>
        </w:r>
      </w:ins>
      <w:ins w:id="523" w:author="Shy Alon" w:date="2017-09-16T15:29:00Z">
        <w:r>
          <w:rPr>
            <w:rFonts w:eastAsia="Times New Roman" w:cstheme="minorHAnsi"/>
          </w:rPr>
          <w:t>2014</w:t>
        </w:r>
      </w:ins>
      <w:bookmarkEnd w:id="521"/>
      <w:ins w:id="524" w:author="Shy Alon" w:date="2017-09-16T15:28:00Z">
        <w:r>
          <w:rPr>
            <w:rFonts w:eastAsia="Times New Roman" w:cstheme="minorHAnsi"/>
          </w:rPr>
          <w:t>)</w:t>
        </w:r>
      </w:ins>
    </w:p>
    <w:p w14:paraId="187A2E8B" w14:textId="55EAC131" w:rsidR="0029679F" w:rsidRDefault="00AD6F73" w:rsidP="00AD6F73">
      <w:pPr>
        <w:pStyle w:val="ListParagraph"/>
        <w:numPr>
          <w:ilvl w:val="0"/>
          <w:numId w:val="43"/>
        </w:numPr>
        <w:rPr>
          <w:ins w:id="525" w:author="Shy Alon" w:date="2017-09-16T15:31:00Z"/>
          <w:rFonts w:eastAsia="Times New Roman" w:cstheme="minorHAnsi"/>
        </w:rPr>
      </w:pPr>
      <w:bookmarkStart w:id="526" w:name="_Ref490927303"/>
      <w:bookmarkEnd w:id="520"/>
      <w:r w:rsidRPr="006939C8">
        <w:rPr>
          <w:rFonts w:eastAsia="Times New Roman" w:cstheme="minorHAnsi"/>
          <w:rPrChange w:id="527" w:author="Shy Alon" w:date="2017-09-16T15:28:00Z">
            <w:rPr>
              <w:rFonts w:ascii="Times New Roman" w:eastAsia="Times New Roman" w:hAnsi="Times New Roman"/>
            </w:rPr>
          </w:rPrChange>
        </w:rPr>
        <w:t>GUIYU ZHAO: The QSARome of the Receptorome: Quantitative Structure-Activity Relationship Modeling of Multiple Ligand Sets Acting at Multiple Receptors</w:t>
      </w:r>
      <w:bookmarkEnd w:id="442"/>
      <w:r w:rsidRPr="006939C8">
        <w:rPr>
          <w:rFonts w:eastAsia="Times New Roman" w:cstheme="minorHAnsi"/>
          <w:rPrChange w:id="528" w:author="Shy Alon" w:date="2017-09-16T15:28:00Z">
            <w:rPr>
              <w:rFonts w:ascii="Times New Roman" w:eastAsia="Times New Roman" w:hAnsi="Times New Roman"/>
            </w:rPr>
          </w:rPrChange>
        </w:rPr>
        <w:t>, University of North Carolina</w:t>
      </w:r>
      <w:bookmarkEnd w:id="526"/>
    </w:p>
    <w:p w14:paraId="2A0267AB" w14:textId="6F7ABE91" w:rsidR="006939C8" w:rsidRPr="006939C8" w:rsidRDefault="006939C8" w:rsidP="006939C8">
      <w:pPr>
        <w:rPr>
          <w:rFonts w:eastAsia="Times New Roman" w:cstheme="minorHAnsi"/>
          <w:rPrChange w:id="529" w:author="Shy Alon" w:date="2017-09-16T15:31:00Z">
            <w:rPr>
              <w:rFonts w:ascii="Times New Roman" w:eastAsia="Times New Roman" w:hAnsi="Times New Roman"/>
            </w:rPr>
          </w:rPrChange>
        </w:rPr>
        <w:pPrChange w:id="530" w:author="Shy Alon" w:date="2017-09-16T15:31:00Z">
          <w:pPr>
            <w:pStyle w:val="ListParagraph"/>
            <w:numPr>
              <w:numId w:val="43"/>
            </w:numPr>
            <w:ind w:hanging="360"/>
          </w:pPr>
        </w:pPrChange>
      </w:pPr>
      <w:bookmarkStart w:id="531" w:name="_Hlk493339441"/>
      <w:ins w:id="532" w:author="Shy Alon" w:date="2017-09-16T15:31:00Z">
        <w:r>
          <w:rPr>
            <w:rFonts w:eastAsia="Times New Roman" w:cstheme="minorHAnsi"/>
          </w:rPr>
          <w:t>(Zhao, 2011)</w:t>
        </w:r>
      </w:ins>
    </w:p>
    <w:p w14:paraId="02CE43EA" w14:textId="2A311284" w:rsidR="006A70F1" w:rsidRPr="006939C8" w:rsidRDefault="006A70F1" w:rsidP="006A70F1">
      <w:pPr>
        <w:pStyle w:val="ListParagraph"/>
        <w:numPr>
          <w:ilvl w:val="0"/>
          <w:numId w:val="43"/>
        </w:numPr>
        <w:autoSpaceDE w:val="0"/>
        <w:autoSpaceDN w:val="0"/>
        <w:adjustRightInd w:val="0"/>
        <w:spacing w:after="0" w:line="240" w:lineRule="auto"/>
        <w:jc w:val="left"/>
        <w:rPr>
          <w:rFonts w:cstheme="minorHAnsi"/>
          <w:sz w:val="24"/>
          <w:szCs w:val="24"/>
          <w:rPrChange w:id="533" w:author="Shy Alon" w:date="2017-09-16T15:28:00Z">
            <w:rPr>
              <w:rFonts w:ascii="Times New Roman" w:hAnsi="Times New Roman" w:cs="Times New Roman"/>
              <w:sz w:val="24"/>
              <w:szCs w:val="24"/>
            </w:rPr>
          </w:rPrChange>
        </w:rPr>
      </w:pPr>
      <w:bookmarkStart w:id="534" w:name="_Ref492739275"/>
      <w:bookmarkEnd w:id="531"/>
      <w:r w:rsidRPr="006939C8">
        <w:rPr>
          <w:rFonts w:cstheme="minorHAnsi"/>
          <w:sz w:val="24"/>
          <w:szCs w:val="24"/>
          <w:rPrChange w:id="535" w:author="Shy Alon" w:date="2017-09-16T15:28:00Z">
            <w:rPr>
              <w:rFonts w:ascii="Times New Roman" w:hAnsi="Times New Roman" w:cs="Times New Roman"/>
              <w:sz w:val="24"/>
              <w:szCs w:val="24"/>
            </w:rPr>
          </w:rPrChange>
        </w:rPr>
        <w:t xml:space="preserve">Robas N, O’Reilly M, Katugampola S, Fidock M: Maximizing serendipity: strategies for identifying ligands for orphan G-protein-coupled receptors. </w:t>
      </w:r>
      <w:r w:rsidRPr="006939C8">
        <w:rPr>
          <w:rFonts w:cstheme="minorHAnsi"/>
          <w:i/>
          <w:iCs/>
          <w:sz w:val="24"/>
          <w:szCs w:val="24"/>
          <w:rPrChange w:id="536" w:author="Shy Alon" w:date="2017-09-16T15:28:00Z">
            <w:rPr>
              <w:rFonts w:ascii="Times New Roman" w:hAnsi="Times New Roman" w:cs="Times New Roman"/>
              <w:i/>
              <w:iCs/>
              <w:sz w:val="24"/>
              <w:szCs w:val="24"/>
            </w:rPr>
          </w:rPrChange>
        </w:rPr>
        <w:t xml:space="preserve">Curr Opin Pharmacol </w:t>
      </w:r>
      <w:r w:rsidRPr="006939C8">
        <w:rPr>
          <w:rFonts w:cstheme="minorHAnsi"/>
          <w:sz w:val="24"/>
          <w:szCs w:val="24"/>
          <w:rPrChange w:id="537" w:author="Shy Alon" w:date="2017-09-16T15:28:00Z">
            <w:rPr>
              <w:rFonts w:ascii="Times New Roman" w:hAnsi="Times New Roman" w:cs="Times New Roman"/>
              <w:sz w:val="24"/>
              <w:szCs w:val="24"/>
            </w:rPr>
          </w:rPrChange>
        </w:rPr>
        <w:t>2003, 3:121-126.</w:t>
      </w:r>
      <w:bookmarkEnd w:id="534"/>
    </w:p>
    <w:p w14:paraId="6E3EF2D0" w14:textId="53B4BC96" w:rsidR="006A70F1" w:rsidRPr="00370512" w:rsidRDefault="006A70F1" w:rsidP="006A70F1">
      <w:pPr>
        <w:pStyle w:val="ListParagraph"/>
        <w:numPr>
          <w:ilvl w:val="0"/>
          <w:numId w:val="43"/>
        </w:numPr>
        <w:autoSpaceDE w:val="0"/>
        <w:autoSpaceDN w:val="0"/>
        <w:adjustRightInd w:val="0"/>
        <w:spacing w:after="0" w:line="240" w:lineRule="auto"/>
        <w:jc w:val="left"/>
        <w:rPr>
          <w:ins w:id="538" w:author="Shy Alon" w:date="2017-09-16T15:32:00Z"/>
          <w:rFonts w:cstheme="minorHAnsi"/>
          <w:i/>
          <w:iCs/>
          <w:sz w:val="24"/>
          <w:szCs w:val="24"/>
          <w:rPrChange w:id="539" w:author="Shy Alon" w:date="2017-09-16T15:32:00Z">
            <w:rPr>
              <w:ins w:id="540" w:author="Shy Alon" w:date="2017-09-16T15:32:00Z"/>
              <w:rFonts w:cstheme="minorHAnsi"/>
              <w:sz w:val="24"/>
              <w:szCs w:val="24"/>
            </w:rPr>
          </w:rPrChange>
        </w:rPr>
      </w:pPr>
      <w:bookmarkStart w:id="541" w:name="_Ref492739291"/>
      <w:r w:rsidRPr="006939C8">
        <w:rPr>
          <w:rFonts w:cstheme="minorHAnsi"/>
          <w:sz w:val="24"/>
          <w:szCs w:val="24"/>
          <w:rPrChange w:id="542" w:author="Shy Alon" w:date="2017-09-16T15:28:00Z">
            <w:rPr>
              <w:rFonts w:ascii="Times New Roman" w:hAnsi="Times New Roman" w:cs="Times New Roman"/>
              <w:sz w:val="24"/>
              <w:szCs w:val="24"/>
            </w:rPr>
          </w:rPrChange>
        </w:rPr>
        <w:t xml:space="preserve">Flower DR: Modelling G-protein-coupled receptors for drug design. </w:t>
      </w:r>
      <w:r w:rsidRPr="006939C8">
        <w:rPr>
          <w:rFonts w:cstheme="minorHAnsi"/>
          <w:i/>
          <w:iCs/>
          <w:sz w:val="24"/>
          <w:szCs w:val="24"/>
          <w:rPrChange w:id="543" w:author="Shy Alon" w:date="2017-09-16T15:28:00Z">
            <w:rPr>
              <w:rFonts w:ascii="Times New Roman" w:hAnsi="Times New Roman" w:cs="Times New Roman"/>
              <w:i/>
              <w:iCs/>
              <w:sz w:val="24"/>
              <w:szCs w:val="24"/>
            </w:rPr>
          </w:rPrChange>
        </w:rPr>
        <w:t xml:space="preserve">Biochim. Biophys. Acta </w:t>
      </w:r>
      <w:r w:rsidRPr="006939C8">
        <w:rPr>
          <w:rFonts w:cstheme="minorHAnsi"/>
          <w:sz w:val="24"/>
          <w:szCs w:val="24"/>
          <w:rPrChange w:id="544" w:author="Shy Alon" w:date="2017-09-16T15:28:00Z">
            <w:rPr>
              <w:rFonts w:ascii="Times New Roman" w:hAnsi="Times New Roman" w:cs="Times New Roman"/>
              <w:sz w:val="24"/>
              <w:szCs w:val="24"/>
            </w:rPr>
          </w:rPrChange>
        </w:rPr>
        <w:t>1999, 1422:207-234.</w:t>
      </w:r>
      <w:bookmarkEnd w:id="541"/>
    </w:p>
    <w:p w14:paraId="57B3B589" w14:textId="4C785776" w:rsidR="00370512" w:rsidRDefault="00370512" w:rsidP="00370512">
      <w:pPr>
        <w:autoSpaceDE w:val="0"/>
        <w:autoSpaceDN w:val="0"/>
        <w:adjustRightInd w:val="0"/>
        <w:spacing w:after="0" w:line="240" w:lineRule="auto"/>
        <w:jc w:val="left"/>
        <w:rPr>
          <w:ins w:id="545" w:author="Shy Alon" w:date="2017-09-16T15:32:00Z"/>
          <w:rFonts w:cstheme="minorHAnsi"/>
          <w:i/>
          <w:iCs/>
          <w:sz w:val="24"/>
          <w:szCs w:val="24"/>
        </w:rPr>
        <w:pPrChange w:id="546" w:author="Shy Alon" w:date="2017-09-16T15:32:00Z">
          <w:pPr>
            <w:pStyle w:val="ListParagraph"/>
            <w:numPr>
              <w:numId w:val="43"/>
            </w:numPr>
            <w:autoSpaceDE w:val="0"/>
            <w:autoSpaceDN w:val="0"/>
            <w:adjustRightInd w:val="0"/>
            <w:spacing w:after="0" w:line="240" w:lineRule="auto"/>
            <w:ind w:hanging="360"/>
            <w:jc w:val="left"/>
          </w:pPr>
        </w:pPrChange>
      </w:pPr>
    </w:p>
    <w:p w14:paraId="3FC02A73" w14:textId="0FF6CD64" w:rsidR="00370512" w:rsidRDefault="00370512" w:rsidP="00370512">
      <w:pPr>
        <w:autoSpaceDE w:val="0"/>
        <w:autoSpaceDN w:val="0"/>
        <w:adjustRightInd w:val="0"/>
        <w:spacing w:after="0" w:line="240" w:lineRule="auto"/>
        <w:jc w:val="left"/>
        <w:rPr>
          <w:ins w:id="547" w:author="Shy Alon" w:date="2017-09-16T15:32:00Z"/>
          <w:rFonts w:cstheme="minorHAnsi"/>
          <w:i/>
          <w:iCs/>
          <w:sz w:val="24"/>
          <w:szCs w:val="24"/>
        </w:rPr>
        <w:pPrChange w:id="548" w:author="Shy Alon" w:date="2017-09-16T15:32:00Z">
          <w:pPr>
            <w:pStyle w:val="ListParagraph"/>
            <w:numPr>
              <w:numId w:val="43"/>
            </w:numPr>
            <w:autoSpaceDE w:val="0"/>
            <w:autoSpaceDN w:val="0"/>
            <w:adjustRightInd w:val="0"/>
            <w:spacing w:after="0" w:line="240" w:lineRule="auto"/>
            <w:ind w:hanging="360"/>
            <w:jc w:val="left"/>
          </w:pPr>
        </w:pPrChange>
      </w:pPr>
    </w:p>
    <w:p w14:paraId="0A323D30" w14:textId="1A6E3144" w:rsidR="00370512" w:rsidRDefault="00370512" w:rsidP="00370512">
      <w:pPr>
        <w:autoSpaceDE w:val="0"/>
        <w:autoSpaceDN w:val="0"/>
        <w:adjustRightInd w:val="0"/>
        <w:spacing w:after="0" w:line="240" w:lineRule="auto"/>
        <w:jc w:val="left"/>
        <w:rPr>
          <w:ins w:id="549" w:author="Shy Alon" w:date="2017-09-16T15:32:00Z"/>
          <w:rFonts w:cstheme="minorHAnsi"/>
          <w:i/>
          <w:iCs/>
          <w:sz w:val="24"/>
          <w:szCs w:val="24"/>
        </w:rPr>
        <w:pPrChange w:id="550" w:author="Shy Alon" w:date="2017-09-16T15:32:00Z">
          <w:pPr>
            <w:pStyle w:val="ListParagraph"/>
            <w:numPr>
              <w:numId w:val="43"/>
            </w:numPr>
            <w:autoSpaceDE w:val="0"/>
            <w:autoSpaceDN w:val="0"/>
            <w:adjustRightInd w:val="0"/>
            <w:spacing w:after="0" w:line="240" w:lineRule="auto"/>
            <w:ind w:hanging="360"/>
            <w:jc w:val="left"/>
          </w:pPr>
        </w:pPrChange>
      </w:pPr>
    </w:p>
    <w:p w14:paraId="1064AABD" w14:textId="1FCC7977" w:rsidR="00370512" w:rsidRPr="00370512" w:rsidRDefault="00370512" w:rsidP="00370512">
      <w:pPr>
        <w:autoSpaceDE w:val="0"/>
        <w:autoSpaceDN w:val="0"/>
        <w:adjustRightInd w:val="0"/>
        <w:spacing w:after="0" w:line="240" w:lineRule="auto"/>
        <w:jc w:val="left"/>
        <w:rPr>
          <w:rFonts w:cstheme="minorHAnsi"/>
          <w:i/>
          <w:iCs/>
          <w:sz w:val="24"/>
          <w:szCs w:val="24"/>
          <w:rPrChange w:id="551" w:author="Shy Alon" w:date="2017-09-16T15:32:00Z">
            <w:rPr>
              <w:rFonts w:ascii="Times New Roman" w:hAnsi="Times New Roman" w:cs="Times New Roman"/>
              <w:i/>
              <w:iCs/>
              <w:sz w:val="24"/>
              <w:szCs w:val="24"/>
            </w:rPr>
          </w:rPrChange>
        </w:rPr>
        <w:pPrChange w:id="552" w:author="Shy Alon" w:date="2017-09-16T15:32:00Z">
          <w:pPr>
            <w:pStyle w:val="ListParagraph"/>
            <w:numPr>
              <w:numId w:val="43"/>
            </w:numPr>
            <w:autoSpaceDE w:val="0"/>
            <w:autoSpaceDN w:val="0"/>
            <w:adjustRightInd w:val="0"/>
            <w:spacing w:after="0" w:line="240" w:lineRule="auto"/>
            <w:ind w:hanging="360"/>
            <w:jc w:val="left"/>
          </w:pPr>
        </w:pPrChange>
      </w:pPr>
      <w:bookmarkStart w:id="553" w:name="_Hlk493339412"/>
      <w:ins w:id="554" w:author="Shy Alon" w:date="2017-09-16T15:32:00Z">
        <w:r>
          <w:rPr>
            <w:rFonts w:asciiTheme="majorHAnsi" w:hAnsiTheme="majorHAnsi" w:cs="Times New Roman"/>
          </w:rPr>
          <w:t>(Paul</w:t>
        </w:r>
      </w:ins>
      <w:ins w:id="555" w:author="Shy Alon" w:date="2017-09-16T15:33:00Z">
        <w:r>
          <w:rPr>
            <w:rFonts w:asciiTheme="majorHAnsi" w:hAnsiTheme="majorHAnsi" w:cs="Times New Roman"/>
          </w:rPr>
          <w:t xml:space="preserve">, </w:t>
        </w:r>
      </w:ins>
      <w:ins w:id="556" w:author="Shy Alon" w:date="2017-09-16T15:32:00Z">
        <w:r>
          <w:rPr>
            <w:rFonts w:asciiTheme="majorHAnsi" w:hAnsiTheme="majorHAnsi" w:cs="Times New Roman"/>
          </w:rPr>
          <w:t>Mytelka, Dunwiddie, Persinger, Munos, Lindborg, Schach</w:t>
        </w:r>
      </w:ins>
      <w:ins w:id="557" w:author="Shy Alon" w:date="2017-09-16T15:33:00Z">
        <w:r>
          <w:rPr>
            <w:rFonts w:asciiTheme="majorHAnsi" w:hAnsiTheme="majorHAnsi" w:cs="Times New Roman"/>
          </w:rPr>
          <w:t>t, 2010)</w:t>
        </w:r>
      </w:ins>
      <w:bookmarkEnd w:id="553"/>
    </w:p>
    <w:sectPr w:rsidR="00370512" w:rsidRPr="00370512" w:rsidSect="009A0EEA">
      <w:pgSz w:w="11906" w:h="16838"/>
      <w:pgMar w:top="1440" w:right="1800" w:bottom="1440" w:left="1800" w:header="706" w:footer="706" w:gutter="0"/>
      <w:pgNumType w:start="1" w:chapStyle="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braham Yosipof" w:date="2017-09-16T03:17:00Z" w:initials="AY">
    <w:p w14:paraId="552FFAB6" w14:textId="3DBA6C0A" w:rsidR="006939C8" w:rsidRDefault="006939C8">
      <w:pPr>
        <w:pStyle w:val="CommentText"/>
        <w:rPr>
          <w:rtl/>
        </w:rPr>
      </w:pPr>
      <w:r>
        <w:rPr>
          <w:rStyle w:val="CommentReference"/>
        </w:rPr>
        <w:annotationRef/>
      </w:r>
      <w:r>
        <w:rPr>
          <w:rFonts w:hint="cs"/>
          <w:rtl/>
        </w:rPr>
        <w:t>שים לב לשער שמבקשים</w:t>
      </w:r>
    </w:p>
  </w:comment>
  <w:comment w:id="44" w:author="Abraham Yosipof" w:date="2017-09-15T22:32:00Z" w:initials="AY">
    <w:p w14:paraId="23FA3F54" w14:textId="76930520" w:rsidR="006939C8" w:rsidRDefault="006939C8" w:rsidP="00CE50FE">
      <w:pPr>
        <w:pStyle w:val="CommentText"/>
        <w:rPr>
          <w:rtl/>
        </w:rPr>
      </w:pPr>
      <w:r>
        <w:rPr>
          <w:rStyle w:val="CommentReference"/>
        </w:rPr>
        <w:annotationRef/>
      </w:r>
      <w:r>
        <w:rPr>
          <w:rFonts w:hint="cs"/>
          <w:rtl/>
        </w:rPr>
        <w:t xml:space="preserve">פרק המבוא צריך להציג פיסקה שתיים על הבעיה ולהוביל להשערת המחקר. כל השאר צריך לעבור לסקירת הספרות </w:t>
      </w:r>
    </w:p>
    <w:p w14:paraId="493984FB" w14:textId="70224E02" w:rsidR="006939C8" w:rsidRDefault="006939C8" w:rsidP="00CE50FE">
      <w:pPr>
        <w:pStyle w:val="CommentText"/>
      </w:pPr>
      <w:r>
        <w:rPr>
          <w:rFonts w:hint="cs"/>
          <w:rtl/>
        </w:rPr>
        <w:t xml:space="preserve">כמו כן צריך להציג את השיטה החישובית היום למציאת מעומדים שהיא </w:t>
      </w:r>
    </w:p>
    <w:p w14:paraId="49A84496" w14:textId="77777777" w:rsidR="006939C8" w:rsidRDefault="006939C8" w:rsidP="00CE50FE">
      <w:pPr>
        <w:pStyle w:val="CommentText"/>
      </w:pPr>
      <w:r>
        <w:t xml:space="preserve">Virtual screening </w:t>
      </w:r>
    </w:p>
    <w:p w14:paraId="35BB2BD9" w14:textId="77777777" w:rsidR="006939C8" w:rsidRDefault="006939C8" w:rsidP="00CE50FE">
      <w:pPr>
        <w:pStyle w:val="CommentText"/>
        <w:rPr>
          <w:rtl/>
        </w:rPr>
      </w:pPr>
      <w:r>
        <w:rPr>
          <w:rFonts w:hint="cs"/>
          <w:rtl/>
        </w:rPr>
        <w:t>ולהסביר עליה בסקירת הספרות</w:t>
      </w:r>
    </w:p>
    <w:p w14:paraId="2B57B500" w14:textId="77777777" w:rsidR="006939C8" w:rsidRDefault="006939C8" w:rsidP="00CE50FE">
      <w:pPr>
        <w:pStyle w:val="CommentText"/>
        <w:rPr>
          <w:rtl/>
        </w:rPr>
      </w:pPr>
    </w:p>
    <w:p w14:paraId="2091E1AE" w14:textId="394F0911" w:rsidR="006939C8" w:rsidRDefault="006939C8" w:rsidP="00244543">
      <w:pPr>
        <w:pStyle w:val="CommentText"/>
        <w:bidi/>
        <w:rPr>
          <w:rtl/>
        </w:rPr>
      </w:pPr>
      <w:r>
        <w:rPr>
          <w:rFonts w:hint="cs"/>
          <w:rtl/>
        </w:rPr>
        <w:t xml:space="preserve">פיסקה ראשונה במבוא הסבר על כל תהליך  מציאת תרופה ואישורה. פיסקה שנייה להתרכז בשלב שאנחנו עושים </w:t>
      </w:r>
      <w:r>
        <w:t xml:space="preserve">drug discovery </w:t>
      </w:r>
      <w:r>
        <w:rPr>
          <w:rFonts w:hint="cs"/>
          <w:rtl/>
        </w:rPr>
        <w:t xml:space="preserve">, עלויות </w:t>
      </w:r>
      <w:r>
        <w:rPr>
          <w:rFonts w:hint="cs"/>
        </w:rPr>
        <w:t>NEED</w:t>
      </w:r>
      <w:r>
        <w:rPr>
          <w:rFonts w:hint="cs"/>
          <w:rtl/>
        </w:rPr>
        <w:t xml:space="preserve"> וכו'. לאחר מכאן השערת המחקר והמטרות סך הכל מבוא והשערת המחקר 2-3 עמודים. לאחר מכאן סקירת הספרות שם תכניס את הכל בהרחבה ותסיים עם פיסקה מקוצרת של השערת המחקר (ללא כותרת).</w:t>
      </w:r>
    </w:p>
  </w:comment>
  <w:comment w:id="49" w:author="Abraham Yosipof" w:date="2017-09-14T19:23:00Z" w:initials="AY">
    <w:p w14:paraId="2F5F9807" w14:textId="11EB9421" w:rsidR="006939C8" w:rsidRDefault="006939C8">
      <w:pPr>
        <w:pStyle w:val="CommentText"/>
      </w:pPr>
      <w:r>
        <w:rPr>
          <w:rStyle w:val="CommentReference"/>
        </w:rPr>
        <w:annotationRef/>
      </w:r>
      <w:r>
        <w:t>??</w:t>
      </w:r>
    </w:p>
  </w:comment>
  <w:comment w:id="52" w:author="Abraham Yosipof" w:date="2017-09-14T19:22:00Z" w:initials="AY">
    <w:p w14:paraId="42C03C21" w14:textId="08D6B161" w:rsidR="006939C8" w:rsidRDefault="006939C8" w:rsidP="00262ED0">
      <w:pPr>
        <w:pStyle w:val="CommentText"/>
        <w:bidi/>
        <w:rPr>
          <w:rtl/>
        </w:rPr>
      </w:pPr>
      <w:r>
        <w:rPr>
          <w:rStyle w:val="CommentReference"/>
        </w:rPr>
        <w:annotationRef/>
      </w:r>
      <w:r>
        <w:rPr>
          <w:rFonts w:hint="cs"/>
          <w:rtl/>
        </w:rPr>
        <w:t xml:space="preserve">מראה מקום לפי כללי ה </w:t>
      </w:r>
      <w:r>
        <w:rPr>
          <w:rFonts w:hint="cs"/>
        </w:rPr>
        <w:t>AP</w:t>
      </w:r>
      <w:r>
        <w:t>A</w:t>
      </w:r>
      <w:r>
        <w:rPr>
          <w:rFonts w:hint="cs"/>
          <w:rtl/>
        </w:rPr>
        <w:t xml:space="preserve"> כלומר שמות משפחה כותבים ושנה.</w:t>
      </w:r>
    </w:p>
    <w:p w14:paraId="275B11FA" w14:textId="5FE72D43" w:rsidR="006939C8" w:rsidRDefault="006939C8" w:rsidP="00262ED0">
      <w:pPr>
        <w:pStyle w:val="CommentText"/>
        <w:bidi/>
        <w:rPr>
          <w:rtl/>
        </w:rPr>
      </w:pPr>
    </w:p>
  </w:comment>
  <w:comment w:id="62" w:author="Abraham Yosipof" w:date="2017-09-14T19:28:00Z" w:initials="AY">
    <w:p w14:paraId="53CA5DD4" w14:textId="71E1746E" w:rsidR="006939C8" w:rsidRDefault="006939C8">
      <w:pPr>
        <w:pStyle w:val="CommentText"/>
      </w:pPr>
      <w:r>
        <w:rPr>
          <w:rStyle w:val="CommentReference"/>
        </w:rPr>
        <w:annotationRef/>
      </w:r>
      <w:r>
        <w:rPr>
          <w:rFonts w:hint="cs"/>
          <w:rtl/>
        </w:rPr>
        <w:t>תשאיר רק את השנים שיש לך נתונים תמחוק את שאר השנים.</w:t>
      </w:r>
    </w:p>
  </w:comment>
  <w:comment w:id="66" w:author="Abraham Yosipof" w:date="2017-09-15T22:31:00Z" w:initials="AY">
    <w:p w14:paraId="01844985" w14:textId="4C6593CC" w:rsidR="006939C8" w:rsidRDefault="006939C8">
      <w:pPr>
        <w:pStyle w:val="CommentText"/>
        <w:rPr>
          <w:rtl/>
        </w:rPr>
      </w:pPr>
      <w:r>
        <w:rPr>
          <w:rStyle w:val="CommentReference"/>
        </w:rPr>
        <w:annotationRef/>
      </w:r>
      <w:r>
        <w:rPr>
          <w:rFonts w:hint="cs"/>
          <w:rtl/>
        </w:rPr>
        <w:t>הסבר על כל שלב</w:t>
      </w:r>
    </w:p>
  </w:comment>
  <w:comment w:id="95" w:author="Abraham Yosipof" w:date="2017-09-16T10:21:00Z" w:initials="AY">
    <w:p w14:paraId="2DE33545" w14:textId="7ACAA163" w:rsidR="006939C8" w:rsidRDefault="006939C8">
      <w:pPr>
        <w:pStyle w:val="CommentText"/>
        <w:rPr>
          <w:rtl/>
        </w:rPr>
      </w:pPr>
      <w:r>
        <w:rPr>
          <w:rStyle w:val="CommentReference"/>
        </w:rPr>
        <w:annotationRef/>
      </w:r>
      <w:r>
        <w:rPr>
          <w:rStyle w:val="CommentReference"/>
          <w:rFonts w:hint="cs"/>
          <w:rtl/>
        </w:rPr>
        <w:t>או במבוא או בסקירת הספרות</w:t>
      </w:r>
    </w:p>
  </w:comment>
  <w:comment w:id="126" w:author="Abraham Yosipof" w:date="2017-09-16T10:13:00Z" w:initials="AY">
    <w:p w14:paraId="3B849032" w14:textId="68FA1611" w:rsidR="006939C8" w:rsidRDefault="006939C8">
      <w:pPr>
        <w:pStyle w:val="CommentText"/>
        <w:rPr>
          <w:rtl/>
        </w:rPr>
      </w:pPr>
      <w:r>
        <w:rPr>
          <w:rStyle w:val="CommentReference"/>
        </w:rPr>
        <w:annotationRef/>
      </w:r>
      <w:r>
        <w:rPr>
          <w:rFonts w:hint="cs"/>
          <w:rtl/>
        </w:rPr>
        <w:t>תוסיף את מטרות המחקר....</w:t>
      </w:r>
    </w:p>
    <w:p w14:paraId="5D2D892E" w14:textId="526A02FA" w:rsidR="006939C8" w:rsidRDefault="006939C8">
      <w:pPr>
        <w:pStyle w:val="CommentText"/>
      </w:pPr>
      <w:r>
        <w:rPr>
          <w:rFonts w:hint="cs"/>
          <w:rtl/>
        </w:rPr>
        <w:t>בנקודות 1. 2. 3. וכו'</w:t>
      </w:r>
    </w:p>
  </w:comment>
  <w:comment w:id="144" w:author="Abraham Yosipof" w:date="2017-09-16T10:22:00Z" w:initials="AY">
    <w:p w14:paraId="7C5FFC4D" w14:textId="1A49F6B5" w:rsidR="006939C8" w:rsidRDefault="006939C8" w:rsidP="001D7756">
      <w:pPr>
        <w:pStyle w:val="CommentText"/>
        <w:bidi/>
        <w:rPr>
          <w:rtl/>
        </w:rPr>
      </w:pPr>
      <w:r>
        <w:rPr>
          <w:rStyle w:val="CommentReference"/>
        </w:rPr>
        <w:annotationRef/>
      </w:r>
      <w:r>
        <w:rPr>
          <w:rFonts w:hint="cs"/>
          <w:rtl/>
        </w:rPr>
        <w:t>אולי בסף הסקירה ה</w:t>
      </w:r>
      <w:r w:rsidR="00477868">
        <w:rPr>
          <w:rFonts w:hint="cs"/>
          <w:rtl/>
        </w:rPr>
        <w:t xml:space="preserve"> </w:t>
      </w:r>
      <w:r>
        <w:rPr>
          <w:rFonts w:hint="cs"/>
          <w:rtl/>
        </w:rPr>
        <w:t xml:space="preserve">ספרותית תדבר על איזה בסיס  נתונים אנחנו נבחן ותסביר על </w:t>
      </w:r>
      <w:r>
        <w:rPr>
          <w:rFonts w:hint="cs"/>
        </w:rPr>
        <w:t>GPCR</w:t>
      </w:r>
    </w:p>
  </w:comment>
  <w:comment w:id="150" w:author="Abraham Yosipof" w:date="2017-09-16T10:11:00Z" w:initials="AY">
    <w:p w14:paraId="666B78A8" w14:textId="77777777" w:rsidR="006939C8" w:rsidRDefault="006939C8" w:rsidP="001D7756">
      <w:pPr>
        <w:pStyle w:val="CommentText"/>
        <w:bidi/>
        <w:rPr>
          <w:rtl/>
        </w:rPr>
      </w:pPr>
      <w:r>
        <w:rPr>
          <w:rStyle w:val="CommentReference"/>
        </w:rPr>
        <w:annotationRef/>
      </w:r>
      <w:r>
        <w:rPr>
          <w:rFonts w:hint="cs"/>
          <w:rtl/>
        </w:rPr>
        <w:t xml:space="preserve">עלייך לרשום איזה משפחות קיימות הסבר על כל משפחה וכמה חומרים במשפחה. </w:t>
      </w:r>
    </w:p>
    <w:p w14:paraId="44A4DAB0" w14:textId="71B1285E" w:rsidR="006939C8" w:rsidRDefault="006939C8" w:rsidP="001D7756">
      <w:pPr>
        <w:pStyle w:val="CommentText"/>
        <w:bidi/>
        <w:rPr>
          <w:rtl/>
        </w:rPr>
      </w:pPr>
      <w:r>
        <w:rPr>
          <w:rFonts w:hint="cs"/>
          <w:rtl/>
        </w:rPr>
        <w:t xml:space="preserve">כמו כן עלייך להסביר על הפעילות הביולוגית שאנחנו בוחנים שהינה </w:t>
      </w:r>
      <w:r>
        <w:t xml:space="preserve">IC50 </w:t>
      </w:r>
      <w:r>
        <w:rPr>
          <w:rFonts w:hint="cs"/>
          <w:rtl/>
        </w:rPr>
        <w:t xml:space="preserve">. </w:t>
      </w:r>
    </w:p>
  </w:comment>
  <w:comment w:id="157" w:author="Abraham Yosipof" w:date="2017-09-14T21:06:00Z" w:initials="AY">
    <w:p w14:paraId="4206D2B6" w14:textId="77777777" w:rsidR="006939C8" w:rsidRDefault="006939C8" w:rsidP="00716A3D">
      <w:pPr>
        <w:autoSpaceDE w:val="0"/>
        <w:autoSpaceDN w:val="0"/>
        <w:adjustRightInd w:val="0"/>
        <w:spacing w:after="0" w:line="240" w:lineRule="auto"/>
        <w:jc w:val="left"/>
        <w:rPr>
          <w:rFonts w:ascii="TimesLTMM" w:hAnsi="TimesLTMM" w:cs="TimesLTMM"/>
          <w:sz w:val="16"/>
          <w:szCs w:val="16"/>
        </w:rPr>
      </w:pPr>
      <w:r>
        <w:rPr>
          <w:rStyle w:val="CommentReference"/>
        </w:rPr>
        <w:annotationRef/>
      </w:r>
      <w:r>
        <w:rPr>
          <w:rFonts w:ascii="TimesLTMM" w:hAnsi="TimesLTMM" w:cs="TimesLTMM"/>
          <w:sz w:val="14"/>
          <w:szCs w:val="14"/>
        </w:rPr>
        <w:t xml:space="preserve">1. </w:t>
      </w:r>
      <w:r>
        <w:rPr>
          <w:rFonts w:ascii="TimesLTMM" w:hAnsi="TimesLTMM" w:cs="TimesLTMM"/>
          <w:sz w:val="16"/>
          <w:szCs w:val="16"/>
        </w:rPr>
        <w:t>B</w:t>
      </w:r>
      <w:r>
        <w:rPr>
          <w:rFonts w:ascii="TimesLTMM_1_1000" w:hAnsi="TimesLTMM_1_1000" w:cs="TimesLTMM_1_1000"/>
          <w:sz w:val="16"/>
          <w:szCs w:val="16"/>
        </w:rPr>
        <w:t>O</w:t>
      </w:r>
      <w:r>
        <w:rPr>
          <w:rFonts w:ascii="TimesLTMM_1_534" w:hAnsi="TimesLTMM_1_534" w:cs="TimesLTMM_1_534"/>
          <w:sz w:val="16"/>
          <w:szCs w:val="16"/>
        </w:rPr>
        <w:t>C</w:t>
      </w:r>
      <w:r>
        <w:rPr>
          <w:rFonts w:ascii="TimesLTMM" w:hAnsi="TimesLTMM" w:cs="TimesLTMM"/>
          <w:sz w:val="16"/>
          <w:szCs w:val="16"/>
        </w:rPr>
        <w:t>KAER</w:t>
      </w:r>
      <w:r>
        <w:rPr>
          <w:rFonts w:ascii="TimesLTMM_1_867" w:hAnsi="TimesLTMM_1_867" w:cs="TimesLTMM_1_867"/>
          <w:sz w:val="16"/>
          <w:szCs w:val="16"/>
        </w:rPr>
        <w:t xml:space="preserve">T </w:t>
      </w:r>
      <w:r>
        <w:rPr>
          <w:rFonts w:ascii="TimesLTMM" w:hAnsi="TimesLTMM" w:cs="TimesLTMM"/>
          <w:sz w:val="16"/>
          <w:szCs w:val="16"/>
        </w:rPr>
        <w:t>J, P</w:t>
      </w:r>
      <w:r>
        <w:rPr>
          <w:rFonts w:ascii="TimesLTMM_1_68" w:hAnsi="TimesLTMM_1_68" w:cs="TimesLTMM_1_68"/>
          <w:sz w:val="16"/>
          <w:szCs w:val="16"/>
        </w:rPr>
        <w:t>I</w:t>
      </w:r>
      <w:r>
        <w:rPr>
          <w:rFonts w:ascii="TimesLTMM_1_1000" w:hAnsi="TimesLTMM_1_1000" w:cs="TimesLTMM_1_1000"/>
          <w:sz w:val="16"/>
          <w:szCs w:val="16"/>
        </w:rPr>
        <w:t xml:space="preserve">N </w:t>
      </w:r>
      <w:r>
        <w:rPr>
          <w:rFonts w:ascii="TimesLTMM" w:hAnsi="TimesLTMM" w:cs="TimesLTMM"/>
          <w:sz w:val="16"/>
          <w:szCs w:val="16"/>
        </w:rPr>
        <w:t>J:</w:t>
      </w:r>
    </w:p>
    <w:p w14:paraId="1ACE73D9" w14:textId="77777777" w:rsidR="006939C8" w:rsidRDefault="006939C8" w:rsidP="00716A3D">
      <w:pPr>
        <w:autoSpaceDE w:val="0"/>
        <w:autoSpaceDN w:val="0"/>
        <w:adjustRightInd w:val="0"/>
        <w:spacing w:after="0" w:line="240" w:lineRule="auto"/>
        <w:jc w:val="left"/>
        <w:rPr>
          <w:rFonts w:ascii="TimesLTMM_1_134" w:hAnsi="TimesLTMM_1_134" w:cs="TimesLTMM_1_134"/>
          <w:sz w:val="16"/>
          <w:szCs w:val="16"/>
        </w:rPr>
      </w:pPr>
      <w:r>
        <w:rPr>
          <w:rFonts w:ascii="TimesLTMM_1_401" w:hAnsi="TimesLTMM_1_401" w:cs="TimesLTMM_1_401"/>
          <w:sz w:val="16"/>
          <w:szCs w:val="16"/>
        </w:rPr>
        <w:t>M</w:t>
      </w:r>
      <w:r>
        <w:rPr>
          <w:rFonts w:ascii="TimesLTMM" w:hAnsi="TimesLTMM" w:cs="TimesLTMM"/>
          <w:sz w:val="16"/>
          <w:szCs w:val="16"/>
        </w:rPr>
        <w:t>olec</w:t>
      </w:r>
      <w:r>
        <w:rPr>
          <w:rFonts w:ascii="TimesLTMM_1_201" w:hAnsi="TimesLTMM_1_201" w:cs="TimesLTMM_1_201"/>
          <w:sz w:val="16"/>
          <w:szCs w:val="16"/>
        </w:rPr>
        <w:t>u</w:t>
      </w:r>
      <w:r>
        <w:rPr>
          <w:rFonts w:ascii="TimesLTMM" w:hAnsi="TimesLTMM" w:cs="TimesLTMM"/>
          <w:sz w:val="16"/>
          <w:szCs w:val="16"/>
        </w:rPr>
        <w:t xml:space="preserve">lar </w:t>
      </w:r>
      <w:r>
        <w:rPr>
          <w:rFonts w:ascii="TimesLTMM_1_534" w:hAnsi="TimesLTMM_1_534" w:cs="TimesLTMM_1_534"/>
          <w:sz w:val="16"/>
          <w:szCs w:val="16"/>
        </w:rPr>
        <w:t>t</w:t>
      </w:r>
      <w:r>
        <w:rPr>
          <w:rFonts w:ascii="TimesLTMM" w:hAnsi="TimesLTMM" w:cs="TimesLTMM"/>
          <w:sz w:val="16"/>
          <w:szCs w:val="16"/>
        </w:rPr>
        <w:t>i</w:t>
      </w:r>
      <w:r>
        <w:rPr>
          <w:rFonts w:ascii="TimesLTMM_1_467" w:hAnsi="TimesLTMM_1_467" w:cs="TimesLTMM_1_467"/>
          <w:sz w:val="16"/>
          <w:szCs w:val="16"/>
        </w:rPr>
        <w:t>n</w:t>
      </w:r>
      <w:r>
        <w:rPr>
          <w:rFonts w:ascii="TimesLTMM" w:hAnsi="TimesLTMM" w:cs="TimesLTMM"/>
          <w:sz w:val="16"/>
          <w:szCs w:val="16"/>
        </w:rPr>
        <w:t>keri</w:t>
      </w:r>
      <w:r>
        <w:rPr>
          <w:rFonts w:ascii="TimesLTMM_1_467" w:hAnsi="TimesLTMM_1_467" w:cs="TimesLTMM_1_467"/>
          <w:sz w:val="16"/>
          <w:szCs w:val="16"/>
        </w:rPr>
        <w:t>n</w:t>
      </w:r>
      <w:r>
        <w:rPr>
          <w:rFonts w:ascii="TimesLTMM" w:hAnsi="TimesLTMM" w:cs="TimesLTMM"/>
          <w:sz w:val="16"/>
          <w:szCs w:val="16"/>
        </w:rPr>
        <w:t xml:space="preserve">g of </w:t>
      </w:r>
      <w:r>
        <w:rPr>
          <w:rFonts w:ascii="TimesLTMM_1_467" w:hAnsi="TimesLTMM_1_467" w:cs="TimesLTMM_1_467"/>
          <w:sz w:val="16"/>
          <w:szCs w:val="16"/>
        </w:rPr>
        <w:t xml:space="preserve">G </w:t>
      </w:r>
      <w:r>
        <w:rPr>
          <w:rFonts w:ascii="TimesLTMM_1_134" w:hAnsi="TimesLTMM_1_134" w:cs="TimesLTMM_1_134"/>
          <w:sz w:val="16"/>
          <w:szCs w:val="16"/>
        </w:rPr>
        <w:t>p</w:t>
      </w:r>
      <w:r>
        <w:rPr>
          <w:rFonts w:ascii="TimesLTMM" w:hAnsi="TimesLTMM" w:cs="TimesLTMM"/>
          <w:sz w:val="16"/>
          <w:szCs w:val="16"/>
        </w:rPr>
        <w:t>ro</w:t>
      </w:r>
      <w:r>
        <w:rPr>
          <w:rFonts w:ascii="TimesLTMM_1_534" w:hAnsi="TimesLTMM_1_534" w:cs="TimesLTMM_1_534"/>
          <w:sz w:val="16"/>
          <w:szCs w:val="16"/>
        </w:rPr>
        <w:t>t</w:t>
      </w:r>
      <w:r>
        <w:rPr>
          <w:rFonts w:ascii="TimesLTMM" w:hAnsi="TimesLTMM" w:cs="TimesLTMM"/>
          <w:sz w:val="16"/>
          <w:szCs w:val="16"/>
        </w:rPr>
        <w:t>ei</w:t>
      </w:r>
      <w:r>
        <w:rPr>
          <w:rFonts w:ascii="TimesLTMM_1_467" w:hAnsi="TimesLTMM_1_467" w:cs="TimesLTMM_1_467"/>
          <w:sz w:val="16"/>
          <w:szCs w:val="16"/>
        </w:rPr>
        <w:t>n</w:t>
      </w:r>
      <w:r>
        <w:rPr>
          <w:rFonts w:ascii="TimesLTMM" w:hAnsi="TimesLTMM" w:cs="TimesLTMM"/>
          <w:sz w:val="16"/>
          <w:szCs w:val="16"/>
        </w:rPr>
        <w:t>-co</w:t>
      </w:r>
      <w:r>
        <w:rPr>
          <w:rFonts w:ascii="TimesLTMM_1_201" w:hAnsi="TimesLTMM_1_201" w:cs="TimesLTMM_1_201"/>
          <w:sz w:val="16"/>
          <w:szCs w:val="16"/>
        </w:rPr>
        <w:t>u</w:t>
      </w:r>
      <w:r>
        <w:rPr>
          <w:rFonts w:ascii="TimesLTMM_1_134" w:hAnsi="TimesLTMM_1_134" w:cs="TimesLTMM_1_134"/>
          <w:sz w:val="16"/>
          <w:szCs w:val="16"/>
        </w:rPr>
        <w:t>p</w:t>
      </w:r>
      <w:r>
        <w:rPr>
          <w:rFonts w:ascii="TimesLTMM" w:hAnsi="TimesLTMM" w:cs="TimesLTMM"/>
          <w:sz w:val="16"/>
          <w:szCs w:val="16"/>
        </w:rPr>
        <w:t>le</w:t>
      </w:r>
      <w:r>
        <w:rPr>
          <w:rFonts w:ascii="TimesLTMM_1_134" w:hAnsi="TimesLTMM_1_134" w:cs="TimesLTMM_1_134"/>
          <w:sz w:val="16"/>
          <w:szCs w:val="16"/>
        </w:rPr>
        <w:t>d</w:t>
      </w:r>
    </w:p>
    <w:p w14:paraId="7D3F1C9A" w14:textId="77777777" w:rsidR="006939C8" w:rsidRDefault="006939C8" w:rsidP="00716A3D">
      <w:pPr>
        <w:autoSpaceDE w:val="0"/>
        <w:autoSpaceDN w:val="0"/>
        <w:adjustRightInd w:val="0"/>
        <w:spacing w:after="0" w:line="240" w:lineRule="auto"/>
        <w:jc w:val="left"/>
        <w:rPr>
          <w:rFonts w:ascii="TimesLTMM" w:hAnsi="TimesLTMM" w:cs="TimesLTMM"/>
          <w:sz w:val="17"/>
          <w:szCs w:val="17"/>
        </w:rPr>
      </w:pPr>
      <w:r>
        <w:rPr>
          <w:rFonts w:ascii="TimesLTMM" w:hAnsi="TimesLTMM" w:cs="TimesLTMM"/>
          <w:sz w:val="16"/>
          <w:szCs w:val="16"/>
        </w:rPr>
        <w:t>rece</w:t>
      </w:r>
      <w:r>
        <w:rPr>
          <w:rFonts w:ascii="TimesLTMM_1_134" w:hAnsi="TimesLTMM_1_134" w:cs="TimesLTMM_1_134"/>
          <w:sz w:val="16"/>
          <w:szCs w:val="16"/>
        </w:rPr>
        <w:t>p</w:t>
      </w:r>
      <w:r>
        <w:rPr>
          <w:rFonts w:ascii="TimesLTMM_1_534" w:hAnsi="TimesLTMM_1_534" w:cs="TimesLTMM_1_534"/>
          <w:sz w:val="16"/>
          <w:szCs w:val="16"/>
        </w:rPr>
        <w:t>t</w:t>
      </w:r>
      <w:r>
        <w:rPr>
          <w:rFonts w:ascii="TimesLTMM" w:hAnsi="TimesLTMM" w:cs="TimesLTMM"/>
          <w:sz w:val="16"/>
          <w:szCs w:val="16"/>
        </w:rPr>
        <w:t>ors: a</w:t>
      </w:r>
      <w:r>
        <w:rPr>
          <w:rFonts w:ascii="TimesLTMM_1_467" w:hAnsi="TimesLTMM_1_467" w:cs="TimesLTMM_1_467"/>
          <w:sz w:val="16"/>
          <w:szCs w:val="16"/>
        </w:rPr>
        <w:t xml:space="preserve">n </w:t>
      </w:r>
      <w:r>
        <w:rPr>
          <w:rFonts w:ascii="TimesLTMM" w:hAnsi="TimesLTMM" w:cs="TimesLTMM"/>
          <w:sz w:val="16"/>
          <w:szCs w:val="16"/>
        </w:rPr>
        <w:t>evol</w:t>
      </w:r>
      <w:r>
        <w:rPr>
          <w:rFonts w:ascii="TimesLTMM_1_201" w:hAnsi="TimesLTMM_1_201" w:cs="TimesLTMM_1_201"/>
          <w:sz w:val="16"/>
          <w:szCs w:val="16"/>
        </w:rPr>
        <w:t>u</w:t>
      </w:r>
      <w:r>
        <w:rPr>
          <w:rFonts w:ascii="TimesLTMM_1_534" w:hAnsi="TimesLTMM_1_534" w:cs="TimesLTMM_1_534"/>
          <w:sz w:val="16"/>
          <w:szCs w:val="16"/>
        </w:rPr>
        <w:t>t</w:t>
      </w:r>
      <w:r>
        <w:rPr>
          <w:rFonts w:ascii="TimesLTMM" w:hAnsi="TimesLTMM" w:cs="TimesLTMM"/>
          <w:sz w:val="16"/>
          <w:szCs w:val="16"/>
        </w:rPr>
        <w:t>io</w:t>
      </w:r>
      <w:r>
        <w:rPr>
          <w:rFonts w:ascii="TimesLTMM_1_467" w:hAnsi="TimesLTMM_1_467" w:cs="TimesLTMM_1_467"/>
          <w:sz w:val="16"/>
          <w:szCs w:val="16"/>
        </w:rPr>
        <w:t>n</w:t>
      </w:r>
      <w:r>
        <w:rPr>
          <w:rFonts w:ascii="TimesLTMM" w:hAnsi="TimesLTMM" w:cs="TimesLTMM"/>
          <w:sz w:val="16"/>
          <w:szCs w:val="16"/>
        </w:rPr>
        <w:t>ary s</w:t>
      </w:r>
      <w:r>
        <w:rPr>
          <w:rFonts w:ascii="TimesLTMM_1_201" w:hAnsi="TimesLTMM_1_201" w:cs="TimesLTMM_1_201"/>
          <w:sz w:val="16"/>
          <w:szCs w:val="16"/>
        </w:rPr>
        <w:t>u</w:t>
      </w:r>
      <w:r>
        <w:rPr>
          <w:rFonts w:ascii="TimesLTMM" w:hAnsi="TimesLTMM" w:cs="TimesLTMM"/>
          <w:sz w:val="16"/>
          <w:szCs w:val="16"/>
        </w:rPr>
        <w:t xml:space="preserve">ccess. </w:t>
      </w:r>
      <w:r>
        <w:rPr>
          <w:rFonts w:ascii="TimesLTMM" w:hAnsi="TimesLTMM" w:cs="TimesLTMM"/>
          <w:sz w:val="17"/>
          <w:szCs w:val="17"/>
        </w:rPr>
        <w:t>EM</w:t>
      </w:r>
      <w:r>
        <w:rPr>
          <w:rFonts w:ascii="TimesLTMM" w:hAnsi="TimesLTMM" w:cs="TimesLTMM"/>
          <w:sz w:val="16"/>
          <w:szCs w:val="16"/>
        </w:rPr>
        <w:t>B</w:t>
      </w:r>
      <w:r>
        <w:rPr>
          <w:rFonts w:ascii="TimesLTMM_1_134" w:hAnsi="TimesLTMM_1_134" w:cs="TimesLTMM_1_134"/>
          <w:sz w:val="17"/>
          <w:szCs w:val="17"/>
        </w:rPr>
        <w:t xml:space="preserve">O </w:t>
      </w:r>
      <w:r>
        <w:rPr>
          <w:rFonts w:ascii="TimesLTMM" w:hAnsi="TimesLTMM" w:cs="TimesLTMM"/>
          <w:sz w:val="17"/>
          <w:szCs w:val="17"/>
        </w:rPr>
        <w:t>J.</w:t>
      </w:r>
    </w:p>
    <w:p w14:paraId="793938CD" w14:textId="77777777" w:rsidR="006939C8" w:rsidRDefault="006939C8" w:rsidP="00716A3D">
      <w:pPr>
        <w:autoSpaceDE w:val="0"/>
        <w:autoSpaceDN w:val="0"/>
        <w:adjustRightInd w:val="0"/>
        <w:spacing w:after="0" w:line="240" w:lineRule="auto"/>
        <w:jc w:val="left"/>
        <w:rPr>
          <w:rFonts w:ascii="TimesLTMM" w:hAnsi="TimesLTMM" w:cs="TimesLTMM"/>
          <w:sz w:val="16"/>
          <w:szCs w:val="16"/>
        </w:rPr>
      </w:pPr>
      <w:r>
        <w:rPr>
          <w:rFonts w:ascii="TimesLTMM" w:hAnsi="TimesLTMM" w:cs="TimesLTMM"/>
          <w:sz w:val="16"/>
          <w:szCs w:val="16"/>
        </w:rPr>
        <w:t xml:space="preserve">(1999) </w:t>
      </w:r>
      <w:r>
        <w:rPr>
          <w:rFonts w:ascii="TimesLTMM_1_68" w:hAnsi="TimesLTMM_1_68" w:cs="TimesLTMM_1_68"/>
          <w:sz w:val="16"/>
          <w:szCs w:val="16"/>
        </w:rPr>
        <w:t>1</w:t>
      </w:r>
      <w:r>
        <w:rPr>
          <w:rFonts w:ascii="TimesLTMM_1_1000" w:hAnsi="TimesLTMM_1_1000" w:cs="TimesLTMM_1_1000"/>
          <w:sz w:val="16"/>
          <w:szCs w:val="16"/>
        </w:rPr>
        <w:t>8</w:t>
      </w:r>
      <w:r>
        <w:rPr>
          <w:rFonts w:ascii="TimesLTMM" w:hAnsi="TimesLTMM" w:cs="TimesLTMM"/>
          <w:sz w:val="16"/>
          <w:szCs w:val="16"/>
        </w:rPr>
        <w:t>:1723.</w:t>
      </w:r>
    </w:p>
    <w:p w14:paraId="2345103A" w14:textId="77777777" w:rsidR="006939C8" w:rsidRDefault="006939C8" w:rsidP="00716A3D">
      <w:pPr>
        <w:autoSpaceDE w:val="0"/>
        <w:autoSpaceDN w:val="0"/>
        <w:adjustRightInd w:val="0"/>
        <w:spacing w:after="0" w:line="240" w:lineRule="auto"/>
        <w:jc w:val="left"/>
        <w:rPr>
          <w:rFonts w:ascii="TimesLTMM" w:hAnsi="TimesLTMM" w:cs="TimesLTMM"/>
          <w:sz w:val="16"/>
          <w:szCs w:val="16"/>
        </w:rPr>
      </w:pPr>
      <w:r>
        <w:rPr>
          <w:rFonts w:ascii="TimesLTMM" w:hAnsi="TimesLTMM" w:cs="TimesLTMM"/>
          <w:sz w:val="14"/>
          <w:szCs w:val="14"/>
        </w:rPr>
        <w:t xml:space="preserve">2. </w:t>
      </w:r>
      <w:r>
        <w:rPr>
          <w:rFonts w:ascii="TimesLTMM_1_1000" w:hAnsi="TimesLTMM_1_1000" w:cs="TimesLTMM_1_1000"/>
          <w:sz w:val="16"/>
          <w:szCs w:val="16"/>
        </w:rPr>
        <w:t>D</w:t>
      </w:r>
      <w:r>
        <w:rPr>
          <w:rFonts w:ascii="TimesLTMM" w:hAnsi="TimesLTMM" w:cs="TimesLTMM"/>
          <w:sz w:val="16"/>
          <w:szCs w:val="16"/>
        </w:rPr>
        <w:t>RE</w:t>
      </w:r>
      <w:r>
        <w:rPr>
          <w:rFonts w:ascii="TimesLTMM_1_267" w:hAnsi="TimesLTMM_1_267" w:cs="TimesLTMM_1_267"/>
          <w:sz w:val="16"/>
          <w:szCs w:val="16"/>
        </w:rPr>
        <w:t>W</w:t>
      </w:r>
      <w:r>
        <w:rPr>
          <w:rFonts w:ascii="TimesLTMM" w:hAnsi="TimesLTMM" w:cs="TimesLTMM"/>
          <w:sz w:val="16"/>
          <w:szCs w:val="16"/>
        </w:rPr>
        <w:t xml:space="preserve">S J: </w:t>
      </w:r>
      <w:r>
        <w:rPr>
          <w:rFonts w:ascii="TimesLTMM_1_1000" w:hAnsi="TimesLTMM_1_1000" w:cs="TimesLTMM_1_1000"/>
          <w:sz w:val="16"/>
          <w:szCs w:val="16"/>
        </w:rPr>
        <w:t>D</w:t>
      </w:r>
      <w:r>
        <w:rPr>
          <w:rFonts w:ascii="TimesLTMM" w:hAnsi="TimesLTMM" w:cs="TimesLTMM"/>
          <w:sz w:val="16"/>
          <w:szCs w:val="16"/>
        </w:rPr>
        <w:t>r</w:t>
      </w:r>
      <w:r>
        <w:rPr>
          <w:rFonts w:ascii="TimesLTMM_1_201" w:hAnsi="TimesLTMM_1_201" w:cs="TimesLTMM_1_201"/>
          <w:sz w:val="16"/>
          <w:szCs w:val="16"/>
        </w:rPr>
        <w:t>u</w:t>
      </w:r>
      <w:r>
        <w:rPr>
          <w:rFonts w:ascii="TimesLTMM" w:hAnsi="TimesLTMM" w:cs="TimesLTMM"/>
          <w:sz w:val="16"/>
          <w:szCs w:val="16"/>
        </w:rPr>
        <w:t xml:space="preserve">g </w:t>
      </w:r>
      <w:r>
        <w:rPr>
          <w:rFonts w:ascii="TimesLTMM_1_134" w:hAnsi="TimesLTMM_1_134" w:cs="TimesLTMM_1_134"/>
          <w:sz w:val="16"/>
          <w:szCs w:val="16"/>
        </w:rPr>
        <w:t>d</w:t>
      </w:r>
      <w:r>
        <w:rPr>
          <w:rFonts w:ascii="TimesLTMM" w:hAnsi="TimesLTMM" w:cs="TimesLTMM"/>
          <w:sz w:val="16"/>
          <w:szCs w:val="16"/>
        </w:rPr>
        <w:t xml:space="preserve">iscovery: a </w:t>
      </w:r>
      <w:r>
        <w:rPr>
          <w:rFonts w:ascii="TimesLTMM_1_267" w:hAnsi="TimesLTMM_1_267" w:cs="TimesLTMM_1_267"/>
          <w:sz w:val="16"/>
          <w:szCs w:val="16"/>
        </w:rPr>
        <w:t>h</w:t>
      </w:r>
      <w:r>
        <w:rPr>
          <w:rFonts w:ascii="TimesLTMM" w:hAnsi="TimesLTMM" w:cs="TimesLTMM"/>
          <w:sz w:val="16"/>
          <w:szCs w:val="16"/>
        </w:rPr>
        <w:t>is</w:t>
      </w:r>
      <w:r>
        <w:rPr>
          <w:rFonts w:ascii="TimesLTMM_1_534" w:hAnsi="TimesLTMM_1_534" w:cs="TimesLTMM_1_534"/>
          <w:sz w:val="16"/>
          <w:szCs w:val="16"/>
        </w:rPr>
        <w:t>t</w:t>
      </w:r>
      <w:r>
        <w:rPr>
          <w:rFonts w:ascii="TimesLTMM" w:hAnsi="TimesLTMM" w:cs="TimesLTMM"/>
          <w:sz w:val="16"/>
          <w:szCs w:val="16"/>
        </w:rPr>
        <w:t>orical</w:t>
      </w:r>
    </w:p>
    <w:p w14:paraId="2B8C4F5F" w14:textId="77777777" w:rsidR="006939C8" w:rsidRDefault="006939C8" w:rsidP="00716A3D">
      <w:pPr>
        <w:autoSpaceDE w:val="0"/>
        <w:autoSpaceDN w:val="0"/>
        <w:adjustRightInd w:val="0"/>
        <w:spacing w:after="0" w:line="240" w:lineRule="auto"/>
        <w:jc w:val="left"/>
        <w:rPr>
          <w:rFonts w:ascii="TimesLTMM" w:hAnsi="TimesLTMM" w:cs="TimesLTMM"/>
          <w:sz w:val="16"/>
          <w:szCs w:val="16"/>
        </w:rPr>
      </w:pPr>
      <w:r>
        <w:rPr>
          <w:rFonts w:ascii="TimesLTMM_1_134" w:hAnsi="TimesLTMM_1_134" w:cs="TimesLTMM_1_134"/>
          <w:sz w:val="16"/>
          <w:szCs w:val="16"/>
        </w:rPr>
        <w:t>p</w:t>
      </w:r>
      <w:r>
        <w:rPr>
          <w:rFonts w:ascii="TimesLTMM" w:hAnsi="TimesLTMM" w:cs="TimesLTMM"/>
          <w:sz w:val="16"/>
          <w:szCs w:val="16"/>
        </w:rPr>
        <w:t>ers</w:t>
      </w:r>
      <w:r>
        <w:rPr>
          <w:rFonts w:ascii="TimesLTMM_1_134" w:hAnsi="TimesLTMM_1_134" w:cs="TimesLTMM_1_134"/>
          <w:sz w:val="16"/>
          <w:szCs w:val="16"/>
        </w:rPr>
        <w:t>p</w:t>
      </w:r>
      <w:r>
        <w:rPr>
          <w:rFonts w:ascii="TimesLTMM" w:hAnsi="TimesLTMM" w:cs="TimesLTMM"/>
          <w:sz w:val="16"/>
          <w:szCs w:val="16"/>
        </w:rPr>
        <w:t>ec</w:t>
      </w:r>
      <w:r>
        <w:rPr>
          <w:rFonts w:ascii="TimesLTMM_1_534" w:hAnsi="TimesLTMM_1_534" w:cs="TimesLTMM_1_534"/>
          <w:sz w:val="16"/>
          <w:szCs w:val="16"/>
        </w:rPr>
        <w:t>t</w:t>
      </w:r>
      <w:r>
        <w:rPr>
          <w:rFonts w:ascii="TimesLTMM" w:hAnsi="TimesLTMM" w:cs="TimesLTMM"/>
          <w:sz w:val="16"/>
          <w:szCs w:val="16"/>
        </w:rPr>
        <w:t>ive. Sc</w:t>
      </w:r>
      <w:r>
        <w:rPr>
          <w:rFonts w:ascii="TimesLTMM" w:hAnsi="TimesLTMM" w:cs="TimesLTMM"/>
          <w:sz w:val="17"/>
          <w:szCs w:val="17"/>
        </w:rPr>
        <w:t>i</w:t>
      </w:r>
      <w:r>
        <w:rPr>
          <w:rFonts w:ascii="TimesLTMM" w:hAnsi="TimesLTMM" w:cs="TimesLTMM"/>
          <w:sz w:val="16"/>
          <w:szCs w:val="16"/>
        </w:rPr>
        <w:t>e</w:t>
      </w:r>
      <w:r>
        <w:rPr>
          <w:rFonts w:ascii="TimesLTMM" w:hAnsi="TimesLTMM" w:cs="TimesLTMM"/>
          <w:sz w:val="17"/>
          <w:szCs w:val="17"/>
        </w:rPr>
        <w:t>n</w:t>
      </w:r>
      <w:r>
        <w:rPr>
          <w:rFonts w:ascii="TimesLTMM" w:hAnsi="TimesLTMM" w:cs="TimesLTMM"/>
          <w:sz w:val="16"/>
          <w:szCs w:val="16"/>
        </w:rPr>
        <w:t xml:space="preserve">ce (2000) </w:t>
      </w:r>
      <w:r>
        <w:rPr>
          <w:rFonts w:ascii="TimesLTMM_1_1000" w:hAnsi="TimesLTMM_1_1000" w:cs="TimesLTMM_1_1000"/>
          <w:sz w:val="16"/>
          <w:szCs w:val="16"/>
        </w:rPr>
        <w:t>28</w:t>
      </w:r>
      <w:r>
        <w:rPr>
          <w:rFonts w:ascii="TimesLTMM_1_68" w:hAnsi="TimesLTMM_1_68" w:cs="TimesLTMM_1_68"/>
          <w:sz w:val="16"/>
          <w:szCs w:val="16"/>
        </w:rPr>
        <w:t>7</w:t>
      </w:r>
      <w:r>
        <w:rPr>
          <w:rFonts w:ascii="TimesLTMM" w:hAnsi="TimesLTMM" w:cs="TimesLTMM"/>
          <w:sz w:val="16"/>
          <w:szCs w:val="16"/>
        </w:rPr>
        <w:t>:1960-1964.</w:t>
      </w:r>
    </w:p>
    <w:p w14:paraId="40CDC23C" w14:textId="77777777" w:rsidR="006939C8" w:rsidRDefault="006939C8" w:rsidP="00716A3D">
      <w:pPr>
        <w:autoSpaceDE w:val="0"/>
        <w:autoSpaceDN w:val="0"/>
        <w:adjustRightInd w:val="0"/>
        <w:spacing w:after="0" w:line="240" w:lineRule="auto"/>
        <w:jc w:val="left"/>
        <w:rPr>
          <w:rFonts w:ascii="TimesLTMM" w:hAnsi="TimesLTMM" w:cs="TimesLTMM"/>
          <w:sz w:val="16"/>
          <w:szCs w:val="16"/>
        </w:rPr>
      </w:pPr>
      <w:r>
        <w:rPr>
          <w:rFonts w:ascii="TimesLTMM" w:hAnsi="TimesLTMM" w:cs="TimesLTMM"/>
          <w:sz w:val="14"/>
          <w:szCs w:val="14"/>
        </w:rPr>
        <w:t xml:space="preserve">3. </w:t>
      </w:r>
      <w:r>
        <w:rPr>
          <w:rFonts w:ascii="TimesLTMM_1_1000" w:hAnsi="TimesLTMM_1_1000" w:cs="TimesLTMM_1_1000"/>
          <w:sz w:val="16"/>
          <w:szCs w:val="16"/>
        </w:rPr>
        <w:t>HO</w:t>
      </w:r>
      <w:r>
        <w:rPr>
          <w:rFonts w:ascii="TimesLTMM" w:hAnsi="TimesLTMM" w:cs="TimesLTMM"/>
          <w:sz w:val="16"/>
          <w:szCs w:val="16"/>
        </w:rPr>
        <w:t>PK</w:t>
      </w:r>
      <w:r>
        <w:rPr>
          <w:rFonts w:ascii="TimesLTMM_1_68" w:hAnsi="TimesLTMM_1_68" w:cs="TimesLTMM_1_68"/>
          <w:sz w:val="16"/>
          <w:szCs w:val="16"/>
        </w:rPr>
        <w:t>I</w:t>
      </w:r>
      <w:r>
        <w:rPr>
          <w:rFonts w:ascii="TimesLTMM_1_1000" w:hAnsi="TimesLTMM_1_1000" w:cs="TimesLTMM_1_1000"/>
          <w:sz w:val="16"/>
          <w:szCs w:val="16"/>
        </w:rPr>
        <w:t>N</w:t>
      </w:r>
      <w:r>
        <w:rPr>
          <w:rFonts w:ascii="TimesLTMM" w:hAnsi="TimesLTMM" w:cs="TimesLTMM"/>
          <w:sz w:val="16"/>
          <w:szCs w:val="16"/>
        </w:rPr>
        <w:t xml:space="preserve">S AL, </w:t>
      </w:r>
      <w:r>
        <w:rPr>
          <w:rFonts w:ascii="TimesLTMM_1_467" w:hAnsi="TimesLTMM_1_467" w:cs="TimesLTMM_1_467"/>
          <w:sz w:val="16"/>
          <w:szCs w:val="16"/>
        </w:rPr>
        <w:t>G</w:t>
      </w:r>
      <w:r>
        <w:rPr>
          <w:rFonts w:ascii="TimesLTMM" w:hAnsi="TimesLTMM" w:cs="TimesLTMM"/>
          <w:sz w:val="16"/>
          <w:szCs w:val="16"/>
        </w:rPr>
        <w:t>R</w:t>
      </w:r>
      <w:r>
        <w:rPr>
          <w:rFonts w:ascii="TimesLTMM_1_1000" w:hAnsi="TimesLTMM_1_1000" w:cs="TimesLTMM_1_1000"/>
          <w:sz w:val="16"/>
          <w:szCs w:val="16"/>
        </w:rPr>
        <w:t>OO</w:t>
      </w:r>
      <w:r>
        <w:rPr>
          <w:rFonts w:ascii="TimesLTMM_1_401" w:hAnsi="TimesLTMM_1_401" w:cs="TimesLTMM_1_401"/>
          <w:sz w:val="16"/>
          <w:szCs w:val="16"/>
        </w:rPr>
        <w:t xml:space="preserve">M </w:t>
      </w:r>
      <w:r>
        <w:rPr>
          <w:rFonts w:ascii="TimesLTMM_1_534" w:hAnsi="TimesLTMM_1_534" w:cs="TimesLTMM_1_534"/>
          <w:sz w:val="16"/>
          <w:szCs w:val="16"/>
        </w:rPr>
        <w:t>C</w:t>
      </w:r>
      <w:r>
        <w:rPr>
          <w:rFonts w:ascii="TimesLTMM" w:hAnsi="TimesLTMM" w:cs="TimesLTMM"/>
          <w:sz w:val="16"/>
          <w:szCs w:val="16"/>
        </w:rPr>
        <w:t>R:</w:t>
      </w:r>
    </w:p>
    <w:p w14:paraId="30A13FA8" w14:textId="77777777" w:rsidR="006939C8" w:rsidRDefault="006939C8" w:rsidP="00716A3D">
      <w:pPr>
        <w:autoSpaceDE w:val="0"/>
        <w:autoSpaceDN w:val="0"/>
        <w:adjustRightInd w:val="0"/>
        <w:spacing w:after="0" w:line="240" w:lineRule="auto"/>
        <w:jc w:val="left"/>
        <w:rPr>
          <w:rFonts w:ascii="TimesLTMM" w:hAnsi="TimesLTMM" w:cs="TimesLTMM"/>
          <w:sz w:val="16"/>
          <w:szCs w:val="16"/>
        </w:rPr>
      </w:pPr>
      <w:r>
        <w:rPr>
          <w:rFonts w:ascii="TimesLTMM_1_867" w:hAnsi="TimesLTMM_1_867" w:cs="TimesLTMM_1_867"/>
          <w:sz w:val="16"/>
          <w:szCs w:val="16"/>
        </w:rPr>
        <w:t>T</w:t>
      </w:r>
      <w:r>
        <w:rPr>
          <w:rFonts w:ascii="TimesLTMM_1_267" w:hAnsi="TimesLTMM_1_267" w:cs="TimesLTMM_1_267"/>
          <w:sz w:val="16"/>
          <w:szCs w:val="16"/>
        </w:rPr>
        <w:t>h</w:t>
      </w:r>
      <w:r>
        <w:rPr>
          <w:rFonts w:ascii="TimesLTMM" w:hAnsi="TimesLTMM" w:cs="TimesLTMM"/>
          <w:sz w:val="16"/>
          <w:szCs w:val="16"/>
        </w:rPr>
        <w:t xml:space="preserve">e </w:t>
      </w:r>
      <w:r>
        <w:rPr>
          <w:rFonts w:ascii="TimesLTMM_1_134" w:hAnsi="TimesLTMM_1_134" w:cs="TimesLTMM_1_134"/>
          <w:sz w:val="16"/>
          <w:szCs w:val="16"/>
        </w:rPr>
        <w:t>d</w:t>
      </w:r>
      <w:r>
        <w:rPr>
          <w:rFonts w:ascii="TimesLTMM" w:hAnsi="TimesLTMM" w:cs="TimesLTMM"/>
          <w:sz w:val="16"/>
          <w:szCs w:val="16"/>
        </w:rPr>
        <w:t>r</w:t>
      </w:r>
      <w:r>
        <w:rPr>
          <w:rFonts w:ascii="TimesLTMM_1_201" w:hAnsi="TimesLTMM_1_201" w:cs="TimesLTMM_1_201"/>
          <w:sz w:val="16"/>
          <w:szCs w:val="16"/>
        </w:rPr>
        <w:t>u</w:t>
      </w:r>
      <w:r>
        <w:rPr>
          <w:rFonts w:ascii="TimesLTMM" w:hAnsi="TimesLTMM" w:cs="TimesLTMM"/>
          <w:sz w:val="16"/>
          <w:szCs w:val="16"/>
        </w:rPr>
        <w:t>ggable ge</w:t>
      </w:r>
      <w:r>
        <w:rPr>
          <w:rFonts w:ascii="TimesLTMM_1_467" w:hAnsi="TimesLTMM_1_467" w:cs="TimesLTMM_1_467"/>
          <w:sz w:val="16"/>
          <w:szCs w:val="16"/>
        </w:rPr>
        <w:t>n</w:t>
      </w:r>
      <w:r>
        <w:rPr>
          <w:rFonts w:ascii="TimesLTMM" w:hAnsi="TimesLTMM" w:cs="TimesLTMM"/>
          <w:sz w:val="16"/>
          <w:szCs w:val="16"/>
        </w:rPr>
        <w:t>o</w:t>
      </w:r>
      <w:r>
        <w:rPr>
          <w:rFonts w:ascii="TimesLTMM_1_134" w:hAnsi="TimesLTMM_1_134" w:cs="TimesLTMM_1_134"/>
          <w:sz w:val="16"/>
          <w:szCs w:val="16"/>
        </w:rPr>
        <w:t>m</w:t>
      </w:r>
      <w:r>
        <w:rPr>
          <w:rFonts w:ascii="TimesLTMM" w:hAnsi="TimesLTMM" w:cs="TimesLTMM"/>
          <w:sz w:val="16"/>
          <w:szCs w:val="16"/>
        </w:rPr>
        <w:t xml:space="preserve">e. </w:t>
      </w:r>
      <w:r>
        <w:rPr>
          <w:rFonts w:ascii="TimesLTMM_1_1000" w:hAnsi="TimesLTMM_1_1000" w:cs="TimesLTMM_1_1000"/>
          <w:sz w:val="16"/>
          <w:szCs w:val="16"/>
        </w:rPr>
        <w:t>N</w:t>
      </w:r>
      <w:r>
        <w:rPr>
          <w:rFonts w:ascii="TimesLTMM" w:hAnsi="TimesLTMM" w:cs="TimesLTMM"/>
          <w:sz w:val="17"/>
          <w:szCs w:val="17"/>
        </w:rPr>
        <w:t>a</w:t>
      </w:r>
      <w:r>
        <w:rPr>
          <w:rFonts w:ascii="TimesLTMM_1_134" w:hAnsi="TimesLTMM_1_134" w:cs="TimesLTMM_1_134"/>
          <w:sz w:val="17"/>
          <w:szCs w:val="17"/>
        </w:rPr>
        <w:t>t</w:t>
      </w:r>
      <w:r>
        <w:rPr>
          <w:rFonts w:ascii="TimesLTMM" w:hAnsi="TimesLTMM" w:cs="TimesLTMM"/>
          <w:sz w:val="17"/>
          <w:szCs w:val="17"/>
        </w:rPr>
        <w:t xml:space="preserve">. </w:t>
      </w:r>
      <w:r>
        <w:rPr>
          <w:rFonts w:ascii="TimesLTMM" w:hAnsi="TimesLTMM" w:cs="TimesLTMM"/>
          <w:sz w:val="16"/>
          <w:szCs w:val="16"/>
        </w:rPr>
        <w:t>Rev</w:t>
      </w:r>
      <w:r>
        <w:rPr>
          <w:rFonts w:ascii="TimesLTMM" w:hAnsi="TimesLTMM" w:cs="TimesLTMM"/>
          <w:sz w:val="17"/>
          <w:szCs w:val="17"/>
        </w:rPr>
        <w:t xml:space="preserve">. </w:t>
      </w:r>
      <w:r>
        <w:rPr>
          <w:rFonts w:ascii="TimesLTMM_1_1000" w:hAnsi="TimesLTMM_1_1000" w:cs="TimesLTMM_1_1000"/>
          <w:sz w:val="16"/>
          <w:szCs w:val="16"/>
        </w:rPr>
        <w:t>D</w:t>
      </w:r>
      <w:r>
        <w:rPr>
          <w:rFonts w:ascii="TimesLTMM_1_68" w:hAnsi="TimesLTMM_1_68" w:cs="TimesLTMM_1_68"/>
          <w:sz w:val="17"/>
          <w:szCs w:val="17"/>
        </w:rPr>
        <w:t>r</w:t>
      </w:r>
      <w:r>
        <w:rPr>
          <w:rFonts w:ascii="TimesLTMM" w:hAnsi="TimesLTMM" w:cs="TimesLTMM"/>
          <w:sz w:val="17"/>
          <w:szCs w:val="17"/>
        </w:rPr>
        <w:t>u</w:t>
      </w:r>
      <w:r>
        <w:rPr>
          <w:rFonts w:ascii="TimesLTMM" w:hAnsi="TimesLTMM" w:cs="TimesLTMM"/>
          <w:sz w:val="16"/>
          <w:szCs w:val="16"/>
        </w:rPr>
        <w:t>g</w:t>
      </w:r>
    </w:p>
    <w:p w14:paraId="3513CAED" w14:textId="77777777" w:rsidR="006939C8" w:rsidRDefault="006939C8" w:rsidP="00716A3D">
      <w:pPr>
        <w:autoSpaceDE w:val="0"/>
        <w:autoSpaceDN w:val="0"/>
        <w:adjustRightInd w:val="0"/>
        <w:spacing w:after="0" w:line="240" w:lineRule="auto"/>
        <w:jc w:val="left"/>
        <w:rPr>
          <w:rFonts w:ascii="TimesLTMM" w:hAnsi="TimesLTMM" w:cs="TimesLTMM"/>
          <w:sz w:val="16"/>
          <w:szCs w:val="16"/>
        </w:rPr>
      </w:pPr>
      <w:r>
        <w:rPr>
          <w:rFonts w:ascii="TimesLTMM_1_1000" w:hAnsi="TimesLTMM_1_1000" w:cs="TimesLTMM_1_1000"/>
          <w:sz w:val="16"/>
          <w:szCs w:val="16"/>
        </w:rPr>
        <w:t>D</w:t>
      </w:r>
      <w:r>
        <w:rPr>
          <w:rFonts w:ascii="TimesLTMM" w:hAnsi="TimesLTMM" w:cs="TimesLTMM"/>
          <w:sz w:val="17"/>
          <w:szCs w:val="17"/>
        </w:rPr>
        <w:t>i</w:t>
      </w:r>
      <w:r>
        <w:rPr>
          <w:rFonts w:ascii="TimesLTMM" w:hAnsi="TimesLTMM" w:cs="TimesLTMM"/>
          <w:sz w:val="16"/>
          <w:szCs w:val="16"/>
        </w:rPr>
        <w:t>scov</w:t>
      </w:r>
      <w:r>
        <w:rPr>
          <w:rFonts w:ascii="TimesLTMM" w:hAnsi="TimesLTMM" w:cs="TimesLTMM"/>
          <w:sz w:val="17"/>
          <w:szCs w:val="17"/>
        </w:rPr>
        <w:t xml:space="preserve">. </w:t>
      </w:r>
      <w:r>
        <w:rPr>
          <w:rFonts w:ascii="TimesLTMM" w:hAnsi="TimesLTMM" w:cs="TimesLTMM"/>
          <w:sz w:val="16"/>
          <w:szCs w:val="16"/>
        </w:rPr>
        <w:t xml:space="preserve">(2002) </w:t>
      </w:r>
      <w:r>
        <w:rPr>
          <w:rFonts w:ascii="TimesLTMM_1_68" w:hAnsi="TimesLTMM_1_68" w:cs="TimesLTMM_1_68"/>
          <w:sz w:val="16"/>
          <w:szCs w:val="16"/>
        </w:rPr>
        <w:t>1</w:t>
      </w:r>
      <w:r>
        <w:rPr>
          <w:rFonts w:ascii="TimesLTMM" w:hAnsi="TimesLTMM" w:cs="TimesLTMM"/>
          <w:sz w:val="16"/>
          <w:szCs w:val="16"/>
        </w:rPr>
        <w:t>:727-730.</w:t>
      </w:r>
    </w:p>
    <w:p w14:paraId="535CB718" w14:textId="77777777" w:rsidR="006939C8" w:rsidRDefault="006939C8" w:rsidP="00716A3D">
      <w:pPr>
        <w:autoSpaceDE w:val="0"/>
        <w:autoSpaceDN w:val="0"/>
        <w:adjustRightInd w:val="0"/>
        <w:spacing w:after="0" w:line="240" w:lineRule="auto"/>
        <w:jc w:val="left"/>
        <w:rPr>
          <w:rFonts w:ascii="TimesLTMM_1_467" w:hAnsi="TimesLTMM_1_467" w:cs="TimesLTMM_1_467"/>
          <w:sz w:val="16"/>
          <w:szCs w:val="16"/>
        </w:rPr>
      </w:pPr>
      <w:r>
        <w:rPr>
          <w:rFonts w:ascii="TimesLTMM" w:hAnsi="TimesLTMM" w:cs="TimesLTMM"/>
          <w:sz w:val="14"/>
          <w:szCs w:val="14"/>
        </w:rPr>
        <w:t xml:space="preserve">4. </w:t>
      </w:r>
      <w:r>
        <w:rPr>
          <w:rFonts w:ascii="TimesLTMM" w:hAnsi="TimesLTMM" w:cs="TimesLTMM"/>
          <w:sz w:val="16"/>
          <w:szCs w:val="16"/>
        </w:rPr>
        <w:t>KLAB</w:t>
      </w:r>
      <w:r>
        <w:rPr>
          <w:rFonts w:ascii="TimesLTMM_1_1000" w:hAnsi="TimesLTMM_1_1000" w:cs="TimesLTMM_1_1000"/>
          <w:sz w:val="16"/>
          <w:szCs w:val="16"/>
        </w:rPr>
        <w:t>UND</w:t>
      </w:r>
      <w:r>
        <w:rPr>
          <w:rFonts w:ascii="TimesLTMM" w:hAnsi="TimesLTMM" w:cs="TimesLTMM"/>
          <w:sz w:val="16"/>
          <w:szCs w:val="16"/>
        </w:rPr>
        <w:t xml:space="preserve">E </w:t>
      </w:r>
      <w:r>
        <w:rPr>
          <w:rFonts w:ascii="TimesLTMM_1_867" w:hAnsi="TimesLTMM_1_867" w:cs="TimesLTMM_1_867"/>
          <w:sz w:val="16"/>
          <w:szCs w:val="16"/>
        </w:rPr>
        <w:t>T</w:t>
      </w:r>
      <w:r>
        <w:rPr>
          <w:rFonts w:ascii="TimesLTMM" w:hAnsi="TimesLTMM" w:cs="TimesLTMM"/>
          <w:sz w:val="16"/>
          <w:szCs w:val="16"/>
        </w:rPr>
        <w:t xml:space="preserve">, </w:t>
      </w:r>
      <w:r>
        <w:rPr>
          <w:rFonts w:ascii="TimesLTMM_1_1000" w:hAnsi="TimesLTMM_1_1000" w:cs="TimesLTMM_1_1000"/>
          <w:sz w:val="16"/>
          <w:szCs w:val="16"/>
        </w:rPr>
        <w:t>H</w:t>
      </w:r>
      <w:r>
        <w:rPr>
          <w:rFonts w:ascii="TimesLTMM" w:hAnsi="TimesLTMM" w:cs="TimesLTMM"/>
          <w:sz w:val="16"/>
          <w:szCs w:val="16"/>
        </w:rPr>
        <w:t xml:space="preserve">ESSLER </w:t>
      </w:r>
      <w:r>
        <w:rPr>
          <w:rFonts w:ascii="TimesLTMM_1_467" w:hAnsi="TimesLTMM_1_467" w:cs="TimesLTMM_1_467"/>
          <w:sz w:val="16"/>
          <w:szCs w:val="16"/>
        </w:rPr>
        <w:t>G</w:t>
      </w:r>
      <w:r>
        <w:rPr>
          <w:rFonts w:ascii="TimesLTMM" w:hAnsi="TimesLTMM" w:cs="TimesLTMM"/>
          <w:sz w:val="16"/>
          <w:szCs w:val="16"/>
        </w:rPr>
        <w:t xml:space="preserve">: </w:t>
      </w:r>
      <w:r>
        <w:rPr>
          <w:rFonts w:ascii="TimesLTMM_1_1000" w:hAnsi="TimesLTMM_1_1000" w:cs="TimesLTMM_1_1000"/>
          <w:sz w:val="16"/>
          <w:szCs w:val="16"/>
        </w:rPr>
        <w:t>D</w:t>
      </w:r>
      <w:r>
        <w:rPr>
          <w:rFonts w:ascii="TimesLTMM" w:hAnsi="TimesLTMM" w:cs="TimesLTMM"/>
          <w:sz w:val="16"/>
          <w:szCs w:val="16"/>
        </w:rPr>
        <w:t>r</w:t>
      </w:r>
      <w:r>
        <w:rPr>
          <w:rFonts w:ascii="TimesLTMM_1_201" w:hAnsi="TimesLTMM_1_201" w:cs="TimesLTMM_1_201"/>
          <w:sz w:val="16"/>
          <w:szCs w:val="16"/>
        </w:rPr>
        <w:t>u</w:t>
      </w:r>
      <w:r>
        <w:rPr>
          <w:rFonts w:ascii="TimesLTMM" w:hAnsi="TimesLTMM" w:cs="TimesLTMM"/>
          <w:sz w:val="16"/>
          <w:szCs w:val="16"/>
        </w:rPr>
        <w:t xml:space="preserve">g </w:t>
      </w:r>
      <w:r>
        <w:rPr>
          <w:rFonts w:ascii="TimesLTMM_1_134" w:hAnsi="TimesLTMM_1_134" w:cs="TimesLTMM_1_134"/>
          <w:sz w:val="16"/>
          <w:szCs w:val="16"/>
        </w:rPr>
        <w:t>d</w:t>
      </w:r>
      <w:r>
        <w:rPr>
          <w:rFonts w:ascii="TimesLTMM" w:hAnsi="TimesLTMM" w:cs="TimesLTMM"/>
          <w:sz w:val="16"/>
          <w:szCs w:val="16"/>
        </w:rPr>
        <w:t>esig</w:t>
      </w:r>
      <w:r>
        <w:rPr>
          <w:rFonts w:ascii="TimesLTMM_1_467" w:hAnsi="TimesLTMM_1_467" w:cs="TimesLTMM_1_467"/>
          <w:sz w:val="16"/>
          <w:szCs w:val="16"/>
        </w:rPr>
        <w:t>n</w:t>
      </w:r>
    </w:p>
    <w:p w14:paraId="26E8FB1F" w14:textId="77777777" w:rsidR="006939C8" w:rsidRDefault="006939C8" w:rsidP="00716A3D">
      <w:pPr>
        <w:autoSpaceDE w:val="0"/>
        <w:autoSpaceDN w:val="0"/>
        <w:adjustRightInd w:val="0"/>
        <w:spacing w:after="0" w:line="240" w:lineRule="auto"/>
        <w:jc w:val="left"/>
        <w:rPr>
          <w:rFonts w:ascii="TimesLTMM_1_134" w:hAnsi="TimesLTMM_1_134" w:cs="TimesLTMM_1_134"/>
          <w:sz w:val="16"/>
          <w:szCs w:val="16"/>
        </w:rPr>
      </w:pPr>
      <w:r>
        <w:rPr>
          <w:rFonts w:ascii="TimesLTMM" w:hAnsi="TimesLTMM" w:cs="TimesLTMM"/>
          <w:sz w:val="16"/>
          <w:szCs w:val="16"/>
        </w:rPr>
        <w:t>s</w:t>
      </w:r>
      <w:r>
        <w:rPr>
          <w:rFonts w:ascii="TimesLTMM_1_534" w:hAnsi="TimesLTMM_1_534" w:cs="TimesLTMM_1_534"/>
          <w:sz w:val="16"/>
          <w:szCs w:val="16"/>
        </w:rPr>
        <w:t>t</w:t>
      </w:r>
      <w:r>
        <w:rPr>
          <w:rFonts w:ascii="TimesLTMM" w:hAnsi="TimesLTMM" w:cs="TimesLTMM"/>
          <w:sz w:val="16"/>
          <w:szCs w:val="16"/>
        </w:rPr>
        <w:t>ra</w:t>
      </w:r>
      <w:r>
        <w:rPr>
          <w:rFonts w:ascii="TimesLTMM_1_534" w:hAnsi="TimesLTMM_1_534" w:cs="TimesLTMM_1_534"/>
          <w:sz w:val="16"/>
          <w:szCs w:val="16"/>
        </w:rPr>
        <w:t>t</w:t>
      </w:r>
      <w:r>
        <w:rPr>
          <w:rFonts w:ascii="TimesLTMM" w:hAnsi="TimesLTMM" w:cs="TimesLTMM"/>
          <w:sz w:val="16"/>
          <w:szCs w:val="16"/>
        </w:rPr>
        <w:t xml:space="preserve">egies for </w:t>
      </w:r>
      <w:r>
        <w:rPr>
          <w:rFonts w:ascii="TimesLTMM_1_534" w:hAnsi="TimesLTMM_1_534" w:cs="TimesLTMM_1_534"/>
          <w:sz w:val="16"/>
          <w:szCs w:val="16"/>
        </w:rPr>
        <w:t>t</w:t>
      </w:r>
      <w:r>
        <w:rPr>
          <w:rFonts w:ascii="TimesLTMM" w:hAnsi="TimesLTMM" w:cs="TimesLTMM"/>
          <w:sz w:val="16"/>
          <w:szCs w:val="16"/>
        </w:rPr>
        <w:t>arge</w:t>
      </w:r>
      <w:r>
        <w:rPr>
          <w:rFonts w:ascii="TimesLTMM_1_534" w:hAnsi="TimesLTMM_1_534" w:cs="TimesLTMM_1_534"/>
          <w:sz w:val="16"/>
          <w:szCs w:val="16"/>
        </w:rPr>
        <w:t>t</w:t>
      </w:r>
      <w:r>
        <w:rPr>
          <w:rFonts w:ascii="TimesLTMM" w:hAnsi="TimesLTMM" w:cs="TimesLTMM"/>
          <w:sz w:val="16"/>
          <w:szCs w:val="16"/>
        </w:rPr>
        <w:t>i</w:t>
      </w:r>
      <w:r>
        <w:rPr>
          <w:rFonts w:ascii="TimesLTMM_1_467" w:hAnsi="TimesLTMM_1_467" w:cs="TimesLTMM_1_467"/>
          <w:sz w:val="16"/>
          <w:szCs w:val="16"/>
        </w:rPr>
        <w:t>n</w:t>
      </w:r>
      <w:r>
        <w:rPr>
          <w:rFonts w:ascii="TimesLTMM" w:hAnsi="TimesLTMM" w:cs="TimesLTMM"/>
          <w:sz w:val="16"/>
          <w:szCs w:val="16"/>
        </w:rPr>
        <w:t xml:space="preserve">g </w:t>
      </w:r>
      <w:r>
        <w:rPr>
          <w:rFonts w:ascii="TimesLTMM_1_467" w:hAnsi="TimesLTMM_1_467" w:cs="TimesLTMM_1_467"/>
          <w:sz w:val="16"/>
          <w:szCs w:val="16"/>
        </w:rPr>
        <w:t>G</w:t>
      </w:r>
      <w:r>
        <w:rPr>
          <w:rFonts w:ascii="TimesLTMM" w:hAnsi="TimesLTMM" w:cs="TimesLTMM"/>
          <w:sz w:val="16"/>
          <w:szCs w:val="16"/>
        </w:rPr>
        <w:t>-</w:t>
      </w:r>
      <w:r>
        <w:rPr>
          <w:rFonts w:ascii="TimesLTMM_1_134" w:hAnsi="TimesLTMM_1_134" w:cs="TimesLTMM_1_134"/>
          <w:sz w:val="16"/>
          <w:szCs w:val="16"/>
        </w:rPr>
        <w:t>p</w:t>
      </w:r>
      <w:r>
        <w:rPr>
          <w:rFonts w:ascii="TimesLTMM" w:hAnsi="TimesLTMM" w:cs="TimesLTMM"/>
          <w:sz w:val="16"/>
          <w:szCs w:val="16"/>
        </w:rPr>
        <w:t>ro</w:t>
      </w:r>
      <w:r>
        <w:rPr>
          <w:rFonts w:ascii="TimesLTMM_1_534" w:hAnsi="TimesLTMM_1_534" w:cs="TimesLTMM_1_534"/>
          <w:sz w:val="16"/>
          <w:szCs w:val="16"/>
        </w:rPr>
        <w:t>t</w:t>
      </w:r>
      <w:r>
        <w:rPr>
          <w:rFonts w:ascii="TimesLTMM" w:hAnsi="TimesLTMM" w:cs="TimesLTMM"/>
          <w:sz w:val="16"/>
          <w:szCs w:val="16"/>
        </w:rPr>
        <w:t>ei</w:t>
      </w:r>
      <w:r>
        <w:rPr>
          <w:rFonts w:ascii="TimesLTMM_1_467" w:hAnsi="TimesLTMM_1_467" w:cs="TimesLTMM_1_467"/>
          <w:sz w:val="16"/>
          <w:szCs w:val="16"/>
        </w:rPr>
        <w:t>n</w:t>
      </w:r>
      <w:r>
        <w:rPr>
          <w:rFonts w:ascii="TimesLTMM" w:hAnsi="TimesLTMM" w:cs="TimesLTMM"/>
          <w:sz w:val="16"/>
          <w:szCs w:val="16"/>
        </w:rPr>
        <w:t>-co</w:t>
      </w:r>
      <w:r>
        <w:rPr>
          <w:rFonts w:ascii="TimesLTMM_1_201" w:hAnsi="TimesLTMM_1_201" w:cs="TimesLTMM_1_201"/>
          <w:sz w:val="16"/>
          <w:szCs w:val="16"/>
        </w:rPr>
        <w:t>u</w:t>
      </w:r>
      <w:r>
        <w:rPr>
          <w:rFonts w:ascii="TimesLTMM_1_134" w:hAnsi="TimesLTMM_1_134" w:cs="TimesLTMM_1_134"/>
          <w:sz w:val="16"/>
          <w:szCs w:val="16"/>
        </w:rPr>
        <w:t>p</w:t>
      </w:r>
      <w:r>
        <w:rPr>
          <w:rFonts w:ascii="TimesLTMM" w:hAnsi="TimesLTMM" w:cs="TimesLTMM"/>
          <w:sz w:val="16"/>
          <w:szCs w:val="16"/>
        </w:rPr>
        <w:t>le</w:t>
      </w:r>
      <w:r>
        <w:rPr>
          <w:rFonts w:ascii="TimesLTMM_1_134" w:hAnsi="TimesLTMM_1_134" w:cs="TimesLTMM_1_134"/>
          <w:sz w:val="16"/>
          <w:szCs w:val="16"/>
        </w:rPr>
        <w:t>d</w:t>
      </w:r>
    </w:p>
    <w:p w14:paraId="31ACFEA1" w14:textId="52F6A136" w:rsidR="006939C8" w:rsidRDefault="006939C8" w:rsidP="00716A3D">
      <w:pPr>
        <w:pStyle w:val="CommentText"/>
      </w:pPr>
      <w:r>
        <w:rPr>
          <w:rFonts w:ascii="TimesLTMM" w:hAnsi="TimesLTMM" w:cs="TimesLTMM"/>
          <w:sz w:val="16"/>
          <w:szCs w:val="16"/>
        </w:rPr>
        <w:t>rece</w:t>
      </w:r>
      <w:r>
        <w:rPr>
          <w:rFonts w:ascii="TimesLTMM_1_134" w:hAnsi="TimesLTMM_1_134" w:cs="TimesLTMM_1_134"/>
          <w:sz w:val="16"/>
          <w:szCs w:val="16"/>
        </w:rPr>
        <w:t>p</w:t>
      </w:r>
      <w:r>
        <w:rPr>
          <w:rFonts w:ascii="TimesLTMM_1_534" w:hAnsi="TimesLTMM_1_534" w:cs="TimesLTMM_1_534"/>
          <w:sz w:val="16"/>
          <w:szCs w:val="16"/>
        </w:rPr>
        <w:t>t</w:t>
      </w:r>
      <w:r>
        <w:rPr>
          <w:rFonts w:ascii="TimesLTMM" w:hAnsi="TimesLTMM" w:cs="TimesLTMM"/>
          <w:sz w:val="16"/>
          <w:szCs w:val="16"/>
        </w:rPr>
        <w:t xml:space="preserve">ors. </w:t>
      </w:r>
      <w:r>
        <w:rPr>
          <w:rFonts w:ascii="TimesLTMM" w:hAnsi="TimesLTMM" w:cs="TimesLTMM"/>
          <w:sz w:val="17"/>
          <w:szCs w:val="17"/>
        </w:rPr>
        <w:t>Ch</w:t>
      </w:r>
      <w:r>
        <w:rPr>
          <w:rFonts w:ascii="TimesLTMM" w:hAnsi="TimesLTMM" w:cs="TimesLTMM"/>
          <w:sz w:val="16"/>
          <w:szCs w:val="16"/>
        </w:rPr>
        <w:t>e</w:t>
      </w:r>
      <w:r>
        <w:rPr>
          <w:rFonts w:ascii="TimesLTMM" w:hAnsi="TimesLTMM" w:cs="TimesLTMM"/>
          <w:sz w:val="17"/>
          <w:szCs w:val="17"/>
        </w:rPr>
        <w:t>mbi</w:t>
      </w:r>
      <w:r>
        <w:rPr>
          <w:rFonts w:ascii="TimesLTMM" w:hAnsi="TimesLTMM" w:cs="TimesLTMM"/>
          <w:sz w:val="16"/>
          <w:szCs w:val="16"/>
        </w:rPr>
        <w:t>oc</w:t>
      </w:r>
      <w:r>
        <w:rPr>
          <w:rFonts w:ascii="TimesLTMM" w:hAnsi="TimesLTMM" w:cs="TimesLTMM"/>
          <w:sz w:val="17"/>
          <w:szCs w:val="17"/>
        </w:rPr>
        <w:t>h</w:t>
      </w:r>
      <w:r>
        <w:rPr>
          <w:rFonts w:ascii="TimesLTMM" w:hAnsi="TimesLTMM" w:cs="TimesLTMM"/>
          <w:sz w:val="16"/>
          <w:szCs w:val="16"/>
        </w:rPr>
        <w:t>e</w:t>
      </w:r>
      <w:r>
        <w:rPr>
          <w:rFonts w:ascii="TimesLTMM" w:hAnsi="TimesLTMM" w:cs="TimesLTMM"/>
          <w:sz w:val="17"/>
          <w:szCs w:val="17"/>
        </w:rPr>
        <w:t xml:space="preserve">m. </w:t>
      </w:r>
      <w:r>
        <w:rPr>
          <w:rFonts w:ascii="TimesLTMM" w:hAnsi="TimesLTMM" w:cs="TimesLTMM"/>
          <w:sz w:val="16"/>
          <w:szCs w:val="16"/>
        </w:rPr>
        <w:t xml:space="preserve">(2002) </w:t>
      </w:r>
      <w:r>
        <w:rPr>
          <w:rFonts w:ascii="TimesLTMM_1_68" w:hAnsi="TimesLTMM_1_68" w:cs="TimesLTMM_1_68"/>
          <w:sz w:val="16"/>
          <w:szCs w:val="16"/>
        </w:rPr>
        <w:t>3</w:t>
      </w:r>
      <w:r>
        <w:rPr>
          <w:rFonts w:ascii="TimesLTMM" w:hAnsi="TimesLTMM" w:cs="TimesLTMM"/>
          <w:sz w:val="16"/>
          <w:szCs w:val="16"/>
        </w:rPr>
        <w:t>:928-944</w:t>
      </w:r>
    </w:p>
  </w:comment>
  <w:comment w:id="241" w:author="Abraham Yosipof" w:date="2017-09-16T10:26:00Z" w:initials="AY">
    <w:p w14:paraId="68E5D104" w14:textId="0066F242" w:rsidR="006939C8" w:rsidRDefault="006939C8" w:rsidP="002226D8">
      <w:pPr>
        <w:pStyle w:val="CommentText"/>
        <w:bidi/>
        <w:rPr>
          <w:rtl/>
        </w:rPr>
      </w:pPr>
      <w:r>
        <w:rPr>
          <w:rStyle w:val="CommentReference"/>
        </w:rPr>
        <w:annotationRef/>
      </w:r>
      <w:r>
        <w:rPr>
          <w:rFonts w:hint="cs"/>
          <w:rtl/>
        </w:rPr>
        <w:t xml:space="preserve">בשיטה תרשום פרק </w:t>
      </w:r>
    </w:p>
    <w:p w14:paraId="5C1EF4D1" w14:textId="77777777" w:rsidR="006939C8" w:rsidRPr="001D7756" w:rsidRDefault="006939C8" w:rsidP="001D7756">
      <w:pPr>
        <w:pStyle w:val="CommentText"/>
        <w:bidi/>
      </w:pPr>
      <w:r w:rsidRPr="001D7756">
        <w:rPr>
          <w:b/>
          <w:bCs/>
        </w:rPr>
        <w:t xml:space="preserve">Statistical Parameters for Evaluation </w:t>
      </w:r>
    </w:p>
    <w:p w14:paraId="3DAF247B" w14:textId="334D8AE1" w:rsidR="006939C8" w:rsidRDefault="006939C8" w:rsidP="001D7756">
      <w:pPr>
        <w:pStyle w:val="CommentText"/>
        <w:bidi/>
        <w:jc w:val="left"/>
      </w:pPr>
      <w:r>
        <w:rPr>
          <w:rFonts w:hint="cs"/>
          <w:rtl/>
        </w:rPr>
        <w:t xml:space="preserve">תסביר שם על  </w:t>
      </w:r>
      <w:r>
        <w:t>1NN 3NN 5NN &amp; TRUST</w:t>
      </w:r>
    </w:p>
  </w:comment>
  <w:comment w:id="275" w:author="Abraham Yosipof" w:date="2017-09-16T10:30:00Z" w:initials="AY">
    <w:p w14:paraId="70956EFC" w14:textId="0261D232" w:rsidR="006939C8" w:rsidRDefault="006939C8" w:rsidP="00B12DB9">
      <w:pPr>
        <w:pStyle w:val="CommentText"/>
        <w:bidi/>
        <w:rPr>
          <w:rtl/>
        </w:rPr>
      </w:pPr>
      <w:r>
        <w:rPr>
          <w:rStyle w:val="CommentReference"/>
        </w:rPr>
        <w:annotationRef/>
      </w:r>
      <w:r>
        <w:rPr>
          <w:rFonts w:hint="cs"/>
          <w:rtl/>
        </w:rPr>
        <w:t>בפרק התוצאות מציגים רק את התוצאות לא דנים בהן.</w:t>
      </w:r>
    </w:p>
  </w:comment>
  <w:comment w:id="277" w:author="Abraham Yosipof" w:date="2017-09-16T10:29:00Z" w:initials="AY">
    <w:p w14:paraId="6005E79E" w14:textId="1294EE3F" w:rsidR="006939C8" w:rsidRDefault="006939C8">
      <w:pPr>
        <w:pStyle w:val="CommentText"/>
      </w:pPr>
      <w:r>
        <w:rPr>
          <w:rStyle w:val="CommentReference"/>
        </w:rPr>
        <w:annotationRef/>
      </w:r>
      <w:r>
        <w:rPr>
          <w:rFonts w:hint="cs"/>
          <w:rtl/>
        </w:rPr>
        <w:t xml:space="preserve">בפרק השיטה תחת </w:t>
      </w:r>
    </w:p>
    <w:p w14:paraId="6CDC3DED" w14:textId="39CCC880" w:rsidR="006939C8" w:rsidRDefault="006939C8">
      <w:pPr>
        <w:pStyle w:val="CommentText"/>
      </w:pPr>
      <w:r>
        <w:t>Dataset</w:t>
      </w:r>
    </w:p>
  </w:comment>
  <w:comment w:id="326" w:author="Abraham Yosipof" w:date="2017-09-14T20:05:00Z" w:initials="AY">
    <w:p w14:paraId="27693C6C" w14:textId="6B5E91CB" w:rsidR="006939C8" w:rsidRDefault="006939C8" w:rsidP="0073520B">
      <w:pPr>
        <w:pStyle w:val="CommentText"/>
        <w:rPr>
          <w:rtl/>
        </w:rPr>
      </w:pPr>
      <w:r>
        <w:rPr>
          <w:rStyle w:val="CommentReference"/>
        </w:rPr>
        <w:annotationRef/>
      </w:r>
      <w:r>
        <w:rPr>
          <w:rFonts w:hint="cs"/>
          <w:rtl/>
        </w:rPr>
        <w:t xml:space="preserve">תוסיף  בכל סט תמונות תקריב </w:t>
      </w:r>
    </w:p>
  </w:comment>
  <w:comment w:id="402" w:author="Abraham Yosipof" w:date="2017-09-15T16:53:00Z" w:initials="AY">
    <w:p w14:paraId="6ABF0958" w14:textId="6BA99687" w:rsidR="006939C8" w:rsidRDefault="006939C8">
      <w:pPr>
        <w:pStyle w:val="CommentText"/>
        <w:rPr>
          <w:rtl/>
        </w:rPr>
      </w:pPr>
      <w:r>
        <w:rPr>
          <w:rStyle w:val="CommentReference"/>
        </w:rPr>
        <w:annotationRef/>
      </w:r>
      <w:r>
        <w:rPr>
          <w:rFonts w:hint="cs"/>
          <w:rtl/>
        </w:rPr>
        <w:t>תשאיר רק את הטבלה הזאת!</w:t>
      </w:r>
    </w:p>
    <w:p w14:paraId="6400A0BE" w14:textId="689BCE39" w:rsidR="006939C8" w:rsidRDefault="006939C8">
      <w:pPr>
        <w:pStyle w:val="CommentText"/>
        <w:rPr>
          <w:rtl/>
        </w:rPr>
      </w:pPr>
      <w:r>
        <w:rPr>
          <w:rFonts w:hint="cs"/>
          <w:rtl/>
        </w:rPr>
        <w:t xml:space="preserve">שאר הטבלאות תמחק. עלייך להסביר את הטבלה הזאת לאחר מכאן שים את כל התמונות </w:t>
      </w:r>
    </w:p>
  </w:comment>
  <w:comment w:id="418" w:author="Abraham Yosipof" w:date="2017-09-16T10:44:00Z" w:initials="AY">
    <w:p w14:paraId="583DBA86" w14:textId="459747EA" w:rsidR="006939C8" w:rsidRDefault="006939C8" w:rsidP="00193FE6">
      <w:pPr>
        <w:pStyle w:val="CommentText"/>
        <w:bidi/>
      </w:pPr>
      <w:r>
        <w:rPr>
          <w:rStyle w:val="CommentReference"/>
        </w:rPr>
        <w:annotationRef/>
      </w:r>
      <w:r>
        <w:rPr>
          <w:rFonts w:hint="cs"/>
          <w:rtl/>
        </w:rPr>
        <w:t xml:space="preserve">בפתיחת הדיון תן משפט פתיחה על המחקר והאלגוריתם תסביר על מה בחננו אותו </w:t>
      </w:r>
    </w:p>
    <w:p w14:paraId="6F7913FB" w14:textId="21637D00" w:rsidR="006939C8" w:rsidRDefault="006939C8" w:rsidP="00193FE6">
      <w:pPr>
        <w:pStyle w:val="CommentText"/>
        <w:bidi/>
        <w:rPr>
          <w:rtl/>
        </w:rPr>
      </w:pPr>
      <w:r>
        <w:rPr>
          <w:rFonts w:hint="cs"/>
          <w:rtl/>
        </w:rPr>
        <w:t xml:space="preserve">ותן שוב את התוצאות הסטטיסטיות הפעם כממוצע כלומר בממוצע </w:t>
      </w:r>
      <w:r>
        <w:t xml:space="preserve">1nn 3NN 5NN &amp; Trust </w:t>
      </w:r>
    </w:p>
    <w:p w14:paraId="00BF3655" w14:textId="62C583E3" w:rsidR="006939C8" w:rsidRDefault="006939C8" w:rsidP="00193FE6">
      <w:pPr>
        <w:pStyle w:val="CommentText"/>
        <w:bidi/>
        <w:rPr>
          <w:rtl/>
        </w:rPr>
      </w:pPr>
      <w:r>
        <w:rPr>
          <w:rFonts w:hint="cs"/>
          <w:rtl/>
        </w:rPr>
        <w:t xml:space="preserve">כמו כן תסביר שתוצאות </w:t>
      </w:r>
      <w:r>
        <w:rPr>
          <w:rFonts w:hint="cs"/>
        </w:rPr>
        <w:t>NN</w:t>
      </w:r>
      <w:r>
        <w:rPr>
          <w:rFonts w:hint="cs"/>
          <w:rtl/>
        </w:rPr>
        <w:t xml:space="preserve"> מראות על הפרדה טובה כמו כן צפוי לקבל תוצאות גרועות ל </w:t>
      </w:r>
      <w:r>
        <w:rPr>
          <w:rFonts w:hint="cs"/>
        </w:rPr>
        <w:t xml:space="preserve">TRUST </w:t>
      </w:r>
      <w:r>
        <w:rPr>
          <w:rFonts w:hint="cs"/>
          <w:rtl/>
        </w:rPr>
        <w:t xml:space="preserve"> מיכוון שאנחנו מבצעים בחירת תכונות ולכן יש איבוד מידע ביחס לעולם התכונות המלא.</w:t>
      </w:r>
    </w:p>
  </w:comment>
  <w:comment w:id="453" w:author="Abraham Yosipof" w:date="2017-09-14T20:07:00Z" w:initials="AY">
    <w:p w14:paraId="22089085" w14:textId="77777777" w:rsidR="006939C8" w:rsidRDefault="006939C8" w:rsidP="00930D92">
      <w:pPr>
        <w:pStyle w:val="CommentText"/>
      </w:pPr>
      <w:r>
        <w:rPr>
          <w:rStyle w:val="CommentReference"/>
        </w:rPr>
        <w:annotationRef/>
      </w:r>
      <w:r>
        <w:rPr>
          <w:rFonts w:hint="cs"/>
          <w:rtl/>
        </w:rPr>
        <w:t xml:space="preserve">לפי כללי ה </w:t>
      </w:r>
    </w:p>
    <w:p w14:paraId="687B9C26" w14:textId="3E723C2D" w:rsidR="006939C8" w:rsidRDefault="006939C8" w:rsidP="00930D92">
      <w:pPr>
        <w:pStyle w:val="CommentText"/>
        <w:rPr>
          <w:rtl/>
        </w:rPr>
      </w:pPr>
      <w:r>
        <w:t>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2FFAB6" w15:done="0"/>
  <w15:commentEx w15:paraId="2091E1AE" w15:done="0"/>
  <w15:commentEx w15:paraId="2F5F9807" w15:done="0"/>
  <w15:commentEx w15:paraId="275B11FA" w15:done="0"/>
  <w15:commentEx w15:paraId="53CA5DD4" w15:done="0"/>
  <w15:commentEx w15:paraId="01844985" w15:done="0"/>
  <w15:commentEx w15:paraId="2DE33545" w15:done="0"/>
  <w15:commentEx w15:paraId="5D2D892E" w15:done="0"/>
  <w15:commentEx w15:paraId="7C5FFC4D" w15:done="0"/>
  <w15:commentEx w15:paraId="44A4DAB0" w15:done="0"/>
  <w15:commentEx w15:paraId="31ACFEA1" w15:done="0"/>
  <w15:commentEx w15:paraId="3DAF247B" w15:done="0"/>
  <w15:commentEx w15:paraId="70956EFC" w15:done="0"/>
  <w15:commentEx w15:paraId="6CDC3DED" w15:done="0"/>
  <w15:commentEx w15:paraId="27693C6C" w15:done="0"/>
  <w15:commentEx w15:paraId="6400A0BE" w15:done="0"/>
  <w15:commentEx w15:paraId="00BF3655" w15:done="0"/>
  <w15:commentEx w15:paraId="687B9C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2FFAB6" w16cid:durableId="1D67B764"/>
  <w16cid:commentId w16cid:paraId="2091E1AE" w16cid:durableId="1D67B765"/>
  <w16cid:commentId w16cid:paraId="2F5F9807" w16cid:durableId="1D67B766"/>
  <w16cid:commentId w16cid:paraId="275B11FA" w16cid:durableId="1D67B767"/>
  <w16cid:commentId w16cid:paraId="53CA5DD4" w16cid:durableId="1D67B768"/>
  <w16cid:commentId w16cid:paraId="01844985" w16cid:durableId="1D67B769"/>
  <w16cid:commentId w16cid:paraId="2DE33545" w16cid:durableId="1D67B76A"/>
  <w16cid:commentId w16cid:paraId="5D2D892E" w16cid:durableId="1D67B76B"/>
  <w16cid:commentId w16cid:paraId="7C5FFC4D" w16cid:durableId="1D67B76C"/>
  <w16cid:commentId w16cid:paraId="44A4DAB0" w16cid:durableId="1D67B76D"/>
  <w16cid:commentId w16cid:paraId="31ACFEA1" w16cid:durableId="1D67B76E"/>
  <w16cid:commentId w16cid:paraId="3DAF247B" w16cid:durableId="1D67B76F"/>
  <w16cid:commentId w16cid:paraId="70956EFC" w16cid:durableId="1D67B770"/>
  <w16cid:commentId w16cid:paraId="6CDC3DED" w16cid:durableId="1D67B771"/>
  <w16cid:commentId w16cid:paraId="27693C6C" w16cid:durableId="1D67B772"/>
  <w16cid:commentId w16cid:paraId="6400A0BE" w16cid:durableId="1D67B773"/>
  <w16cid:commentId w16cid:paraId="00BF3655" w16cid:durableId="1D67B774"/>
  <w16cid:commentId w16cid:paraId="687B9C26" w16cid:durableId="1D67B7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A1FF9" w14:textId="77777777" w:rsidR="000A6716" w:rsidRDefault="000A6716" w:rsidP="00F5168A">
      <w:r>
        <w:separator/>
      </w:r>
    </w:p>
  </w:endnote>
  <w:endnote w:type="continuationSeparator" w:id="0">
    <w:p w14:paraId="5E7085BF" w14:textId="77777777" w:rsidR="000A6716" w:rsidRDefault="000A6716"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TimesLTMM">
    <w:altName w:val="Arial"/>
    <w:panose1 w:val="00000000000000000000"/>
    <w:charset w:val="00"/>
    <w:family w:val="swiss"/>
    <w:notTrueType/>
    <w:pitch w:val="default"/>
    <w:sig w:usb0="00000003" w:usb1="00000000" w:usb2="00000000" w:usb3="00000000" w:csb0="00000001" w:csb1="00000000"/>
  </w:font>
  <w:font w:name="TimesLTMM_1_467">
    <w:altName w:val="Arial"/>
    <w:panose1 w:val="00000000000000000000"/>
    <w:charset w:val="00"/>
    <w:family w:val="swiss"/>
    <w:notTrueType/>
    <w:pitch w:val="default"/>
    <w:sig w:usb0="00000003" w:usb1="00000000" w:usb2="00000000" w:usb3="00000000" w:csb0="00000001" w:csb1="00000000"/>
  </w:font>
  <w:font w:name="TimesLTMM_1_134">
    <w:altName w:val="Arial"/>
    <w:panose1 w:val="00000000000000000000"/>
    <w:charset w:val="00"/>
    <w:family w:val="swiss"/>
    <w:notTrueType/>
    <w:pitch w:val="default"/>
    <w:sig w:usb0="00000003" w:usb1="00000000" w:usb2="00000000" w:usb3="00000000" w:csb0="00000001" w:csb1="00000000"/>
  </w:font>
  <w:font w:name="TimesLTMM_1_534">
    <w:altName w:val="Arial"/>
    <w:panose1 w:val="00000000000000000000"/>
    <w:charset w:val="00"/>
    <w:family w:val="swiss"/>
    <w:notTrueType/>
    <w:pitch w:val="default"/>
    <w:sig w:usb0="00000003" w:usb1="00000000" w:usb2="00000000" w:usb3="00000000" w:csb0="00000001" w:csb1="00000000"/>
  </w:font>
  <w:font w:name="TimesLTMM_1_201">
    <w:altName w:val="Arial"/>
    <w:panose1 w:val="00000000000000000000"/>
    <w:charset w:val="00"/>
    <w:family w:val="swiss"/>
    <w:notTrueType/>
    <w:pitch w:val="default"/>
    <w:sig w:usb0="00000003" w:usb1="00000000" w:usb2="00000000" w:usb3="00000000" w:csb0="00000001" w:csb1="00000000"/>
  </w:font>
  <w:font w:name="TimesLTMM_1_267">
    <w:altName w:val="Arial"/>
    <w:panose1 w:val="00000000000000000000"/>
    <w:charset w:val="00"/>
    <w:family w:val="swiss"/>
    <w:notTrueType/>
    <w:pitch w:val="default"/>
    <w:sig w:usb0="00000003" w:usb1="00000000" w:usb2="00000000" w:usb3="00000000" w:csb0="00000001" w:csb1="00000000"/>
  </w:font>
  <w:font w:name="TimesLTMM_1_1000">
    <w:altName w:val="Arial"/>
    <w:panose1 w:val="00000000000000000000"/>
    <w:charset w:val="00"/>
    <w:family w:val="swiss"/>
    <w:notTrueType/>
    <w:pitch w:val="default"/>
    <w:sig w:usb0="00000003" w:usb1="00000000" w:usb2="00000000" w:usb3="00000000" w:csb0="00000001" w:csb1="00000000"/>
  </w:font>
  <w:font w:name="TimesLTMM_1_68">
    <w:altName w:val="Arial"/>
    <w:panose1 w:val="00000000000000000000"/>
    <w:charset w:val="00"/>
    <w:family w:val="swiss"/>
    <w:notTrueType/>
    <w:pitch w:val="default"/>
    <w:sig w:usb0="00000003" w:usb1="00000000" w:usb2="00000000" w:usb3="00000000" w:csb0="00000001" w:csb1="00000000"/>
  </w:font>
  <w:font w:name="TimesLTMM_1_867">
    <w:altName w:val="Arial"/>
    <w:panose1 w:val="00000000000000000000"/>
    <w:charset w:val="00"/>
    <w:family w:val="swiss"/>
    <w:notTrueType/>
    <w:pitch w:val="default"/>
    <w:sig w:usb0="00000003" w:usb1="00000000" w:usb2="00000000" w:usb3="00000000" w:csb0="00000001" w:csb1="00000000"/>
  </w:font>
  <w:font w:name="TimesLTMM_1_401">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891E7" w14:textId="7CAEA5BA" w:rsidR="006939C8" w:rsidRDefault="006939C8">
    <w:pPr>
      <w:pStyle w:val="Footer"/>
      <w:rPr>
        <w:rtl/>
        <w:cs/>
      </w:rPr>
    </w:pPr>
  </w:p>
  <w:p w14:paraId="02B24E59" w14:textId="77777777" w:rsidR="006939C8" w:rsidRDefault="00693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554B4" w14:textId="77777777" w:rsidR="000A6716" w:rsidRDefault="000A6716" w:rsidP="00F5168A">
      <w:r>
        <w:separator/>
      </w:r>
    </w:p>
  </w:footnote>
  <w:footnote w:type="continuationSeparator" w:id="0">
    <w:p w14:paraId="60B8B1E3" w14:textId="77777777" w:rsidR="000A6716" w:rsidRDefault="000A6716" w:rsidP="00F5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9661162"/>
      <w:docPartObj>
        <w:docPartGallery w:val="Page Numbers (Top of Page)"/>
        <w:docPartUnique/>
      </w:docPartObj>
    </w:sdtPr>
    <w:sdtEndPr>
      <w:rPr>
        <w:noProof/>
      </w:rPr>
    </w:sdtEndPr>
    <w:sdtContent>
      <w:p w14:paraId="175958E7" w14:textId="548BC469" w:rsidR="006939C8" w:rsidRDefault="006939C8">
        <w:pPr>
          <w:pStyle w:val="Header"/>
        </w:pPr>
        <w:r>
          <w:fldChar w:fldCharType="begin"/>
        </w:r>
        <w:r>
          <w:instrText xml:space="preserve"> PAGE   \* MERGEFORMAT </w:instrText>
        </w:r>
        <w:r>
          <w:fldChar w:fldCharType="separate"/>
        </w:r>
        <w:r w:rsidR="000F4BE8">
          <w:rPr>
            <w:noProof/>
          </w:rPr>
          <w:t>27</w:t>
        </w:r>
        <w:r>
          <w:rPr>
            <w:noProof/>
          </w:rPr>
          <w:fldChar w:fldCharType="end"/>
        </w:r>
      </w:p>
    </w:sdtContent>
  </w:sdt>
  <w:p w14:paraId="38692A3B" w14:textId="2CFC5146" w:rsidR="006939C8" w:rsidRDefault="006939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1F442" w14:textId="1C194723" w:rsidR="006939C8" w:rsidRPr="00A90C14" w:rsidRDefault="006939C8"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67"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6939C8" w:rsidRDefault="006939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018BC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01E5A"/>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30A5E"/>
    <w:multiLevelType w:val="multilevel"/>
    <w:tmpl w:val="BF5E297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F37F8"/>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19E0BB6"/>
    <w:multiLevelType w:val="hybridMultilevel"/>
    <w:tmpl w:val="000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5EB10A2"/>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8007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6F391D"/>
    <w:multiLevelType w:val="hybridMultilevel"/>
    <w:tmpl w:val="904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D46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4B3E8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D217FC"/>
    <w:multiLevelType w:val="hybridMultilevel"/>
    <w:tmpl w:val="E2CC672E"/>
    <w:lvl w:ilvl="0" w:tplc="8C947A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EE07A9"/>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15B213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26"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6A71A6"/>
    <w:multiLevelType w:val="hybridMultilevel"/>
    <w:tmpl w:val="50CC1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0"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BE745F"/>
    <w:multiLevelType w:val="hybridMultilevel"/>
    <w:tmpl w:val="5C6C32B8"/>
    <w:lvl w:ilvl="0" w:tplc="ECD08ECA">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F233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1F941F7"/>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9A09BD"/>
    <w:multiLevelType w:val="hybridMultilevel"/>
    <w:tmpl w:val="DE1095F4"/>
    <w:lvl w:ilvl="0" w:tplc="60868046">
      <w:start w:val="1"/>
      <w:numFmt w:val="decimal"/>
      <w:lvlText w:val="%1."/>
      <w:lvlJc w:val="left"/>
      <w:pPr>
        <w:ind w:left="720" w:hanging="360"/>
      </w:pPr>
      <w:rPr>
        <w:rFonts w:asciiTheme="majorBidi" w:hAnsiTheme="majorBidi" w:cstheme="majorBidi"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B682136"/>
    <w:multiLevelType w:val="hybridMultilevel"/>
    <w:tmpl w:val="4A3666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C0812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D69718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4D906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AA68C7"/>
    <w:multiLevelType w:val="hybridMultilevel"/>
    <w:tmpl w:val="C98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34589F"/>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3E5365E"/>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F82F06"/>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5" w15:restartNumberingAfterBreak="0">
    <w:nsid w:val="7A281474"/>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3F7D00"/>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8" w15:restartNumberingAfterBreak="0">
    <w:nsid w:val="7CCC5F3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9"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E6A016F"/>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1"/>
  </w:num>
  <w:num w:numId="2">
    <w:abstractNumId w:val="5"/>
  </w:num>
  <w:num w:numId="3">
    <w:abstractNumId w:val="29"/>
  </w:num>
  <w:num w:numId="4">
    <w:abstractNumId w:val="64"/>
  </w:num>
  <w:num w:numId="5">
    <w:abstractNumId w:val="43"/>
  </w:num>
  <w:num w:numId="6">
    <w:abstractNumId w:val="11"/>
  </w:num>
  <w:num w:numId="7">
    <w:abstractNumId w:val="69"/>
  </w:num>
  <w:num w:numId="8">
    <w:abstractNumId w:val="2"/>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9"/>
  </w:num>
  <w:num w:numId="10">
    <w:abstractNumId w:val="2"/>
  </w:num>
  <w:num w:numId="11">
    <w:abstractNumId w:val="17"/>
  </w:num>
  <w:num w:numId="12">
    <w:abstractNumId w:val="28"/>
  </w:num>
  <w:num w:numId="13">
    <w:abstractNumId w:val="2"/>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2"/>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46"/>
  </w:num>
  <w:num w:numId="16">
    <w:abstractNumId w:val="41"/>
  </w:num>
  <w:num w:numId="17">
    <w:abstractNumId w:val="36"/>
  </w:num>
  <w:num w:numId="18">
    <w:abstractNumId w:val="61"/>
  </w:num>
  <w:num w:numId="19">
    <w:abstractNumId w:val="54"/>
  </w:num>
  <w:num w:numId="20">
    <w:abstractNumId w:val="56"/>
  </w:num>
  <w:num w:numId="21">
    <w:abstractNumId w:val="48"/>
  </w:num>
  <w:num w:numId="22">
    <w:abstractNumId w:val="3"/>
  </w:num>
  <w:num w:numId="23">
    <w:abstractNumId w:val="44"/>
  </w:num>
  <w:num w:numId="24">
    <w:abstractNumId w:val="63"/>
  </w:num>
  <w:num w:numId="25">
    <w:abstractNumId w:val="8"/>
  </w:num>
  <w:num w:numId="26">
    <w:abstractNumId w:val="59"/>
  </w:num>
  <w:num w:numId="27">
    <w:abstractNumId w:val="52"/>
  </w:num>
  <w:num w:numId="28">
    <w:abstractNumId w:val="20"/>
  </w:num>
  <w:num w:numId="29">
    <w:abstractNumId w:val="50"/>
  </w:num>
  <w:num w:numId="30">
    <w:abstractNumId w:val="53"/>
  </w:num>
  <w:num w:numId="31">
    <w:abstractNumId w:val="7"/>
  </w:num>
  <w:num w:numId="32">
    <w:abstractNumId w:val="55"/>
  </w:num>
  <w:num w:numId="33">
    <w:abstractNumId w:val="45"/>
  </w:num>
  <w:num w:numId="34">
    <w:abstractNumId w:val="30"/>
  </w:num>
  <w:num w:numId="35">
    <w:abstractNumId w:val="16"/>
  </w:num>
  <w:num w:numId="36">
    <w:abstractNumId w:val="58"/>
  </w:num>
  <w:num w:numId="37">
    <w:abstractNumId w:val="26"/>
  </w:num>
  <w:num w:numId="38">
    <w:abstractNumId w:val="25"/>
  </w:num>
  <w:num w:numId="39">
    <w:abstractNumId w:val="32"/>
  </w:num>
  <w:num w:numId="40">
    <w:abstractNumId w:val="37"/>
  </w:num>
  <w:num w:numId="41">
    <w:abstractNumId w:val="66"/>
  </w:num>
  <w:num w:numId="42">
    <w:abstractNumId w:val="60"/>
  </w:num>
  <w:num w:numId="43">
    <w:abstractNumId w:val="27"/>
  </w:num>
  <w:num w:numId="44">
    <w:abstractNumId w:val="51"/>
  </w:num>
  <w:num w:numId="45">
    <w:abstractNumId w:val="57"/>
  </w:num>
  <w:num w:numId="46">
    <w:abstractNumId w:val="15"/>
  </w:num>
  <w:num w:numId="47">
    <w:abstractNumId w:val="12"/>
  </w:num>
  <w:num w:numId="48">
    <w:abstractNumId w:val="12"/>
  </w:num>
  <w:num w:numId="49">
    <w:abstractNumId w:val="12"/>
  </w:num>
  <w:num w:numId="50">
    <w:abstractNumId w:val="12"/>
  </w:num>
  <w:num w:numId="51">
    <w:abstractNumId w:val="12"/>
  </w:num>
  <w:num w:numId="52">
    <w:abstractNumId w:val="12"/>
  </w:num>
  <w:num w:numId="53">
    <w:abstractNumId w:val="12"/>
  </w:num>
  <w:num w:numId="54">
    <w:abstractNumId w:val="12"/>
  </w:num>
  <w:num w:numId="55">
    <w:abstractNumId w:val="12"/>
  </w:num>
  <w:num w:numId="56">
    <w:abstractNumId w:val="12"/>
  </w:num>
  <w:num w:numId="57">
    <w:abstractNumId w:val="42"/>
  </w:num>
  <w:num w:numId="58">
    <w:abstractNumId w:val="47"/>
  </w:num>
  <w:num w:numId="59">
    <w:abstractNumId w:val="19"/>
  </w:num>
  <w:num w:numId="60">
    <w:abstractNumId w:val="65"/>
  </w:num>
  <w:num w:numId="61">
    <w:abstractNumId w:val="10"/>
  </w:num>
  <w:num w:numId="62">
    <w:abstractNumId w:val="49"/>
  </w:num>
  <w:num w:numId="63">
    <w:abstractNumId w:val="24"/>
  </w:num>
  <w:num w:numId="64">
    <w:abstractNumId w:val="13"/>
  </w:num>
  <w:num w:numId="65">
    <w:abstractNumId w:val="22"/>
  </w:num>
  <w:num w:numId="66">
    <w:abstractNumId w:val="68"/>
  </w:num>
  <w:num w:numId="67">
    <w:abstractNumId w:val="18"/>
  </w:num>
  <w:num w:numId="68">
    <w:abstractNumId w:val="39"/>
  </w:num>
  <w:num w:numId="69">
    <w:abstractNumId w:val="67"/>
  </w:num>
  <w:num w:numId="70">
    <w:abstractNumId w:val="62"/>
  </w:num>
  <w:num w:numId="71">
    <w:abstractNumId w:val="6"/>
  </w:num>
  <w:num w:numId="72">
    <w:abstractNumId w:val="70"/>
  </w:num>
  <w:num w:numId="73">
    <w:abstractNumId w:val="38"/>
  </w:num>
  <w:num w:numId="74">
    <w:abstractNumId w:val="33"/>
  </w:num>
  <w:num w:numId="75">
    <w:abstractNumId w:val="14"/>
  </w:num>
  <w:num w:numId="76">
    <w:abstractNumId w:val="40"/>
  </w:num>
  <w:num w:numId="77">
    <w:abstractNumId w:val="1"/>
  </w:num>
  <w:num w:numId="78">
    <w:abstractNumId w:val="23"/>
  </w:num>
  <w:num w:numId="79">
    <w:abstractNumId w:val="31"/>
  </w:num>
  <w:num w:numId="80">
    <w:abstractNumId w:val="4"/>
  </w:num>
  <w:num w:numId="81">
    <w:abstractNumId w:val="34"/>
  </w:num>
  <w:num w:numId="82">
    <w:abstractNumId w:val="0"/>
  </w:num>
  <w:num w:numId="83">
    <w:abstractNumId w:val="35"/>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raham Yosipof">
    <w15:presenceInfo w15:providerId="None" w15:userId="Abraham Yosipof"/>
  </w15:person>
  <w15:person w15:author="Shy Alon">
    <w15:presenceInfo w15:providerId="None" w15:userId="Shy Al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wMjI2MjE2NjE0NzRX0lEKTi0uzszPAykwrAUAdwmdXywAAAA="/>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06A99"/>
    <w:rsid w:val="00010C54"/>
    <w:rsid w:val="00012229"/>
    <w:rsid w:val="0001290E"/>
    <w:rsid w:val="00016323"/>
    <w:rsid w:val="00016383"/>
    <w:rsid w:val="00020BA2"/>
    <w:rsid w:val="0002259B"/>
    <w:rsid w:val="00023D53"/>
    <w:rsid w:val="00031AF1"/>
    <w:rsid w:val="00031B18"/>
    <w:rsid w:val="00034CEA"/>
    <w:rsid w:val="0003667C"/>
    <w:rsid w:val="00040E51"/>
    <w:rsid w:val="00042130"/>
    <w:rsid w:val="000447CC"/>
    <w:rsid w:val="00046575"/>
    <w:rsid w:val="000508ED"/>
    <w:rsid w:val="0005114B"/>
    <w:rsid w:val="00052903"/>
    <w:rsid w:val="00057E98"/>
    <w:rsid w:val="00060F64"/>
    <w:rsid w:val="00061DDB"/>
    <w:rsid w:val="000644CE"/>
    <w:rsid w:val="000645D7"/>
    <w:rsid w:val="00065FEA"/>
    <w:rsid w:val="00066A9D"/>
    <w:rsid w:val="00066DF3"/>
    <w:rsid w:val="00067CAE"/>
    <w:rsid w:val="00074C8B"/>
    <w:rsid w:val="000776FB"/>
    <w:rsid w:val="00080C3D"/>
    <w:rsid w:val="0008166F"/>
    <w:rsid w:val="000830DF"/>
    <w:rsid w:val="000856D0"/>
    <w:rsid w:val="00086B96"/>
    <w:rsid w:val="000903BA"/>
    <w:rsid w:val="0009123C"/>
    <w:rsid w:val="00093DD5"/>
    <w:rsid w:val="00097201"/>
    <w:rsid w:val="000977F9"/>
    <w:rsid w:val="000A1578"/>
    <w:rsid w:val="000A30E4"/>
    <w:rsid w:val="000A3332"/>
    <w:rsid w:val="000A453D"/>
    <w:rsid w:val="000A4949"/>
    <w:rsid w:val="000A5E43"/>
    <w:rsid w:val="000A5EA7"/>
    <w:rsid w:val="000A6716"/>
    <w:rsid w:val="000B2401"/>
    <w:rsid w:val="000B317B"/>
    <w:rsid w:val="000B490F"/>
    <w:rsid w:val="000B7441"/>
    <w:rsid w:val="000C1413"/>
    <w:rsid w:val="000C14AD"/>
    <w:rsid w:val="000C27A5"/>
    <w:rsid w:val="000C33D3"/>
    <w:rsid w:val="000C6CF7"/>
    <w:rsid w:val="000D005B"/>
    <w:rsid w:val="000D0C3D"/>
    <w:rsid w:val="000D108A"/>
    <w:rsid w:val="000D45AB"/>
    <w:rsid w:val="000D5F45"/>
    <w:rsid w:val="000E10DC"/>
    <w:rsid w:val="000E2114"/>
    <w:rsid w:val="000E2C3B"/>
    <w:rsid w:val="000E3F9F"/>
    <w:rsid w:val="000E66C5"/>
    <w:rsid w:val="000F113B"/>
    <w:rsid w:val="000F2955"/>
    <w:rsid w:val="000F4833"/>
    <w:rsid w:val="000F4BE8"/>
    <w:rsid w:val="000F4FEF"/>
    <w:rsid w:val="000F5381"/>
    <w:rsid w:val="000F5A8F"/>
    <w:rsid w:val="00102D09"/>
    <w:rsid w:val="0010465A"/>
    <w:rsid w:val="00105B32"/>
    <w:rsid w:val="00107CD4"/>
    <w:rsid w:val="001139BF"/>
    <w:rsid w:val="001145ED"/>
    <w:rsid w:val="0011773D"/>
    <w:rsid w:val="00117CB5"/>
    <w:rsid w:val="00117E8F"/>
    <w:rsid w:val="001204AB"/>
    <w:rsid w:val="001215D3"/>
    <w:rsid w:val="00124DA0"/>
    <w:rsid w:val="00124F55"/>
    <w:rsid w:val="00126772"/>
    <w:rsid w:val="00130419"/>
    <w:rsid w:val="001312EF"/>
    <w:rsid w:val="00134A43"/>
    <w:rsid w:val="00134F74"/>
    <w:rsid w:val="001412A4"/>
    <w:rsid w:val="00144BDE"/>
    <w:rsid w:val="001510A0"/>
    <w:rsid w:val="00151222"/>
    <w:rsid w:val="00151403"/>
    <w:rsid w:val="00151961"/>
    <w:rsid w:val="00151AA8"/>
    <w:rsid w:val="00152594"/>
    <w:rsid w:val="001537C8"/>
    <w:rsid w:val="00160EBC"/>
    <w:rsid w:val="00161134"/>
    <w:rsid w:val="00163D51"/>
    <w:rsid w:val="001647B7"/>
    <w:rsid w:val="0016482A"/>
    <w:rsid w:val="001648D8"/>
    <w:rsid w:val="00165450"/>
    <w:rsid w:val="00165CF4"/>
    <w:rsid w:val="001669C8"/>
    <w:rsid w:val="001673A3"/>
    <w:rsid w:val="00167BA4"/>
    <w:rsid w:val="00174834"/>
    <w:rsid w:val="001749D7"/>
    <w:rsid w:val="00175E29"/>
    <w:rsid w:val="00176EED"/>
    <w:rsid w:val="00177186"/>
    <w:rsid w:val="00184F66"/>
    <w:rsid w:val="00185BBB"/>
    <w:rsid w:val="00185D79"/>
    <w:rsid w:val="001935C3"/>
    <w:rsid w:val="00193FE6"/>
    <w:rsid w:val="00197676"/>
    <w:rsid w:val="00197C16"/>
    <w:rsid w:val="001A0194"/>
    <w:rsid w:val="001A0446"/>
    <w:rsid w:val="001A09AF"/>
    <w:rsid w:val="001A0CDB"/>
    <w:rsid w:val="001A1386"/>
    <w:rsid w:val="001A14EF"/>
    <w:rsid w:val="001A55AD"/>
    <w:rsid w:val="001A67C8"/>
    <w:rsid w:val="001B158D"/>
    <w:rsid w:val="001B539D"/>
    <w:rsid w:val="001B5502"/>
    <w:rsid w:val="001B6659"/>
    <w:rsid w:val="001B6BD6"/>
    <w:rsid w:val="001B7A05"/>
    <w:rsid w:val="001C0A2A"/>
    <w:rsid w:val="001C0A8A"/>
    <w:rsid w:val="001C4619"/>
    <w:rsid w:val="001C66D8"/>
    <w:rsid w:val="001D5436"/>
    <w:rsid w:val="001D635C"/>
    <w:rsid w:val="001D67AC"/>
    <w:rsid w:val="001D74BA"/>
    <w:rsid w:val="001D7756"/>
    <w:rsid w:val="001D7AB8"/>
    <w:rsid w:val="001E064E"/>
    <w:rsid w:val="001E252E"/>
    <w:rsid w:val="001E5FAF"/>
    <w:rsid w:val="001E6394"/>
    <w:rsid w:val="001E7485"/>
    <w:rsid w:val="001E7767"/>
    <w:rsid w:val="001F192B"/>
    <w:rsid w:val="001F2D13"/>
    <w:rsid w:val="001F4519"/>
    <w:rsid w:val="001F5593"/>
    <w:rsid w:val="001F5626"/>
    <w:rsid w:val="001F5C66"/>
    <w:rsid w:val="001F63C8"/>
    <w:rsid w:val="001F64CF"/>
    <w:rsid w:val="00203C6B"/>
    <w:rsid w:val="00203DC5"/>
    <w:rsid w:val="0020765A"/>
    <w:rsid w:val="00212869"/>
    <w:rsid w:val="002140F8"/>
    <w:rsid w:val="0021734A"/>
    <w:rsid w:val="002226D8"/>
    <w:rsid w:val="00223083"/>
    <w:rsid w:val="00224604"/>
    <w:rsid w:val="00225A72"/>
    <w:rsid w:val="00225CC3"/>
    <w:rsid w:val="00230DA2"/>
    <w:rsid w:val="0023195C"/>
    <w:rsid w:val="00231FDD"/>
    <w:rsid w:val="00236EBA"/>
    <w:rsid w:val="00241B40"/>
    <w:rsid w:val="00242AA9"/>
    <w:rsid w:val="002435D4"/>
    <w:rsid w:val="00244543"/>
    <w:rsid w:val="00245218"/>
    <w:rsid w:val="00247C0F"/>
    <w:rsid w:val="00250C90"/>
    <w:rsid w:val="002528DF"/>
    <w:rsid w:val="00254202"/>
    <w:rsid w:val="002548DD"/>
    <w:rsid w:val="00257F4F"/>
    <w:rsid w:val="0026028E"/>
    <w:rsid w:val="0026070C"/>
    <w:rsid w:val="00260A6E"/>
    <w:rsid w:val="00262ED0"/>
    <w:rsid w:val="002650E0"/>
    <w:rsid w:val="00265C69"/>
    <w:rsid w:val="00266940"/>
    <w:rsid w:val="00267054"/>
    <w:rsid w:val="002677C1"/>
    <w:rsid w:val="00270339"/>
    <w:rsid w:val="00270393"/>
    <w:rsid w:val="00271763"/>
    <w:rsid w:val="002731A6"/>
    <w:rsid w:val="00273FE5"/>
    <w:rsid w:val="00276384"/>
    <w:rsid w:val="00280067"/>
    <w:rsid w:val="00280972"/>
    <w:rsid w:val="00281E88"/>
    <w:rsid w:val="00284CBA"/>
    <w:rsid w:val="00293A26"/>
    <w:rsid w:val="0029672C"/>
    <w:rsid w:val="0029679F"/>
    <w:rsid w:val="002A0552"/>
    <w:rsid w:val="002A0C90"/>
    <w:rsid w:val="002A239B"/>
    <w:rsid w:val="002A3360"/>
    <w:rsid w:val="002A3F9D"/>
    <w:rsid w:val="002A498D"/>
    <w:rsid w:val="002A63EA"/>
    <w:rsid w:val="002B15F0"/>
    <w:rsid w:val="002B2783"/>
    <w:rsid w:val="002B64E5"/>
    <w:rsid w:val="002B7A66"/>
    <w:rsid w:val="002C0E1F"/>
    <w:rsid w:val="002C39B9"/>
    <w:rsid w:val="002C4B9B"/>
    <w:rsid w:val="002C55CF"/>
    <w:rsid w:val="002D41D4"/>
    <w:rsid w:val="002D509A"/>
    <w:rsid w:val="002D6574"/>
    <w:rsid w:val="002D6D51"/>
    <w:rsid w:val="002E6C00"/>
    <w:rsid w:val="002E6DB3"/>
    <w:rsid w:val="002F0434"/>
    <w:rsid w:val="003009C3"/>
    <w:rsid w:val="00306983"/>
    <w:rsid w:val="0030788D"/>
    <w:rsid w:val="003102B7"/>
    <w:rsid w:val="003102FC"/>
    <w:rsid w:val="003159D3"/>
    <w:rsid w:val="00316094"/>
    <w:rsid w:val="00316524"/>
    <w:rsid w:val="00316821"/>
    <w:rsid w:val="00322957"/>
    <w:rsid w:val="00327EE1"/>
    <w:rsid w:val="0033475F"/>
    <w:rsid w:val="00334DF0"/>
    <w:rsid w:val="003359CE"/>
    <w:rsid w:val="0033624C"/>
    <w:rsid w:val="00340B05"/>
    <w:rsid w:val="00343EBD"/>
    <w:rsid w:val="00345837"/>
    <w:rsid w:val="00345A98"/>
    <w:rsid w:val="00346A5F"/>
    <w:rsid w:val="00357A7B"/>
    <w:rsid w:val="00357C98"/>
    <w:rsid w:val="003607E9"/>
    <w:rsid w:val="003608F0"/>
    <w:rsid w:val="003619ED"/>
    <w:rsid w:val="00362E32"/>
    <w:rsid w:val="003641D7"/>
    <w:rsid w:val="00365CF9"/>
    <w:rsid w:val="003671C9"/>
    <w:rsid w:val="00370512"/>
    <w:rsid w:val="003710A6"/>
    <w:rsid w:val="003715C9"/>
    <w:rsid w:val="0037167E"/>
    <w:rsid w:val="00372164"/>
    <w:rsid w:val="003725B6"/>
    <w:rsid w:val="0037492E"/>
    <w:rsid w:val="00374F8C"/>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3E5F"/>
    <w:rsid w:val="003D4916"/>
    <w:rsid w:val="003D707F"/>
    <w:rsid w:val="003D7A4C"/>
    <w:rsid w:val="003E36DA"/>
    <w:rsid w:val="003E5C0E"/>
    <w:rsid w:val="003E6B83"/>
    <w:rsid w:val="003F21D2"/>
    <w:rsid w:val="003F2DE9"/>
    <w:rsid w:val="003F3B18"/>
    <w:rsid w:val="003F6C5F"/>
    <w:rsid w:val="003F7936"/>
    <w:rsid w:val="00406795"/>
    <w:rsid w:val="00407913"/>
    <w:rsid w:val="00410DA7"/>
    <w:rsid w:val="0041186D"/>
    <w:rsid w:val="00411A30"/>
    <w:rsid w:val="004146FE"/>
    <w:rsid w:val="00414D1B"/>
    <w:rsid w:val="00417293"/>
    <w:rsid w:val="00422009"/>
    <w:rsid w:val="00427F34"/>
    <w:rsid w:val="00431B07"/>
    <w:rsid w:val="00431DE6"/>
    <w:rsid w:val="00434464"/>
    <w:rsid w:val="00440FB8"/>
    <w:rsid w:val="00445F59"/>
    <w:rsid w:val="00460628"/>
    <w:rsid w:val="004647BC"/>
    <w:rsid w:val="004652BF"/>
    <w:rsid w:val="004661BB"/>
    <w:rsid w:val="00466403"/>
    <w:rsid w:val="0046772B"/>
    <w:rsid w:val="00467AE7"/>
    <w:rsid w:val="00474438"/>
    <w:rsid w:val="00477868"/>
    <w:rsid w:val="00477E0C"/>
    <w:rsid w:val="00480823"/>
    <w:rsid w:val="00480830"/>
    <w:rsid w:val="0048215E"/>
    <w:rsid w:val="004828B3"/>
    <w:rsid w:val="0048648B"/>
    <w:rsid w:val="004864C6"/>
    <w:rsid w:val="0048660F"/>
    <w:rsid w:val="004866F5"/>
    <w:rsid w:val="00486DF9"/>
    <w:rsid w:val="0048744F"/>
    <w:rsid w:val="00490492"/>
    <w:rsid w:val="0049095E"/>
    <w:rsid w:val="00492245"/>
    <w:rsid w:val="0049525F"/>
    <w:rsid w:val="004A1EA9"/>
    <w:rsid w:val="004A2417"/>
    <w:rsid w:val="004A3772"/>
    <w:rsid w:val="004A4286"/>
    <w:rsid w:val="004B0FDB"/>
    <w:rsid w:val="004B14C5"/>
    <w:rsid w:val="004B19A3"/>
    <w:rsid w:val="004B3C13"/>
    <w:rsid w:val="004B43E0"/>
    <w:rsid w:val="004B6004"/>
    <w:rsid w:val="004B6266"/>
    <w:rsid w:val="004C10FD"/>
    <w:rsid w:val="004C3556"/>
    <w:rsid w:val="004C6F6F"/>
    <w:rsid w:val="004D0501"/>
    <w:rsid w:val="004D1D4C"/>
    <w:rsid w:val="004D26AF"/>
    <w:rsid w:val="004D2F71"/>
    <w:rsid w:val="004D3BAD"/>
    <w:rsid w:val="004D7EBC"/>
    <w:rsid w:val="004E339D"/>
    <w:rsid w:val="004E36CB"/>
    <w:rsid w:val="004E4E17"/>
    <w:rsid w:val="004E62A7"/>
    <w:rsid w:val="004E7A26"/>
    <w:rsid w:val="004F2E94"/>
    <w:rsid w:val="004F3365"/>
    <w:rsid w:val="004F3C7D"/>
    <w:rsid w:val="004F5000"/>
    <w:rsid w:val="005003EC"/>
    <w:rsid w:val="00500F64"/>
    <w:rsid w:val="00503250"/>
    <w:rsid w:val="00503FDE"/>
    <w:rsid w:val="005047E3"/>
    <w:rsid w:val="005078D6"/>
    <w:rsid w:val="0051273B"/>
    <w:rsid w:val="00512A4F"/>
    <w:rsid w:val="00513344"/>
    <w:rsid w:val="005151ED"/>
    <w:rsid w:val="0051625D"/>
    <w:rsid w:val="00516CBF"/>
    <w:rsid w:val="00522E40"/>
    <w:rsid w:val="00532EE6"/>
    <w:rsid w:val="00533D55"/>
    <w:rsid w:val="005348D2"/>
    <w:rsid w:val="00535843"/>
    <w:rsid w:val="005366B8"/>
    <w:rsid w:val="00540016"/>
    <w:rsid w:val="00540345"/>
    <w:rsid w:val="00541988"/>
    <w:rsid w:val="005442E2"/>
    <w:rsid w:val="00547196"/>
    <w:rsid w:val="00547E74"/>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039"/>
    <w:rsid w:val="0058069E"/>
    <w:rsid w:val="00580B6E"/>
    <w:rsid w:val="00583AFA"/>
    <w:rsid w:val="0058509D"/>
    <w:rsid w:val="00585461"/>
    <w:rsid w:val="005905DE"/>
    <w:rsid w:val="00592721"/>
    <w:rsid w:val="00594F34"/>
    <w:rsid w:val="0059554B"/>
    <w:rsid w:val="00595781"/>
    <w:rsid w:val="005A1CB7"/>
    <w:rsid w:val="005A48B1"/>
    <w:rsid w:val="005A5609"/>
    <w:rsid w:val="005A6118"/>
    <w:rsid w:val="005A7E23"/>
    <w:rsid w:val="005B1ACF"/>
    <w:rsid w:val="005B1C21"/>
    <w:rsid w:val="005C2C0A"/>
    <w:rsid w:val="005C79C1"/>
    <w:rsid w:val="005D2CA6"/>
    <w:rsid w:val="005D66B0"/>
    <w:rsid w:val="005D7B47"/>
    <w:rsid w:val="005F0382"/>
    <w:rsid w:val="005F0CD2"/>
    <w:rsid w:val="005F1B61"/>
    <w:rsid w:val="005F3D5A"/>
    <w:rsid w:val="005F7E88"/>
    <w:rsid w:val="006016DF"/>
    <w:rsid w:val="0060222D"/>
    <w:rsid w:val="00602B15"/>
    <w:rsid w:val="00606C50"/>
    <w:rsid w:val="00607D67"/>
    <w:rsid w:val="0061024D"/>
    <w:rsid w:val="00611091"/>
    <w:rsid w:val="00611CB9"/>
    <w:rsid w:val="00615B13"/>
    <w:rsid w:val="00616B44"/>
    <w:rsid w:val="00620BB5"/>
    <w:rsid w:val="00623FEC"/>
    <w:rsid w:val="00627EF0"/>
    <w:rsid w:val="00630153"/>
    <w:rsid w:val="00631484"/>
    <w:rsid w:val="00632679"/>
    <w:rsid w:val="00633D10"/>
    <w:rsid w:val="00634862"/>
    <w:rsid w:val="0063597C"/>
    <w:rsid w:val="00636A26"/>
    <w:rsid w:val="00637DA5"/>
    <w:rsid w:val="00642888"/>
    <w:rsid w:val="00647193"/>
    <w:rsid w:val="00650532"/>
    <w:rsid w:val="00655EBA"/>
    <w:rsid w:val="0065659E"/>
    <w:rsid w:val="00656C3E"/>
    <w:rsid w:val="00663BA5"/>
    <w:rsid w:val="006642DB"/>
    <w:rsid w:val="00667AF0"/>
    <w:rsid w:val="00675F80"/>
    <w:rsid w:val="006762D5"/>
    <w:rsid w:val="00684E63"/>
    <w:rsid w:val="00684EF7"/>
    <w:rsid w:val="006876C1"/>
    <w:rsid w:val="0069002A"/>
    <w:rsid w:val="0069137B"/>
    <w:rsid w:val="00692F28"/>
    <w:rsid w:val="006939C8"/>
    <w:rsid w:val="00694BE3"/>
    <w:rsid w:val="00695C4F"/>
    <w:rsid w:val="00696AE8"/>
    <w:rsid w:val="006A3F0C"/>
    <w:rsid w:val="006A70F1"/>
    <w:rsid w:val="006A7157"/>
    <w:rsid w:val="006B1AD5"/>
    <w:rsid w:val="006B32C4"/>
    <w:rsid w:val="006B3C0C"/>
    <w:rsid w:val="006B59F0"/>
    <w:rsid w:val="006B6595"/>
    <w:rsid w:val="006B7427"/>
    <w:rsid w:val="006C00C4"/>
    <w:rsid w:val="006C181E"/>
    <w:rsid w:val="006C26D1"/>
    <w:rsid w:val="006C2BB3"/>
    <w:rsid w:val="006C38B9"/>
    <w:rsid w:val="006C3932"/>
    <w:rsid w:val="006C5273"/>
    <w:rsid w:val="006C5698"/>
    <w:rsid w:val="006C6931"/>
    <w:rsid w:val="006C72CC"/>
    <w:rsid w:val="006D058A"/>
    <w:rsid w:val="006D162A"/>
    <w:rsid w:val="006D35D0"/>
    <w:rsid w:val="006D3E22"/>
    <w:rsid w:val="006E13EE"/>
    <w:rsid w:val="006E2444"/>
    <w:rsid w:val="006E2ED1"/>
    <w:rsid w:val="006E407D"/>
    <w:rsid w:val="006E449C"/>
    <w:rsid w:val="006E4C32"/>
    <w:rsid w:val="006E51CC"/>
    <w:rsid w:val="006E6095"/>
    <w:rsid w:val="006E66A3"/>
    <w:rsid w:val="006F0700"/>
    <w:rsid w:val="006F3D4D"/>
    <w:rsid w:val="006F5120"/>
    <w:rsid w:val="006F66C7"/>
    <w:rsid w:val="00703955"/>
    <w:rsid w:val="00704509"/>
    <w:rsid w:val="007050FE"/>
    <w:rsid w:val="0070512C"/>
    <w:rsid w:val="00706A3A"/>
    <w:rsid w:val="007073BD"/>
    <w:rsid w:val="00710E12"/>
    <w:rsid w:val="00711435"/>
    <w:rsid w:val="00711853"/>
    <w:rsid w:val="00713C4D"/>
    <w:rsid w:val="00713F21"/>
    <w:rsid w:val="0071415D"/>
    <w:rsid w:val="00714B61"/>
    <w:rsid w:val="00716A3D"/>
    <w:rsid w:val="0072035E"/>
    <w:rsid w:val="0072562E"/>
    <w:rsid w:val="00725A78"/>
    <w:rsid w:val="00725E06"/>
    <w:rsid w:val="007273C8"/>
    <w:rsid w:val="00732CDE"/>
    <w:rsid w:val="0073520B"/>
    <w:rsid w:val="007354DD"/>
    <w:rsid w:val="00743133"/>
    <w:rsid w:val="00745F14"/>
    <w:rsid w:val="00747BAA"/>
    <w:rsid w:val="00754876"/>
    <w:rsid w:val="007647BD"/>
    <w:rsid w:val="00766FA1"/>
    <w:rsid w:val="0076705B"/>
    <w:rsid w:val="007736E2"/>
    <w:rsid w:val="00774E78"/>
    <w:rsid w:val="0077632E"/>
    <w:rsid w:val="007810E8"/>
    <w:rsid w:val="00783E02"/>
    <w:rsid w:val="00784B55"/>
    <w:rsid w:val="00786461"/>
    <w:rsid w:val="007903AD"/>
    <w:rsid w:val="00790947"/>
    <w:rsid w:val="007910A5"/>
    <w:rsid w:val="00791506"/>
    <w:rsid w:val="007918B7"/>
    <w:rsid w:val="00791CDC"/>
    <w:rsid w:val="00792538"/>
    <w:rsid w:val="007A1597"/>
    <w:rsid w:val="007A22DB"/>
    <w:rsid w:val="007A2901"/>
    <w:rsid w:val="007A2B64"/>
    <w:rsid w:val="007A500F"/>
    <w:rsid w:val="007B07F6"/>
    <w:rsid w:val="007B0953"/>
    <w:rsid w:val="007B0F20"/>
    <w:rsid w:val="007B296B"/>
    <w:rsid w:val="007B375F"/>
    <w:rsid w:val="007B42C5"/>
    <w:rsid w:val="007B5509"/>
    <w:rsid w:val="007C1969"/>
    <w:rsid w:val="007C37C6"/>
    <w:rsid w:val="007C39B9"/>
    <w:rsid w:val="007C7C65"/>
    <w:rsid w:val="007D02CA"/>
    <w:rsid w:val="007D068E"/>
    <w:rsid w:val="007D0DEC"/>
    <w:rsid w:val="007D27C1"/>
    <w:rsid w:val="007D3EC5"/>
    <w:rsid w:val="007D434E"/>
    <w:rsid w:val="007D460B"/>
    <w:rsid w:val="007E1979"/>
    <w:rsid w:val="007E1DAE"/>
    <w:rsid w:val="007E40C3"/>
    <w:rsid w:val="007E48FE"/>
    <w:rsid w:val="007E4EE1"/>
    <w:rsid w:val="007E6234"/>
    <w:rsid w:val="007E633A"/>
    <w:rsid w:val="007E7D2C"/>
    <w:rsid w:val="007F4197"/>
    <w:rsid w:val="007F44AB"/>
    <w:rsid w:val="0080054E"/>
    <w:rsid w:val="00802AFE"/>
    <w:rsid w:val="00802D29"/>
    <w:rsid w:val="00802FE6"/>
    <w:rsid w:val="0080351A"/>
    <w:rsid w:val="008050CD"/>
    <w:rsid w:val="0081006F"/>
    <w:rsid w:val="008119E0"/>
    <w:rsid w:val="008170D4"/>
    <w:rsid w:val="00820CCC"/>
    <w:rsid w:val="008260EB"/>
    <w:rsid w:val="0082699C"/>
    <w:rsid w:val="00826B66"/>
    <w:rsid w:val="00827C24"/>
    <w:rsid w:val="00837B47"/>
    <w:rsid w:val="00841661"/>
    <w:rsid w:val="008421D9"/>
    <w:rsid w:val="00846B10"/>
    <w:rsid w:val="00847729"/>
    <w:rsid w:val="00850CAA"/>
    <w:rsid w:val="00851A08"/>
    <w:rsid w:val="00851E76"/>
    <w:rsid w:val="008536D9"/>
    <w:rsid w:val="00855422"/>
    <w:rsid w:val="0085633B"/>
    <w:rsid w:val="00856EC7"/>
    <w:rsid w:val="00861A77"/>
    <w:rsid w:val="008664E6"/>
    <w:rsid w:val="008711EF"/>
    <w:rsid w:val="008712FD"/>
    <w:rsid w:val="00872577"/>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4971"/>
    <w:rsid w:val="008F5CAB"/>
    <w:rsid w:val="008F7007"/>
    <w:rsid w:val="009038F0"/>
    <w:rsid w:val="00906680"/>
    <w:rsid w:val="00906D0F"/>
    <w:rsid w:val="00910737"/>
    <w:rsid w:val="00910F48"/>
    <w:rsid w:val="009120B4"/>
    <w:rsid w:val="00912597"/>
    <w:rsid w:val="00912EDB"/>
    <w:rsid w:val="00916080"/>
    <w:rsid w:val="00916194"/>
    <w:rsid w:val="0091671C"/>
    <w:rsid w:val="00916802"/>
    <w:rsid w:val="00917992"/>
    <w:rsid w:val="00921C81"/>
    <w:rsid w:val="00925B27"/>
    <w:rsid w:val="00927183"/>
    <w:rsid w:val="00927729"/>
    <w:rsid w:val="0093011B"/>
    <w:rsid w:val="00930317"/>
    <w:rsid w:val="00930D92"/>
    <w:rsid w:val="0093169B"/>
    <w:rsid w:val="0093249C"/>
    <w:rsid w:val="009324C3"/>
    <w:rsid w:val="00932E5B"/>
    <w:rsid w:val="009341E5"/>
    <w:rsid w:val="00934F66"/>
    <w:rsid w:val="00936097"/>
    <w:rsid w:val="00937424"/>
    <w:rsid w:val="00942C46"/>
    <w:rsid w:val="00944111"/>
    <w:rsid w:val="00946890"/>
    <w:rsid w:val="00946C18"/>
    <w:rsid w:val="00947E69"/>
    <w:rsid w:val="009500A1"/>
    <w:rsid w:val="0095113F"/>
    <w:rsid w:val="009516D9"/>
    <w:rsid w:val="0095192B"/>
    <w:rsid w:val="00952FA5"/>
    <w:rsid w:val="00966403"/>
    <w:rsid w:val="009671E1"/>
    <w:rsid w:val="009701BE"/>
    <w:rsid w:val="00972723"/>
    <w:rsid w:val="009728A1"/>
    <w:rsid w:val="00976468"/>
    <w:rsid w:val="009765B9"/>
    <w:rsid w:val="00977720"/>
    <w:rsid w:val="00977C86"/>
    <w:rsid w:val="0098070D"/>
    <w:rsid w:val="00982331"/>
    <w:rsid w:val="009836A6"/>
    <w:rsid w:val="00983F95"/>
    <w:rsid w:val="0098774D"/>
    <w:rsid w:val="00993FD6"/>
    <w:rsid w:val="00994722"/>
    <w:rsid w:val="00994E2D"/>
    <w:rsid w:val="009968A1"/>
    <w:rsid w:val="00996E79"/>
    <w:rsid w:val="00996EF5"/>
    <w:rsid w:val="00996FDB"/>
    <w:rsid w:val="009A0EEA"/>
    <w:rsid w:val="009A1980"/>
    <w:rsid w:val="009A312C"/>
    <w:rsid w:val="009A58F7"/>
    <w:rsid w:val="009A7825"/>
    <w:rsid w:val="009A794F"/>
    <w:rsid w:val="009B0DC2"/>
    <w:rsid w:val="009B1370"/>
    <w:rsid w:val="009B1B1A"/>
    <w:rsid w:val="009B1C74"/>
    <w:rsid w:val="009B1FD6"/>
    <w:rsid w:val="009B31B6"/>
    <w:rsid w:val="009B45ED"/>
    <w:rsid w:val="009B46C6"/>
    <w:rsid w:val="009B4DF2"/>
    <w:rsid w:val="009B527E"/>
    <w:rsid w:val="009B7AB5"/>
    <w:rsid w:val="009C5E13"/>
    <w:rsid w:val="009C5EAE"/>
    <w:rsid w:val="009C635B"/>
    <w:rsid w:val="009C7C05"/>
    <w:rsid w:val="009D21DF"/>
    <w:rsid w:val="009D2F91"/>
    <w:rsid w:val="009D310E"/>
    <w:rsid w:val="009D3161"/>
    <w:rsid w:val="009D31CD"/>
    <w:rsid w:val="009D4315"/>
    <w:rsid w:val="009D47C8"/>
    <w:rsid w:val="009E2579"/>
    <w:rsid w:val="009E2DFD"/>
    <w:rsid w:val="009F0AAF"/>
    <w:rsid w:val="009F0C87"/>
    <w:rsid w:val="00A02850"/>
    <w:rsid w:val="00A02A89"/>
    <w:rsid w:val="00A03DEC"/>
    <w:rsid w:val="00A03E18"/>
    <w:rsid w:val="00A04323"/>
    <w:rsid w:val="00A05084"/>
    <w:rsid w:val="00A05E74"/>
    <w:rsid w:val="00A061DA"/>
    <w:rsid w:val="00A10474"/>
    <w:rsid w:val="00A12891"/>
    <w:rsid w:val="00A15B6F"/>
    <w:rsid w:val="00A2148F"/>
    <w:rsid w:val="00A33B29"/>
    <w:rsid w:val="00A364FB"/>
    <w:rsid w:val="00A40D49"/>
    <w:rsid w:val="00A4326F"/>
    <w:rsid w:val="00A433F1"/>
    <w:rsid w:val="00A456E8"/>
    <w:rsid w:val="00A45D6F"/>
    <w:rsid w:val="00A4641C"/>
    <w:rsid w:val="00A50E3F"/>
    <w:rsid w:val="00A522A1"/>
    <w:rsid w:val="00A55ABD"/>
    <w:rsid w:val="00A55DF3"/>
    <w:rsid w:val="00A60730"/>
    <w:rsid w:val="00A60E71"/>
    <w:rsid w:val="00A64F0A"/>
    <w:rsid w:val="00A714AD"/>
    <w:rsid w:val="00A743E1"/>
    <w:rsid w:val="00A822B3"/>
    <w:rsid w:val="00A84934"/>
    <w:rsid w:val="00A90C2D"/>
    <w:rsid w:val="00A9341C"/>
    <w:rsid w:val="00A968DA"/>
    <w:rsid w:val="00A9699E"/>
    <w:rsid w:val="00AA2BE1"/>
    <w:rsid w:val="00AA3807"/>
    <w:rsid w:val="00AA74A5"/>
    <w:rsid w:val="00AB2501"/>
    <w:rsid w:val="00AB2C3B"/>
    <w:rsid w:val="00AB2F81"/>
    <w:rsid w:val="00AB5702"/>
    <w:rsid w:val="00AB59E2"/>
    <w:rsid w:val="00AC21D9"/>
    <w:rsid w:val="00AC736E"/>
    <w:rsid w:val="00AD6958"/>
    <w:rsid w:val="00AD6F73"/>
    <w:rsid w:val="00AD7F44"/>
    <w:rsid w:val="00AE01E9"/>
    <w:rsid w:val="00AE1267"/>
    <w:rsid w:val="00AE221B"/>
    <w:rsid w:val="00AE4263"/>
    <w:rsid w:val="00AE4566"/>
    <w:rsid w:val="00AE5004"/>
    <w:rsid w:val="00AE5728"/>
    <w:rsid w:val="00AF07E4"/>
    <w:rsid w:val="00AF16E0"/>
    <w:rsid w:val="00AF1BA7"/>
    <w:rsid w:val="00AF26D4"/>
    <w:rsid w:val="00AF3B4B"/>
    <w:rsid w:val="00AF5099"/>
    <w:rsid w:val="00AF7BA1"/>
    <w:rsid w:val="00B01819"/>
    <w:rsid w:val="00B026DD"/>
    <w:rsid w:val="00B02A7F"/>
    <w:rsid w:val="00B02BC0"/>
    <w:rsid w:val="00B03904"/>
    <w:rsid w:val="00B0396D"/>
    <w:rsid w:val="00B10D28"/>
    <w:rsid w:val="00B12B54"/>
    <w:rsid w:val="00B12DB9"/>
    <w:rsid w:val="00B169B4"/>
    <w:rsid w:val="00B20220"/>
    <w:rsid w:val="00B20363"/>
    <w:rsid w:val="00B25EE5"/>
    <w:rsid w:val="00B266C3"/>
    <w:rsid w:val="00B27E51"/>
    <w:rsid w:val="00B32590"/>
    <w:rsid w:val="00B34313"/>
    <w:rsid w:val="00B346BB"/>
    <w:rsid w:val="00B377AC"/>
    <w:rsid w:val="00B44881"/>
    <w:rsid w:val="00B44E6E"/>
    <w:rsid w:val="00B46648"/>
    <w:rsid w:val="00B502C1"/>
    <w:rsid w:val="00B536D4"/>
    <w:rsid w:val="00B57957"/>
    <w:rsid w:val="00B67C11"/>
    <w:rsid w:val="00B70098"/>
    <w:rsid w:val="00B74380"/>
    <w:rsid w:val="00B74989"/>
    <w:rsid w:val="00B77246"/>
    <w:rsid w:val="00B77F63"/>
    <w:rsid w:val="00B80092"/>
    <w:rsid w:val="00B835CF"/>
    <w:rsid w:val="00B858AF"/>
    <w:rsid w:val="00B9189D"/>
    <w:rsid w:val="00B933AC"/>
    <w:rsid w:val="00B95C56"/>
    <w:rsid w:val="00BA42D1"/>
    <w:rsid w:val="00BA6EEA"/>
    <w:rsid w:val="00BB19D2"/>
    <w:rsid w:val="00BB29F0"/>
    <w:rsid w:val="00BB3B28"/>
    <w:rsid w:val="00BB3FC9"/>
    <w:rsid w:val="00BB50E1"/>
    <w:rsid w:val="00BB5C21"/>
    <w:rsid w:val="00BB6662"/>
    <w:rsid w:val="00BB69A2"/>
    <w:rsid w:val="00BB6BF3"/>
    <w:rsid w:val="00BB7E43"/>
    <w:rsid w:val="00BC1D4C"/>
    <w:rsid w:val="00BC2437"/>
    <w:rsid w:val="00BD03C1"/>
    <w:rsid w:val="00BD252A"/>
    <w:rsid w:val="00BD2620"/>
    <w:rsid w:val="00BD4DF9"/>
    <w:rsid w:val="00BD5502"/>
    <w:rsid w:val="00BD55DD"/>
    <w:rsid w:val="00BE0068"/>
    <w:rsid w:val="00BE426D"/>
    <w:rsid w:val="00BE630A"/>
    <w:rsid w:val="00BE70F6"/>
    <w:rsid w:val="00BE7DE3"/>
    <w:rsid w:val="00BF387D"/>
    <w:rsid w:val="00BF432B"/>
    <w:rsid w:val="00BF4866"/>
    <w:rsid w:val="00BF528F"/>
    <w:rsid w:val="00BF6BAD"/>
    <w:rsid w:val="00C00876"/>
    <w:rsid w:val="00C0119C"/>
    <w:rsid w:val="00C04026"/>
    <w:rsid w:val="00C10F0E"/>
    <w:rsid w:val="00C119D8"/>
    <w:rsid w:val="00C1455E"/>
    <w:rsid w:val="00C228AA"/>
    <w:rsid w:val="00C23882"/>
    <w:rsid w:val="00C2711A"/>
    <w:rsid w:val="00C30890"/>
    <w:rsid w:val="00C31110"/>
    <w:rsid w:val="00C34528"/>
    <w:rsid w:val="00C414FF"/>
    <w:rsid w:val="00C42959"/>
    <w:rsid w:val="00C42FA8"/>
    <w:rsid w:val="00C47B12"/>
    <w:rsid w:val="00C47F4B"/>
    <w:rsid w:val="00C5063A"/>
    <w:rsid w:val="00C52A27"/>
    <w:rsid w:val="00C52EA8"/>
    <w:rsid w:val="00C55A09"/>
    <w:rsid w:val="00C579CC"/>
    <w:rsid w:val="00C62851"/>
    <w:rsid w:val="00C636FE"/>
    <w:rsid w:val="00C65033"/>
    <w:rsid w:val="00C70F35"/>
    <w:rsid w:val="00C7132D"/>
    <w:rsid w:val="00C724DF"/>
    <w:rsid w:val="00C733A0"/>
    <w:rsid w:val="00C73B61"/>
    <w:rsid w:val="00C740DF"/>
    <w:rsid w:val="00C7482A"/>
    <w:rsid w:val="00C77C04"/>
    <w:rsid w:val="00C81B08"/>
    <w:rsid w:val="00C821DC"/>
    <w:rsid w:val="00C84B90"/>
    <w:rsid w:val="00C8543B"/>
    <w:rsid w:val="00C85F20"/>
    <w:rsid w:val="00C86EF2"/>
    <w:rsid w:val="00C870E9"/>
    <w:rsid w:val="00C87881"/>
    <w:rsid w:val="00C87986"/>
    <w:rsid w:val="00C87E79"/>
    <w:rsid w:val="00C91D56"/>
    <w:rsid w:val="00C92700"/>
    <w:rsid w:val="00C92EFD"/>
    <w:rsid w:val="00C9499A"/>
    <w:rsid w:val="00C94D5C"/>
    <w:rsid w:val="00C95CA6"/>
    <w:rsid w:val="00CA246F"/>
    <w:rsid w:val="00CA4A3F"/>
    <w:rsid w:val="00CA65BC"/>
    <w:rsid w:val="00CA68AD"/>
    <w:rsid w:val="00CA77D0"/>
    <w:rsid w:val="00CB2899"/>
    <w:rsid w:val="00CB578F"/>
    <w:rsid w:val="00CB6E20"/>
    <w:rsid w:val="00CC125B"/>
    <w:rsid w:val="00CC590B"/>
    <w:rsid w:val="00CD2571"/>
    <w:rsid w:val="00CD4284"/>
    <w:rsid w:val="00CD5CD9"/>
    <w:rsid w:val="00CD5EDF"/>
    <w:rsid w:val="00CE38F9"/>
    <w:rsid w:val="00CE411F"/>
    <w:rsid w:val="00CE50FE"/>
    <w:rsid w:val="00CE6687"/>
    <w:rsid w:val="00CF006F"/>
    <w:rsid w:val="00CF03CA"/>
    <w:rsid w:val="00CF3D65"/>
    <w:rsid w:val="00CF4AF6"/>
    <w:rsid w:val="00CF4C1C"/>
    <w:rsid w:val="00CF60BE"/>
    <w:rsid w:val="00CF652C"/>
    <w:rsid w:val="00CF78C6"/>
    <w:rsid w:val="00CF7F64"/>
    <w:rsid w:val="00D02BFE"/>
    <w:rsid w:val="00D03F5F"/>
    <w:rsid w:val="00D104BA"/>
    <w:rsid w:val="00D10D1B"/>
    <w:rsid w:val="00D119E1"/>
    <w:rsid w:val="00D1228F"/>
    <w:rsid w:val="00D12A29"/>
    <w:rsid w:val="00D140B5"/>
    <w:rsid w:val="00D1539A"/>
    <w:rsid w:val="00D16EE5"/>
    <w:rsid w:val="00D224A3"/>
    <w:rsid w:val="00D23655"/>
    <w:rsid w:val="00D27A94"/>
    <w:rsid w:val="00D329A0"/>
    <w:rsid w:val="00D34362"/>
    <w:rsid w:val="00D36C2A"/>
    <w:rsid w:val="00D41157"/>
    <w:rsid w:val="00D41733"/>
    <w:rsid w:val="00D51A51"/>
    <w:rsid w:val="00D52468"/>
    <w:rsid w:val="00D53688"/>
    <w:rsid w:val="00D53F7C"/>
    <w:rsid w:val="00D57C27"/>
    <w:rsid w:val="00D57FA4"/>
    <w:rsid w:val="00D607ED"/>
    <w:rsid w:val="00D6770B"/>
    <w:rsid w:val="00D70C3B"/>
    <w:rsid w:val="00D74E29"/>
    <w:rsid w:val="00D758E6"/>
    <w:rsid w:val="00D75BBD"/>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D7EAD"/>
    <w:rsid w:val="00DE08CC"/>
    <w:rsid w:val="00DE32F3"/>
    <w:rsid w:val="00DE6B09"/>
    <w:rsid w:val="00DE7DB1"/>
    <w:rsid w:val="00DF0A5B"/>
    <w:rsid w:val="00DF1523"/>
    <w:rsid w:val="00DF2D27"/>
    <w:rsid w:val="00DF3825"/>
    <w:rsid w:val="00DF4404"/>
    <w:rsid w:val="00DF55AA"/>
    <w:rsid w:val="00DF63DD"/>
    <w:rsid w:val="00E01CEB"/>
    <w:rsid w:val="00E03750"/>
    <w:rsid w:val="00E040C0"/>
    <w:rsid w:val="00E0683A"/>
    <w:rsid w:val="00E113D1"/>
    <w:rsid w:val="00E1342C"/>
    <w:rsid w:val="00E13B39"/>
    <w:rsid w:val="00E13ED0"/>
    <w:rsid w:val="00E168FD"/>
    <w:rsid w:val="00E20615"/>
    <w:rsid w:val="00E20F2D"/>
    <w:rsid w:val="00E222B4"/>
    <w:rsid w:val="00E247AC"/>
    <w:rsid w:val="00E24D3E"/>
    <w:rsid w:val="00E2688D"/>
    <w:rsid w:val="00E271C9"/>
    <w:rsid w:val="00E27B2A"/>
    <w:rsid w:val="00E30E99"/>
    <w:rsid w:val="00E31566"/>
    <w:rsid w:val="00E335E1"/>
    <w:rsid w:val="00E35BD0"/>
    <w:rsid w:val="00E369F0"/>
    <w:rsid w:val="00E4691D"/>
    <w:rsid w:val="00E47525"/>
    <w:rsid w:val="00E502DF"/>
    <w:rsid w:val="00E51782"/>
    <w:rsid w:val="00E51D24"/>
    <w:rsid w:val="00E52606"/>
    <w:rsid w:val="00E561CD"/>
    <w:rsid w:val="00E644EC"/>
    <w:rsid w:val="00E67777"/>
    <w:rsid w:val="00E75799"/>
    <w:rsid w:val="00E815D8"/>
    <w:rsid w:val="00E8240D"/>
    <w:rsid w:val="00E824F8"/>
    <w:rsid w:val="00E82EEB"/>
    <w:rsid w:val="00E84092"/>
    <w:rsid w:val="00E84579"/>
    <w:rsid w:val="00E91914"/>
    <w:rsid w:val="00E928B5"/>
    <w:rsid w:val="00E945DD"/>
    <w:rsid w:val="00E95FB7"/>
    <w:rsid w:val="00EA0D58"/>
    <w:rsid w:val="00EA1917"/>
    <w:rsid w:val="00EA32EF"/>
    <w:rsid w:val="00EA59C3"/>
    <w:rsid w:val="00EA746D"/>
    <w:rsid w:val="00EB28AB"/>
    <w:rsid w:val="00EB3320"/>
    <w:rsid w:val="00EC0CE8"/>
    <w:rsid w:val="00EC1A72"/>
    <w:rsid w:val="00EC4278"/>
    <w:rsid w:val="00EC4D3D"/>
    <w:rsid w:val="00ED0DC9"/>
    <w:rsid w:val="00ED304D"/>
    <w:rsid w:val="00ED3292"/>
    <w:rsid w:val="00EE2860"/>
    <w:rsid w:val="00EE473E"/>
    <w:rsid w:val="00EE4A07"/>
    <w:rsid w:val="00EF3A24"/>
    <w:rsid w:val="00EF3FFB"/>
    <w:rsid w:val="00EF5043"/>
    <w:rsid w:val="00EF619D"/>
    <w:rsid w:val="00EF7031"/>
    <w:rsid w:val="00EF70BB"/>
    <w:rsid w:val="00F028D8"/>
    <w:rsid w:val="00F029B0"/>
    <w:rsid w:val="00F02F2A"/>
    <w:rsid w:val="00F04130"/>
    <w:rsid w:val="00F1013A"/>
    <w:rsid w:val="00F1067C"/>
    <w:rsid w:val="00F13AF4"/>
    <w:rsid w:val="00F16C61"/>
    <w:rsid w:val="00F17A23"/>
    <w:rsid w:val="00F207A3"/>
    <w:rsid w:val="00F20AD8"/>
    <w:rsid w:val="00F21239"/>
    <w:rsid w:val="00F22E89"/>
    <w:rsid w:val="00F267B9"/>
    <w:rsid w:val="00F2727D"/>
    <w:rsid w:val="00F321E6"/>
    <w:rsid w:val="00F33757"/>
    <w:rsid w:val="00F3386E"/>
    <w:rsid w:val="00F36377"/>
    <w:rsid w:val="00F371B6"/>
    <w:rsid w:val="00F41611"/>
    <w:rsid w:val="00F41AA1"/>
    <w:rsid w:val="00F44432"/>
    <w:rsid w:val="00F45482"/>
    <w:rsid w:val="00F46A25"/>
    <w:rsid w:val="00F5168A"/>
    <w:rsid w:val="00F52F66"/>
    <w:rsid w:val="00F53160"/>
    <w:rsid w:val="00F56F85"/>
    <w:rsid w:val="00F6113E"/>
    <w:rsid w:val="00F6139E"/>
    <w:rsid w:val="00F62C8F"/>
    <w:rsid w:val="00F6368B"/>
    <w:rsid w:val="00F71172"/>
    <w:rsid w:val="00F733D3"/>
    <w:rsid w:val="00F74C05"/>
    <w:rsid w:val="00F76223"/>
    <w:rsid w:val="00F770F7"/>
    <w:rsid w:val="00F80391"/>
    <w:rsid w:val="00F809DB"/>
    <w:rsid w:val="00F8183F"/>
    <w:rsid w:val="00F81C63"/>
    <w:rsid w:val="00F8349F"/>
    <w:rsid w:val="00F90F9D"/>
    <w:rsid w:val="00F917AD"/>
    <w:rsid w:val="00F963C0"/>
    <w:rsid w:val="00FA0F31"/>
    <w:rsid w:val="00FA237B"/>
    <w:rsid w:val="00FA3EA8"/>
    <w:rsid w:val="00FA5055"/>
    <w:rsid w:val="00FA6BE2"/>
    <w:rsid w:val="00FB01EF"/>
    <w:rsid w:val="00FB211D"/>
    <w:rsid w:val="00FB3DD6"/>
    <w:rsid w:val="00FB4C9F"/>
    <w:rsid w:val="00FB4FF5"/>
    <w:rsid w:val="00FB55F0"/>
    <w:rsid w:val="00FB5FFC"/>
    <w:rsid w:val="00FB685B"/>
    <w:rsid w:val="00FB688C"/>
    <w:rsid w:val="00FB69D7"/>
    <w:rsid w:val="00FB69F7"/>
    <w:rsid w:val="00FC0133"/>
    <w:rsid w:val="00FC427E"/>
    <w:rsid w:val="00FC61B2"/>
    <w:rsid w:val="00FC6214"/>
    <w:rsid w:val="00FD0935"/>
    <w:rsid w:val="00FD1F80"/>
    <w:rsid w:val="00FD2436"/>
    <w:rsid w:val="00FD64F7"/>
    <w:rsid w:val="00FD6A2B"/>
    <w:rsid w:val="00FE58FF"/>
    <w:rsid w:val="00FE5FA4"/>
    <w:rsid w:val="00FE7470"/>
    <w:rsid w:val="00FE7503"/>
    <w:rsid w:val="00FF0AB5"/>
    <w:rsid w:val="00FF3979"/>
    <w:rsid w:val="00FF6C06"/>
    <w:rsid w:val="00FF7B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3C9536CB-C993-4129-9538-24408385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3E5F"/>
  </w:style>
  <w:style w:type="paragraph" w:styleId="Heading1">
    <w:name w:val="heading 1"/>
    <w:basedOn w:val="Normal"/>
    <w:next w:val="Normal"/>
    <w:link w:val="Heading1Char"/>
    <w:uiPriority w:val="9"/>
    <w:qFormat/>
    <w:rsid w:val="003D3E5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D3E5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D3E5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D3E5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D3E5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D3E5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D3E5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D3E5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D3E5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3D3E5F"/>
    <w:rPr>
      <w:b/>
      <w:bCs/>
      <w:sz w:val="18"/>
      <w:szCs w:val="18"/>
    </w:rPr>
  </w:style>
  <w:style w:type="character" w:customStyle="1" w:styleId="Heading1Char">
    <w:name w:val="Heading 1 Char"/>
    <w:basedOn w:val="DefaultParagraphFont"/>
    <w:link w:val="Heading1"/>
    <w:uiPriority w:val="9"/>
    <w:rsid w:val="003D3E5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1C0A2A"/>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3D3E5F"/>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rsid w:val="00EC0CE8"/>
    <w:pPr>
      <w:numPr>
        <w:ilvl w:val="2"/>
      </w:numPr>
    </w:pPr>
    <w:rPr>
      <w:b w:val="0"/>
      <w:i/>
      <w:lang w:eastAsia="en-US"/>
    </w:rPr>
  </w:style>
  <w:style w:type="paragraph" w:customStyle="1" w:styleId="H4">
    <w:name w:val="H4"/>
    <w:basedOn w:val="Normal"/>
    <w:next w:val="paragraph"/>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3D3E5F"/>
    <w:pPr>
      <w:spacing w:after="0" w:line="240" w:lineRule="auto"/>
    </w:pPr>
  </w:style>
  <w:style w:type="paragraph" w:styleId="TOCHeading">
    <w:name w:val="TOC Heading"/>
    <w:basedOn w:val="Heading1"/>
    <w:next w:val="Normal"/>
    <w:uiPriority w:val="39"/>
    <w:unhideWhenUsed/>
    <w:qFormat/>
    <w:rsid w:val="003D3E5F"/>
    <w:pPr>
      <w:outlineLvl w:val="9"/>
    </w:pPr>
  </w:style>
  <w:style w:type="paragraph" w:styleId="TOC1">
    <w:name w:val="toc 1"/>
    <w:basedOn w:val="Normal"/>
    <w:next w:val="Normal"/>
    <w:autoRedefine/>
    <w:uiPriority w:val="39"/>
    <w:unhideWhenUsed/>
    <w:rsid w:val="00F02F2A"/>
    <w:pPr>
      <w:tabs>
        <w:tab w:val="right" w:pos="8296"/>
      </w:tabs>
      <w:spacing w:before="360" w:after="0"/>
      <w:jc w:val="left"/>
    </w:pPr>
    <w:rPr>
      <w:rFonts w:asciiTheme="majorHAnsi" w:hAnsiTheme="majorHAnsi" w:cs="Times New Roman"/>
      <w:b/>
      <w:bCs/>
      <w:caps/>
      <w:sz w:val="24"/>
      <w:szCs w:val="24"/>
    </w:rPr>
  </w:style>
  <w:style w:type="paragraph" w:styleId="TOC2">
    <w:name w:val="toc 2"/>
    <w:basedOn w:val="Normal"/>
    <w:next w:val="Normal"/>
    <w:autoRedefine/>
    <w:uiPriority w:val="39"/>
    <w:unhideWhenUsed/>
    <w:rsid w:val="00CD5CD9"/>
    <w:pPr>
      <w:bidi/>
      <w:spacing w:before="240" w:after="0"/>
      <w:jc w:val="left"/>
    </w:pPr>
    <w:rPr>
      <w:rFonts w:cs="Times New Roman"/>
      <w:b/>
      <w:bCs/>
      <w:sz w:val="20"/>
      <w:szCs w:val="20"/>
    </w:rPr>
  </w:style>
  <w:style w:type="paragraph" w:styleId="TOC3">
    <w:name w:val="toc 3"/>
    <w:basedOn w:val="Normal"/>
    <w:next w:val="Normal"/>
    <w:autoRedefine/>
    <w:uiPriority w:val="39"/>
    <w:unhideWhenUsed/>
    <w:rsid w:val="00CD5CD9"/>
    <w:pPr>
      <w:bidi/>
      <w:spacing w:after="0"/>
      <w:ind w:left="220"/>
      <w:jc w:val="left"/>
    </w:pPr>
    <w:rPr>
      <w:rFonts w:cs="Times New Roman"/>
      <w:sz w:val="20"/>
      <w:szCs w:val="20"/>
    </w:rPr>
  </w:style>
  <w:style w:type="paragraph" w:styleId="TOC4">
    <w:name w:val="toc 4"/>
    <w:basedOn w:val="Normal"/>
    <w:next w:val="Normal"/>
    <w:autoRedefine/>
    <w:uiPriority w:val="39"/>
    <w:unhideWhenUsed/>
    <w:rsid w:val="00CD5CD9"/>
    <w:pPr>
      <w:bidi/>
      <w:spacing w:after="0"/>
      <w:ind w:left="440"/>
      <w:jc w:val="left"/>
    </w:pPr>
    <w:rPr>
      <w:rFonts w:cs="Times New Roman"/>
      <w:sz w:val="20"/>
      <w:szCs w:val="20"/>
    </w:rPr>
  </w:style>
  <w:style w:type="paragraph" w:styleId="TOC5">
    <w:name w:val="toc 5"/>
    <w:basedOn w:val="Normal"/>
    <w:next w:val="Normal"/>
    <w:autoRedefine/>
    <w:uiPriority w:val="39"/>
    <w:unhideWhenUsed/>
    <w:rsid w:val="00CD5CD9"/>
    <w:pPr>
      <w:bidi/>
      <w:spacing w:after="0"/>
      <w:ind w:left="660"/>
      <w:jc w:val="left"/>
    </w:pPr>
    <w:rPr>
      <w:rFonts w:cs="Times New Roman"/>
      <w:sz w:val="20"/>
      <w:szCs w:val="20"/>
    </w:rPr>
  </w:style>
  <w:style w:type="paragraph" w:styleId="TOC6">
    <w:name w:val="toc 6"/>
    <w:basedOn w:val="Normal"/>
    <w:next w:val="Normal"/>
    <w:autoRedefine/>
    <w:uiPriority w:val="39"/>
    <w:unhideWhenUsed/>
    <w:rsid w:val="00CD5CD9"/>
    <w:pPr>
      <w:bidi/>
      <w:spacing w:after="0"/>
      <w:ind w:left="880"/>
      <w:jc w:val="left"/>
    </w:pPr>
    <w:rPr>
      <w:rFonts w:cs="Times New Roman"/>
      <w:sz w:val="20"/>
      <w:szCs w:val="20"/>
    </w:rPr>
  </w:style>
  <w:style w:type="paragraph" w:styleId="TOC7">
    <w:name w:val="toc 7"/>
    <w:basedOn w:val="Normal"/>
    <w:next w:val="Normal"/>
    <w:autoRedefine/>
    <w:uiPriority w:val="39"/>
    <w:unhideWhenUsed/>
    <w:rsid w:val="00CD5CD9"/>
    <w:pPr>
      <w:bidi/>
      <w:spacing w:after="0"/>
      <w:ind w:left="1100"/>
      <w:jc w:val="left"/>
    </w:pPr>
    <w:rPr>
      <w:rFonts w:cs="Times New Roman"/>
      <w:sz w:val="20"/>
      <w:szCs w:val="20"/>
    </w:rPr>
  </w:style>
  <w:style w:type="paragraph" w:styleId="TOC8">
    <w:name w:val="toc 8"/>
    <w:basedOn w:val="Normal"/>
    <w:next w:val="Normal"/>
    <w:autoRedefine/>
    <w:uiPriority w:val="39"/>
    <w:unhideWhenUsed/>
    <w:rsid w:val="00CD5CD9"/>
    <w:pPr>
      <w:bidi/>
      <w:spacing w:after="0"/>
      <w:ind w:left="1320"/>
      <w:jc w:val="left"/>
    </w:pPr>
    <w:rPr>
      <w:rFonts w:cs="Times New Roman"/>
      <w:sz w:val="20"/>
      <w:szCs w:val="20"/>
    </w:rPr>
  </w:style>
  <w:style w:type="paragraph" w:styleId="TOC9">
    <w:name w:val="toc 9"/>
    <w:basedOn w:val="Normal"/>
    <w:next w:val="Normal"/>
    <w:autoRedefine/>
    <w:uiPriority w:val="39"/>
    <w:unhideWhenUsed/>
    <w:rsid w:val="00CD5CD9"/>
    <w:pPr>
      <w:bidi/>
      <w:spacing w:after="0"/>
      <w:ind w:left="1540"/>
      <w:jc w:val="left"/>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rsid w:val="00802AFE"/>
    <w:pPr>
      <w:ind w:left="720"/>
      <w:contextualSpacing/>
    </w:pPr>
    <w:rPr>
      <w:rFonts w:ascii="Times New Roman" w:hAnsi="Times New Roman"/>
    </w:rPr>
  </w:style>
  <w:style w:type="paragraph" w:customStyle="1" w:styleId="CommentSubject1">
    <w:name w:val="Comment Subject1"/>
    <w:basedOn w:val="CommentText"/>
    <w:next w:val="CommentText"/>
    <w:uiPriority w:val="99"/>
    <w:semiHidden/>
    <w:unhideWhenUsed/>
    <w:rsid w:val="00802AFE"/>
    <w:pPr>
      <w:ind w:left="360"/>
    </w:pPr>
    <w:rPr>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3D3E5F"/>
    <w:rPr>
      <w:b/>
      <w:bCs/>
      <w:color w:val="auto"/>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rsid w:val="00802AFE"/>
    <w:pPr>
      <w:spacing w:after="0"/>
      <w:jc w:val="center"/>
    </w:pPr>
    <w:rPr>
      <w:rFonts w:ascii="Times New Roman" w:hAnsi="Times New Roman"/>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line="240" w:lineRule="auto"/>
      <w:ind w:left="360"/>
    </w:pPr>
    <w:rPr>
      <w:rFonts w:ascii="Calibri" w:hAnsi="Calibri" w:cs="Calibri"/>
      <w:noProof/>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3D3E5F"/>
    <w:rPr>
      <w:i/>
      <w:iCs/>
      <w:color w:val="auto"/>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bidi/>
      <w:ind w:left="480" w:hanging="480"/>
    </w:pPr>
    <w:rPr>
      <w:rFonts w:cstheme="minorHAnsi"/>
      <w:caps/>
      <w:sz w:val="20"/>
      <w:szCs w:val="20"/>
    </w:rPr>
  </w:style>
  <w:style w:type="character" w:customStyle="1" w:styleId="Heading3Char">
    <w:name w:val="Heading 3 Char"/>
    <w:basedOn w:val="DefaultParagraphFont"/>
    <w:link w:val="Heading3"/>
    <w:uiPriority w:val="9"/>
    <w:rsid w:val="003D3E5F"/>
    <w:rPr>
      <w:rFonts w:asciiTheme="majorHAnsi" w:eastAsiaTheme="majorEastAsia" w:hAnsiTheme="majorHAnsi" w:cstheme="majorBidi"/>
      <w:spacing w:val="4"/>
      <w:sz w:val="24"/>
      <w:szCs w:val="24"/>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 w:type="table" w:customStyle="1" w:styleId="TableGrid0">
    <w:name w:val="TableGrid"/>
    <w:rsid w:val="00B346BB"/>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D3E5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D3E5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D3E5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D3E5F"/>
    <w:rPr>
      <w:i/>
      <w:iCs/>
    </w:rPr>
  </w:style>
  <w:style w:type="character" w:customStyle="1" w:styleId="Heading8Char">
    <w:name w:val="Heading 8 Char"/>
    <w:basedOn w:val="DefaultParagraphFont"/>
    <w:link w:val="Heading8"/>
    <w:uiPriority w:val="9"/>
    <w:semiHidden/>
    <w:rsid w:val="003D3E5F"/>
    <w:rPr>
      <w:b/>
      <w:bCs/>
    </w:rPr>
  </w:style>
  <w:style w:type="character" w:customStyle="1" w:styleId="Heading9Char">
    <w:name w:val="Heading 9 Char"/>
    <w:basedOn w:val="DefaultParagraphFont"/>
    <w:link w:val="Heading9"/>
    <w:uiPriority w:val="9"/>
    <w:semiHidden/>
    <w:rsid w:val="003D3E5F"/>
    <w:rPr>
      <w:i/>
      <w:iCs/>
    </w:rPr>
  </w:style>
  <w:style w:type="paragraph" w:styleId="Title">
    <w:name w:val="Title"/>
    <w:basedOn w:val="Normal"/>
    <w:next w:val="Normal"/>
    <w:link w:val="TitleChar"/>
    <w:uiPriority w:val="10"/>
    <w:qFormat/>
    <w:rsid w:val="003D3E5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E5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E5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E5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3E5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E5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E5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E5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E5F"/>
    <w:rPr>
      <w:i/>
      <w:iCs/>
      <w:color w:val="auto"/>
    </w:rPr>
  </w:style>
  <w:style w:type="character" w:styleId="IntenseEmphasis">
    <w:name w:val="Intense Emphasis"/>
    <w:basedOn w:val="DefaultParagraphFont"/>
    <w:uiPriority w:val="21"/>
    <w:qFormat/>
    <w:rsid w:val="003D3E5F"/>
    <w:rPr>
      <w:b/>
      <w:bCs/>
      <w:i/>
      <w:iCs/>
      <w:color w:val="auto"/>
    </w:rPr>
  </w:style>
  <w:style w:type="character" w:styleId="SubtleReference">
    <w:name w:val="Subtle Reference"/>
    <w:basedOn w:val="DefaultParagraphFont"/>
    <w:uiPriority w:val="31"/>
    <w:qFormat/>
    <w:rsid w:val="003D3E5F"/>
    <w:rPr>
      <w:smallCaps/>
      <w:color w:val="auto"/>
      <w:u w:val="single" w:color="7F7F7F" w:themeColor="text1" w:themeTint="80"/>
    </w:rPr>
  </w:style>
  <w:style w:type="character" w:styleId="IntenseReference">
    <w:name w:val="Intense Reference"/>
    <w:basedOn w:val="DefaultParagraphFont"/>
    <w:uiPriority w:val="32"/>
    <w:qFormat/>
    <w:rsid w:val="003D3E5F"/>
    <w:rPr>
      <w:b/>
      <w:bCs/>
      <w:smallCaps/>
      <w:color w:val="auto"/>
      <w:u w:val="single"/>
    </w:rPr>
  </w:style>
  <w:style w:type="character" w:styleId="BookTitle">
    <w:name w:val="Book Title"/>
    <w:basedOn w:val="DefaultParagraphFont"/>
    <w:uiPriority w:val="33"/>
    <w:qFormat/>
    <w:rsid w:val="003D3E5F"/>
    <w:rPr>
      <w:b/>
      <w:bCs/>
      <w:smallCaps/>
      <w:color w:val="auto"/>
    </w:rPr>
  </w:style>
  <w:style w:type="table" w:styleId="PlainTable5">
    <w:name w:val="Plain Table 5"/>
    <w:basedOn w:val="TableNormal"/>
    <w:uiPriority w:val="45"/>
    <w:rsid w:val="00B749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174654952">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microsoft.com/office/2007/relationships/diagramDrawing" Target="diagrams/drawing1.xml"/><Relationship Id="rId26" Type="http://schemas.microsoft.com/office/2007/relationships/diagramDrawing" Target="diagrams/drawing2.xm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2.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QuickStyle" Target="diagrams/quickStyle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4.png"/><Relationship Id="rId36"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chart" Target="charts/chart1.xml"/><Relationship Id="rId31"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105638224"/>
        <c:axId val="-2105635104"/>
      </c:barChart>
      <c:catAx>
        <c:axId val="-21056382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105635104"/>
        <c:crosses val="autoZero"/>
        <c:auto val="1"/>
        <c:lblAlgn val="ctr"/>
        <c:lblOffset val="100"/>
        <c:noMultiLvlLbl val="0"/>
      </c:catAx>
      <c:valAx>
        <c:axId val="-2105635104"/>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105638224"/>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997517360"/>
        <c:axId val="-1997514608"/>
      </c:barChart>
      <c:catAx>
        <c:axId val="-199751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514608"/>
        <c:crosses val="autoZero"/>
        <c:auto val="1"/>
        <c:lblAlgn val="ctr"/>
        <c:lblOffset val="100"/>
        <c:noMultiLvlLbl val="0"/>
      </c:catAx>
      <c:valAx>
        <c:axId val="-1997514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517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pt>
    <dgm:pt modelId="{A963FABD-EC36-744E-B167-9A01500CF0BE}" type="pres">
      <dgm:prSet presAssocID="{FCBFD569-601A-894E-989A-14DF18A59169}" presName="acctTx" presStyleLbl="alignAcc1" presStyleIdx="0" presStyleCnt="2">
        <dgm:presLayoutVars>
          <dgm:bulletEnabled val="1"/>
        </dgm:presLayoutVars>
      </dgm:prSet>
      <dgm:spPr/>
    </dgm:pt>
    <dgm:pt modelId="{7BF0B0BA-BD65-CC45-96C4-45747372F7FE}" type="pres">
      <dgm:prSet presAssocID="{FCBFD569-601A-894E-989A-14DF18A59169}" presName="level" presStyleLbl="node1" presStyleIdx="0" presStyleCnt="4">
        <dgm:presLayoutVars>
          <dgm:chMax val="1"/>
          <dgm:bulletEnabled val="1"/>
        </dgm:presLayoutVars>
      </dgm:prSet>
      <dgm:spPr/>
    </dgm:pt>
    <dgm:pt modelId="{C1925F40-9DC3-194D-B560-6ED3DE315714}" type="pres">
      <dgm:prSet presAssocID="{FCBFD569-601A-894E-989A-14DF18A59169}" presName="levelTx" presStyleLbl="revTx" presStyleIdx="0" presStyleCnt="0">
        <dgm:presLayoutVars>
          <dgm:chMax val="1"/>
          <dgm:bulletEnabled val="1"/>
        </dgm:presLayoutVars>
      </dgm:prSet>
      <dgm:spPr/>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pt>
    <dgm:pt modelId="{32457A81-D338-BE4C-86C1-C594DF8D8F33}" type="pres">
      <dgm:prSet presAssocID="{5F5B49E1-EF68-5240-B06F-3D2C8E563AB7}" presName="levelTx" presStyleLbl="revTx" presStyleIdx="0" presStyleCnt="0">
        <dgm:presLayoutVars>
          <dgm:chMax val="1"/>
          <dgm:bulletEnabled val="1"/>
        </dgm:presLayoutVars>
      </dgm:prSet>
      <dgm:spPr/>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pt>
    <dgm:pt modelId="{6D0D0893-3CA6-2449-9CF2-02BCBC4E5A1B}" type="pres">
      <dgm:prSet presAssocID="{35FF0453-B221-1241-AE72-CABA013CE7BE}" presName="levelTx" presStyleLbl="revTx" presStyleIdx="0" presStyleCnt="0">
        <dgm:presLayoutVars>
          <dgm:chMax val="1"/>
          <dgm:bulletEnabled val="1"/>
        </dgm:presLayoutVars>
      </dgm:prSet>
      <dgm:spPr/>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pt>
    <dgm:pt modelId="{8F0B263F-1B63-BE4D-80F0-56E5BBC369DE}" type="pres">
      <dgm:prSet presAssocID="{D5BA85B2-7E57-4243-AC65-A7FC106FF9AF}" presName="acctTx" presStyleLbl="alignAcc1" presStyleIdx="1" presStyleCnt="2">
        <dgm:presLayoutVars>
          <dgm:bulletEnabled val="1"/>
        </dgm:presLayoutVars>
      </dgm:prSet>
      <dgm:spPr/>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pt>
    <dgm:pt modelId="{098E3346-6692-FB44-894E-A79EFA0702A4}" type="pres">
      <dgm:prSet presAssocID="{D5BA85B2-7E57-4243-AC65-A7FC106FF9AF}" presName="levelTx" presStyleLbl="revTx" presStyleIdx="0" presStyleCnt="0">
        <dgm:presLayoutVars>
          <dgm:chMax val="1"/>
          <dgm:bulletEnabled val="1"/>
        </dgm:presLayoutVars>
      </dgm:prSet>
      <dgm:spPr/>
    </dgm:pt>
  </dgm:ptLst>
  <dgm:cxnLst>
    <dgm:cxn modelId="{41E98500-19BF-DF4A-BB62-25C124F440D6}" type="presOf" srcId="{71DB9CEF-5F58-B544-98F4-D9DCBBA71730}" destId="{F2642C30-8FE8-6F44-92E5-D6F60D099695}" srcOrd="0"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A1328122-1B4C-F441-9397-7039F7D77EF8}" srcId="{D75F8F3F-0BA6-2F48-A398-8C0862D9F5FC}" destId="{5F5B49E1-EF68-5240-B06F-3D2C8E563AB7}" srcOrd="1" destOrd="0" parTransId="{F9F6EE8A-6587-8A49-9EF4-07BA1A73C792}" sibTransId="{A99F1446-CE8B-F446-9B04-FB5885835949}"/>
    <dgm:cxn modelId="{FF5DCA5F-6CBB-4C42-AD0D-555AB1F3B4B1}" type="presOf" srcId="{35FF0453-B221-1241-AE72-CABA013CE7BE}" destId="{6D0D0893-3CA6-2449-9CF2-02BCBC4E5A1B}" srcOrd="1" destOrd="0" presId="urn:microsoft.com/office/officeart/2005/8/layout/pyramid1"/>
    <dgm:cxn modelId="{4671A060-81EE-1B44-B832-183990B354F0}" type="presOf" srcId="{5F5B49E1-EF68-5240-B06F-3D2C8E563AB7}" destId="{32457A81-D338-BE4C-86C1-C594DF8D8F33}" srcOrd="1"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4858206E-F5CA-9E40-B35D-68DE149951CE}" type="presOf" srcId="{9D9EA0FC-3E23-EA40-B86E-06C56498BDFC}" destId="{A963FABD-EC36-744E-B167-9A01500CF0BE}" srcOrd="1"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69ADE790-0D9C-C946-B04C-1F78D3B8C446}" type="presOf" srcId="{5F5B49E1-EF68-5240-B06F-3D2C8E563AB7}" destId="{D59E43C9-B3AF-1C4E-9E77-6356C7736AB2}"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FFC070A4-4915-5B42-AB24-D41D587F1C8C}" type="presOf" srcId="{D75F8F3F-0BA6-2F48-A398-8C0862D9F5FC}" destId="{0637584F-662F-BB46-AFA6-1A31BEA4DAD5}" srcOrd="0" destOrd="0" presId="urn:microsoft.com/office/officeart/2005/8/layout/pyramid1"/>
    <dgm:cxn modelId="{9353ADA4-337D-624C-904A-8ED2B01C89A2}" srcId="{D75F8F3F-0BA6-2F48-A398-8C0862D9F5FC}" destId="{D5BA85B2-7E57-4243-AC65-A7FC106FF9AF}" srcOrd="3" destOrd="0" parTransId="{F7CE9930-12F3-F043-BE1A-969E003C419A}" sibTransId="{EA0BDBD0-51E6-7141-AD9B-25DAC259D029}"/>
    <dgm:cxn modelId="{C94EACB6-4823-9545-AD60-50A2D79F7455}" type="presOf" srcId="{FCBFD569-601A-894E-989A-14DF18A59169}" destId="{7BF0B0BA-BD65-CC45-96C4-45747372F7FE}" srcOrd="0"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Progressive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pt>
    <dgm:pt modelId="{2BBAC462-64E8-47CB-BFFE-80E28ED1EE1F}" type="pres">
      <dgm:prSet presAssocID="{CF242DB8-1CF5-4DC1-913E-3B29B0FD7B5D}" presName="hierChild4" presStyleCnt="0"/>
      <dgm:spPr/>
    </dgm:pt>
  </dgm:ptLst>
  <dgm:cxnLst>
    <dgm:cxn modelId="{08A8F10E-77ED-41E9-A13C-7ED38709F74C}" srcId="{5B5538AE-5AE4-45B7-9B91-27DFD0643FBD}" destId="{AC959ABE-75F3-4284-BE83-B83BEED31238}" srcOrd="1" destOrd="0" parTransId="{AF7CAD2B-DEDB-48D4-8391-2AE3B603BEE4}" sibTransId="{5743AD47-1F28-4BB2-820E-942812BEEE66}"/>
    <dgm:cxn modelId="{77FC9F17-4994-42CB-BF42-0F0EB7588E07}" type="presOf" srcId="{5B5538AE-5AE4-45B7-9B91-27DFD0643FBD}" destId="{FB15E587-8B94-4643-9E1C-E42AAD994E4C}"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CB3D583E-F568-4342-B1FF-66F138C923BA}" type="presOf" srcId="{12031FCB-3A52-4DF8-8B44-025FDDEC9E99}" destId="{B2780FC5-02CA-42D1-8E27-2EEBE8AF6CAD}"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CE578777-7321-4CAA-9551-1D28876CED0D}" type="presOf" srcId="{BCA804B0-F94A-4DC4-A2D1-02B8796417BF}" destId="{B3DF8875-DEE0-4106-BA7F-35B3AB3C167E}" srcOrd="0" destOrd="0" presId="urn:microsoft.com/office/officeart/2005/8/layout/hierarchy1"/>
    <dgm:cxn modelId="{D00D398B-41B9-4A47-B53A-F5AB3D1B4224}" type="presOf" srcId="{AF7CAD2B-DEDB-48D4-8391-2AE3B603BEE4}" destId="{B5F0636E-6CC2-4B59-B1BF-D98469D7F820}"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D6F20EA3-6C10-4610-9000-32019AD4BAFF}" srcId="{694FF686-BF8C-4BD8-A6E5-5218E1180D84}" destId="{9F32595A-3256-451A-86F4-543DDBC3BEB6}" srcOrd="1" destOrd="0" parTransId="{12031FCB-3A52-4DF8-8B44-025FDDEC9E99}" sibTransId="{82826A31-116D-40CC-A4DD-1675C22F7F22}"/>
    <dgm:cxn modelId="{F85931B1-4A5A-4461-B04A-320B442350F5}" type="presOf" srcId="{F2D8C677-249E-4997-B564-8CB2E1928B3D}" destId="{EE5B5EE2-25E8-4701-AD7B-C45D132C7B18}"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135633D4-65D8-4EDA-A12C-F2D3BE32ED65}" type="presOf" srcId="{AC959ABE-75F3-4284-BE83-B83BEED31238}" destId="{7E073515-83A2-4D46-AD6C-CC3DE69C8096}"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1F4D4FF9-58F8-40E1-82EE-F46A4196FBC3}" srcId="{694FF686-BF8C-4BD8-A6E5-5218E1180D84}" destId="{5B5538AE-5AE4-45B7-9B91-27DFD0643FBD}" srcOrd="0" destOrd="0" parTransId="{F2D8C677-249E-4997-B564-8CB2E1928B3D}" sibTransId="{9088622B-5732-481D-9646-9EF32757B208}"/>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Progressive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E2A35391-3465-42B8-8522-D44F693D3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37</Pages>
  <Words>8142</Words>
  <Characters>46411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7</cp:revision>
  <cp:lastPrinted>2017-07-29T19:39:00Z</cp:lastPrinted>
  <dcterms:created xsi:type="dcterms:W3CDTF">2017-09-16T07:49:00Z</dcterms:created>
  <dcterms:modified xsi:type="dcterms:W3CDTF">2017-09-18T18:53:00Z</dcterms:modified>
</cp:coreProperties>
</file>