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7CE964" w14:textId="77777777" w:rsidR="00BC1D4C" w:rsidRPr="00DE7DB1" w:rsidRDefault="00BC1D4C" w:rsidP="00EF70BB">
      <w:pPr>
        <w:pPrChange w:id="1" w:author="Shy Alon" w:date="2017-07-18T22:46:00Z">
          <w:pPr>
            <w:pStyle w:val="Heading1"/>
          </w:pPr>
        </w:pPrChange>
      </w:pPr>
      <w:bookmarkStart w:id="2" w:name="_Toc443577291"/>
    </w:p>
    <w:p w14:paraId="6627D5D5" w14:textId="77777777" w:rsidR="00B346BB" w:rsidRDefault="00B346BB" w:rsidP="00B346BB">
      <w:pPr>
        <w:spacing w:after="640" w:line="334" w:lineRule="auto"/>
        <w:jc w:val="center"/>
        <w:rPr>
          <w:ins w:id="3" w:author="Shy Alon" w:date="2017-07-21T16:28:00Z"/>
        </w:rPr>
        <w:pPrChange w:id="4" w:author="Shy Alon" w:date="2017-07-21T16:28:00Z">
          <w:pPr>
            <w:spacing w:after="640" w:line="334" w:lineRule="auto"/>
            <w:jc w:val="center"/>
          </w:pPr>
        </w:pPrChange>
      </w:pPr>
      <w:ins w:id="5" w:author="Shy Alon" w:date="2017-07-21T16:28:00Z">
        <w:r>
          <w:rPr>
            <w:sz w:val="34"/>
          </w:rPr>
          <w:t>AFEKA - T</w:t>
        </w:r>
        <w:r>
          <w:rPr>
            <w:sz w:val="28"/>
          </w:rPr>
          <w:t>EL</w:t>
        </w:r>
        <w:r>
          <w:rPr>
            <w:sz w:val="34"/>
          </w:rPr>
          <w:t>-A</w:t>
        </w:r>
        <w:r>
          <w:rPr>
            <w:sz w:val="28"/>
          </w:rPr>
          <w:t xml:space="preserve">VIV </w:t>
        </w:r>
        <w:r>
          <w:rPr>
            <w:sz w:val="34"/>
          </w:rPr>
          <w:t>A</w:t>
        </w:r>
        <w:r>
          <w:rPr>
            <w:sz w:val="28"/>
          </w:rPr>
          <w:t xml:space="preserve">CADEMIC </w:t>
        </w:r>
        <w:r>
          <w:rPr>
            <w:sz w:val="34"/>
          </w:rPr>
          <w:t>C</w:t>
        </w:r>
        <w:r>
          <w:rPr>
            <w:sz w:val="28"/>
          </w:rPr>
          <w:t xml:space="preserve">OLLEGE OF </w:t>
        </w:r>
        <w:r>
          <w:rPr>
            <w:sz w:val="34"/>
          </w:rPr>
          <w:t>E</w:t>
        </w:r>
        <w:r>
          <w:rPr>
            <w:sz w:val="28"/>
          </w:rPr>
          <w:t>NGINEERING</w:t>
        </w:r>
      </w:ins>
    </w:p>
    <w:p w14:paraId="214338A7" w14:textId="77777777" w:rsidR="00B346BB" w:rsidRDefault="00B346BB" w:rsidP="00B346BB">
      <w:pPr>
        <w:spacing w:after="158" w:line="259" w:lineRule="auto"/>
        <w:jc w:val="center"/>
        <w:rPr>
          <w:ins w:id="6" w:author="Shy Alon" w:date="2017-07-21T16:28:00Z"/>
        </w:rPr>
        <w:pPrChange w:id="7" w:author="Shy Alon" w:date="2017-07-21T16:28:00Z">
          <w:pPr>
            <w:spacing w:after="158" w:line="259" w:lineRule="auto"/>
            <w:jc w:val="center"/>
          </w:pPr>
        </w:pPrChange>
      </w:pPr>
      <w:ins w:id="8" w:author="Shy Alon" w:date="2017-07-21T16:28:00Z">
        <w:r>
          <w:rPr>
            <w:sz w:val="29"/>
          </w:rPr>
          <w:t>M.</w:t>
        </w:r>
        <w:r>
          <w:rPr>
            <w:sz w:val="23"/>
          </w:rPr>
          <w:t xml:space="preserve">SC </w:t>
        </w:r>
        <w:r>
          <w:rPr>
            <w:sz w:val="29"/>
          </w:rPr>
          <w:t>F</w:t>
        </w:r>
        <w:r>
          <w:rPr>
            <w:sz w:val="23"/>
          </w:rPr>
          <w:t xml:space="preserve">INAL </w:t>
        </w:r>
        <w:r>
          <w:rPr>
            <w:sz w:val="29"/>
          </w:rPr>
          <w:t>R</w:t>
        </w:r>
        <w:r>
          <w:rPr>
            <w:sz w:val="23"/>
          </w:rPr>
          <w:t>ESEARCH</w:t>
        </w:r>
      </w:ins>
    </w:p>
    <w:p w14:paraId="3912691C" w14:textId="25C2E387" w:rsidR="003D3A2B" w:rsidRPr="003D3A2B" w:rsidDel="00B346BB" w:rsidRDefault="00B346BB" w:rsidP="00B346BB">
      <w:pPr>
        <w:spacing w:after="542" w:line="259" w:lineRule="auto"/>
        <w:ind w:left="-146" w:right="-146"/>
        <w:jc w:val="center"/>
        <w:rPr>
          <w:del w:id="9" w:author="Shy Alon" w:date="2017-07-21T16:29:00Z"/>
          <w:rtl/>
        </w:rPr>
        <w:pPrChange w:id="10" w:author="Shy Alon" w:date="2017-07-21T16:29:00Z">
          <w:pPr/>
        </w:pPrChange>
      </w:pPr>
      <w:ins w:id="11" w:author="Shy Alon" w:date="2017-07-21T16:28:00Z">
        <w:r>
          <w:rPr>
            <w:noProof/>
          </w:rPr>
          <mc:AlternateContent>
            <mc:Choice Requires="wpg">
              <w:drawing>
                <wp:inline distT="0" distB="0" distL="0" distR="0" wp14:anchorId="1A36A7F3" wp14:editId="3DD5CC93">
                  <wp:extent cx="4600766" cy="7595"/>
                  <wp:effectExtent l="0" t="0" r="0" b="0"/>
                  <wp:docPr id="24" name="Group 24"/>
                  <wp:cNvGraphicFramePr/>
                  <a:graphic xmlns:a="http://schemas.openxmlformats.org/drawingml/2006/main">
                    <a:graphicData uri="http://schemas.microsoft.com/office/word/2010/wordprocessingGroup">
                      <wpg:wgp>
                        <wpg:cNvGrpSpPr/>
                        <wpg:grpSpPr>
                          <a:xfrm>
                            <a:off x="0" y="0"/>
                            <a:ext cx="4600766" cy="7595"/>
                            <a:chOff x="0" y="0"/>
                            <a:chExt cx="4600766" cy="7595"/>
                          </a:xfrm>
                        </wpg:grpSpPr>
                        <wps:wsp>
                          <wps:cNvPr id="25" name="Shape 22"/>
                          <wps:cNvSpPr/>
                          <wps:spPr>
                            <a:xfrm>
                              <a:off x="0" y="0"/>
                              <a:ext cx="4600766" cy="0"/>
                            </a:xfrm>
                            <a:custGeom>
                              <a:avLst/>
                              <a:gdLst/>
                              <a:ahLst/>
                              <a:cxnLst/>
                              <a:rect l="0" t="0" r="0" b="0"/>
                              <a:pathLst>
                                <a:path w="4600766">
                                  <a:moveTo>
                                    <a:pt x="0" y="0"/>
                                  </a:moveTo>
                                  <a:lnTo>
                                    <a:pt x="4600766"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6D078F8" id="Group 24" o:spid="_x0000_s1026" style="width:362.25pt;height:.6pt;mso-position-horizontal-relative:char;mso-position-vertical-relative:line" coordsize="460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">
                  <v:shape id="Shape 22" o:spid="_x0000_s1027" style="position:absolute;width:46007;height:0;visibility:visible;mso-wrap-style:square;v-text-anchor:top" coordsize="4600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" path="m,l4600766,e" filled="f" strokeweight=".21097mm">
                    <v:stroke miterlimit="83231f" joinstyle="miter"/>
                    <v:path arrowok="t" textboxrect="0,0,4600766,0"/>
                  </v:shape>
                  <w10:anchorlock/>
                </v:group>
              </w:pict>
            </mc:Fallback>
          </mc:AlternateContent>
        </w:r>
      </w:ins>
    </w:p>
    <w:p w14:paraId="12573177" w14:textId="77777777" w:rsidR="00BC1D4C" w:rsidDel="00B346BB" w:rsidRDefault="00BC1D4C" w:rsidP="00B346BB">
      <w:pPr>
        <w:rPr>
          <w:del w:id="12" w:author="Shy Alon" w:date="2017-07-21T16:29:00Z"/>
          <w:rtl/>
        </w:rPr>
        <w:pPrChange w:id="13" w:author="Shy Alon" w:date="2017-07-21T16:29:00Z">
          <w:pPr>
            <w:pStyle w:val="Heading1"/>
          </w:pPr>
        </w:pPrChange>
      </w:pPr>
    </w:p>
    <w:p w14:paraId="0F163552" w14:textId="77777777" w:rsidR="00B346BB" w:rsidRDefault="00B346BB" w:rsidP="00B346BB">
      <w:pPr>
        <w:rPr>
          <w:ins w:id="14" w:author="Shy Alon" w:date="2017-07-21T16:26:00Z"/>
          <w:b/>
          <w:bCs/>
          <w:i/>
          <w:iCs/>
          <w:sz w:val="40"/>
          <w:szCs w:val="40"/>
        </w:rPr>
        <w:pPrChange w:id="15" w:author="Shy Alon" w:date="2017-07-21T16:29:00Z">
          <w:pPr>
            <w:jc w:val="center"/>
          </w:pPr>
        </w:pPrChange>
      </w:pPr>
      <w:bookmarkStart w:id="16" w:name="_Toc412504468"/>
    </w:p>
    <w:p w14:paraId="361150FD" w14:textId="3D8E1707" w:rsidR="00BC1D4C" w:rsidRDefault="00BC1D4C" w:rsidP="00FB688C">
      <w:pPr>
        <w:jc w:val="center"/>
        <w:rPr>
          <w:b/>
          <w:bCs/>
          <w:i/>
          <w:iCs/>
          <w:sz w:val="40"/>
          <w:szCs w:val="40"/>
          <w:rtl/>
        </w:rPr>
      </w:pPr>
      <w:r>
        <w:rPr>
          <w:b/>
          <w:bCs/>
          <w:i/>
          <w:iCs/>
          <w:sz w:val="40"/>
          <w:szCs w:val="40"/>
        </w:rPr>
        <w:t>M.Sc. of System Engineering</w:t>
      </w:r>
      <w:bookmarkEnd w:id="16"/>
    </w:p>
    <w:p w14:paraId="515CBA93" w14:textId="6B52253B" w:rsidR="003D3A2B" w:rsidRDefault="00B346BB" w:rsidP="00FB69D7">
      <w:pPr>
        <w:jc w:val="center"/>
        <w:rPr>
          <w:rFonts w:ascii="Georgia" w:eastAsiaTheme="majorEastAsia" w:hAnsi="Georgia"/>
          <w:b/>
          <w:bCs/>
          <w:color w:val="000000"/>
          <w:sz w:val="43"/>
          <w:szCs w:val="43"/>
        </w:rPr>
      </w:pPr>
      <w:ins w:id="17" w:author="Shy Alon" w:date="2017-07-21T16:29:00Z">
        <w:r>
          <w:rPr>
            <w:rFonts w:ascii="Georgia" w:eastAsiaTheme="majorEastAsia" w:hAnsi="Georgia"/>
            <w:b/>
            <w:bCs/>
            <w:color w:val="000000"/>
            <w:sz w:val="43"/>
            <w:szCs w:val="43"/>
          </w:rPr>
          <w:t xml:space="preserve">Using Machine Learning </w:t>
        </w:r>
      </w:ins>
      <w:del w:id="18" w:author="Shy Alon" w:date="2017-07-21T16:29:00Z">
        <w:r w:rsidR="00BC1D4C" w:rsidRPr="00BC1D4C" w:rsidDel="00B346BB">
          <w:rPr>
            <w:rFonts w:ascii="Georgia" w:eastAsiaTheme="majorEastAsia" w:hAnsi="Georgia"/>
            <w:b/>
            <w:bCs/>
            <w:color w:val="000000"/>
            <w:sz w:val="43"/>
            <w:szCs w:val="43"/>
          </w:rPr>
          <w:delText xml:space="preserve">Decision </w:delText>
        </w:r>
        <w:r w:rsidR="00FB69D7" w:rsidDel="00B346BB">
          <w:rPr>
            <w:rFonts w:ascii="Georgia" w:eastAsiaTheme="majorEastAsia" w:hAnsi="Georgia"/>
            <w:b/>
            <w:bCs/>
            <w:color w:val="000000"/>
            <w:sz w:val="43"/>
            <w:szCs w:val="43"/>
          </w:rPr>
          <w:delText>Support</w:delText>
        </w:r>
        <w:r w:rsidR="00BC1D4C" w:rsidRPr="00BC1D4C" w:rsidDel="00B346BB">
          <w:rPr>
            <w:rFonts w:ascii="Georgia" w:eastAsiaTheme="majorEastAsia" w:hAnsi="Georgia"/>
            <w:b/>
            <w:bCs/>
            <w:color w:val="000000"/>
            <w:sz w:val="43"/>
            <w:szCs w:val="43"/>
          </w:rPr>
          <w:delText xml:space="preserve"> System </w:delText>
        </w:r>
        <w:r w:rsidR="008945B4" w:rsidRPr="008945B4" w:rsidDel="00B346BB">
          <w:rPr>
            <w:rFonts w:ascii="Georgia" w:eastAsiaTheme="majorEastAsia" w:hAnsi="Georgia"/>
            <w:b/>
            <w:bCs/>
            <w:color w:val="000000"/>
            <w:sz w:val="43"/>
            <w:szCs w:val="43"/>
          </w:rPr>
          <w:delText xml:space="preserve">for </w:delText>
        </w:r>
      </w:del>
      <w:r w:rsidR="00A55DF3">
        <w:rPr>
          <w:rFonts w:ascii="Georgia" w:eastAsiaTheme="majorEastAsia" w:hAnsi="Georgia"/>
          <w:b/>
          <w:bCs/>
          <w:color w:val="000000"/>
          <w:sz w:val="43"/>
          <w:szCs w:val="43"/>
        </w:rPr>
        <w:t>Optimizing Pharma Research</w:t>
      </w:r>
      <w:ins w:id="19" w:author="Shy Alon" w:date="2017-07-21T16:29:00Z">
        <w:r>
          <w:rPr>
            <w:rFonts w:ascii="Georgia" w:eastAsiaTheme="majorEastAsia" w:hAnsi="Georgia"/>
            <w:b/>
            <w:bCs/>
            <w:color w:val="000000"/>
            <w:sz w:val="43"/>
            <w:szCs w:val="43"/>
          </w:rPr>
          <w:t xml:space="preserve"> Discovery Phase</w:t>
        </w:r>
      </w:ins>
    </w:p>
    <w:p w14:paraId="78496DA2" w14:textId="7E7C0FD0" w:rsidR="00B346BB" w:rsidRDefault="00B346BB" w:rsidP="00B346BB">
      <w:pPr>
        <w:spacing w:after="977" w:line="259" w:lineRule="auto"/>
        <w:ind w:left="-146" w:right="-146"/>
        <w:rPr>
          <w:ins w:id="20" w:author="Shy Alon" w:date="2017-07-21T16:33:00Z"/>
        </w:rPr>
      </w:pPr>
      <w:ins w:id="21" w:author="Shy Alon" w:date="2017-07-21T16:32:00Z">
        <w:r>
          <w:rPr>
            <w:noProof/>
          </w:rPr>
          <mc:AlternateContent>
            <mc:Choice Requires="wpg">
              <w:drawing>
                <wp:inline distT="0" distB="0" distL="0" distR="0" wp14:anchorId="4C5C2701" wp14:editId="06512656">
                  <wp:extent cx="4600766" cy="7595"/>
                  <wp:effectExtent l="0" t="0" r="0" b="0"/>
                  <wp:docPr id="31" name="Group 31"/>
                  <wp:cNvGraphicFramePr/>
                  <a:graphic xmlns:a="http://schemas.openxmlformats.org/drawingml/2006/main">
                    <a:graphicData uri="http://schemas.microsoft.com/office/word/2010/wordprocessingGroup">
                      <wpg:wgp>
                        <wpg:cNvGrpSpPr/>
                        <wpg:grpSpPr>
                          <a:xfrm>
                            <a:off x="0" y="0"/>
                            <a:ext cx="4600766" cy="7595"/>
                            <a:chOff x="0" y="0"/>
                            <a:chExt cx="4600766" cy="7595"/>
                          </a:xfrm>
                        </wpg:grpSpPr>
                        <wps:wsp>
                          <wps:cNvPr id="39" name="Shape 27"/>
                          <wps:cNvSpPr/>
                          <wps:spPr>
                            <a:xfrm>
                              <a:off x="0" y="0"/>
                              <a:ext cx="4600766" cy="0"/>
                            </a:xfrm>
                            <a:custGeom>
                              <a:avLst/>
                              <a:gdLst/>
                              <a:ahLst/>
                              <a:cxnLst/>
                              <a:rect l="0" t="0" r="0" b="0"/>
                              <a:pathLst>
                                <a:path w="4600766">
                                  <a:moveTo>
                                    <a:pt x="0" y="0"/>
                                  </a:moveTo>
                                  <a:lnTo>
                                    <a:pt x="4600766"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C358CE5" id="Group 31" o:spid="_x0000_s1026" style="width:362.25pt;height:.6pt;mso-position-horizontal-relative:char;mso-position-vertical-relative:line" coordsize="460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">
                  <v:shape id="Shape 27" o:spid="_x0000_s1027" style="position:absolute;width:46007;height:0;visibility:visible;mso-wrap-style:square;v-text-anchor:top" coordsize="4600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" path="m,l4600766,e" filled="f" strokeweight=".21097mm">
                    <v:stroke miterlimit="83231f" joinstyle="miter"/>
                    <v:path arrowok="t" textboxrect="0,0,4600766,0"/>
                  </v:shape>
                  <w10:anchorlock/>
                </v:group>
              </w:pict>
            </mc:Fallback>
          </mc:AlternateContent>
        </w:r>
      </w:ins>
    </w:p>
    <w:tbl>
      <w:tblPr>
        <w:tblStyle w:val="TableGrid"/>
        <w:tblW w:w="0" w:type="auto"/>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2" w:author="Shy Alon" w:date="2017-07-21T16:42:00Z">
          <w:tblPr>
            <w:tblStyle w:val="TableGrid"/>
            <w:tblW w:w="0" w:type="auto"/>
            <w:tblInd w:w="-146" w:type="dxa"/>
            <w:tblLook w:val="04A0" w:firstRow="1" w:lastRow="0" w:firstColumn="1" w:lastColumn="0" w:noHBand="0" w:noVBand="1"/>
          </w:tblPr>
        </w:tblPrChange>
      </w:tblPr>
      <w:tblGrid>
        <w:gridCol w:w="4148"/>
        <w:gridCol w:w="4148"/>
        <w:tblGridChange w:id="23">
          <w:tblGrid>
            <w:gridCol w:w="4148"/>
            <w:gridCol w:w="4148"/>
          </w:tblGrid>
        </w:tblGridChange>
      </w:tblGrid>
      <w:tr w:rsidR="00B346BB" w14:paraId="40699C59" w14:textId="77777777" w:rsidTr="007F4197">
        <w:trPr>
          <w:trHeight w:val="1161"/>
          <w:ins w:id="24" w:author="Shy Alon" w:date="2017-07-21T16:34:00Z"/>
        </w:trPr>
        <w:tc>
          <w:tcPr>
            <w:tcW w:w="4148" w:type="dxa"/>
            <w:tcPrChange w:id="25" w:author="Shy Alon" w:date="2017-07-21T16:42:00Z">
              <w:tcPr>
                <w:tcW w:w="4148" w:type="dxa"/>
              </w:tcPr>
            </w:tcPrChange>
          </w:tcPr>
          <w:p w14:paraId="2CAAF8B5" w14:textId="362101D2" w:rsidR="00B346BB" w:rsidRPr="007F4197" w:rsidRDefault="007F4197" w:rsidP="007F4197">
            <w:pPr>
              <w:rPr>
                <w:ins w:id="26" w:author="Shy Alon" w:date="2017-07-21T16:38:00Z"/>
                <w:i/>
                <w:iCs/>
                <w:sz w:val="28"/>
                <w:szCs w:val="28"/>
                <w:rPrChange w:id="27" w:author="Shy Alon" w:date="2017-07-21T16:39:00Z">
                  <w:rPr>
                    <w:ins w:id="28" w:author="Shy Alon" w:date="2017-07-21T16:38:00Z"/>
                  </w:rPr>
                </w:rPrChange>
              </w:rPr>
              <w:pPrChange w:id="29" w:author="Shy Alon" w:date="2017-07-21T16:39:00Z">
                <w:pPr>
                  <w:spacing w:after="977" w:line="259" w:lineRule="auto"/>
                  <w:ind w:right="-146"/>
                </w:pPr>
              </w:pPrChange>
            </w:pPr>
            <w:ins w:id="30" w:author="Shy Alon" w:date="2017-07-21T16:37:00Z">
              <w:r w:rsidRPr="007F4197">
                <w:rPr>
                  <w:i/>
                  <w:iCs/>
                  <w:sz w:val="28"/>
                  <w:szCs w:val="28"/>
                  <w:rPrChange w:id="31" w:author="Shy Alon" w:date="2017-07-21T16:39:00Z">
                    <w:rPr/>
                  </w:rPrChange>
                </w:rPr>
                <w:t>Author</w:t>
              </w:r>
            </w:ins>
            <w:ins w:id="32" w:author="Shy Alon" w:date="2017-07-21T16:38:00Z">
              <w:r w:rsidRPr="007F4197">
                <w:rPr>
                  <w:i/>
                  <w:iCs/>
                  <w:sz w:val="28"/>
                  <w:szCs w:val="28"/>
                  <w:rPrChange w:id="33" w:author="Shy Alon" w:date="2017-07-21T16:39:00Z">
                    <w:rPr/>
                  </w:rPrChange>
                </w:rPr>
                <w:t>:</w:t>
              </w:r>
            </w:ins>
          </w:p>
          <w:p w14:paraId="68481549" w14:textId="26A1BC1C" w:rsidR="007F4197" w:rsidRPr="007F4197" w:rsidRDefault="007F4197" w:rsidP="007F4197">
            <w:pPr>
              <w:rPr>
                <w:ins w:id="34" w:author="Shy Alon" w:date="2017-07-21T16:34:00Z"/>
                <w:sz w:val="28"/>
                <w:szCs w:val="28"/>
                <w:rPrChange w:id="35" w:author="Shy Alon" w:date="2017-07-21T16:39:00Z">
                  <w:rPr>
                    <w:ins w:id="36" w:author="Shy Alon" w:date="2017-07-21T16:34:00Z"/>
                  </w:rPr>
                </w:rPrChange>
              </w:rPr>
              <w:pPrChange w:id="37" w:author="Shy Alon" w:date="2017-07-21T16:39:00Z">
                <w:pPr>
                  <w:spacing w:after="977" w:line="259" w:lineRule="auto"/>
                  <w:ind w:right="-146"/>
                </w:pPr>
              </w:pPrChange>
            </w:pPr>
            <w:ins w:id="38" w:author="Shy Alon" w:date="2017-07-21T16:38:00Z">
              <w:r w:rsidRPr="007F4197">
                <w:rPr>
                  <w:sz w:val="28"/>
                  <w:szCs w:val="28"/>
                  <w:rPrChange w:id="39" w:author="Shy Alon" w:date="2017-07-21T16:39:00Z">
                    <w:rPr/>
                  </w:rPrChange>
                </w:rPr>
                <w:t>Shy Alon</w:t>
              </w:r>
            </w:ins>
          </w:p>
        </w:tc>
        <w:tc>
          <w:tcPr>
            <w:tcW w:w="4148" w:type="dxa"/>
            <w:tcPrChange w:id="40" w:author="Shy Alon" w:date="2017-07-21T16:42:00Z">
              <w:tcPr>
                <w:tcW w:w="4148" w:type="dxa"/>
              </w:tcPr>
            </w:tcPrChange>
          </w:tcPr>
          <w:p w14:paraId="79D13E71" w14:textId="77777777" w:rsidR="00B346BB" w:rsidRPr="007F4197" w:rsidRDefault="007F4197" w:rsidP="003F21D2">
            <w:pPr>
              <w:jc w:val="right"/>
              <w:rPr>
                <w:ins w:id="41" w:author="Shy Alon" w:date="2017-07-21T16:38:00Z"/>
                <w:i/>
                <w:iCs/>
                <w:sz w:val="28"/>
                <w:szCs w:val="28"/>
                <w:rPrChange w:id="42" w:author="Shy Alon" w:date="2017-07-21T16:39:00Z">
                  <w:rPr>
                    <w:ins w:id="43" w:author="Shy Alon" w:date="2017-07-21T16:38:00Z"/>
                  </w:rPr>
                </w:rPrChange>
              </w:rPr>
              <w:pPrChange w:id="44" w:author="Shy Alon" w:date="2017-07-21T16:55:00Z">
                <w:pPr>
                  <w:spacing w:after="977" w:line="259" w:lineRule="auto"/>
                  <w:ind w:right="-146"/>
                </w:pPr>
              </w:pPrChange>
            </w:pPr>
            <w:ins w:id="45" w:author="Shy Alon" w:date="2017-07-21T16:38:00Z">
              <w:r w:rsidRPr="007F4197">
                <w:rPr>
                  <w:i/>
                  <w:iCs/>
                  <w:sz w:val="28"/>
                  <w:szCs w:val="28"/>
                  <w:rPrChange w:id="46" w:author="Shy Alon" w:date="2017-07-21T16:39:00Z">
                    <w:rPr/>
                  </w:rPrChange>
                </w:rPr>
                <w:t>Supervisor:</w:t>
              </w:r>
            </w:ins>
          </w:p>
          <w:p w14:paraId="30657C98" w14:textId="3104F2E3" w:rsidR="007F4197" w:rsidRPr="007F4197" w:rsidRDefault="007F4197" w:rsidP="003F21D2">
            <w:pPr>
              <w:jc w:val="right"/>
              <w:rPr>
                <w:ins w:id="47" w:author="Shy Alon" w:date="2017-07-21T16:34:00Z"/>
                <w:sz w:val="28"/>
                <w:szCs w:val="28"/>
                <w:rPrChange w:id="48" w:author="Shy Alon" w:date="2017-07-21T16:39:00Z">
                  <w:rPr>
                    <w:ins w:id="49" w:author="Shy Alon" w:date="2017-07-21T16:34:00Z"/>
                  </w:rPr>
                </w:rPrChange>
              </w:rPr>
              <w:pPrChange w:id="50" w:author="Shy Alon" w:date="2017-07-21T16:55:00Z">
                <w:pPr>
                  <w:spacing w:after="977" w:line="259" w:lineRule="auto"/>
                  <w:ind w:right="-146"/>
                </w:pPr>
              </w:pPrChange>
            </w:pPr>
            <w:ins w:id="51" w:author="Shy Alon" w:date="2017-07-21T16:38:00Z">
              <w:r w:rsidRPr="007F4197">
                <w:rPr>
                  <w:rFonts w:ascii="Times New Roman" w:eastAsia="Calibri" w:hAnsi="Times New Roman"/>
                  <w:sz w:val="28"/>
                  <w:szCs w:val="28"/>
                  <w:rPrChange w:id="52" w:author="Shy Alon" w:date="2017-07-21T16:39:00Z">
                    <w:rPr>
                      <w:rFonts w:ascii="Times New Roman" w:eastAsia="Calibri" w:hAnsi="Times New Roman"/>
                    </w:rPr>
                  </w:rPrChange>
                </w:rPr>
                <w:t>Dr. Abraham Yosipof</w:t>
              </w:r>
            </w:ins>
          </w:p>
        </w:tc>
      </w:tr>
    </w:tbl>
    <w:p w14:paraId="64A57CE2" w14:textId="022E3596" w:rsidR="007F4197" w:rsidRPr="007F4197" w:rsidRDefault="007F4197" w:rsidP="007F4197">
      <w:pPr>
        <w:jc w:val="center"/>
        <w:rPr>
          <w:ins w:id="53" w:author="Shy Alon" w:date="2017-07-21T16:41:00Z"/>
          <w:rFonts w:asciiTheme="majorBidi" w:hAnsiTheme="majorBidi" w:cstheme="majorBidi"/>
          <w:sz w:val="28"/>
          <w:szCs w:val="28"/>
          <w:rPrChange w:id="54" w:author="Shy Alon" w:date="2017-07-21T16:42:00Z">
            <w:rPr>
              <w:ins w:id="55" w:author="Shy Alon" w:date="2017-07-21T16:41:00Z"/>
            </w:rPr>
          </w:rPrChange>
        </w:rPr>
        <w:pPrChange w:id="56" w:author="Shy Alon" w:date="2017-07-21T16:42:00Z">
          <w:pPr>
            <w:autoSpaceDE w:val="0"/>
            <w:autoSpaceDN w:val="0"/>
            <w:adjustRightInd w:val="0"/>
          </w:pPr>
        </w:pPrChange>
      </w:pPr>
      <w:ins w:id="57" w:author="Shy Alon" w:date="2017-07-21T16:41:00Z">
        <w:r w:rsidRPr="007F4197">
          <w:rPr>
            <w:rFonts w:asciiTheme="majorBidi" w:hAnsiTheme="majorBidi" w:cstheme="majorBidi"/>
            <w:sz w:val="28"/>
            <w:szCs w:val="28"/>
            <w:rPrChange w:id="58" w:author="Shy Alon" w:date="2017-07-21T16:42:00Z">
              <w:rPr/>
            </w:rPrChange>
          </w:rPr>
          <w:t>Submitted in Partial Fulfillment of the Requirements for the Degree of</w:t>
        </w:r>
      </w:ins>
      <w:ins w:id="59" w:author="Shy Alon" w:date="2017-07-21T16:42:00Z">
        <w:r w:rsidRPr="007F4197">
          <w:rPr>
            <w:sz w:val="28"/>
            <w:szCs w:val="28"/>
            <w:rPrChange w:id="60" w:author="Shy Alon" w:date="2017-07-21T16:42:00Z">
              <w:rPr/>
            </w:rPrChange>
          </w:rPr>
          <w:t xml:space="preserve"> </w:t>
        </w:r>
      </w:ins>
      <w:ins w:id="61" w:author="Shy Alon" w:date="2017-07-21T16:41:00Z">
        <w:r w:rsidRPr="007F4197">
          <w:rPr>
            <w:sz w:val="28"/>
            <w:szCs w:val="28"/>
            <w:rPrChange w:id="62" w:author="Shy Alon" w:date="2017-07-21T16:42:00Z">
              <w:rPr/>
            </w:rPrChange>
          </w:rPr>
          <w:t>Master of</w:t>
        </w:r>
      </w:ins>
      <w:ins w:id="63" w:author="Shy Alon" w:date="2017-07-21T16:42:00Z">
        <w:r w:rsidRPr="007F4197">
          <w:rPr>
            <w:sz w:val="28"/>
            <w:szCs w:val="28"/>
            <w:rPrChange w:id="64" w:author="Shy Alon" w:date="2017-07-21T16:42:00Z">
              <w:rPr/>
            </w:rPrChange>
          </w:rPr>
          <w:t xml:space="preserve"> </w:t>
        </w:r>
      </w:ins>
      <w:ins w:id="65" w:author="Shy Alon" w:date="2017-07-21T16:41:00Z">
        <w:r w:rsidRPr="007F4197">
          <w:rPr>
            <w:rFonts w:asciiTheme="majorBidi" w:hAnsiTheme="majorBidi" w:cstheme="majorBidi"/>
            <w:sz w:val="28"/>
            <w:szCs w:val="28"/>
            <w:rPrChange w:id="66" w:author="Shy Alon" w:date="2017-07-21T16:42:00Z">
              <w:rPr/>
            </w:rPrChange>
          </w:rPr>
          <w:t>Science (M.Sc.)</w:t>
        </w:r>
      </w:ins>
    </w:p>
    <w:p w14:paraId="3BB4D1E1" w14:textId="77777777" w:rsidR="007F4197" w:rsidRPr="007F4197" w:rsidRDefault="007F4197" w:rsidP="007F4197">
      <w:pPr>
        <w:jc w:val="center"/>
        <w:rPr>
          <w:ins w:id="67" w:author="Shy Alon" w:date="2017-07-21T16:41:00Z"/>
          <w:rFonts w:asciiTheme="majorBidi" w:hAnsiTheme="majorBidi" w:cstheme="majorBidi"/>
          <w:sz w:val="28"/>
          <w:szCs w:val="28"/>
          <w:rPrChange w:id="68" w:author="Shy Alon" w:date="2017-07-21T16:42:00Z">
            <w:rPr>
              <w:ins w:id="69" w:author="Shy Alon" w:date="2017-07-21T16:41:00Z"/>
            </w:rPr>
          </w:rPrChange>
        </w:rPr>
        <w:pPrChange w:id="70" w:author="Shy Alon" w:date="2017-07-21T16:41:00Z">
          <w:pPr>
            <w:autoSpaceDE w:val="0"/>
            <w:autoSpaceDN w:val="0"/>
            <w:adjustRightInd w:val="0"/>
          </w:pPr>
        </w:pPrChange>
      </w:pPr>
      <w:ins w:id="71" w:author="Shy Alon" w:date="2017-07-21T16:41:00Z">
        <w:r w:rsidRPr="007F4197">
          <w:rPr>
            <w:rFonts w:asciiTheme="majorBidi" w:hAnsiTheme="majorBidi" w:cstheme="majorBidi"/>
            <w:sz w:val="28"/>
            <w:szCs w:val="28"/>
            <w:rPrChange w:id="72" w:author="Shy Alon" w:date="2017-07-21T16:42:00Z">
              <w:rPr/>
            </w:rPrChange>
          </w:rPr>
          <w:t>in the</w:t>
        </w:r>
      </w:ins>
    </w:p>
    <w:p w14:paraId="22E46E2C" w14:textId="77777777" w:rsidR="007F4197" w:rsidRPr="007F4197" w:rsidRDefault="007F4197" w:rsidP="007F4197">
      <w:pPr>
        <w:jc w:val="center"/>
        <w:rPr>
          <w:ins w:id="73" w:author="Shy Alon" w:date="2017-07-21T16:41:00Z"/>
          <w:rFonts w:asciiTheme="majorBidi" w:hAnsiTheme="majorBidi" w:cstheme="majorBidi"/>
          <w:sz w:val="28"/>
          <w:szCs w:val="28"/>
          <w:rPrChange w:id="74" w:author="Shy Alon" w:date="2017-07-21T16:42:00Z">
            <w:rPr>
              <w:ins w:id="75" w:author="Shy Alon" w:date="2017-07-21T16:41:00Z"/>
              <w:rFonts w:ascii="URWPalladioL-Roma" w:hAnsi="URWPalladioL-Roma" w:cs="URWPalladioL-Roma"/>
            </w:rPr>
          </w:rPrChange>
        </w:rPr>
        <w:pPrChange w:id="76" w:author="Shy Alon" w:date="2017-07-21T16:41:00Z">
          <w:pPr>
            <w:autoSpaceDE w:val="0"/>
            <w:autoSpaceDN w:val="0"/>
            <w:adjustRightInd w:val="0"/>
          </w:pPr>
        </w:pPrChange>
      </w:pPr>
      <w:ins w:id="77" w:author="Shy Alon" w:date="2017-07-21T16:41:00Z">
        <w:r w:rsidRPr="007F4197">
          <w:rPr>
            <w:rFonts w:asciiTheme="majorBidi" w:hAnsiTheme="majorBidi" w:cstheme="majorBidi"/>
            <w:sz w:val="28"/>
            <w:szCs w:val="28"/>
            <w:rPrChange w:id="78" w:author="Shy Alon" w:date="2017-07-21T16:42:00Z">
              <w:rPr>
                <w:rFonts w:ascii="URWPalladioL-Roma" w:hAnsi="URWPalladioL-Roma" w:cs="URWPalladioL-Roma"/>
              </w:rPr>
            </w:rPrChange>
          </w:rPr>
          <w:t>Department of Systems Engineering</w:t>
        </w:r>
      </w:ins>
    </w:p>
    <w:p w14:paraId="7877A7C1" w14:textId="542557B0" w:rsidR="00B346BB" w:rsidRPr="007F4197" w:rsidRDefault="007F4197" w:rsidP="007F4197">
      <w:pPr>
        <w:spacing w:after="0" w:line="240" w:lineRule="auto"/>
        <w:jc w:val="center"/>
        <w:rPr>
          <w:ins w:id="79" w:author="Shy Alon" w:date="2017-07-21T16:32:00Z"/>
          <w:rFonts w:asciiTheme="majorBidi" w:hAnsiTheme="majorBidi" w:cstheme="majorBidi"/>
          <w:rPrChange w:id="80" w:author="Shy Alon" w:date="2017-07-21T16:41:00Z">
            <w:rPr>
              <w:ins w:id="81" w:author="Shy Alon" w:date="2017-07-21T16:32:00Z"/>
            </w:rPr>
          </w:rPrChange>
        </w:rPr>
        <w:pPrChange w:id="82" w:author="Shy Alon" w:date="2017-07-21T16:41:00Z">
          <w:pPr>
            <w:spacing w:after="977" w:line="259" w:lineRule="auto"/>
            <w:ind w:left="-146" w:right="-146"/>
          </w:pPr>
        </w:pPrChange>
      </w:pPr>
      <w:ins w:id="83" w:author="Shy Alon" w:date="2017-07-21T16:43:00Z">
        <w:r>
          <w:t>July</w:t>
        </w:r>
      </w:ins>
      <w:ins w:id="84" w:author="Shy Alon" w:date="2017-07-21T16:41:00Z">
        <w:r w:rsidRPr="007F4197">
          <w:rPr>
            <w:rFonts w:asciiTheme="majorBidi" w:hAnsiTheme="majorBidi" w:cstheme="majorBidi"/>
            <w:rPrChange w:id="85" w:author="Shy Alon" w:date="2017-07-21T16:41:00Z">
              <w:rPr>
                <w:rFonts w:ascii="URWPalladioL-Roma" w:hAnsi="URWPalladioL-Roma" w:cs="URWPalladioL-Roma"/>
              </w:rPr>
            </w:rPrChange>
          </w:rPr>
          <w:t xml:space="preserve"> </w:t>
        </w:r>
      </w:ins>
      <w:ins w:id="86" w:author="Shy Alon" w:date="2017-07-21T16:43:00Z">
        <w:r>
          <w:t>2</w:t>
        </w:r>
      </w:ins>
      <w:ins w:id="87" w:author="Shy Alon" w:date="2017-07-29T20:49:00Z">
        <w:r w:rsidR="00F3386E">
          <w:t>9</w:t>
        </w:r>
      </w:ins>
      <w:ins w:id="88" w:author="Shy Alon" w:date="2017-07-21T16:41:00Z">
        <w:r w:rsidRPr="007F4197">
          <w:rPr>
            <w:rFonts w:asciiTheme="majorBidi" w:hAnsiTheme="majorBidi" w:cstheme="majorBidi"/>
            <w:rPrChange w:id="89" w:author="Shy Alon" w:date="2017-07-21T16:41:00Z">
              <w:rPr>
                <w:rFonts w:ascii="URWPalladioL-Roma" w:hAnsi="URWPalladioL-Roma" w:cs="URWPalladioL-Roma"/>
              </w:rPr>
            </w:rPrChange>
          </w:rPr>
          <w:t>, 2017</w:t>
        </w:r>
      </w:ins>
    </w:p>
    <w:p w14:paraId="38EE1B81" w14:textId="77777777" w:rsidR="007F4197" w:rsidRDefault="007F4197">
      <w:pPr>
        <w:spacing w:line="276" w:lineRule="auto"/>
        <w:rPr>
          <w:ins w:id="90" w:author="Shy Alon" w:date="2017-07-21T16:43:00Z"/>
          <w:b/>
          <w:bCs/>
          <w:i/>
          <w:iCs/>
          <w:sz w:val="40"/>
          <w:szCs w:val="40"/>
        </w:rPr>
      </w:pPr>
      <w:ins w:id="91" w:author="Shy Alon" w:date="2017-07-21T16:43:00Z">
        <w:r>
          <w:rPr>
            <w:b/>
            <w:bCs/>
            <w:i/>
            <w:iCs/>
            <w:sz w:val="40"/>
            <w:szCs w:val="40"/>
          </w:rPr>
          <w:br w:type="page"/>
        </w:r>
      </w:ins>
    </w:p>
    <w:p w14:paraId="333E0DF0" w14:textId="77777777" w:rsidR="007F4197" w:rsidRDefault="007F4197">
      <w:pPr>
        <w:spacing w:line="276" w:lineRule="auto"/>
        <w:rPr>
          <w:ins w:id="92" w:author="Shy Alon" w:date="2017-07-21T16:43:00Z"/>
          <w:b/>
          <w:bCs/>
          <w:i/>
          <w:iCs/>
          <w:sz w:val="40"/>
          <w:szCs w:val="40"/>
        </w:rPr>
      </w:pPr>
      <w:ins w:id="93" w:author="Shy Alon" w:date="2017-07-21T16:43:00Z">
        <w:r>
          <w:rPr>
            <w:b/>
            <w:bCs/>
            <w:i/>
            <w:iCs/>
            <w:sz w:val="40"/>
            <w:szCs w:val="40"/>
          </w:rPr>
          <w:lastRenderedPageBreak/>
          <w:br w:type="page"/>
        </w:r>
      </w:ins>
    </w:p>
    <w:p w14:paraId="0FA77F6F" w14:textId="77777777" w:rsidR="007F4197" w:rsidRDefault="007F4197" w:rsidP="007F4197">
      <w:pPr>
        <w:pStyle w:val="Heading1"/>
        <w:rPr>
          <w:ins w:id="94" w:author="Shy Alon" w:date="2017-07-21T16:44:00Z"/>
        </w:rPr>
        <w:pPrChange w:id="95" w:author="Shy Alon" w:date="2017-07-21T16:44:00Z">
          <w:pPr>
            <w:autoSpaceDE w:val="0"/>
            <w:autoSpaceDN w:val="0"/>
            <w:adjustRightInd w:val="0"/>
          </w:pPr>
        </w:pPrChange>
      </w:pPr>
      <w:bookmarkStart w:id="96" w:name="_Toc488420171"/>
      <w:bookmarkStart w:id="97" w:name="_Toc489130652"/>
      <w:ins w:id="98" w:author="Shy Alon" w:date="2017-07-21T16:44:00Z">
        <w:r>
          <w:lastRenderedPageBreak/>
          <w:t>Declaration of Authorship</w:t>
        </w:r>
        <w:bookmarkEnd w:id="96"/>
        <w:bookmarkEnd w:id="97"/>
      </w:ins>
    </w:p>
    <w:p w14:paraId="11808E30" w14:textId="0E3CF663" w:rsidR="007F4197" w:rsidRDefault="007F4197" w:rsidP="007F4197">
      <w:pPr>
        <w:rPr>
          <w:ins w:id="99" w:author="Shy Alon" w:date="2017-07-21T16:44:00Z"/>
        </w:rPr>
        <w:pPrChange w:id="100" w:author="Shy Alon" w:date="2017-07-21T16:45:00Z">
          <w:pPr>
            <w:autoSpaceDE w:val="0"/>
            <w:autoSpaceDN w:val="0"/>
            <w:adjustRightInd w:val="0"/>
          </w:pPr>
        </w:pPrChange>
      </w:pPr>
      <w:ins w:id="101" w:author="Shy Alon" w:date="2017-07-21T16:44:00Z">
        <w:r>
          <w:t xml:space="preserve">I, Shy Alon, declare that this research project titled, </w:t>
        </w:r>
      </w:ins>
      <w:ins w:id="102" w:author="Shy Alon" w:date="2017-07-21T16:45:00Z">
        <w:r>
          <w:t>“</w:t>
        </w:r>
        <w:r w:rsidRPr="007F4197">
          <w:t>Using Machine Learning Optimizing Pharma Research Discovery Phase</w:t>
        </w:r>
        <w:r>
          <w:t>”</w:t>
        </w:r>
      </w:ins>
      <w:ins w:id="103" w:author="Shy Alon" w:date="2017-07-21T16:44:00Z">
        <w:r>
          <w:t xml:space="preserve"> and the work presented in it are my own. I confirm</w:t>
        </w:r>
      </w:ins>
      <w:ins w:id="104" w:author="Shy Alon" w:date="2017-07-21T16:45:00Z">
        <w:r>
          <w:t xml:space="preserve"> </w:t>
        </w:r>
      </w:ins>
      <w:ins w:id="105" w:author="Shy Alon" w:date="2017-07-21T16:44:00Z">
        <w:r>
          <w:t>that:</w:t>
        </w:r>
      </w:ins>
    </w:p>
    <w:p w14:paraId="7F9C8271" w14:textId="4EB802C6" w:rsidR="007F4197" w:rsidRDefault="007F4197" w:rsidP="001F4519">
      <w:pPr>
        <w:pStyle w:val="ListParagraph"/>
        <w:numPr>
          <w:ilvl w:val="0"/>
          <w:numId w:val="46"/>
        </w:numPr>
        <w:rPr>
          <w:ins w:id="106" w:author="Shy Alon" w:date="2017-07-21T16:44:00Z"/>
        </w:rPr>
        <w:pPrChange w:id="107" w:author="Shy Alon" w:date="2017-07-21T16:46:00Z">
          <w:pPr>
            <w:autoSpaceDE w:val="0"/>
            <w:autoSpaceDN w:val="0"/>
            <w:adjustRightInd w:val="0"/>
          </w:pPr>
        </w:pPrChange>
      </w:pPr>
      <w:ins w:id="108" w:author="Shy Alon" w:date="2017-07-21T16:44:00Z">
        <w:r>
          <w:t>This work was done wholly or mainly while in candidature for a M.Sc. degree</w:t>
        </w:r>
      </w:ins>
      <w:ins w:id="109" w:author="Shy Alon" w:date="2017-07-21T16:45:00Z">
        <w:r>
          <w:t xml:space="preserve"> </w:t>
        </w:r>
      </w:ins>
      <w:ins w:id="110" w:author="Shy Alon" w:date="2017-07-21T16:44:00Z">
        <w:r>
          <w:t>at this college.</w:t>
        </w:r>
      </w:ins>
    </w:p>
    <w:p w14:paraId="05D42C83" w14:textId="1C066736" w:rsidR="007F4197" w:rsidRDefault="007F4197" w:rsidP="001F4519">
      <w:pPr>
        <w:pStyle w:val="ListParagraph"/>
        <w:numPr>
          <w:ilvl w:val="0"/>
          <w:numId w:val="46"/>
        </w:numPr>
        <w:rPr>
          <w:ins w:id="111" w:author="Shy Alon" w:date="2017-07-21T16:44:00Z"/>
        </w:rPr>
        <w:pPrChange w:id="112" w:author="Shy Alon" w:date="2017-07-21T16:46:00Z">
          <w:pPr>
            <w:autoSpaceDE w:val="0"/>
            <w:autoSpaceDN w:val="0"/>
            <w:adjustRightInd w:val="0"/>
          </w:pPr>
        </w:pPrChange>
      </w:pPr>
      <w:ins w:id="113" w:author="Shy Alon" w:date="2017-07-21T16:44:00Z">
        <w:r>
          <w:t>Where any part of this research project has previously been submitted for a</w:t>
        </w:r>
      </w:ins>
      <w:ins w:id="114" w:author="Shy Alon" w:date="2017-07-21T16:45:00Z">
        <w:r>
          <w:t xml:space="preserve"> </w:t>
        </w:r>
      </w:ins>
      <w:ins w:id="115" w:author="Shy Alon" w:date="2017-07-21T16:44:00Z">
        <w:r>
          <w:t>degree or any other qualification at this college or any other institution, this</w:t>
        </w:r>
      </w:ins>
      <w:ins w:id="116" w:author="Shy Alon" w:date="2017-07-21T16:45:00Z">
        <w:r>
          <w:t xml:space="preserve"> </w:t>
        </w:r>
      </w:ins>
      <w:ins w:id="117" w:author="Shy Alon" w:date="2017-07-21T16:44:00Z">
        <w:r>
          <w:t>has been clearly stated.</w:t>
        </w:r>
      </w:ins>
    </w:p>
    <w:p w14:paraId="4CB89F48" w14:textId="31DAB1A6" w:rsidR="007F4197" w:rsidRDefault="007F4197" w:rsidP="001F4519">
      <w:pPr>
        <w:pStyle w:val="ListParagraph"/>
        <w:numPr>
          <w:ilvl w:val="0"/>
          <w:numId w:val="46"/>
        </w:numPr>
        <w:rPr>
          <w:ins w:id="118" w:author="Shy Alon" w:date="2017-07-21T16:44:00Z"/>
        </w:rPr>
        <w:pPrChange w:id="119" w:author="Shy Alon" w:date="2017-07-21T16:46:00Z">
          <w:pPr>
            <w:autoSpaceDE w:val="0"/>
            <w:autoSpaceDN w:val="0"/>
            <w:adjustRightInd w:val="0"/>
          </w:pPr>
        </w:pPrChange>
      </w:pPr>
      <w:ins w:id="120" w:author="Shy Alon" w:date="2017-07-21T16:44:00Z">
        <w:r>
          <w:t>Where I have consulted the published work of</w:t>
        </w:r>
        <w:r w:rsidR="001F4519">
          <w:t xml:space="preserve"> others, this is always clearly</w:t>
        </w:r>
      </w:ins>
      <w:ins w:id="121" w:author="Shy Alon" w:date="2017-07-21T16:45:00Z">
        <w:r w:rsidR="001F4519">
          <w:t xml:space="preserve"> </w:t>
        </w:r>
      </w:ins>
      <w:ins w:id="122" w:author="Shy Alon" w:date="2017-07-21T16:44:00Z">
        <w:r>
          <w:t>attributed.</w:t>
        </w:r>
      </w:ins>
    </w:p>
    <w:p w14:paraId="110B6847" w14:textId="21DF87EB" w:rsidR="007F4197" w:rsidRDefault="007F4197" w:rsidP="001F4519">
      <w:pPr>
        <w:pStyle w:val="ListParagraph"/>
        <w:numPr>
          <w:ilvl w:val="0"/>
          <w:numId w:val="46"/>
        </w:numPr>
        <w:rPr>
          <w:ins w:id="123" w:author="Shy Alon" w:date="2017-07-21T16:44:00Z"/>
        </w:rPr>
        <w:pPrChange w:id="124" w:author="Shy Alon" w:date="2017-07-21T16:46:00Z">
          <w:pPr>
            <w:autoSpaceDE w:val="0"/>
            <w:autoSpaceDN w:val="0"/>
            <w:adjustRightInd w:val="0"/>
          </w:pPr>
        </w:pPrChange>
      </w:pPr>
      <w:ins w:id="125" w:author="Shy Alon" w:date="2017-07-21T16:44:00Z">
        <w:r>
          <w:t>Where I have quoted from the work of others, t</w:t>
        </w:r>
        <w:r w:rsidR="001F4519">
          <w:t>he source is always given. With</w:t>
        </w:r>
      </w:ins>
      <w:ins w:id="126" w:author="Shy Alon" w:date="2017-07-21T16:45:00Z">
        <w:r w:rsidR="001F4519">
          <w:t xml:space="preserve"> </w:t>
        </w:r>
      </w:ins>
      <w:ins w:id="127" w:author="Shy Alon" w:date="2017-07-21T16:44:00Z">
        <w:r>
          <w:t>the exception of such quotations, this research project is entirely my own work.</w:t>
        </w:r>
      </w:ins>
      <w:ins w:id="128" w:author="Shy Alon" w:date="2017-07-21T16:45:00Z">
        <w:r w:rsidR="001F4519">
          <w:t xml:space="preserve"> </w:t>
        </w:r>
      </w:ins>
      <w:ins w:id="129" w:author="Shy Alon" w:date="2017-07-21T16:44:00Z">
        <w:r>
          <w:t>I have acknowledged all main sources of help.</w:t>
        </w:r>
      </w:ins>
    </w:p>
    <w:p w14:paraId="773A5906" w14:textId="203C1F66" w:rsidR="007F4197" w:rsidRDefault="007F4197" w:rsidP="001F4519">
      <w:pPr>
        <w:pStyle w:val="ListParagraph"/>
        <w:numPr>
          <w:ilvl w:val="0"/>
          <w:numId w:val="46"/>
        </w:numPr>
        <w:rPr>
          <w:ins w:id="130" w:author="Shy Alon" w:date="2017-07-21T16:44:00Z"/>
        </w:rPr>
        <w:pPrChange w:id="131" w:author="Shy Alon" w:date="2017-07-21T16:46:00Z">
          <w:pPr>
            <w:autoSpaceDE w:val="0"/>
            <w:autoSpaceDN w:val="0"/>
            <w:adjustRightInd w:val="0"/>
          </w:pPr>
        </w:pPrChange>
      </w:pPr>
      <w:ins w:id="132" w:author="Shy Alon" w:date="2017-07-21T16:44:00Z">
        <w:r>
          <w:t>Where the research project is based on work done</w:t>
        </w:r>
        <w:r w:rsidR="001F4519">
          <w:t xml:space="preserve"> by myself jointly with others,</w:t>
        </w:r>
      </w:ins>
      <w:ins w:id="133" w:author="Shy Alon" w:date="2017-07-21T16:45:00Z">
        <w:r w:rsidR="001F4519">
          <w:t xml:space="preserve"> </w:t>
        </w:r>
      </w:ins>
      <w:ins w:id="134" w:author="Shy Alon" w:date="2017-07-21T16:44:00Z">
        <w:r>
          <w:t>I have made clear exactly what was done by others and what I have contributed</w:t>
        </w:r>
      </w:ins>
      <w:ins w:id="135" w:author="Shy Alon" w:date="2017-07-21T16:46:00Z">
        <w:r w:rsidR="001F4519">
          <w:t xml:space="preserve"> </w:t>
        </w:r>
      </w:ins>
      <w:ins w:id="136" w:author="Shy Alon" w:date="2017-07-21T16:44:00Z">
        <w:r>
          <w:t>myself.</w:t>
        </w:r>
      </w:ins>
    </w:p>
    <w:p w14:paraId="147623EF" w14:textId="204AE1D7" w:rsidR="007F4197" w:rsidRDefault="007F4197" w:rsidP="007F4197">
      <w:pPr>
        <w:rPr>
          <w:ins w:id="137" w:author="Shy Alon" w:date="2017-07-21T16:44:00Z"/>
        </w:rPr>
        <w:pPrChange w:id="138" w:author="Shy Alon" w:date="2017-07-21T16:44:00Z">
          <w:pPr>
            <w:autoSpaceDE w:val="0"/>
            <w:autoSpaceDN w:val="0"/>
            <w:adjustRightInd w:val="0"/>
          </w:pPr>
        </w:pPrChange>
      </w:pPr>
      <w:ins w:id="139" w:author="Shy Alon" w:date="2017-07-21T16:44:00Z">
        <w:r>
          <w:t>Signed:</w:t>
        </w:r>
      </w:ins>
      <w:ins w:id="140" w:author="Shy Alon" w:date="2017-07-21T16:46:00Z">
        <w:r w:rsidR="001F4519">
          <w:t xml:space="preserve"> </w:t>
        </w:r>
        <w:r w:rsidR="001F4519">
          <w:tab/>
          <w:t>___________________________________</w:t>
        </w:r>
      </w:ins>
    </w:p>
    <w:p w14:paraId="3A01C4EA" w14:textId="41BF9019" w:rsidR="003F21D2" w:rsidRDefault="007F4197" w:rsidP="007F4197">
      <w:pPr>
        <w:spacing w:line="360" w:lineRule="auto"/>
        <w:rPr>
          <w:ins w:id="141" w:author="Shy Alon" w:date="2017-07-21T16:47:00Z"/>
        </w:rPr>
        <w:pPrChange w:id="142" w:author="Shy Alon" w:date="2017-07-21T16:44:00Z">
          <w:pPr>
            <w:spacing w:line="276" w:lineRule="auto"/>
          </w:pPr>
        </w:pPrChange>
      </w:pPr>
      <w:ins w:id="143" w:author="Shy Alon" w:date="2017-07-21T16:44:00Z">
        <w:r>
          <w:t>Date:</w:t>
        </w:r>
      </w:ins>
      <w:ins w:id="144" w:author="Shy Alon" w:date="2017-07-21T16:46:00Z">
        <w:r w:rsidR="00AB2C3B">
          <w:tab/>
        </w:r>
        <w:r w:rsidR="001F4519">
          <w:t>___________________________________</w:t>
        </w:r>
      </w:ins>
    </w:p>
    <w:p w14:paraId="4121C8AE" w14:textId="77777777" w:rsidR="003F21D2" w:rsidRDefault="003F21D2">
      <w:pPr>
        <w:spacing w:line="276" w:lineRule="auto"/>
        <w:rPr>
          <w:ins w:id="145" w:author="Shy Alon" w:date="2017-07-21T16:47:00Z"/>
        </w:rPr>
      </w:pPr>
      <w:ins w:id="146" w:author="Shy Alon" w:date="2017-07-21T16:47:00Z">
        <w:r>
          <w:br w:type="page"/>
        </w:r>
      </w:ins>
    </w:p>
    <w:p w14:paraId="76961313" w14:textId="77777777" w:rsidR="003F21D2" w:rsidRDefault="003F21D2">
      <w:pPr>
        <w:spacing w:line="276" w:lineRule="auto"/>
        <w:rPr>
          <w:ins w:id="147" w:author="Shy Alon" w:date="2017-07-21T16:47:00Z"/>
          <w:b/>
          <w:bCs/>
          <w:i/>
          <w:iCs/>
          <w:sz w:val="40"/>
          <w:szCs w:val="40"/>
        </w:rPr>
      </w:pPr>
      <w:ins w:id="148" w:author="Shy Alon" w:date="2017-07-21T16:47:00Z">
        <w:r>
          <w:rPr>
            <w:b/>
            <w:bCs/>
            <w:i/>
            <w:iCs/>
            <w:sz w:val="40"/>
            <w:szCs w:val="40"/>
          </w:rPr>
          <w:lastRenderedPageBreak/>
          <w:br w:type="page"/>
        </w:r>
      </w:ins>
    </w:p>
    <w:p w14:paraId="4771175B" w14:textId="747FF102" w:rsidR="003F21D2" w:rsidRPr="003F21D2" w:rsidRDefault="003F21D2" w:rsidP="003F21D2">
      <w:pPr>
        <w:spacing w:line="360" w:lineRule="auto"/>
        <w:rPr>
          <w:ins w:id="149" w:author="Shy Alon" w:date="2017-07-21T16:52:00Z"/>
          <w:i/>
          <w:iCs/>
          <w:sz w:val="28"/>
          <w:szCs w:val="28"/>
          <w:rPrChange w:id="150" w:author="Shy Alon" w:date="2017-07-21T16:53:00Z">
            <w:rPr>
              <w:ins w:id="151" w:author="Shy Alon" w:date="2017-07-21T16:52:00Z"/>
            </w:rPr>
          </w:rPrChange>
        </w:rPr>
        <w:pPrChange w:id="152" w:author="Shy Alon" w:date="2017-07-21T16:52:00Z">
          <w:pPr>
            <w:spacing w:line="276" w:lineRule="auto"/>
          </w:pPr>
        </w:pPrChange>
      </w:pPr>
      <w:ins w:id="153" w:author="Shy Alon" w:date="2017-07-21T16:49:00Z">
        <w:r w:rsidRPr="003F21D2">
          <w:rPr>
            <w:i/>
            <w:iCs/>
            <w:sz w:val="28"/>
            <w:szCs w:val="28"/>
            <w:rPrChange w:id="154" w:author="Shy Alon" w:date="2017-07-21T16:53:00Z">
              <w:rPr/>
            </w:rPrChange>
          </w:rPr>
          <w:lastRenderedPageBreak/>
          <w:t>“Fortune Favors the</w:t>
        </w:r>
      </w:ins>
      <w:ins w:id="155" w:author="Shy Alon" w:date="2017-07-21T16:50:00Z">
        <w:r w:rsidRPr="003F21D2">
          <w:rPr>
            <w:i/>
            <w:iCs/>
            <w:sz w:val="28"/>
            <w:szCs w:val="28"/>
            <w:rPrChange w:id="156" w:author="Shy Alon" w:date="2017-07-21T16:53:00Z">
              <w:rPr/>
            </w:rPrChange>
          </w:rPr>
          <w:t xml:space="preserve"> </w:t>
        </w:r>
      </w:ins>
      <w:ins w:id="157" w:author="Shy Alon" w:date="2017-07-21T16:52:00Z">
        <w:r w:rsidRPr="003F21D2">
          <w:rPr>
            <w:i/>
            <w:iCs/>
            <w:sz w:val="28"/>
            <w:szCs w:val="28"/>
            <w:rPrChange w:id="158" w:author="Shy Alon" w:date="2017-07-21T16:53:00Z">
              <w:rPr/>
            </w:rPrChange>
          </w:rPr>
          <w:t>prepared</w:t>
        </w:r>
      </w:ins>
      <w:ins w:id="159" w:author="Shy Alon" w:date="2017-07-21T16:50:00Z">
        <w:r w:rsidRPr="003F21D2">
          <w:rPr>
            <w:i/>
            <w:iCs/>
            <w:sz w:val="28"/>
            <w:szCs w:val="28"/>
            <w:rPrChange w:id="160" w:author="Shy Alon" w:date="2017-07-21T16:53:00Z">
              <w:rPr/>
            </w:rPrChange>
          </w:rPr>
          <w:t xml:space="preserve"> mind</w:t>
        </w:r>
      </w:ins>
      <w:ins w:id="161" w:author="Shy Alon" w:date="2017-07-21T16:53:00Z">
        <w:r w:rsidRPr="003F21D2">
          <w:rPr>
            <w:i/>
            <w:iCs/>
            <w:sz w:val="28"/>
            <w:szCs w:val="28"/>
            <w:rPrChange w:id="162" w:author="Shy Alon" w:date="2017-07-21T16:53:00Z">
              <w:rPr>
                <w:sz w:val="28"/>
                <w:szCs w:val="28"/>
              </w:rPr>
            </w:rPrChange>
          </w:rPr>
          <w:t>.</w:t>
        </w:r>
      </w:ins>
      <w:ins w:id="163" w:author="Shy Alon" w:date="2017-07-21T16:50:00Z">
        <w:r w:rsidRPr="003F21D2">
          <w:rPr>
            <w:i/>
            <w:iCs/>
            <w:sz w:val="28"/>
            <w:szCs w:val="28"/>
            <w:rPrChange w:id="164" w:author="Shy Alon" w:date="2017-07-21T16:53:00Z">
              <w:rPr/>
            </w:rPrChange>
          </w:rPr>
          <w:t>”</w:t>
        </w:r>
      </w:ins>
      <w:ins w:id="165" w:author="Shy Alon" w:date="2017-07-21T16:49:00Z">
        <w:r w:rsidRPr="003F21D2">
          <w:rPr>
            <w:i/>
            <w:iCs/>
            <w:sz w:val="28"/>
            <w:szCs w:val="28"/>
            <w:rPrChange w:id="166" w:author="Shy Alon" w:date="2017-07-21T16:53:00Z">
              <w:rPr/>
            </w:rPrChange>
          </w:rPr>
          <w:t xml:space="preserve"> </w:t>
        </w:r>
      </w:ins>
    </w:p>
    <w:p w14:paraId="55AA6A4A" w14:textId="77777777" w:rsidR="003F21D2" w:rsidRDefault="003F21D2" w:rsidP="003F21D2">
      <w:pPr>
        <w:jc w:val="right"/>
        <w:rPr>
          <w:ins w:id="167" w:author="Shy Alon" w:date="2017-07-21T16:53:00Z"/>
        </w:rPr>
      </w:pPr>
      <w:ins w:id="168" w:author="Shy Alon" w:date="2017-07-21T16:52:00Z">
        <w:r w:rsidRPr="003F21D2">
          <w:rPr>
            <w:sz w:val="28"/>
            <w:szCs w:val="28"/>
            <w:rPrChange w:id="169" w:author="Shy Alon" w:date="2017-07-21T16:53:00Z">
              <w:rPr/>
            </w:rPrChange>
          </w:rPr>
          <w:t>Louis Pas</w:t>
        </w:r>
      </w:ins>
      <w:ins w:id="170" w:author="Shy Alon" w:date="2017-07-21T16:53:00Z">
        <w:r w:rsidRPr="003F21D2">
          <w:rPr>
            <w:sz w:val="28"/>
            <w:szCs w:val="28"/>
            <w:rPrChange w:id="171" w:author="Shy Alon" w:date="2017-07-21T16:53:00Z">
              <w:rPr/>
            </w:rPrChange>
          </w:rPr>
          <w:t>teur</w:t>
        </w:r>
      </w:ins>
      <w:ins w:id="172" w:author="Shy Alon" w:date="2017-07-21T16:48:00Z">
        <w:r w:rsidRPr="003F21D2">
          <w:rPr>
            <w:rPrChange w:id="173" w:author="Shy Alon" w:date="2017-07-21T16:50:00Z">
              <w:rPr/>
            </w:rPrChange>
          </w:rPr>
          <w:br/>
        </w:r>
      </w:ins>
    </w:p>
    <w:p w14:paraId="2BF9B8D1" w14:textId="77777777" w:rsidR="003F21D2" w:rsidRDefault="003F21D2">
      <w:pPr>
        <w:spacing w:line="276" w:lineRule="auto"/>
        <w:rPr>
          <w:ins w:id="174" w:author="Shy Alon" w:date="2017-07-21T16:53:00Z"/>
        </w:rPr>
      </w:pPr>
      <w:ins w:id="175" w:author="Shy Alon" w:date="2017-07-21T16:53:00Z">
        <w:r>
          <w:br w:type="page"/>
        </w:r>
      </w:ins>
    </w:p>
    <w:p w14:paraId="09E38C0F" w14:textId="77777777" w:rsidR="003F21D2" w:rsidRDefault="003F21D2">
      <w:pPr>
        <w:spacing w:line="276" w:lineRule="auto"/>
        <w:rPr>
          <w:ins w:id="176" w:author="Shy Alon" w:date="2017-07-21T16:54:00Z"/>
        </w:rPr>
      </w:pPr>
      <w:ins w:id="177" w:author="Shy Alon" w:date="2017-07-21T16:54:00Z">
        <w:r>
          <w:lastRenderedPageBreak/>
          <w:br w:type="page"/>
        </w:r>
      </w:ins>
    </w:p>
    <w:p w14:paraId="482F6F44" w14:textId="77777777" w:rsidR="003F21D2" w:rsidRPr="001C0A2A" w:rsidRDefault="003F21D2" w:rsidP="003F21D2">
      <w:pPr>
        <w:jc w:val="center"/>
        <w:rPr>
          <w:ins w:id="178" w:author="Shy Alon" w:date="2017-07-21T16:54:00Z"/>
          <w:sz w:val="28"/>
          <w:szCs w:val="28"/>
          <w:rPrChange w:id="179" w:author="Shy Alon" w:date="2017-07-21T16:57:00Z">
            <w:rPr>
              <w:ins w:id="180" w:author="Shy Alon" w:date="2017-07-21T16:54:00Z"/>
            </w:rPr>
          </w:rPrChange>
        </w:rPr>
        <w:pPrChange w:id="181" w:author="Shy Alon" w:date="2017-07-21T16:55:00Z">
          <w:pPr>
            <w:autoSpaceDE w:val="0"/>
            <w:autoSpaceDN w:val="0"/>
            <w:adjustRightInd w:val="0"/>
          </w:pPr>
        </w:pPrChange>
      </w:pPr>
      <w:ins w:id="182" w:author="Shy Alon" w:date="2017-07-21T16:54:00Z">
        <w:r w:rsidRPr="001C0A2A">
          <w:rPr>
            <w:sz w:val="28"/>
            <w:szCs w:val="28"/>
            <w:rPrChange w:id="183" w:author="Shy Alon" w:date="2017-07-21T16:57:00Z">
              <w:rPr/>
            </w:rPrChange>
          </w:rPr>
          <w:lastRenderedPageBreak/>
          <w:t>AFEKA - Tel-Aviv Academic College of Engineering</w:t>
        </w:r>
      </w:ins>
    </w:p>
    <w:p w14:paraId="5ECC50F4" w14:textId="77777777" w:rsidR="003F21D2" w:rsidRDefault="003F21D2" w:rsidP="001C0A2A">
      <w:pPr>
        <w:pStyle w:val="Heading1"/>
        <w:jc w:val="center"/>
        <w:rPr>
          <w:ins w:id="184" w:author="Shy Alon" w:date="2017-07-21T16:54:00Z"/>
        </w:rPr>
        <w:pPrChange w:id="185" w:author="Shy Alon" w:date="2017-07-21T16:57:00Z">
          <w:pPr>
            <w:autoSpaceDE w:val="0"/>
            <w:autoSpaceDN w:val="0"/>
            <w:adjustRightInd w:val="0"/>
          </w:pPr>
        </w:pPrChange>
      </w:pPr>
      <w:bookmarkStart w:id="186" w:name="_Toc488420172"/>
      <w:bookmarkStart w:id="187" w:name="_Toc489130653"/>
      <w:ins w:id="188" w:author="Shy Alon" w:date="2017-07-21T16:54:00Z">
        <w:r>
          <w:t>Abstract</w:t>
        </w:r>
        <w:bookmarkEnd w:id="186"/>
        <w:bookmarkEnd w:id="187"/>
      </w:ins>
    </w:p>
    <w:p w14:paraId="5F4A84E5" w14:textId="77777777" w:rsidR="003F21D2" w:rsidRDefault="003F21D2" w:rsidP="001C0A2A">
      <w:pPr>
        <w:jc w:val="center"/>
        <w:rPr>
          <w:ins w:id="189" w:author="Shy Alon" w:date="2017-07-21T16:54:00Z"/>
        </w:rPr>
        <w:pPrChange w:id="190" w:author="Shy Alon" w:date="2017-07-21T16:57:00Z">
          <w:pPr>
            <w:autoSpaceDE w:val="0"/>
            <w:autoSpaceDN w:val="0"/>
            <w:adjustRightInd w:val="0"/>
          </w:pPr>
        </w:pPrChange>
      </w:pPr>
      <w:ins w:id="191" w:author="Shy Alon" w:date="2017-07-21T16:54:00Z">
        <w:r>
          <w:t>Department of Systems Engineering</w:t>
        </w:r>
      </w:ins>
    </w:p>
    <w:p w14:paraId="48D92061" w14:textId="77777777" w:rsidR="003F21D2" w:rsidRDefault="003F21D2" w:rsidP="001C0A2A">
      <w:pPr>
        <w:jc w:val="center"/>
        <w:rPr>
          <w:ins w:id="192" w:author="Shy Alon" w:date="2017-07-21T16:54:00Z"/>
        </w:rPr>
        <w:pPrChange w:id="193" w:author="Shy Alon" w:date="2017-07-21T16:57:00Z">
          <w:pPr>
            <w:autoSpaceDE w:val="0"/>
            <w:autoSpaceDN w:val="0"/>
            <w:adjustRightInd w:val="0"/>
          </w:pPr>
        </w:pPrChange>
      </w:pPr>
      <w:ins w:id="194" w:author="Shy Alon" w:date="2017-07-21T16:54:00Z">
        <w:r>
          <w:t>Master of Science</w:t>
        </w:r>
      </w:ins>
    </w:p>
    <w:p w14:paraId="1757C6B3" w14:textId="77777777" w:rsidR="001C0A2A" w:rsidRDefault="001C0A2A" w:rsidP="001C0A2A">
      <w:pPr>
        <w:spacing w:line="240" w:lineRule="auto"/>
        <w:jc w:val="center"/>
        <w:rPr>
          <w:ins w:id="195" w:author="Shy Alon" w:date="2017-07-21T16:58:00Z"/>
          <w:rFonts w:ascii="URWPalladioL-Bold" w:hAnsi="URWPalladioL-Bold" w:cs="URWPalladioL-Bold"/>
          <w:b/>
          <w:bCs/>
        </w:rPr>
        <w:pPrChange w:id="196" w:author="Shy Alon" w:date="2017-07-21T16:57:00Z">
          <w:pPr>
            <w:spacing w:line="276" w:lineRule="auto"/>
          </w:pPr>
        </w:pPrChange>
      </w:pPr>
      <w:ins w:id="197" w:author="Shy Alon" w:date="2017-07-21T16:58:00Z">
        <w:r w:rsidRPr="001C0A2A">
          <w:rPr>
            <w:rFonts w:ascii="URWPalladioL-Bold" w:hAnsi="URWPalladioL-Bold" w:cs="URWPalladioL-Bold"/>
            <w:b/>
            <w:bCs/>
          </w:rPr>
          <w:t>Using Machine Learning Optimizing Pharma Research Discovery Phase</w:t>
        </w:r>
      </w:ins>
    </w:p>
    <w:p w14:paraId="7433FE10" w14:textId="77777777" w:rsidR="001C0A2A" w:rsidRDefault="003F21D2" w:rsidP="001C0A2A">
      <w:pPr>
        <w:spacing w:line="240" w:lineRule="auto"/>
        <w:jc w:val="center"/>
        <w:rPr>
          <w:ins w:id="198" w:author="Shy Alon" w:date="2017-07-21T17:00:00Z"/>
        </w:rPr>
        <w:pPrChange w:id="199" w:author="Shy Alon" w:date="2017-07-21T16:57:00Z">
          <w:pPr>
            <w:spacing w:line="276" w:lineRule="auto"/>
          </w:pPr>
        </w:pPrChange>
      </w:pPr>
      <w:ins w:id="200" w:author="Shy Alon" w:date="2017-07-21T16:54:00Z">
        <w:r>
          <w:t xml:space="preserve">by </w:t>
        </w:r>
      </w:ins>
      <w:ins w:id="201" w:author="Shy Alon" w:date="2017-07-21T16:58:00Z">
        <w:r w:rsidR="001C0A2A">
          <w:t>Shy Alon</w:t>
        </w:r>
      </w:ins>
    </w:p>
    <w:p w14:paraId="36F8870A" w14:textId="77777777" w:rsidR="001C0A2A" w:rsidRDefault="001C0A2A" w:rsidP="001C0A2A">
      <w:pPr>
        <w:spacing w:line="240" w:lineRule="auto"/>
        <w:jc w:val="center"/>
        <w:rPr>
          <w:ins w:id="202" w:author="Shy Alon" w:date="2017-07-21T17:00:00Z"/>
        </w:rPr>
        <w:pPrChange w:id="203" w:author="Shy Alon" w:date="2017-07-21T16:57:00Z">
          <w:pPr>
            <w:spacing w:line="276" w:lineRule="auto"/>
          </w:pPr>
        </w:pPrChange>
      </w:pPr>
    </w:p>
    <w:p w14:paraId="0BA86DF0" w14:textId="3FBC549A" w:rsidR="001C0A2A" w:rsidRDefault="001C0A2A" w:rsidP="00580039">
      <w:pPr>
        <w:rPr>
          <w:ins w:id="204" w:author="Shy Alon" w:date="2017-07-21T17:03:00Z"/>
        </w:rPr>
        <w:pPrChange w:id="205" w:author="Shy Alon" w:date="2017-07-29T20:50:00Z">
          <w:pPr/>
        </w:pPrChange>
      </w:pPr>
      <w:ins w:id="206" w:author="Shy Alon" w:date="2017-07-21T17:02:00Z">
        <w:r>
          <w:t>The process for researching and developing new medicines keeps growing in difficulty and length and the average cost to research and develop each successful drug is estimated</w:t>
        </w:r>
      </w:ins>
      <w:ins w:id="207" w:author="Shy Alon" w:date="2017-07-21T17:03:00Z">
        <w:r>
          <w:t xml:space="preserve"> by the pharmaceutical companies</w:t>
        </w:r>
      </w:ins>
      <w:ins w:id="208" w:author="Shy Alon" w:date="2017-07-21T17:02:00Z">
        <w:r>
          <w:t xml:space="preserve"> to be $2.6 billion. This number incorporates the cost (incurred by academic and governmental agencies) of failures of the thousands and sometimes millions of compounds that may be screened and assessed early in the R&amp;D process, only a few of which will ultimately receive approval. </w:t>
        </w:r>
      </w:ins>
    </w:p>
    <w:p w14:paraId="5454A0F1" w14:textId="708D7981" w:rsidR="001C0A2A" w:rsidRDefault="001C0A2A" w:rsidP="00580039">
      <w:pPr>
        <w:rPr>
          <w:ins w:id="209" w:author="Shy Alon" w:date="2017-07-21T17:01:00Z"/>
        </w:rPr>
        <w:pPrChange w:id="210" w:author="Shy Alon" w:date="2017-07-29T20:50:00Z">
          <w:pPr>
            <w:spacing w:line="276" w:lineRule="auto"/>
          </w:pPr>
        </w:pPrChange>
      </w:pPr>
      <w:ins w:id="211" w:author="Shy Alon" w:date="2017-07-21T17:03:00Z">
        <w:r>
          <w:t>T</w:t>
        </w:r>
      </w:ins>
      <w:ins w:id="212" w:author="Shy Alon" w:date="2017-07-21T17:04:00Z">
        <w:r>
          <w:t>he pre-clinical phase is considered to be so risky and unprofitable that the pharmaceutical industry has abandoned it co</w:t>
        </w:r>
      </w:ins>
      <w:ins w:id="213" w:author="Shy Alon" w:date="2017-07-21T17:05:00Z">
        <w:r>
          <w:t>mpletely to NGOs and academic institutions which pursue the discovery of new drugs for motives other than profit.</w:t>
        </w:r>
      </w:ins>
    </w:p>
    <w:p w14:paraId="6D6E69DF" w14:textId="73566459" w:rsidR="00BC1D4C" w:rsidRPr="003F21D2" w:rsidDel="00B346BB" w:rsidRDefault="001C0A2A" w:rsidP="001C0A2A">
      <w:pPr>
        <w:rPr>
          <w:del w:id="214" w:author="Shy Alon" w:date="2017-07-21T16:32:00Z"/>
          <w:rPrChange w:id="215" w:author="Shy Alon" w:date="2017-07-21T16:50:00Z">
            <w:rPr>
              <w:del w:id="216" w:author="Shy Alon" w:date="2017-07-21T16:32:00Z"/>
            </w:rPr>
          </w:rPrChange>
        </w:rPr>
        <w:pPrChange w:id="217" w:author="Shy Alon" w:date="2017-07-21T17:01:00Z">
          <w:pPr>
            <w:jc w:val="center"/>
          </w:pPr>
        </w:pPrChange>
      </w:pPr>
      <w:moveToRangeStart w:id="218" w:author="Shy Alon" w:date="2017-07-21T17:00:00Z" w:name="move488419742"/>
      <w:moveTo w:id="219" w:author="Shy Alon" w:date="2017-07-21T17:00:00Z">
        <w:r>
          <w:t>This paper presents the development of a pharmaceutical research decision support system for winnowing thousands of candidate molecular compounds. This work presents the problem analysis, the method definition and the development of an innovative clustering algorithm focused on grouping molecular compounds with similar underlying nature. The results are validated using multiple drug analysis datasets and other datasets with similar characteristics.</w:t>
        </w:r>
      </w:moveTo>
      <w:moveToRangeEnd w:id="218"/>
      <w:del w:id="220" w:author="Shy Alon" w:date="2017-07-21T16:32:00Z">
        <w:r w:rsidR="003D3A2B" w:rsidRPr="003F21D2" w:rsidDel="00B346BB">
          <w:rPr>
            <w:rPrChange w:id="221" w:author="Shy Alon" w:date="2017-07-21T16:50:00Z">
              <w:rPr/>
            </w:rPrChange>
          </w:rPr>
          <w:delText>M.Sc. Final Research Project</w:delText>
        </w:r>
      </w:del>
    </w:p>
    <w:p w14:paraId="3FE0935D" w14:textId="5A68456D" w:rsidR="00BC1D4C" w:rsidRPr="003F21D2" w:rsidDel="007F4197" w:rsidRDefault="00BC1D4C" w:rsidP="001C0A2A">
      <w:pPr>
        <w:rPr>
          <w:del w:id="222" w:author="Shy Alon" w:date="2017-07-21T16:43:00Z"/>
          <w:sz w:val="24"/>
          <w:szCs w:val="24"/>
          <w:rPrChange w:id="223" w:author="Shy Alon" w:date="2017-07-21T16:50:00Z">
            <w:rPr>
              <w:del w:id="224" w:author="Shy Alon" w:date="2017-07-21T16:43:00Z"/>
              <w:b/>
              <w:bCs/>
              <w:i/>
              <w:iCs/>
              <w:sz w:val="40"/>
              <w:szCs w:val="40"/>
            </w:rPr>
          </w:rPrChange>
        </w:rPr>
        <w:pPrChange w:id="225" w:author="Shy Alon" w:date="2017-07-21T17:01:00Z">
          <w:pPr>
            <w:jc w:val="center"/>
          </w:pPr>
        </w:pPrChange>
      </w:pPr>
    </w:p>
    <w:p w14:paraId="0B37A257" w14:textId="3DF09E4C" w:rsidR="00BC1D4C" w:rsidRPr="003F21D2" w:rsidDel="007F4197" w:rsidRDefault="00A55DF3" w:rsidP="001C0A2A">
      <w:pPr>
        <w:rPr>
          <w:del w:id="226" w:author="Shy Alon" w:date="2017-07-21T16:43:00Z"/>
          <w:sz w:val="24"/>
          <w:szCs w:val="24"/>
          <w:rPrChange w:id="227" w:author="Shy Alon" w:date="2017-07-21T16:50:00Z">
            <w:rPr>
              <w:del w:id="228" w:author="Shy Alon" w:date="2017-07-21T16:43:00Z"/>
              <w:b/>
              <w:bCs/>
              <w:i/>
              <w:iCs/>
              <w:sz w:val="40"/>
              <w:szCs w:val="40"/>
            </w:rPr>
          </w:rPrChange>
        </w:rPr>
        <w:pPrChange w:id="229" w:author="Shy Alon" w:date="2017-07-21T17:01:00Z">
          <w:pPr>
            <w:jc w:val="center"/>
          </w:pPr>
        </w:pPrChange>
      </w:pPr>
      <w:bookmarkStart w:id="230" w:name="_Toc412504471"/>
      <w:del w:id="231" w:author="Shy Alon" w:date="2017-07-21T16:43:00Z">
        <w:r w:rsidRPr="003F21D2" w:rsidDel="007F4197">
          <w:rPr>
            <w:sz w:val="24"/>
            <w:szCs w:val="24"/>
            <w:rPrChange w:id="232" w:author="Shy Alon" w:date="2017-07-21T16:50:00Z">
              <w:rPr>
                <w:b/>
                <w:bCs/>
                <w:i/>
                <w:iCs/>
                <w:sz w:val="40"/>
                <w:szCs w:val="40"/>
              </w:rPr>
            </w:rPrChange>
          </w:rPr>
          <w:delText>5/19/17</w:delText>
        </w:r>
      </w:del>
    </w:p>
    <w:bookmarkEnd w:id="230"/>
    <w:p w14:paraId="705B9714" w14:textId="5B90E397" w:rsidR="00BC1D4C" w:rsidRPr="003F21D2" w:rsidDel="007F4197" w:rsidRDefault="00E27B2A" w:rsidP="001C0A2A">
      <w:pPr>
        <w:rPr>
          <w:del w:id="233" w:author="Shy Alon" w:date="2017-07-21T16:43:00Z"/>
          <w:sz w:val="24"/>
          <w:szCs w:val="24"/>
          <w:rPrChange w:id="234" w:author="Shy Alon" w:date="2017-07-21T16:50:00Z">
            <w:rPr>
              <w:del w:id="235" w:author="Shy Alon" w:date="2017-07-21T16:43:00Z"/>
              <w:b/>
              <w:bCs/>
              <w:i/>
              <w:iCs/>
              <w:sz w:val="40"/>
              <w:szCs w:val="40"/>
            </w:rPr>
          </w:rPrChange>
        </w:rPr>
        <w:pPrChange w:id="236" w:author="Shy Alon" w:date="2017-07-21T17:01:00Z">
          <w:pPr>
            <w:jc w:val="center"/>
          </w:pPr>
        </w:pPrChange>
      </w:pPr>
      <w:del w:id="237" w:author="Shy Alon" w:date="2017-07-21T16:43:00Z">
        <w:r w:rsidRPr="003F21D2" w:rsidDel="007F4197">
          <w:rPr>
            <w:sz w:val="24"/>
            <w:szCs w:val="24"/>
            <w:rPrChange w:id="238" w:author="Shy Alon" w:date="2017-07-21T16:50:00Z">
              <w:rPr>
                <w:b/>
                <w:bCs/>
                <w:i/>
                <w:iCs/>
                <w:sz w:val="40"/>
                <w:szCs w:val="40"/>
              </w:rPr>
            </w:rPrChange>
          </w:rPr>
          <w:delText>Shy Alon</w:delText>
        </w:r>
      </w:del>
    </w:p>
    <w:p w14:paraId="04BFD24E" w14:textId="7873DDCF" w:rsidR="00BC1D4C" w:rsidRPr="003F21D2" w:rsidDel="007F4197" w:rsidRDefault="00E27B2A" w:rsidP="001C0A2A">
      <w:pPr>
        <w:rPr>
          <w:del w:id="239" w:author="Shy Alon" w:date="2017-07-21T16:43:00Z"/>
          <w:sz w:val="24"/>
          <w:szCs w:val="24"/>
          <w:rPrChange w:id="240" w:author="Shy Alon" w:date="2017-07-21T16:50:00Z">
            <w:rPr>
              <w:del w:id="241" w:author="Shy Alon" w:date="2017-07-21T16:43:00Z"/>
              <w:b/>
              <w:bCs/>
              <w:i/>
              <w:iCs/>
              <w:sz w:val="40"/>
              <w:szCs w:val="40"/>
            </w:rPr>
          </w:rPrChange>
        </w:rPr>
        <w:pPrChange w:id="242" w:author="Shy Alon" w:date="2017-07-21T17:01:00Z">
          <w:pPr>
            <w:jc w:val="center"/>
          </w:pPr>
        </w:pPrChange>
      </w:pPr>
      <w:del w:id="243" w:author="Shy Alon" w:date="2017-07-21T16:43:00Z">
        <w:r w:rsidRPr="003F21D2" w:rsidDel="007F4197">
          <w:rPr>
            <w:sz w:val="24"/>
            <w:szCs w:val="24"/>
            <w:rPrChange w:id="244" w:author="Shy Alon" w:date="2017-07-21T16:50:00Z">
              <w:rPr>
                <w:b/>
                <w:bCs/>
                <w:i/>
                <w:iCs/>
                <w:sz w:val="40"/>
                <w:szCs w:val="40"/>
              </w:rPr>
            </w:rPrChange>
          </w:rPr>
          <w:delText>038505665</w:delText>
        </w:r>
      </w:del>
    </w:p>
    <w:p w14:paraId="4DF3AD83" w14:textId="780BA930" w:rsidR="00BC1D4C" w:rsidRPr="003F21D2" w:rsidDel="007F4197" w:rsidRDefault="00BC1D4C" w:rsidP="001C0A2A">
      <w:pPr>
        <w:rPr>
          <w:del w:id="245" w:author="Shy Alon" w:date="2017-07-21T16:43:00Z"/>
          <w:rPrChange w:id="246" w:author="Shy Alon" w:date="2017-07-21T16:50:00Z">
            <w:rPr>
              <w:del w:id="247" w:author="Shy Alon" w:date="2017-07-21T16:43:00Z"/>
            </w:rPr>
          </w:rPrChange>
        </w:rPr>
        <w:pPrChange w:id="248" w:author="Shy Alon" w:date="2017-07-21T17:01:00Z">
          <w:pPr>
            <w:pStyle w:val="Heading1"/>
          </w:pPr>
        </w:pPrChange>
      </w:pPr>
    </w:p>
    <w:p w14:paraId="185456C1" w14:textId="7B0707D8" w:rsidR="00BC1D4C" w:rsidRPr="003F21D2" w:rsidDel="007F4197" w:rsidRDefault="004D0501" w:rsidP="001C0A2A">
      <w:pPr>
        <w:spacing w:line="240" w:lineRule="auto"/>
        <w:rPr>
          <w:del w:id="249" w:author="Shy Alon" w:date="2017-07-21T16:43:00Z"/>
          <w:rPrChange w:id="250" w:author="Shy Alon" w:date="2017-07-21T16:50:00Z">
            <w:rPr>
              <w:del w:id="251" w:author="Shy Alon" w:date="2017-07-21T16:43:00Z"/>
              <w:rFonts w:eastAsia="Times New Roman"/>
            </w:rPr>
          </w:rPrChange>
        </w:rPr>
        <w:pPrChange w:id="252" w:author="Shy Alon" w:date="2017-07-21T17:01:00Z">
          <w:pPr>
            <w:spacing w:line="276" w:lineRule="auto"/>
          </w:pPr>
        </w:pPrChange>
      </w:pPr>
      <w:del w:id="253" w:author="Shy Alon" w:date="2017-07-21T16:43:00Z">
        <w:r w:rsidRPr="003F21D2" w:rsidDel="007F4197">
          <w:rPr>
            <w:rPrChange w:id="254" w:author="Shy Alon" w:date="2017-07-21T16:50:00Z">
              <w:rPr>
                <w:rFonts w:eastAsia="Times New Roman"/>
              </w:rPr>
            </w:rPrChange>
          </w:rPr>
          <w:delText>Advisors:</w:delText>
        </w:r>
        <w:r w:rsidRPr="003F21D2" w:rsidDel="007F4197">
          <w:rPr>
            <w:rPrChange w:id="255" w:author="Shy Alon" w:date="2017-07-21T16:50:00Z">
              <w:rPr>
                <w:rFonts w:eastAsia="Calibri"/>
              </w:rPr>
            </w:rPrChange>
          </w:rPr>
          <w:delText xml:space="preserve"> Dr. Abraham Yosipof</w:delText>
        </w:r>
      </w:del>
    </w:p>
    <w:p w14:paraId="7690ED9F" w14:textId="77777777" w:rsidR="003D3A2B" w:rsidRPr="003F21D2" w:rsidRDefault="003D3A2B" w:rsidP="001C0A2A">
      <w:pPr>
        <w:spacing w:line="240" w:lineRule="auto"/>
        <w:rPr>
          <w:rPrChange w:id="256" w:author="Shy Alon" w:date="2017-07-21T16:50:00Z">
            <w:rPr>
              <w:rFonts w:eastAsia="Times New Roman"/>
            </w:rPr>
          </w:rPrChange>
        </w:rPr>
        <w:pPrChange w:id="257" w:author="Shy Alon" w:date="2017-07-21T17:01:00Z">
          <w:pPr>
            <w:spacing w:line="276" w:lineRule="auto"/>
          </w:pPr>
        </w:pPrChange>
      </w:pPr>
      <w:r w:rsidRPr="003F21D2">
        <w:rPr>
          <w:rPrChange w:id="258" w:author="Shy Alon" w:date="2017-07-21T16:50:00Z">
            <w:rPr>
              <w:rFonts w:eastAsia="Times New Roman"/>
            </w:rPr>
          </w:rPrChange>
        </w:rPr>
        <w:br w:type="page"/>
      </w:r>
    </w:p>
    <w:customXmlInsRangeStart w:id="259" w:author="Shy Alon" w:date="2017-07-29T22:15:00Z"/>
    <w:sdt>
      <w:sdtPr>
        <w:id w:val="-274329544"/>
        <w:docPartObj>
          <w:docPartGallery w:val="Table of Contents"/>
          <w:docPartUnique/>
        </w:docPartObj>
      </w:sdtPr>
      <w:sdtEndPr>
        <w:rPr>
          <w:rFonts w:asciiTheme="minorHAnsi" w:eastAsiaTheme="minorEastAsia" w:hAnsiTheme="minorHAnsi" w:cstheme="minorBidi"/>
          <w:caps w:val="0"/>
          <w:noProof/>
          <w:spacing w:val="0"/>
          <w:sz w:val="22"/>
          <w:szCs w:val="22"/>
        </w:rPr>
      </w:sdtEndPr>
      <w:sdtContent>
        <w:customXmlInsRangeEnd w:id="259"/>
        <w:p w14:paraId="6A3CFBE2" w14:textId="2004EBB7" w:rsidR="00647193" w:rsidRDefault="00647193">
          <w:pPr>
            <w:pStyle w:val="TOCHeading"/>
            <w:rPr>
              <w:ins w:id="260" w:author="Shy Alon" w:date="2017-07-29T22:15:00Z"/>
            </w:rPr>
          </w:pPr>
          <w:ins w:id="261" w:author="Shy Alon" w:date="2017-07-29T22:15:00Z">
            <w:r>
              <w:t>Contents</w:t>
            </w:r>
          </w:ins>
        </w:p>
        <w:p w14:paraId="788D5E44" w14:textId="056C7756" w:rsidR="004647BC" w:rsidRDefault="00647193" w:rsidP="004647BC">
          <w:pPr>
            <w:pStyle w:val="TOC1"/>
            <w:rPr>
              <w:ins w:id="262" w:author="Shy Alon" w:date="2017-07-29T22:28:00Z"/>
              <w:rFonts w:asciiTheme="minorHAnsi" w:hAnsiTheme="minorHAnsi" w:cstheme="minorBidi"/>
              <w:noProof/>
              <w:sz w:val="22"/>
              <w:szCs w:val="22"/>
              <w:rtl/>
            </w:rPr>
            <w:pPrChange w:id="263" w:author="Shy Alon" w:date="2017-07-29T22:30:00Z">
              <w:pPr>
                <w:pStyle w:val="TOC1"/>
                <w:tabs>
                  <w:tab w:val="right" w:pos="8296"/>
                </w:tabs>
              </w:pPr>
            </w:pPrChange>
          </w:pPr>
          <w:ins w:id="264" w:author="Shy Alon" w:date="2017-07-29T22:15:00Z">
            <w:r>
              <w:fldChar w:fldCharType="begin"/>
            </w:r>
            <w:r>
              <w:instrText xml:space="preserve"> TOC \o "1-3" \h \z \u </w:instrText>
            </w:r>
            <w:r>
              <w:fldChar w:fldCharType="separate"/>
            </w:r>
          </w:ins>
          <w:ins w:id="265" w:author="Shy Alon" w:date="2017-07-29T22:28:00Z">
            <w:r w:rsidR="004647BC" w:rsidRPr="00E26320">
              <w:rPr>
                <w:rStyle w:val="Hyperlink"/>
                <w:noProof/>
              </w:rPr>
              <w:fldChar w:fldCharType="begin"/>
            </w:r>
            <w:r w:rsidR="004647BC" w:rsidRPr="00E26320">
              <w:rPr>
                <w:rStyle w:val="Hyperlink"/>
                <w:noProof/>
                <w:rtl/>
              </w:rPr>
              <w:instrText xml:space="preserve"> </w:instrText>
            </w:r>
            <w:r w:rsidR="004647BC">
              <w:rPr>
                <w:noProof/>
              </w:rPr>
              <w:instrText>HYPERLINK \l "_Toc489130652</w:instrText>
            </w:r>
            <w:r w:rsidR="004647BC">
              <w:rPr>
                <w:noProof/>
                <w:rtl/>
              </w:rPr>
              <w:instrText>"</w:instrText>
            </w:r>
            <w:r w:rsidR="004647BC" w:rsidRPr="00E26320">
              <w:rPr>
                <w:rStyle w:val="Hyperlink"/>
                <w:noProof/>
                <w:rtl/>
              </w:rPr>
              <w:instrText xml:space="preserve"> </w:instrText>
            </w:r>
            <w:r w:rsidR="004647BC" w:rsidRPr="00E26320">
              <w:rPr>
                <w:rStyle w:val="Hyperlink"/>
                <w:noProof/>
              </w:rPr>
            </w:r>
            <w:r w:rsidR="004647BC" w:rsidRPr="00E26320">
              <w:rPr>
                <w:rStyle w:val="Hyperlink"/>
                <w:noProof/>
              </w:rPr>
              <w:fldChar w:fldCharType="separate"/>
            </w:r>
            <w:r w:rsidR="004647BC" w:rsidRPr="00E26320">
              <w:rPr>
                <w:rStyle w:val="Hyperlink"/>
                <w:noProof/>
              </w:rPr>
              <w:t>Declaration of Authorship</w:t>
            </w:r>
            <w:r w:rsidR="004647BC">
              <w:rPr>
                <w:noProof/>
                <w:webHidden/>
                <w:rtl/>
              </w:rPr>
              <w:tab/>
            </w:r>
            <w:r w:rsidR="004647BC">
              <w:rPr>
                <w:noProof/>
                <w:webHidden/>
                <w:rtl/>
              </w:rPr>
              <w:fldChar w:fldCharType="begin"/>
            </w:r>
            <w:r w:rsidR="004647BC">
              <w:rPr>
                <w:noProof/>
                <w:webHidden/>
                <w:rtl/>
              </w:rPr>
              <w:instrText xml:space="preserve"> </w:instrText>
            </w:r>
            <w:r w:rsidR="004647BC">
              <w:rPr>
                <w:noProof/>
                <w:webHidden/>
              </w:rPr>
              <w:instrText>PAGEREF</w:instrText>
            </w:r>
            <w:r w:rsidR="004647BC">
              <w:rPr>
                <w:noProof/>
                <w:webHidden/>
                <w:rtl/>
              </w:rPr>
              <w:instrText xml:space="preserve"> _</w:instrText>
            </w:r>
            <w:r w:rsidR="004647BC">
              <w:rPr>
                <w:noProof/>
                <w:webHidden/>
              </w:rPr>
              <w:instrText>Toc489130652 \h</w:instrText>
            </w:r>
            <w:r w:rsidR="004647BC">
              <w:rPr>
                <w:noProof/>
                <w:webHidden/>
                <w:rtl/>
              </w:rPr>
              <w:instrText xml:space="preserve"> </w:instrText>
            </w:r>
            <w:r w:rsidR="004647BC">
              <w:rPr>
                <w:noProof/>
                <w:webHidden/>
                <w:rtl/>
              </w:rPr>
            </w:r>
          </w:ins>
          <w:r w:rsidR="004647BC">
            <w:rPr>
              <w:noProof/>
              <w:webHidden/>
              <w:rtl/>
            </w:rPr>
            <w:fldChar w:fldCharType="separate"/>
          </w:r>
          <w:ins w:id="266" w:author="Shy Alon" w:date="2017-07-29T22:28:00Z">
            <w:r w:rsidR="004647BC">
              <w:rPr>
                <w:noProof/>
                <w:webHidden/>
              </w:rPr>
              <w:t>iii</w:t>
            </w:r>
            <w:r w:rsidR="004647BC">
              <w:rPr>
                <w:noProof/>
                <w:webHidden/>
                <w:rtl/>
              </w:rPr>
              <w:fldChar w:fldCharType="end"/>
            </w:r>
            <w:r w:rsidR="004647BC" w:rsidRPr="00E26320">
              <w:rPr>
                <w:rStyle w:val="Hyperlink"/>
                <w:noProof/>
              </w:rPr>
              <w:fldChar w:fldCharType="end"/>
            </w:r>
          </w:ins>
        </w:p>
        <w:p w14:paraId="6266412D" w14:textId="66A3237C" w:rsidR="004647BC" w:rsidRDefault="004647BC" w:rsidP="004647BC">
          <w:pPr>
            <w:pStyle w:val="TOC1"/>
            <w:rPr>
              <w:ins w:id="267" w:author="Shy Alon" w:date="2017-07-29T22:28:00Z"/>
              <w:rFonts w:asciiTheme="minorHAnsi" w:hAnsiTheme="minorHAnsi" w:cstheme="minorBidi"/>
              <w:noProof/>
              <w:sz w:val="22"/>
              <w:szCs w:val="22"/>
              <w:rtl/>
            </w:rPr>
            <w:pPrChange w:id="268" w:author="Shy Alon" w:date="2017-07-29T22:30:00Z">
              <w:pPr>
                <w:pStyle w:val="TOC1"/>
                <w:tabs>
                  <w:tab w:val="right" w:pos="8296"/>
                </w:tabs>
              </w:pPr>
            </w:pPrChange>
          </w:pPr>
          <w:ins w:id="269"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"_Toc489130653</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Abstract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Toc489130653 \h</w:instrText>
            </w:r>
            <w:r>
              <w:rPr>
                <w:noProof/>
                <w:webHidden/>
                <w:rtl/>
              </w:rPr>
              <w:instrText xml:space="preserve"> </w:instrText>
            </w:r>
            <w:r>
              <w:rPr>
                <w:noProof/>
                <w:webHidden/>
                <w:rtl/>
              </w:rPr>
            </w:r>
          </w:ins>
          <w:r>
            <w:rPr>
              <w:noProof/>
              <w:webHidden/>
              <w:rtl/>
            </w:rPr>
            <w:fldChar w:fldCharType="separate"/>
          </w:r>
          <w:ins w:id="270" w:author="Shy Alon" w:date="2017-07-29T22:28:00Z">
            <w:r>
              <w:rPr>
                <w:noProof/>
                <w:webHidden/>
              </w:rPr>
              <w:t>vii</w:t>
            </w:r>
            <w:r>
              <w:rPr>
                <w:noProof/>
                <w:webHidden/>
                <w:rtl/>
              </w:rPr>
              <w:fldChar w:fldCharType="end"/>
            </w:r>
            <w:r w:rsidRPr="00E26320">
              <w:rPr>
                <w:rStyle w:val="Hyperlink"/>
                <w:noProof/>
              </w:rPr>
              <w:fldChar w:fldCharType="end"/>
            </w:r>
          </w:ins>
        </w:p>
        <w:p w14:paraId="07DF3989" w14:textId="5DAF3276" w:rsidR="004647BC" w:rsidRDefault="004647BC" w:rsidP="004647BC">
          <w:pPr>
            <w:pStyle w:val="TOC1"/>
            <w:rPr>
              <w:ins w:id="271" w:author="Shy Alon" w:date="2017-07-29T22:28:00Z"/>
              <w:rFonts w:asciiTheme="minorHAnsi" w:hAnsiTheme="minorHAnsi" w:cstheme="minorBidi"/>
              <w:noProof/>
              <w:sz w:val="22"/>
              <w:szCs w:val="22"/>
              <w:rtl/>
            </w:rPr>
            <w:pPrChange w:id="272" w:author="Shy Alon" w:date="2017-07-29T22:30:00Z">
              <w:pPr>
                <w:pStyle w:val="TOC1"/>
                <w:tabs>
                  <w:tab w:val="left" w:pos="1540"/>
                  <w:tab w:val="right" w:pos="8296"/>
                </w:tabs>
              </w:pPr>
            </w:pPrChange>
          </w:pPr>
          <w:ins w:id="273"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"_Toc489130715</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1.</w:t>
            </w:r>
          </w:ins>
          <w:ins w:id="274" w:author="Shy Alon" w:date="2017-07-29T22:30:00Z">
            <w:r w:rsidRPr="00E26320">
              <w:rPr>
                <w:rStyle w:val="Hyperlink"/>
                <w:noProof/>
              </w:rPr>
              <w:t xml:space="preserve"> </w:t>
            </w:r>
          </w:ins>
          <w:ins w:id="275" w:author="Shy Alon" w:date="2017-07-29T22:28:00Z">
            <w:r w:rsidRPr="00E26320">
              <w:rPr>
                <w:rStyle w:val="Hyperlink"/>
                <w:noProof/>
              </w:rPr>
              <w:t>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Toc489130715 \h</w:instrText>
            </w:r>
            <w:r>
              <w:rPr>
                <w:noProof/>
                <w:webHidden/>
                <w:rtl/>
              </w:rPr>
              <w:instrText xml:space="preserve"> </w:instrText>
            </w:r>
            <w:r>
              <w:rPr>
                <w:noProof/>
                <w:webHidden/>
                <w:rtl/>
              </w:rPr>
            </w:r>
          </w:ins>
          <w:r>
            <w:rPr>
              <w:noProof/>
              <w:webHidden/>
              <w:rtl/>
            </w:rPr>
            <w:fldChar w:fldCharType="separate"/>
          </w:r>
          <w:ins w:id="276" w:author="Shy Alon" w:date="2017-07-29T22:28:00Z">
            <w:r>
              <w:rPr>
                <w:noProof/>
                <w:webHidden/>
                <w:rtl/>
              </w:rPr>
              <w:t>1</w:t>
            </w:r>
            <w:r>
              <w:rPr>
                <w:noProof/>
                <w:webHidden/>
                <w:rtl/>
              </w:rPr>
              <w:fldChar w:fldCharType="end"/>
            </w:r>
            <w:r w:rsidRPr="00E26320">
              <w:rPr>
                <w:rStyle w:val="Hyperlink"/>
                <w:noProof/>
              </w:rPr>
              <w:fldChar w:fldCharType="end"/>
            </w:r>
          </w:ins>
        </w:p>
        <w:p w14:paraId="19AEFC9C" w14:textId="0D234196" w:rsidR="004647BC" w:rsidRDefault="004647BC" w:rsidP="004647BC">
          <w:pPr>
            <w:pStyle w:val="TOC2"/>
            <w:tabs>
              <w:tab w:val="left" w:pos="1100"/>
              <w:tab w:val="right" w:pos="8296"/>
            </w:tabs>
            <w:bidi w:val="0"/>
            <w:rPr>
              <w:ins w:id="277" w:author="Shy Alon" w:date="2017-07-29T22:28:00Z"/>
              <w:rFonts w:cstheme="minorBidi"/>
              <w:b w:val="0"/>
              <w:bCs w:val="0"/>
              <w:noProof/>
              <w:sz w:val="22"/>
              <w:szCs w:val="22"/>
              <w:rtl/>
            </w:rPr>
            <w:pPrChange w:id="278" w:author="Shy Alon" w:date="2017-07-29T22:30:00Z">
              <w:pPr>
                <w:pStyle w:val="TOC2"/>
                <w:tabs>
                  <w:tab w:val="left" w:pos="1100"/>
                  <w:tab w:val="right" w:pos="8296"/>
                </w:tabs>
              </w:pPr>
            </w:pPrChange>
          </w:pPr>
          <w:ins w:id="279"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"_Toc489130716</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1.1.</w:t>
            </w:r>
          </w:ins>
          <w:ins w:id="280" w:author="Shy Alon" w:date="2017-07-29T22:30:00Z">
            <w:r w:rsidRPr="00E26320">
              <w:rPr>
                <w:rStyle w:val="Hyperlink"/>
                <w:noProof/>
              </w:rPr>
              <w:t xml:space="preserve"> </w:t>
            </w:r>
          </w:ins>
          <w:ins w:id="281" w:author="Shy Alon" w:date="2017-07-29T22:28:00Z">
            <w:r w:rsidRPr="00E26320">
              <w:rPr>
                <w:rStyle w:val="Hyperlink"/>
                <w:noProof/>
              </w:rPr>
              <w:t>Motivation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Toc489130716 \h</w:instrText>
            </w:r>
            <w:r>
              <w:rPr>
                <w:noProof/>
                <w:webHidden/>
                <w:rtl/>
              </w:rPr>
              <w:instrText xml:space="preserve"> </w:instrText>
            </w:r>
            <w:r>
              <w:rPr>
                <w:noProof/>
                <w:webHidden/>
                <w:rtl/>
              </w:rPr>
            </w:r>
          </w:ins>
          <w:r>
            <w:rPr>
              <w:noProof/>
              <w:webHidden/>
              <w:rtl/>
            </w:rPr>
            <w:fldChar w:fldCharType="separate"/>
          </w:r>
          <w:ins w:id="282" w:author="Shy Alon" w:date="2017-07-29T22:28:00Z">
            <w:r>
              <w:rPr>
                <w:noProof/>
                <w:webHidden/>
                <w:rtl/>
              </w:rPr>
              <w:t>1</w:t>
            </w:r>
            <w:r>
              <w:rPr>
                <w:noProof/>
                <w:webHidden/>
                <w:rtl/>
              </w:rPr>
              <w:fldChar w:fldCharType="end"/>
            </w:r>
            <w:r w:rsidRPr="00E26320">
              <w:rPr>
                <w:rStyle w:val="Hyperlink"/>
                <w:noProof/>
              </w:rPr>
              <w:fldChar w:fldCharType="end"/>
            </w:r>
          </w:ins>
        </w:p>
        <w:p w14:paraId="691DBD38" w14:textId="716E8B87" w:rsidR="004647BC" w:rsidRDefault="004647BC" w:rsidP="004647BC">
          <w:pPr>
            <w:pStyle w:val="TOC2"/>
            <w:tabs>
              <w:tab w:val="left" w:pos="1568"/>
              <w:tab w:val="right" w:pos="8296"/>
            </w:tabs>
            <w:bidi w:val="0"/>
            <w:rPr>
              <w:ins w:id="283" w:author="Shy Alon" w:date="2017-07-29T22:28:00Z"/>
              <w:rFonts w:cstheme="minorBidi"/>
              <w:b w:val="0"/>
              <w:bCs w:val="0"/>
              <w:noProof/>
              <w:sz w:val="22"/>
              <w:szCs w:val="22"/>
              <w:rtl/>
            </w:rPr>
            <w:pPrChange w:id="284" w:author="Shy Alon" w:date="2017-07-29T22:30:00Z">
              <w:pPr>
                <w:pStyle w:val="TOC2"/>
                <w:tabs>
                  <w:tab w:val="left" w:pos="1568"/>
                  <w:tab w:val="right" w:pos="8296"/>
                </w:tabs>
              </w:pPr>
            </w:pPrChange>
          </w:pPr>
          <w:ins w:id="285"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"_Toc489130717</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1.2.</w:t>
            </w:r>
          </w:ins>
          <w:ins w:id="286" w:author="Shy Alon" w:date="2017-07-29T22:31:00Z">
            <w:r w:rsidRPr="00E26320">
              <w:rPr>
                <w:rStyle w:val="Hyperlink"/>
                <w:noProof/>
              </w:rPr>
              <w:t xml:space="preserve"> </w:t>
            </w:r>
          </w:ins>
          <w:ins w:id="287" w:author="Shy Alon" w:date="2017-07-29T22:28:00Z">
            <w:r w:rsidRPr="00E26320">
              <w:rPr>
                <w:rStyle w:val="Hyperlink"/>
                <w:noProof/>
              </w:rPr>
              <w:t>Research Structure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Toc489130717 \h</w:instrText>
            </w:r>
            <w:r>
              <w:rPr>
                <w:noProof/>
                <w:webHidden/>
                <w:rtl/>
              </w:rPr>
              <w:instrText xml:space="preserve"> </w:instrText>
            </w:r>
            <w:r>
              <w:rPr>
                <w:noProof/>
                <w:webHidden/>
                <w:rtl/>
              </w:rPr>
            </w:r>
          </w:ins>
          <w:r>
            <w:rPr>
              <w:noProof/>
              <w:webHidden/>
              <w:rtl/>
            </w:rPr>
            <w:fldChar w:fldCharType="separate"/>
          </w:r>
          <w:ins w:id="288" w:author="Shy Alon" w:date="2017-07-29T22:28:00Z">
            <w:r>
              <w:rPr>
                <w:noProof/>
                <w:webHidden/>
                <w:rtl/>
              </w:rPr>
              <w:t>3</w:t>
            </w:r>
            <w:r>
              <w:rPr>
                <w:noProof/>
                <w:webHidden/>
                <w:rtl/>
              </w:rPr>
              <w:fldChar w:fldCharType="end"/>
            </w:r>
            <w:r w:rsidRPr="00E26320">
              <w:rPr>
                <w:rStyle w:val="Hyperlink"/>
                <w:noProof/>
              </w:rPr>
              <w:fldChar w:fldCharType="end"/>
            </w:r>
          </w:ins>
        </w:p>
        <w:p w14:paraId="34F0F14D" w14:textId="5CF8754E" w:rsidR="004647BC" w:rsidRDefault="004647BC" w:rsidP="004647BC">
          <w:pPr>
            <w:pStyle w:val="TOC3"/>
            <w:tabs>
              <w:tab w:val="right" w:pos="8296"/>
            </w:tabs>
            <w:bidi w:val="0"/>
            <w:rPr>
              <w:ins w:id="289" w:author="Shy Alon" w:date="2017-07-29T22:28:00Z"/>
              <w:rFonts w:cstheme="minorBidi"/>
              <w:noProof/>
              <w:sz w:val="22"/>
              <w:szCs w:val="22"/>
              <w:rtl/>
            </w:rPr>
            <w:pPrChange w:id="290" w:author="Shy Alon" w:date="2017-07-29T22:30:00Z">
              <w:pPr>
                <w:pStyle w:val="TOC3"/>
                <w:tabs>
                  <w:tab w:val="right" w:pos="8296"/>
                </w:tabs>
              </w:pPr>
            </w:pPrChange>
          </w:pPr>
          <w:ins w:id="291"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"_Toc489130718</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rFonts w:ascii="URWPalladioL-Bold" w:hAnsi="URWPalladioL-Bold" w:cs="URWPalladioL-Bold"/>
                <w:noProof/>
              </w:rPr>
              <w:t>Needs and Process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Toc489130718 \h</w:instrText>
            </w:r>
            <w:r>
              <w:rPr>
                <w:noProof/>
                <w:webHidden/>
                <w:rtl/>
              </w:rPr>
              <w:instrText xml:space="preserve"> </w:instrText>
            </w:r>
            <w:r>
              <w:rPr>
                <w:noProof/>
                <w:webHidden/>
                <w:rtl/>
              </w:rPr>
            </w:r>
          </w:ins>
          <w:r>
            <w:rPr>
              <w:noProof/>
              <w:webHidden/>
              <w:rtl/>
            </w:rPr>
            <w:fldChar w:fldCharType="separate"/>
          </w:r>
          <w:ins w:id="292" w:author="Shy Alon" w:date="2017-07-29T22:28:00Z">
            <w:r>
              <w:rPr>
                <w:noProof/>
                <w:webHidden/>
                <w:rtl/>
              </w:rPr>
              <w:t>3</w:t>
            </w:r>
            <w:r>
              <w:rPr>
                <w:noProof/>
                <w:webHidden/>
                <w:rtl/>
              </w:rPr>
              <w:fldChar w:fldCharType="end"/>
            </w:r>
            <w:r w:rsidRPr="00E26320">
              <w:rPr>
                <w:rStyle w:val="Hyperlink"/>
                <w:noProof/>
              </w:rPr>
              <w:fldChar w:fldCharType="end"/>
            </w:r>
          </w:ins>
        </w:p>
        <w:p w14:paraId="1A65D64A" w14:textId="658C2479" w:rsidR="004647BC" w:rsidRDefault="004647BC" w:rsidP="004647BC">
          <w:pPr>
            <w:pStyle w:val="TOC3"/>
            <w:tabs>
              <w:tab w:val="right" w:pos="8296"/>
            </w:tabs>
            <w:bidi w:val="0"/>
            <w:rPr>
              <w:ins w:id="293" w:author="Shy Alon" w:date="2017-07-29T22:28:00Z"/>
              <w:rFonts w:cstheme="minorBidi"/>
              <w:noProof/>
              <w:sz w:val="22"/>
              <w:szCs w:val="22"/>
              <w:rtl/>
            </w:rPr>
            <w:pPrChange w:id="294" w:author="Shy Alon" w:date="2017-07-29T22:30:00Z">
              <w:pPr>
                <w:pStyle w:val="TOC3"/>
                <w:tabs>
                  <w:tab w:val="right" w:pos="8296"/>
                </w:tabs>
              </w:pPr>
            </w:pPrChange>
          </w:pPr>
          <w:ins w:id="295"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"_Toc489130719</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rFonts w:ascii="URWPalladioL-Bold" w:hAnsi="URWPalladioL-Bold" w:cs="URWPalladioL-Bold"/>
                <w:noProof/>
              </w:rPr>
              <w:t>Data Acquisition and Modeling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Toc489130719 \h</w:instrText>
            </w:r>
            <w:r>
              <w:rPr>
                <w:noProof/>
                <w:webHidden/>
                <w:rtl/>
              </w:rPr>
              <w:instrText xml:space="preserve"> </w:instrText>
            </w:r>
            <w:r>
              <w:rPr>
                <w:noProof/>
                <w:webHidden/>
                <w:rtl/>
              </w:rPr>
            </w:r>
          </w:ins>
          <w:r>
            <w:rPr>
              <w:noProof/>
              <w:webHidden/>
              <w:rtl/>
            </w:rPr>
            <w:fldChar w:fldCharType="separate"/>
          </w:r>
          <w:ins w:id="296" w:author="Shy Alon" w:date="2017-07-29T22:28:00Z">
            <w:r>
              <w:rPr>
                <w:noProof/>
                <w:webHidden/>
                <w:rtl/>
              </w:rPr>
              <w:t>3</w:t>
            </w:r>
            <w:r>
              <w:rPr>
                <w:noProof/>
                <w:webHidden/>
                <w:rtl/>
              </w:rPr>
              <w:fldChar w:fldCharType="end"/>
            </w:r>
            <w:r w:rsidRPr="00E26320">
              <w:rPr>
                <w:rStyle w:val="Hyperlink"/>
                <w:noProof/>
              </w:rPr>
              <w:fldChar w:fldCharType="end"/>
            </w:r>
          </w:ins>
        </w:p>
        <w:p w14:paraId="4FDA9B04" w14:textId="6C2A4DB6" w:rsidR="004647BC" w:rsidRDefault="004647BC" w:rsidP="004647BC">
          <w:pPr>
            <w:pStyle w:val="TOC3"/>
            <w:tabs>
              <w:tab w:val="right" w:pos="8296"/>
            </w:tabs>
            <w:bidi w:val="0"/>
            <w:rPr>
              <w:ins w:id="297" w:author="Shy Alon" w:date="2017-07-29T22:28:00Z"/>
              <w:rFonts w:cstheme="minorBidi"/>
              <w:noProof/>
              <w:sz w:val="22"/>
              <w:szCs w:val="22"/>
              <w:rtl/>
            </w:rPr>
            <w:pPrChange w:id="298" w:author="Shy Alon" w:date="2017-07-29T22:30:00Z">
              <w:pPr>
                <w:pStyle w:val="TOC3"/>
                <w:tabs>
                  <w:tab w:val="right" w:pos="8296"/>
                </w:tabs>
              </w:pPr>
            </w:pPrChange>
          </w:pPr>
          <w:ins w:id="299"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"_Toc489130720</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rFonts w:ascii="URWPalladioL-Bold" w:hAnsi="URWPalladioL-Bold" w:cs="URWPalladioL-Bold"/>
                <w:noProof/>
              </w:rPr>
              <w:t>Algorithmic Solution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Toc489130720 \h</w:instrText>
            </w:r>
            <w:r>
              <w:rPr>
                <w:noProof/>
                <w:webHidden/>
                <w:rtl/>
              </w:rPr>
              <w:instrText xml:space="preserve"> </w:instrText>
            </w:r>
            <w:r>
              <w:rPr>
                <w:noProof/>
                <w:webHidden/>
                <w:rtl/>
              </w:rPr>
            </w:r>
          </w:ins>
          <w:r>
            <w:rPr>
              <w:noProof/>
              <w:webHidden/>
              <w:rtl/>
            </w:rPr>
            <w:fldChar w:fldCharType="separate"/>
          </w:r>
          <w:ins w:id="300" w:author="Shy Alon" w:date="2017-07-29T22:28:00Z">
            <w:r>
              <w:rPr>
                <w:noProof/>
                <w:webHidden/>
                <w:rtl/>
              </w:rPr>
              <w:t>3</w:t>
            </w:r>
            <w:r>
              <w:rPr>
                <w:noProof/>
                <w:webHidden/>
                <w:rtl/>
              </w:rPr>
              <w:fldChar w:fldCharType="end"/>
            </w:r>
            <w:r w:rsidRPr="00E26320">
              <w:rPr>
                <w:rStyle w:val="Hyperlink"/>
                <w:noProof/>
              </w:rPr>
              <w:fldChar w:fldCharType="end"/>
            </w:r>
          </w:ins>
        </w:p>
        <w:p w14:paraId="1079C2E5" w14:textId="41B33A29" w:rsidR="004647BC" w:rsidRDefault="004647BC" w:rsidP="004647BC">
          <w:pPr>
            <w:pStyle w:val="TOC3"/>
            <w:tabs>
              <w:tab w:val="right" w:pos="8296"/>
            </w:tabs>
            <w:bidi w:val="0"/>
            <w:rPr>
              <w:ins w:id="301" w:author="Shy Alon" w:date="2017-07-29T22:28:00Z"/>
              <w:rFonts w:cstheme="minorBidi"/>
              <w:noProof/>
              <w:sz w:val="22"/>
              <w:szCs w:val="22"/>
              <w:rtl/>
            </w:rPr>
            <w:pPrChange w:id="302" w:author="Shy Alon" w:date="2017-07-29T22:30:00Z">
              <w:pPr>
                <w:pStyle w:val="TOC3"/>
                <w:tabs>
                  <w:tab w:val="right" w:pos="8296"/>
                </w:tabs>
              </w:pPr>
            </w:pPrChange>
          </w:pPr>
          <w:ins w:id="303"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"_Toc489130721</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rFonts w:ascii="URWPalladioL-Bold" w:hAnsi="URWPalladioL-Bold" w:cs="URWPalladioL-Bold"/>
                <w:noProof/>
              </w:rPr>
              <w:t>Algorithm Validation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Toc489130721 \h</w:instrText>
            </w:r>
            <w:r>
              <w:rPr>
                <w:noProof/>
                <w:webHidden/>
                <w:rtl/>
              </w:rPr>
              <w:instrText xml:space="preserve"> </w:instrText>
            </w:r>
            <w:r>
              <w:rPr>
                <w:noProof/>
                <w:webHidden/>
                <w:rtl/>
              </w:rPr>
            </w:r>
          </w:ins>
          <w:r>
            <w:rPr>
              <w:noProof/>
              <w:webHidden/>
              <w:rtl/>
            </w:rPr>
            <w:fldChar w:fldCharType="separate"/>
          </w:r>
          <w:ins w:id="304" w:author="Shy Alon" w:date="2017-07-29T22:28:00Z">
            <w:r>
              <w:rPr>
                <w:noProof/>
                <w:webHidden/>
                <w:rtl/>
              </w:rPr>
              <w:t>3</w:t>
            </w:r>
            <w:r>
              <w:rPr>
                <w:noProof/>
                <w:webHidden/>
                <w:rtl/>
              </w:rPr>
              <w:fldChar w:fldCharType="end"/>
            </w:r>
            <w:r w:rsidRPr="00E26320">
              <w:rPr>
                <w:rStyle w:val="Hyperlink"/>
                <w:noProof/>
              </w:rPr>
              <w:fldChar w:fldCharType="end"/>
            </w:r>
          </w:ins>
        </w:p>
        <w:p w14:paraId="2A3687E3" w14:textId="201C57BE" w:rsidR="004647BC" w:rsidRDefault="004647BC" w:rsidP="004647BC">
          <w:pPr>
            <w:pStyle w:val="TOC1"/>
            <w:rPr>
              <w:ins w:id="305" w:author="Shy Alon" w:date="2017-07-29T22:28:00Z"/>
              <w:rFonts w:asciiTheme="minorHAnsi" w:hAnsiTheme="minorHAnsi" w:cstheme="minorBidi"/>
              <w:noProof/>
              <w:sz w:val="22"/>
              <w:szCs w:val="22"/>
              <w:rtl/>
            </w:rPr>
            <w:pPrChange w:id="306" w:author="Shy Alon" w:date="2017-07-29T22:30:00Z">
              <w:pPr>
                <w:pStyle w:val="TOC1"/>
                <w:tabs>
                  <w:tab w:val="left" w:pos="3725"/>
                  <w:tab w:val="right" w:pos="8296"/>
                </w:tabs>
              </w:pPr>
            </w:pPrChange>
          </w:pPr>
          <w:ins w:id="307"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"_Toc489130722</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2.</w:t>
            </w:r>
          </w:ins>
          <w:ins w:id="308" w:author="Shy Alon" w:date="2017-07-29T22:30:00Z">
            <w:r w:rsidRPr="00E26320">
              <w:rPr>
                <w:rStyle w:val="Hyperlink"/>
                <w:noProof/>
              </w:rPr>
              <w:t xml:space="preserve"> </w:t>
            </w:r>
          </w:ins>
          <w:ins w:id="309" w:author="Shy Alon" w:date="2017-07-29T22:28:00Z">
            <w:r w:rsidRPr="00E26320">
              <w:rPr>
                <w:rStyle w:val="Hyperlink"/>
                <w:noProof/>
              </w:rPr>
              <w:t>Research Hypothesis and Methods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Toc489130722 \h</w:instrText>
            </w:r>
            <w:r>
              <w:rPr>
                <w:noProof/>
                <w:webHidden/>
                <w:rtl/>
              </w:rPr>
              <w:instrText xml:space="preserve"> </w:instrText>
            </w:r>
            <w:r>
              <w:rPr>
                <w:noProof/>
                <w:webHidden/>
                <w:rtl/>
              </w:rPr>
            </w:r>
          </w:ins>
          <w:r>
            <w:rPr>
              <w:noProof/>
              <w:webHidden/>
              <w:rtl/>
            </w:rPr>
            <w:fldChar w:fldCharType="separate"/>
          </w:r>
          <w:ins w:id="310" w:author="Shy Alon" w:date="2017-07-29T22:28:00Z">
            <w:r>
              <w:rPr>
                <w:noProof/>
                <w:webHidden/>
                <w:rtl/>
              </w:rPr>
              <w:t>4</w:t>
            </w:r>
            <w:r>
              <w:rPr>
                <w:noProof/>
                <w:webHidden/>
                <w:rtl/>
              </w:rPr>
              <w:fldChar w:fldCharType="end"/>
            </w:r>
            <w:r w:rsidRPr="00E26320">
              <w:rPr>
                <w:rStyle w:val="Hyperlink"/>
                <w:noProof/>
              </w:rPr>
              <w:fldChar w:fldCharType="end"/>
            </w:r>
          </w:ins>
        </w:p>
        <w:p w14:paraId="0907C7E4" w14:textId="098D955B" w:rsidR="004647BC" w:rsidRDefault="004647BC" w:rsidP="004647BC">
          <w:pPr>
            <w:pStyle w:val="TOC2"/>
            <w:tabs>
              <w:tab w:val="left" w:pos="1100"/>
              <w:tab w:val="right" w:pos="8296"/>
            </w:tabs>
            <w:bidi w:val="0"/>
            <w:rPr>
              <w:ins w:id="311" w:author="Shy Alon" w:date="2017-07-29T22:28:00Z"/>
              <w:rFonts w:cstheme="minorBidi"/>
              <w:b w:val="0"/>
              <w:bCs w:val="0"/>
              <w:noProof/>
              <w:sz w:val="22"/>
              <w:szCs w:val="22"/>
              <w:rtl/>
            </w:rPr>
            <w:pPrChange w:id="312" w:author="Shy Alon" w:date="2017-07-29T22:30:00Z">
              <w:pPr>
                <w:pStyle w:val="TOC2"/>
                <w:tabs>
                  <w:tab w:val="left" w:pos="1100"/>
                  <w:tab w:val="right" w:pos="8296"/>
                </w:tabs>
              </w:pPr>
            </w:pPrChange>
          </w:pPr>
          <w:ins w:id="313"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"_Toc489130723</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2.1.</w:t>
            </w:r>
          </w:ins>
          <w:ins w:id="314" w:author="Shy Alon" w:date="2017-07-29T22:30:00Z">
            <w:r w:rsidRPr="00E26320">
              <w:rPr>
                <w:rStyle w:val="Hyperlink"/>
                <w:noProof/>
              </w:rPr>
              <w:t xml:space="preserve"> </w:t>
            </w:r>
          </w:ins>
          <w:ins w:id="315" w:author="Shy Alon" w:date="2017-07-29T22:28:00Z">
            <w:r w:rsidRPr="00E26320">
              <w:rPr>
                <w:rStyle w:val="Hyperlink"/>
                <w:noProof/>
              </w:rPr>
              <w:t>Hypothesis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Toc489130723 \h</w:instrText>
            </w:r>
            <w:r>
              <w:rPr>
                <w:noProof/>
                <w:webHidden/>
                <w:rtl/>
              </w:rPr>
              <w:instrText xml:space="preserve"> </w:instrText>
            </w:r>
            <w:r>
              <w:rPr>
                <w:noProof/>
                <w:webHidden/>
                <w:rtl/>
              </w:rPr>
            </w:r>
          </w:ins>
          <w:r>
            <w:rPr>
              <w:noProof/>
              <w:webHidden/>
              <w:rtl/>
            </w:rPr>
            <w:fldChar w:fldCharType="separate"/>
          </w:r>
          <w:ins w:id="316" w:author="Shy Alon" w:date="2017-07-29T22:28:00Z">
            <w:r>
              <w:rPr>
                <w:noProof/>
                <w:webHidden/>
                <w:rtl/>
              </w:rPr>
              <w:t>4</w:t>
            </w:r>
            <w:r>
              <w:rPr>
                <w:noProof/>
                <w:webHidden/>
                <w:rtl/>
              </w:rPr>
              <w:fldChar w:fldCharType="end"/>
            </w:r>
            <w:r w:rsidRPr="00E26320">
              <w:rPr>
                <w:rStyle w:val="Hyperlink"/>
                <w:noProof/>
              </w:rPr>
              <w:fldChar w:fldCharType="end"/>
            </w:r>
          </w:ins>
        </w:p>
        <w:p w14:paraId="0A8C20B1" w14:textId="40CCF287" w:rsidR="004647BC" w:rsidRDefault="004647BC" w:rsidP="004647BC">
          <w:pPr>
            <w:pStyle w:val="TOC2"/>
            <w:tabs>
              <w:tab w:val="left" w:pos="1100"/>
              <w:tab w:val="right" w:pos="8296"/>
            </w:tabs>
            <w:bidi w:val="0"/>
            <w:rPr>
              <w:ins w:id="317" w:author="Shy Alon" w:date="2017-07-29T22:28:00Z"/>
              <w:rFonts w:cstheme="minorBidi"/>
              <w:b w:val="0"/>
              <w:bCs w:val="0"/>
              <w:noProof/>
              <w:sz w:val="22"/>
              <w:szCs w:val="22"/>
              <w:rtl/>
            </w:rPr>
            <w:pPrChange w:id="318" w:author="Shy Alon" w:date="2017-07-29T22:30:00Z">
              <w:pPr>
                <w:pStyle w:val="TOC2"/>
                <w:tabs>
                  <w:tab w:val="left" w:pos="1100"/>
                  <w:tab w:val="right" w:pos="8296"/>
                </w:tabs>
              </w:pPr>
            </w:pPrChange>
          </w:pPr>
          <w:ins w:id="319"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"_Toc489130724</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2.2.</w:t>
            </w:r>
          </w:ins>
          <w:ins w:id="320" w:author="Shy Alon" w:date="2017-07-29T22:30:00Z">
            <w:r w:rsidRPr="00E26320">
              <w:rPr>
                <w:rStyle w:val="Hyperlink"/>
                <w:noProof/>
              </w:rPr>
              <w:t xml:space="preserve"> </w:t>
            </w:r>
          </w:ins>
          <w:ins w:id="321" w:author="Shy Alon" w:date="2017-07-29T22:28:00Z">
            <w:r w:rsidRPr="00E26320">
              <w:rPr>
                <w:rStyle w:val="Hyperlink"/>
                <w:noProof/>
              </w:rPr>
              <w:t>Application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Toc489130724 \h</w:instrText>
            </w:r>
            <w:r>
              <w:rPr>
                <w:noProof/>
                <w:webHidden/>
                <w:rtl/>
              </w:rPr>
              <w:instrText xml:space="preserve"> </w:instrText>
            </w:r>
            <w:r>
              <w:rPr>
                <w:noProof/>
                <w:webHidden/>
                <w:rtl/>
              </w:rPr>
            </w:r>
          </w:ins>
          <w:r>
            <w:rPr>
              <w:noProof/>
              <w:webHidden/>
              <w:rtl/>
            </w:rPr>
            <w:fldChar w:fldCharType="separate"/>
          </w:r>
          <w:ins w:id="322" w:author="Shy Alon" w:date="2017-07-29T22:28:00Z">
            <w:r>
              <w:rPr>
                <w:noProof/>
                <w:webHidden/>
                <w:rtl/>
              </w:rPr>
              <w:t>5</w:t>
            </w:r>
            <w:r>
              <w:rPr>
                <w:noProof/>
                <w:webHidden/>
                <w:rtl/>
              </w:rPr>
              <w:fldChar w:fldCharType="end"/>
            </w:r>
            <w:r w:rsidRPr="00E26320">
              <w:rPr>
                <w:rStyle w:val="Hyperlink"/>
                <w:noProof/>
              </w:rPr>
              <w:fldChar w:fldCharType="end"/>
            </w:r>
          </w:ins>
        </w:p>
        <w:p w14:paraId="3CCED5E1" w14:textId="60747BF9" w:rsidR="004647BC" w:rsidRDefault="004647BC" w:rsidP="004647BC">
          <w:pPr>
            <w:pStyle w:val="TOC1"/>
            <w:rPr>
              <w:ins w:id="323" w:author="Shy Alon" w:date="2017-07-29T22:28:00Z"/>
              <w:rFonts w:asciiTheme="minorHAnsi" w:hAnsiTheme="minorHAnsi" w:cstheme="minorBidi"/>
              <w:noProof/>
              <w:sz w:val="22"/>
              <w:szCs w:val="22"/>
              <w:rtl/>
            </w:rPr>
            <w:pPrChange w:id="324" w:author="Shy Alon" w:date="2017-07-29T22:30:00Z">
              <w:pPr>
                <w:pStyle w:val="TOC1"/>
                <w:tabs>
                  <w:tab w:val="left" w:pos="2959"/>
                  <w:tab w:val="right" w:pos="8296"/>
                </w:tabs>
              </w:pPr>
            </w:pPrChange>
          </w:pPr>
          <w:ins w:id="325"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"_Toc489130725</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3.</w:t>
            </w:r>
          </w:ins>
          <w:ins w:id="326" w:author="Shy Alon" w:date="2017-07-29T22:30:00Z">
            <w:r w:rsidRPr="00E26320">
              <w:rPr>
                <w:rStyle w:val="Hyperlink"/>
                <w:noProof/>
              </w:rPr>
              <w:t xml:space="preserve"> </w:t>
            </w:r>
          </w:ins>
          <w:ins w:id="327" w:author="Shy Alon" w:date="2017-07-29T22:28:00Z">
            <w:r w:rsidRPr="00E26320">
              <w:rPr>
                <w:rStyle w:val="Hyperlink"/>
                <w:noProof/>
              </w:rPr>
              <w:t>Needs and Process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Toc489130725 \h</w:instrText>
            </w:r>
            <w:r>
              <w:rPr>
                <w:noProof/>
                <w:webHidden/>
                <w:rtl/>
              </w:rPr>
              <w:instrText xml:space="preserve"> </w:instrText>
            </w:r>
            <w:r>
              <w:rPr>
                <w:noProof/>
                <w:webHidden/>
                <w:rtl/>
              </w:rPr>
            </w:r>
          </w:ins>
          <w:r>
            <w:rPr>
              <w:noProof/>
              <w:webHidden/>
              <w:rtl/>
            </w:rPr>
            <w:fldChar w:fldCharType="separate"/>
          </w:r>
          <w:ins w:id="328" w:author="Shy Alon" w:date="2017-07-29T22:28:00Z">
            <w:r>
              <w:rPr>
                <w:noProof/>
                <w:webHidden/>
                <w:rtl/>
              </w:rPr>
              <w:t>5</w:t>
            </w:r>
            <w:r>
              <w:rPr>
                <w:noProof/>
                <w:webHidden/>
                <w:rtl/>
              </w:rPr>
              <w:fldChar w:fldCharType="end"/>
            </w:r>
            <w:r w:rsidRPr="00E26320">
              <w:rPr>
                <w:rStyle w:val="Hyperlink"/>
                <w:noProof/>
              </w:rPr>
              <w:fldChar w:fldCharType="end"/>
            </w:r>
          </w:ins>
        </w:p>
        <w:p w14:paraId="65EFFFB0" w14:textId="52CD945B" w:rsidR="004647BC" w:rsidRDefault="004647BC" w:rsidP="004647BC">
          <w:pPr>
            <w:pStyle w:val="TOC2"/>
            <w:tabs>
              <w:tab w:val="left" w:pos="660"/>
              <w:tab w:val="right" w:pos="8296"/>
            </w:tabs>
            <w:bidi w:val="0"/>
            <w:rPr>
              <w:ins w:id="329" w:author="Shy Alon" w:date="2017-07-29T22:28:00Z"/>
              <w:rFonts w:cstheme="minorBidi"/>
              <w:b w:val="0"/>
              <w:bCs w:val="0"/>
              <w:noProof/>
              <w:sz w:val="22"/>
              <w:szCs w:val="22"/>
              <w:rtl/>
            </w:rPr>
            <w:pPrChange w:id="330" w:author="Shy Alon" w:date="2017-07-29T22:30:00Z">
              <w:pPr>
                <w:pStyle w:val="TOC2"/>
                <w:tabs>
                  <w:tab w:val="left" w:pos="660"/>
                  <w:tab w:val="right" w:pos="8296"/>
                </w:tabs>
              </w:pPr>
            </w:pPrChange>
          </w:pPr>
          <w:ins w:id="331"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"_Toc489130726</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3.1.</w:t>
            </w:r>
          </w:ins>
          <w:ins w:id="332" w:author="Shy Alon" w:date="2017-07-29T22:30:00Z">
            <w:r w:rsidRPr="00E26320">
              <w:rPr>
                <w:rStyle w:val="Hyperlink"/>
                <w:noProof/>
              </w:rPr>
              <w:t xml:space="preserve"> </w:t>
            </w:r>
          </w:ins>
          <w:ins w:id="333" w:author="Shy Alon" w:date="2017-07-29T22:28:00Z">
            <w:r w:rsidRPr="00E26320">
              <w:rPr>
                <w:rStyle w:val="Hyperlink"/>
                <w:noProof/>
              </w:rPr>
              <w:t>Needs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Toc489130726 \h</w:instrText>
            </w:r>
            <w:r>
              <w:rPr>
                <w:noProof/>
                <w:webHidden/>
                <w:rtl/>
              </w:rPr>
              <w:instrText xml:space="preserve"> </w:instrText>
            </w:r>
            <w:r>
              <w:rPr>
                <w:noProof/>
                <w:webHidden/>
                <w:rtl/>
              </w:rPr>
            </w:r>
          </w:ins>
          <w:r>
            <w:rPr>
              <w:noProof/>
              <w:webHidden/>
              <w:rtl/>
            </w:rPr>
            <w:fldChar w:fldCharType="separate"/>
          </w:r>
          <w:ins w:id="334" w:author="Shy Alon" w:date="2017-07-29T22:28:00Z">
            <w:r>
              <w:rPr>
                <w:noProof/>
                <w:webHidden/>
                <w:rtl/>
              </w:rPr>
              <w:t>5</w:t>
            </w:r>
            <w:r>
              <w:rPr>
                <w:noProof/>
                <w:webHidden/>
                <w:rtl/>
              </w:rPr>
              <w:fldChar w:fldCharType="end"/>
            </w:r>
            <w:r w:rsidRPr="00E26320">
              <w:rPr>
                <w:rStyle w:val="Hyperlink"/>
                <w:noProof/>
              </w:rPr>
              <w:fldChar w:fldCharType="end"/>
            </w:r>
          </w:ins>
        </w:p>
        <w:p w14:paraId="4330F2CE" w14:textId="2CCCCEA2" w:rsidR="004647BC" w:rsidRDefault="004647BC" w:rsidP="004647BC">
          <w:pPr>
            <w:pStyle w:val="TOC3"/>
            <w:tabs>
              <w:tab w:val="right" w:pos="8296"/>
            </w:tabs>
            <w:bidi w:val="0"/>
            <w:rPr>
              <w:ins w:id="335" w:author="Shy Alon" w:date="2017-07-29T22:28:00Z"/>
              <w:rFonts w:cstheme="minorBidi"/>
              <w:noProof/>
              <w:sz w:val="22"/>
              <w:szCs w:val="22"/>
              <w:rtl/>
            </w:rPr>
            <w:pPrChange w:id="336" w:author="Shy Alon" w:date="2017-07-29T22:30:00Z">
              <w:pPr>
                <w:pStyle w:val="TOC3"/>
                <w:tabs>
                  <w:tab w:val="right" w:pos="8296"/>
                </w:tabs>
              </w:pPr>
            </w:pPrChange>
          </w:pPr>
          <w:ins w:id="337"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"_Toc489130727</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Compound Features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Toc489130727 \h</w:instrText>
            </w:r>
            <w:r>
              <w:rPr>
                <w:noProof/>
                <w:webHidden/>
                <w:rtl/>
              </w:rPr>
              <w:instrText xml:space="preserve"> </w:instrText>
            </w:r>
            <w:r>
              <w:rPr>
                <w:noProof/>
                <w:webHidden/>
                <w:rtl/>
              </w:rPr>
            </w:r>
          </w:ins>
          <w:r>
            <w:rPr>
              <w:noProof/>
              <w:webHidden/>
              <w:rtl/>
            </w:rPr>
            <w:fldChar w:fldCharType="separate"/>
          </w:r>
          <w:ins w:id="338" w:author="Shy Alon" w:date="2017-07-29T22:28:00Z">
            <w:r>
              <w:rPr>
                <w:noProof/>
                <w:webHidden/>
                <w:rtl/>
              </w:rPr>
              <w:t>5</w:t>
            </w:r>
            <w:r>
              <w:rPr>
                <w:noProof/>
                <w:webHidden/>
                <w:rtl/>
              </w:rPr>
              <w:fldChar w:fldCharType="end"/>
            </w:r>
            <w:r w:rsidRPr="00E26320">
              <w:rPr>
                <w:rStyle w:val="Hyperlink"/>
                <w:noProof/>
              </w:rPr>
              <w:fldChar w:fldCharType="end"/>
            </w:r>
          </w:ins>
        </w:p>
        <w:p w14:paraId="47DFA9F1" w14:textId="7EB74D2B" w:rsidR="004647BC" w:rsidRDefault="004647BC" w:rsidP="004647BC">
          <w:pPr>
            <w:pStyle w:val="TOC3"/>
            <w:tabs>
              <w:tab w:val="right" w:pos="8296"/>
            </w:tabs>
            <w:bidi w:val="0"/>
            <w:rPr>
              <w:ins w:id="339" w:author="Shy Alon" w:date="2017-07-29T22:28:00Z"/>
              <w:rFonts w:cstheme="minorBidi"/>
              <w:noProof/>
              <w:sz w:val="22"/>
              <w:szCs w:val="22"/>
              <w:rtl/>
            </w:rPr>
            <w:pPrChange w:id="340" w:author="Shy Alon" w:date="2017-07-29T22:30:00Z">
              <w:pPr>
                <w:pStyle w:val="TOC3"/>
                <w:tabs>
                  <w:tab w:val="right" w:pos="8296"/>
                </w:tabs>
              </w:pPr>
            </w:pPrChange>
          </w:pPr>
          <w:ins w:id="341"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"_Toc489130728</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Tagging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Toc489130728 \h</w:instrText>
            </w:r>
            <w:r>
              <w:rPr>
                <w:noProof/>
                <w:webHidden/>
                <w:rtl/>
              </w:rPr>
              <w:instrText xml:space="preserve"> </w:instrText>
            </w:r>
            <w:r>
              <w:rPr>
                <w:noProof/>
                <w:webHidden/>
                <w:rtl/>
              </w:rPr>
            </w:r>
          </w:ins>
          <w:r>
            <w:rPr>
              <w:noProof/>
              <w:webHidden/>
              <w:rtl/>
            </w:rPr>
            <w:fldChar w:fldCharType="separate"/>
          </w:r>
          <w:ins w:id="342" w:author="Shy Alon" w:date="2017-07-29T22:28:00Z">
            <w:r>
              <w:rPr>
                <w:noProof/>
                <w:webHidden/>
                <w:rtl/>
              </w:rPr>
              <w:t>5</w:t>
            </w:r>
            <w:r>
              <w:rPr>
                <w:noProof/>
                <w:webHidden/>
                <w:rtl/>
              </w:rPr>
              <w:fldChar w:fldCharType="end"/>
            </w:r>
            <w:r w:rsidRPr="00E26320">
              <w:rPr>
                <w:rStyle w:val="Hyperlink"/>
                <w:noProof/>
              </w:rPr>
              <w:fldChar w:fldCharType="end"/>
            </w:r>
          </w:ins>
        </w:p>
        <w:p w14:paraId="6A876BF9" w14:textId="139BC23D" w:rsidR="004647BC" w:rsidRDefault="004647BC" w:rsidP="004647BC">
          <w:pPr>
            <w:pStyle w:val="TOC2"/>
            <w:tabs>
              <w:tab w:val="left" w:pos="2202"/>
              <w:tab w:val="right" w:pos="8296"/>
            </w:tabs>
            <w:bidi w:val="0"/>
            <w:rPr>
              <w:ins w:id="343" w:author="Shy Alon" w:date="2017-07-29T22:28:00Z"/>
              <w:rFonts w:cstheme="minorBidi"/>
              <w:b w:val="0"/>
              <w:bCs w:val="0"/>
              <w:noProof/>
              <w:sz w:val="22"/>
              <w:szCs w:val="22"/>
              <w:rtl/>
            </w:rPr>
            <w:pPrChange w:id="344" w:author="Shy Alon" w:date="2017-07-29T22:30:00Z">
              <w:pPr>
                <w:pStyle w:val="TOC2"/>
                <w:tabs>
                  <w:tab w:val="left" w:pos="2202"/>
                  <w:tab w:val="right" w:pos="8296"/>
                </w:tabs>
              </w:pPr>
            </w:pPrChange>
          </w:pPr>
          <w:ins w:id="345"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"_Toc489130729</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3.2.</w:t>
            </w:r>
          </w:ins>
          <w:ins w:id="346" w:author="Shy Alon" w:date="2017-07-29T22:30:00Z">
            <w:r w:rsidRPr="00E26320">
              <w:rPr>
                <w:rStyle w:val="Hyperlink"/>
                <w:noProof/>
              </w:rPr>
              <w:t xml:space="preserve"> </w:t>
            </w:r>
          </w:ins>
          <w:ins w:id="347" w:author="Shy Alon" w:date="2017-07-29T22:28:00Z">
            <w:r w:rsidRPr="00E26320">
              <w:rPr>
                <w:rStyle w:val="Hyperlink"/>
                <w:noProof/>
              </w:rPr>
              <w:t>Operational Requirements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Toc489130729 \h</w:instrText>
            </w:r>
            <w:r>
              <w:rPr>
                <w:noProof/>
                <w:webHidden/>
                <w:rtl/>
              </w:rPr>
              <w:instrText xml:space="preserve"> </w:instrText>
            </w:r>
            <w:r>
              <w:rPr>
                <w:noProof/>
                <w:webHidden/>
                <w:rtl/>
              </w:rPr>
            </w:r>
          </w:ins>
          <w:r>
            <w:rPr>
              <w:noProof/>
              <w:webHidden/>
              <w:rtl/>
            </w:rPr>
            <w:fldChar w:fldCharType="separate"/>
          </w:r>
          <w:ins w:id="348" w:author="Shy Alon" w:date="2017-07-29T22:28:00Z">
            <w:r>
              <w:rPr>
                <w:noProof/>
                <w:webHidden/>
                <w:rtl/>
              </w:rPr>
              <w:t>7</w:t>
            </w:r>
            <w:r>
              <w:rPr>
                <w:noProof/>
                <w:webHidden/>
                <w:rtl/>
              </w:rPr>
              <w:fldChar w:fldCharType="end"/>
            </w:r>
            <w:r w:rsidRPr="00E26320">
              <w:rPr>
                <w:rStyle w:val="Hyperlink"/>
                <w:noProof/>
              </w:rPr>
              <w:fldChar w:fldCharType="end"/>
            </w:r>
          </w:ins>
        </w:p>
        <w:p w14:paraId="68461F19" w14:textId="3AD356EB" w:rsidR="004647BC" w:rsidRDefault="004647BC" w:rsidP="004647BC">
          <w:pPr>
            <w:pStyle w:val="TOC1"/>
            <w:rPr>
              <w:ins w:id="349" w:author="Shy Alon" w:date="2017-07-29T22:28:00Z"/>
              <w:rFonts w:asciiTheme="minorHAnsi" w:hAnsiTheme="minorHAnsi" w:cstheme="minorBidi"/>
              <w:noProof/>
              <w:sz w:val="22"/>
              <w:szCs w:val="22"/>
              <w:rtl/>
            </w:rPr>
            <w:pPrChange w:id="350" w:author="Shy Alon" w:date="2017-07-29T22:30:00Z">
              <w:pPr>
                <w:pStyle w:val="TOC1"/>
                <w:tabs>
                  <w:tab w:val="left" w:pos="4237"/>
                  <w:tab w:val="right" w:pos="8296"/>
                </w:tabs>
              </w:pPr>
            </w:pPrChange>
          </w:pPr>
          <w:ins w:id="351"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"_Toc489130730</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4.</w:t>
            </w:r>
          </w:ins>
          <w:ins w:id="352" w:author="Shy Alon" w:date="2017-07-29T22:30:00Z">
            <w:r w:rsidRPr="00E26320">
              <w:rPr>
                <w:rStyle w:val="Hyperlink"/>
                <w:noProof/>
              </w:rPr>
              <w:t xml:space="preserve"> </w:t>
            </w:r>
          </w:ins>
          <w:ins w:id="353" w:author="Shy Alon" w:date="2017-07-29T22:28:00Z">
            <w:r w:rsidRPr="00E26320">
              <w:rPr>
                <w:rStyle w:val="Hyperlink"/>
                <w:noProof/>
              </w:rPr>
              <w:t>System Modeling and Context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Toc489130730 \h</w:instrText>
            </w:r>
            <w:r>
              <w:rPr>
                <w:noProof/>
                <w:webHidden/>
                <w:rtl/>
              </w:rPr>
              <w:instrText xml:space="preserve"> </w:instrText>
            </w:r>
            <w:r>
              <w:rPr>
                <w:noProof/>
                <w:webHidden/>
                <w:rtl/>
              </w:rPr>
            </w:r>
          </w:ins>
          <w:r>
            <w:rPr>
              <w:noProof/>
              <w:webHidden/>
              <w:rtl/>
            </w:rPr>
            <w:fldChar w:fldCharType="separate"/>
          </w:r>
          <w:ins w:id="354" w:author="Shy Alon" w:date="2017-07-29T22:28:00Z">
            <w:r>
              <w:rPr>
                <w:noProof/>
                <w:webHidden/>
                <w:rtl/>
              </w:rPr>
              <w:t>7</w:t>
            </w:r>
            <w:r>
              <w:rPr>
                <w:noProof/>
                <w:webHidden/>
                <w:rtl/>
              </w:rPr>
              <w:fldChar w:fldCharType="end"/>
            </w:r>
            <w:r w:rsidRPr="00E26320">
              <w:rPr>
                <w:rStyle w:val="Hyperlink"/>
                <w:noProof/>
              </w:rPr>
              <w:fldChar w:fldCharType="end"/>
            </w:r>
          </w:ins>
        </w:p>
        <w:p w14:paraId="6523F4A5" w14:textId="29BAA44C" w:rsidR="004647BC" w:rsidRDefault="004647BC" w:rsidP="004647BC">
          <w:pPr>
            <w:pStyle w:val="TOC2"/>
            <w:tabs>
              <w:tab w:val="left" w:pos="1540"/>
              <w:tab w:val="right" w:pos="8296"/>
            </w:tabs>
            <w:bidi w:val="0"/>
            <w:rPr>
              <w:ins w:id="355" w:author="Shy Alon" w:date="2017-07-29T22:28:00Z"/>
              <w:rFonts w:cstheme="minorBidi"/>
              <w:b w:val="0"/>
              <w:bCs w:val="0"/>
              <w:noProof/>
              <w:sz w:val="22"/>
              <w:szCs w:val="22"/>
              <w:rtl/>
            </w:rPr>
            <w:pPrChange w:id="356" w:author="Shy Alon" w:date="2017-07-29T22:30:00Z">
              <w:pPr>
                <w:pStyle w:val="TOC2"/>
                <w:tabs>
                  <w:tab w:val="left" w:pos="1540"/>
                  <w:tab w:val="right" w:pos="8296"/>
                </w:tabs>
              </w:pPr>
            </w:pPrChange>
          </w:pPr>
          <w:ins w:id="357"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"_Toc489130732</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4.1.</w:t>
            </w:r>
          </w:ins>
          <w:ins w:id="358" w:author="Shy Alon" w:date="2017-07-29T22:31:00Z">
            <w:r w:rsidRPr="00E26320">
              <w:rPr>
                <w:rStyle w:val="Hyperlink"/>
                <w:noProof/>
              </w:rPr>
              <w:t xml:space="preserve"> </w:t>
            </w:r>
          </w:ins>
          <w:ins w:id="359" w:author="Shy Alon" w:date="2017-07-29T22:28:00Z">
            <w:r w:rsidRPr="00E26320">
              <w:rPr>
                <w:rStyle w:val="Hyperlink"/>
                <w:noProof/>
              </w:rPr>
              <w:t>Context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Toc489130732 \h</w:instrText>
            </w:r>
            <w:r>
              <w:rPr>
                <w:noProof/>
                <w:webHidden/>
                <w:rtl/>
              </w:rPr>
              <w:instrText xml:space="preserve"> </w:instrText>
            </w:r>
            <w:r>
              <w:rPr>
                <w:noProof/>
                <w:webHidden/>
                <w:rtl/>
              </w:rPr>
            </w:r>
          </w:ins>
          <w:r>
            <w:rPr>
              <w:noProof/>
              <w:webHidden/>
              <w:rtl/>
            </w:rPr>
            <w:fldChar w:fldCharType="separate"/>
          </w:r>
          <w:ins w:id="360" w:author="Shy Alon" w:date="2017-07-29T22:28:00Z">
            <w:r>
              <w:rPr>
                <w:noProof/>
                <w:webHidden/>
                <w:rtl/>
              </w:rPr>
              <w:t>7</w:t>
            </w:r>
            <w:r>
              <w:rPr>
                <w:noProof/>
                <w:webHidden/>
                <w:rtl/>
              </w:rPr>
              <w:fldChar w:fldCharType="end"/>
            </w:r>
            <w:r w:rsidRPr="00E26320">
              <w:rPr>
                <w:rStyle w:val="Hyperlink"/>
                <w:noProof/>
              </w:rPr>
              <w:fldChar w:fldCharType="end"/>
            </w:r>
          </w:ins>
        </w:p>
        <w:p w14:paraId="2F6D53BB" w14:textId="104BDADF" w:rsidR="004647BC" w:rsidRDefault="004647BC" w:rsidP="004647BC">
          <w:pPr>
            <w:pStyle w:val="TOC3"/>
            <w:tabs>
              <w:tab w:val="right" w:pos="8296"/>
            </w:tabs>
            <w:bidi w:val="0"/>
            <w:rPr>
              <w:ins w:id="361" w:author="Shy Alon" w:date="2017-07-29T22:28:00Z"/>
              <w:rFonts w:cstheme="minorBidi"/>
              <w:noProof/>
              <w:sz w:val="22"/>
              <w:szCs w:val="22"/>
              <w:rtl/>
            </w:rPr>
            <w:pPrChange w:id="362" w:author="Shy Alon" w:date="2017-07-29T22:30:00Z">
              <w:pPr>
                <w:pStyle w:val="TOC3"/>
                <w:tabs>
                  <w:tab w:val="right" w:pos="8296"/>
                </w:tabs>
              </w:pPr>
            </w:pPrChange>
          </w:pPr>
          <w:ins w:id="363"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"_Toc489130733</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Corpus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Toc489130733 \h</w:instrText>
            </w:r>
            <w:r>
              <w:rPr>
                <w:noProof/>
                <w:webHidden/>
                <w:rtl/>
              </w:rPr>
              <w:instrText xml:space="preserve"> </w:instrText>
            </w:r>
            <w:r>
              <w:rPr>
                <w:noProof/>
                <w:webHidden/>
                <w:rtl/>
              </w:rPr>
            </w:r>
          </w:ins>
          <w:r>
            <w:rPr>
              <w:noProof/>
              <w:webHidden/>
              <w:rtl/>
            </w:rPr>
            <w:fldChar w:fldCharType="separate"/>
          </w:r>
          <w:ins w:id="364" w:author="Shy Alon" w:date="2017-07-29T22:28:00Z">
            <w:r>
              <w:rPr>
                <w:noProof/>
                <w:webHidden/>
                <w:rtl/>
              </w:rPr>
              <w:t>7</w:t>
            </w:r>
            <w:r>
              <w:rPr>
                <w:noProof/>
                <w:webHidden/>
                <w:rtl/>
              </w:rPr>
              <w:fldChar w:fldCharType="end"/>
            </w:r>
            <w:r w:rsidRPr="00E26320">
              <w:rPr>
                <w:rStyle w:val="Hyperlink"/>
                <w:noProof/>
              </w:rPr>
              <w:fldChar w:fldCharType="end"/>
            </w:r>
          </w:ins>
        </w:p>
        <w:p w14:paraId="1031F518" w14:textId="644CBA6C" w:rsidR="004647BC" w:rsidRDefault="004647BC" w:rsidP="004647BC">
          <w:pPr>
            <w:pStyle w:val="TOC3"/>
            <w:tabs>
              <w:tab w:val="right" w:pos="8296"/>
            </w:tabs>
            <w:bidi w:val="0"/>
            <w:rPr>
              <w:ins w:id="365" w:author="Shy Alon" w:date="2017-07-29T22:28:00Z"/>
              <w:rFonts w:cstheme="minorBidi"/>
              <w:noProof/>
              <w:sz w:val="22"/>
              <w:szCs w:val="22"/>
              <w:rtl/>
            </w:rPr>
            <w:pPrChange w:id="366" w:author="Shy Alon" w:date="2017-07-29T22:30:00Z">
              <w:pPr>
                <w:pStyle w:val="TOC3"/>
                <w:tabs>
                  <w:tab w:val="right" w:pos="8296"/>
                </w:tabs>
              </w:pPr>
            </w:pPrChange>
          </w:pPr>
          <w:ins w:id="367"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"_Toc489130734</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Timeliness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Toc489130734 \h</w:instrText>
            </w:r>
            <w:r>
              <w:rPr>
                <w:noProof/>
                <w:webHidden/>
                <w:rtl/>
              </w:rPr>
              <w:instrText xml:space="preserve"> </w:instrText>
            </w:r>
            <w:r>
              <w:rPr>
                <w:noProof/>
                <w:webHidden/>
                <w:rtl/>
              </w:rPr>
            </w:r>
          </w:ins>
          <w:r>
            <w:rPr>
              <w:noProof/>
              <w:webHidden/>
              <w:rtl/>
            </w:rPr>
            <w:fldChar w:fldCharType="separate"/>
          </w:r>
          <w:ins w:id="368" w:author="Shy Alon" w:date="2017-07-29T22:28:00Z">
            <w:r>
              <w:rPr>
                <w:noProof/>
                <w:webHidden/>
                <w:rtl/>
              </w:rPr>
              <w:t>7</w:t>
            </w:r>
            <w:r>
              <w:rPr>
                <w:noProof/>
                <w:webHidden/>
                <w:rtl/>
              </w:rPr>
              <w:fldChar w:fldCharType="end"/>
            </w:r>
            <w:r w:rsidRPr="00E26320">
              <w:rPr>
                <w:rStyle w:val="Hyperlink"/>
                <w:noProof/>
              </w:rPr>
              <w:fldChar w:fldCharType="end"/>
            </w:r>
          </w:ins>
        </w:p>
        <w:p w14:paraId="67944A1F" w14:textId="1823681C" w:rsidR="004647BC" w:rsidRDefault="004647BC" w:rsidP="004647BC">
          <w:pPr>
            <w:pStyle w:val="TOC3"/>
            <w:tabs>
              <w:tab w:val="right" w:pos="8296"/>
            </w:tabs>
            <w:bidi w:val="0"/>
            <w:rPr>
              <w:ins w:id="369" w:author="Shy Alon" w:date="2017-07-29T22:28:00Z"/>
              <w:rFonts w:cstheme="minorBidi"/>
              <w:noProof/>
              <w:sz w:val="22"/>
              <w:szCs w:val="22"/>
              <w:rtl/>
            </w:rPr>
            <w:pPrChange w:id="370" w:author="Shy Alon" w:date="2017-07-29T22:30:00Z">
              <w:pPr>
                <w:pStyle w:val="TOC3"/>
                <w:tabs>
                  <w:tab w:val="right" w:pos="8296"/>
                </w:tabs>
              </w:pPr>
            </w:pPrChange>
          </w:pPr>
          <w:ins w:id="371"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"_Toc489130735</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Personnel and Infrastructure Qualifications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Toc489130735 \h</w:instrText>
            </w:r>
            <w:r>
              <w:rPr>
                <w:noProof/>
                <w:webHidden/>
                <w:rtl/>
              </w:rPr>
              <w:instrText xml:space="preserve"> </w:instrText>
            </w:r>
            <w:r>
              <w:rPr>
                <w:noProof/>
                <w:webHidden/>
                <w:rtl/>
              </w:rPr>
            </w:r>
          </w:ins>
          <w:r>
            <w:rPr>
              <w:noProof/>
              <w:webHidden/>
              <w:rtl/>
            </w:rPr>
            <w:fldChar w:fldCharType="separate"/>
          </w:r>
          <w:ins w:id="372" w:author="Shy Alon" w:date="2017-07-29T22:28:00Z">
            <w:r>
              <w:rPr>
                <w:noProof/>
                <w:webHidden/>
                <w:rtl/>
              </w:rPr>
              <w:t>7</w:t>
            </w:r>
            <w:r>
              <w:rPr>
                <w:noProof/>
                <w:webHidden/>
                <w:rtl/>
              </w:rPr>
              <w:fldChar w:fldCharType="end"/>
            </w:r>
            <w:r w:rsidRPr="00E26320">
              <w:rPr>
                <w:rStyle w:val="Hyperlink"/>
                <w:noProof/>
              </w:rPr>
              <w:fldChar w:fldCharType="end"/>
            </w:r>
          </w:ins>
        </w:p>
        <w:p w14:paraId="3EEC6E23" w14:textId="17800648" w:rsidR="004647BC" w:rsidRDefault="004647BC" w:rsidP="004647BC">
          <w:pPr>
            <w:pStyle w:val="TOC2"/>
            <w:tabs>
              <w:tab w:val="left" w:pos="1320"/>
              <w:tab w:val="right" w:pos="8296"/>
            </w:tabs>
            <w:bidi w:val="0"/>
            <w:rPr>
              <w:ins w:id="373" w:author="Shy Alon" w:date="2017-07-29T22:28:00Z"/>
              <w:rFonts w:cstheme="minorBidi"/>
              <w:b w:val="0"/>
              <w:bCs w:val="0"/>
              <w:noProof/>
              <w:sz w:val="22"/>
              <w:szCs w:val="22"/>
              <w:rtl/>
            </w:rPr>
            <w:pPrChange w:id="374" w:author="Shy Alon" w:date="2017-07-29T22:30:00Z">
              <w:pPr>
                <w:pStyle w:val="TOC2"/>
                <w:tabs>
                  <w:tab w:val="left" w:pos="1320"/>
                  <w:tab w:val="right" w:pos="8296"/>
                </w:tabs>
              </w:pPr>
            </w:pPrChange>
          </w:pPr>
          <w:ins w:id="375"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"_Toc489130736</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4.2.</w:t>
            </w:r>
          </w:ins>
          <w:ins w:id="376" w:author="Shy Alon" w:date="2017-07-29T22:31:00Z">
            <w:r w:rsidRPr="00E26320">
              <w:rPr>
                <w:rStyle w:val="Hyperlink"/>
                <w:noProof/>
              </w:rPr>
              <w:t xml:space="preserve"> </w:t>
            </w:r>
          </w:ins>
          <w:ins w:id="377" w:author="Shy Alon" w:date="2017-07-29T22:28:00Z">
            <w:r w:rsidRPr="00E26320">
              <w:rPr>
                <w:rStyle w:val="Hyperlink"/>
                <w:noProof/>
              </w:rPr>
              <w:t>System 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Toc489130736 \h</w:instrText>
            </w:r>
            <w:r>
              <w:rPr>
                <w:noProof/>
                <w:webHidden/>
                <w:rtl/>
              </w:rPr>
              <w:instrText xml:space="preserve"> </w:instrText>
            </w:r>
            <w:r>
              <w:rPr>
                <w:noProof/>
                <w:webHidden/>
                <w:rtl/>
              </w:rPr>
            </w:r>
          </w:ins>
          <w:r>
            <w:rPr>
              <w:noProof/>
              <w:webHidden/>
              <w:rtl/>
            </w:rPr>
            <w:fldChar w:fldCharType="separate"/>
          </w:r>
          <w:ins w:id="378" w:author="Shy Alon" w:date="2017-07-29T22:28:00Z">
            <w:r>
              <w:rPr>
                <w:noProof/>
                <w:webHidden/>
                <w:rtl/>
              </w:rPr>
              <w:t>7</w:t>
            </w:r>
            <w:r>
              <w:rPr>
                <w:noProof/>
                <w:webHidden/>
                <w:rtl/>
              </w:rPr>
              <w:fldChar w:fldCharType="end"/>
            </w:r>
            <w:r w:rsidRPr="00E26320">
              <w:rPr>
                <w:rStyle w:val="Hyperlink"/>
                <w:noProof/>
              </w:rPr>
              <w:fldChar w:fldCharType="end"/>
            </w:r>
          </w:ins>
        </w:p>
        <w:p w14:paraId="0F4A1D9E" w14:textId="5D9B3311" w:rsidR="004647BC" w:rsidRDefault="004647BC" w:rsidP="004647BC">
          <w:pPr>
            <w:pStyle w:val="TOC3"/>
            <w:tabs>
              <w:tab w:val="right" w:pos="8296"/>
            </w:tabs>
            <w:bidi w:val="0"/>
            <w:rPr>
              <w:ins w:id="379" w:author="Shy Alon" w:date="2017-07-29T22:28:00Z"/>
              <w:rFonts w:cstheme="minorBidi"/>
              <w:noProof/>
              <w:sz w:val="22"/>
              <w:szCs w:val="22"/>
              <w:rtl/>
            </w:rPr>
            <w:pPrChange w:id="380" w:author="Shy Alon" w:date="2017-07-29T22:30:00Z">
              <w:pPr>
                <w:pStyle w:val="TOC3"/>
                <w:tabs>
                  <w:tab w:val="right" w:pos="8296"/>
                </w:tabs>
              </w:pPr>
            </w:pPrChange>
          </w:pPr>
          <w:ins w:id="381"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"_Toc489130737</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Dimensionality Reduction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Toc489130737 \h</w:instrText>
            </w:r>
            <w:r>
              <w:rPr>
                <w:noProof/>
                <w:webHidden/>
                <w:rtl/>
              </w:rPr>
              <w:instrText xml:space="preserve"> </w:instrText>
            </w:r>
            <w:r>
              <w:rPr>
                <w:noProof/>
                <w:webHidden/>
                <w:rtl/>
              </w:rPr>
            </w:r>
          </w:ins>
          <w:r>
            <w:rPr>
              <w:noProof/>
              <w:webHidden/>
              <w:rtl/>
            </w:rPr>
            <w:fldChar w:fldCharType="separate"/>
          </w:r>
          <w:ins w:id="382" w:author="Shy Alon" w:date="2017-07-29T22:28:00Z">
            <w:r>
              <w:rPr>
                <w:noProof/>
                <w:webHidden/>
                <w:rtl/>
              </w:rPr>
              <w:t>7</w:t>
            </w:r>
            <w:r>
              <w:rPr>
                <w:noProof/>
                <w:webHidden/>
                <w:rtl/>
              </w:rPr>
              <w:fldChar w:fldCharType="end"/>
            </w:r>
            <w:r w:rsidRPr="00E26320">
              <w:rPr>
                <w:rStyle w:val="Hyperlink"/>
                <w:noProof/>
              </w:rPr>
              <w:fldChar w:fldCharType="end"/>
            </w:r>
          </w:ins>
        </w:p>
        <w:p w14:paraId="295EF544" w14:textId="10FD8C30" w:rsidR="004647BC" w:rsidRDefault="004647BC" w:rsidP="004647BC">
          <w:pPr>
            <w:pStyle w:val="TOC3"/>
            <w:tabs>
              <w:tab w:val="right" w:pos="8296"/>
            </w:tabs>
            <w:bidi w:val="0"/>
            <w:rPr>
              <w:ins w:id="383" w:author="Shy Alon" w:date="2017-07-29T22:28:00Z"/>
              <w:rFonts w:cstheme="minorBidi"/>
              <w:noProof/>
              <w:sz w:val="22"/>
              <w:szCs w:val="22"/>
              <w:rtl/>
            </w:rPr>
            <w:pPrChange w:id="384" w:author="Shy Alon" w:date="2017-07-29T22:30:00Z">
              <w:pPr>
                <w:pStyle w:val="TOC3"/>
                <w:tabs>
                  <w:tab w:val="right" w:pos="8296"/>
                </w:tabs>
              </w:pPr>
            </w:pPrChange>
          </w:pPr>
          <w:ins w:id="385"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"_Toc489130738</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Quality Factor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Toc489130738 \h</w:instrText>
            </w:r>
            <w:r>
              <w:rPr>
                <w:noProof/>
                <w:webHidden/>
                <w:rtl/>
              </w:rPr>
              <w:instrText xml:space="preserve"> </w:instrText>
            </w:r>
            <w:r>
              <w:rPr>
                <w:noProof/>
                <w:webHidden/>
                <w:rtl/>
              </w:rPr>
            </w:r>
          </w:ins>
          <w:r>
            <w:rPr>
              <w:noProof/>
              <w:webHidden/>
              <w:rtl/>
            </w:rPr>
            <w:fldChar w:fldCharType="separate"/>
          </w:r>
          <w:ins w:id="386" w:author="Shy Alon" w:date="2017-07-29T22:28:00Z">
            <w:r>
              <w:rPr>
                <w:noProof/>
                <w:webHidden/>
                <w:rtl/>
              </w:rPr>
              <w:t>7</w:t>
            </w:r>
            <w:r>
              <w:rPr>
                <w:noProof/>
                <w:webHidden/>
                <w:rtl/>
              </w:rPr>
              <w:fldChar w:fldCharType="end"/>
            </w:r>
            <w:r w:rsidRPr="00E26320">
              <w:rPr>
                <w:rStyle w:val="Hyperlink"/>
                <w:noProof/>
              </w:rPr>
              <w:fldChar w:fldCharType="end"/>
            </w:r>
          </w:ins>
        </w:p>
        <w:p w14:paraId="3AF3F464" w14:textId="5F313018" w:rsidR="004647BC" w:rsidRDefault="004647BC" w:rsidP="004647BC">
          <w:pPr>
            <w:pStyle w:val="TOC3"/>
            <w:tabs>
              <w:tab w:val="right" w:pos="8296"/>
            </w:tabs>
            <w:bidi w:val="0"/>
            <w:rPr>
              <w:ins w:id="387" w:author="Shy Alon" w:date="2017-07-29T22:28:00Z"/>
              <w:rFonts w:cstheme="minorBidi"/>
              <w:noProof/>
              <w:sz w:val="22"/>
              <w:szCs w:val="22"/>
              <w:rtl/>
            </w:rPr>
            <w:pPrChange w:id="388" w:author="Shy Alon" w:date="2017-07-29T22:30:00Z">
              <w:pPr>
                <w:pStyle w:val="TOC3"/>
                <w:tabs>
                  <w:tab w:val="right" w:pos="8296"/>
                </w:tabs>
              </w:pPr>
            </w:pPrChange>
          </w:pPr>
          <w:ins w:id="389"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"_Toc489130739</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Progressive Filtering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Toc489130739 \h</w:instrText>
            </w:r>
            <w:r>
              <w:rPr>
                <w:noProof/>
                <w:webHidden/>
                <w:rtl/>
              </w:rPr>
              <w:instrText xml:space="preserve"> </w:instrText>
            </w:r>
            <w:r>
              <w:rPr>
                <w:noProof/>
                <w:webHidden/>
                <w:rtl/>
              </w:rPr>
            </w:r>
          </w:ins>
          <w:r>
            <w:rPr>
              <w:noProof/>
              <w:webHidden/>
              <w:rtl/>
            </w:rPr>
            <w:fldChar w:fldCharType="separate"/>
          </w:r>
          <w:ins w:id="390" w:author="Shy Alon" w:date="2017-07-29T22:28:00Z">
            <w:r>
              <w:rPr>
                <w:noProof/>
                <w:webHidden/>
                <w:rtl/>
              </w:rPr>
              <w:t>8</w:t>
            </w:r>
            <w:r>
              <w:rPr>
                <w:noProof/>
                <w:webHidden/>
                <w:rtl/>
              </w:rPr>
              <w:fldChar w:fldCharType="end"/>
            </w:r>
            <w:r w:rsidRPr="00E26320">
              <w:rPr>
                <w:rStyle w:val="Hyperlink"/>
                <w:noProof/>
              </w:rPr>
              <w:fldChar w:fldCharType="end"/>
            </w:r>
          </w:ins>
        </w:p>
        <w:p w14:paraId="3BF36D21" w14:textId="13C41D72" w:rsidR="004647BC" w:rsidRDefault="004647BC" w:rsidP="004647BC">
          <w:pPr>
            <w:pStyle w:val="TOC3"/>
            <w:tabs>
              <w:tab w:val="right" w:pos="8296"/>
            </w:tabs>
            <w:bidi w:val="0"/>
            <w:rPr>
              <w:ins w:id="391" w:author="Shy Alon" w:date="2017-07-29T22:28:00Z"/>
              <w:rFonts w:cstheme="minorBidi"/>
              <w:noProof/>
              <w:sz w:val="22"/>
              <w:szCs w:val="22"/>
              <w:rtl/>
            </w:rPr>
            <w:pPrChange w:id="392" w:author="Shy Alon" w:date="2017-07-29T22:30:00Z">
              <w:pPr>
                <w:pStyle w:val="TOC3"/>
                <w:tabs>
                  <w:tab w:val="right" w:pos="8296"/>
                </w:tabs>
              </w:pPr>
            </w:pPrChange>
          </w:pPr>
          <w:ins w:id="393"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"_Toc489130740</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Input Data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Toc489130740 \h</w:instrText>
            </w:r>
            <w:r>
              <w:rPr>
                <w:noProof/>
                <w:webHidden/>
                <w:rtl/>
              </w:rPr>
              <w:instrText xml:space="preserve"> </w:instrText>
            </w:r>
            <w:r>
              <w:rPr>
                <w:noProof/>
                <w:webHidden/>
                <w:rtl/>
              </w:rPr>
            </w:r>
          </w:ins>
          <w:r>
            <w:rPr>
              <w:noProof/>
              <w:webHidden/>
              <w:rtl/>
            </w:rPr>
            <w:fldChar w:fldCharType="separate"/>
          </w:r>
          <w:ins w:id="394" w:author="Shy Alon" w:date="2017-07-29T22:28:00Z">
            <w:r>
              <w:rPr>
                <w:noProof/>
                <w:webHidden/>
                <w:rtl/>
              </w:rPr>
              <w:t>10</w:t>
            </w:r>
            <w:r>
              <w:rPr>
                <w:noProof/>
                <w:webHidden/>
                <w:rtl/>
              </w:rPr>
              <w:fldChar w:fldCharType="end"/>
            </w:r>
            <w:r w:rsidRPr="00E26320">
              <w:rPr>
                <w:rStyle w:val="Hyperlink"/>
                <w:noProof/>
              </w:rPr>
              <w:fldChar w:fldCharType="end"/>
            </w:r>
          </w:ins>
        </w:p>
        <w:p w14:paraId="04AE6BCD" w14:textId="3A88AE3D" w:rsidR="004647BC" w:rsidRDefault="004647BC" w:rsidP="004647BC">
          <w:pPr>
            <w:pStyle w:val="TOC3"/>
            <w:tabs>
              <w:tab w:val="right" w:pos="8296"/>
            </w:tabs>
            <w:bidi w:val="0"/>
            <w:rPr>
              <w:ins w:id="395" w:author="Shy Alon" w:date="2017-07-29T22:28:00Z"/>
              <w:rFonts w:cstheme="minorBidi"/>
              <w:noProof/>
              <w:sz w:val="22"/>
              <w:szCs w:val="22"/>
              <w:rtl/>
            </w:rPr>
            <w:pPrChange w:id="396" w:author="Shy Alon" w:date="2017-07-29T22:30:00Z">
              <w:pPr>
                <w:pStyle w:val="TOC3"/>
                <w:tabs>
                  <w:tab w:val="right" w:pos="8296"/>
                </w:tabs>
              </w:pPr>
            </w:pPrChange>
          </w:pPr>
          <w:ins w:id="397"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"_Toc489130741</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Feature Selection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Toc489130741 \h</w:instrText>
            </w:r>
            <w:r>
              <w:rPr>
                <w:noProof/>
                <w:webHidden/>
                <w:rtl/>
              </w:rPr>
              <w:instrText xml:space="preserve"> </w:instrText>
            </w:r>
            <w:r>
              <w:rPr>
                <w:noProof/>
                <w:webHidden/>
                <w:rtl/>
              </w:rPr>
            </w:r>
          </w:ins>
          <w:r>
            <w:rPr>
              <w:noProof/>
              <w:webHidden/>
              <w:rtl/>
            </w:rPr>
            <w:fldChar w:fldCharType="separate"/>
          </w:r>
          <w:ins w:id="398" w:author="Shy Alon" w:date="2017-07-29T22:28:00Z">
            <w:r>
              <w:rPr>
                <w:noProof/>
                <w:webHidden/>
                <w:rtl/>
              </w:rPr>
              <w:t>10</w:t>
            </w:r>
            <w:r>
              <w:rPr>
                <w:noProof/>
                <w:webHidden/>
                <w:rtl/>
              </w:rPr>
              <w:fldChar w:fldCharType="end"/>
            </w:r>
            <w:r w:rsidRPr="00E26320">
              <w:rPr>
                <w:rStyle w:val="Hyperlink"/>
                <w:noProof/>
              </w:rPr>
              <w:fldChar w:fldCharType="end"/>
            </w:r>
          </w:ins>
        </w:p>
        <w:p w14:paraId="326A3EA9" w14:textId="3C2D796A" w:rsidR="004647BC" w:rsidRDefault="004647BC" w:rsidP="004647BC">
          <w:pPr>
            <w:pStyle w:val="TOC3"/>
            <w:tabs>
              <w:tab w:val="right" w:pos="8296"/>
            </w:tabs>
            <w:bidi w:val="0"/>
            <w:rPr>
              <w:ins w:id="399" w:author="Shy Alon" w:date="2017-07-29T22:28:00Z"/>
              <w:rFonts w:cstheme="minorBidi"/>
              <w:noProof/>
              <w:sz w:val="22"/>
              <w:szCs w:val="22"/>
              <w:rtl/>
            </w:rPr>
            <w:pPrChange w:id="400" w:author="Shy Alon" w:date="2017-07-29T22:30:00Z">
              <w:pPr>
                <w:pStyle w:val="TOC3"/>
                <w:tabs>
                  <w:tab w:val="right" w:pos="8296"/>
                </w:tabs>
              </w:pPr>
            </w:pPrChange>
          </w:pPr>
          <w:ins w:id="401"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"_Toc489130742</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Dimensionality Reduction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Toc489130742 \h</w:instrText>
            </w:r>
            <w:r>
              <w:rPr>
                <w:noProof/>
                <w:webHidden/>
                <w:rtl/>
              </w:rPr>
              <w:instrText xml:space="preserve"> </w:instrText>
            </w:r>
            <w:r>
              <w:rPr>
                <w:noProof/>
                <w:webHidden/>
                <w:rtl/>
              </w:rPr>
            </w:r>
          </w:ins>
          <w:r>
            <w:rPr>
              <w:noProof/>
              <w:webHidden/>
              <w:rtl/>
            </w:rPr>
            <w:fldChar w:fldCharType="separate"/>
          </w:r>
          <w:ins w:id="402" w:author="Shy Alon" w:date="2017-07-29T22:28:00Z">
            <w:r>
              <w:rPr>
                <w:noProof/>
                <w:webHidden/>
                <w:rtl/>
              </w:rPr>
              <w:t>11</w:t>
            </w:r>
            <w:r>
              <w:rPr>
                <w:noProof/>
                <w:webHidden/>
                <w:rtl/>
              </w:rPr>
              <w:fldChar w:fldCharType="end"/>
            </w:r>
            <w:r w:rsidRPr="00E26320">
              <w:rPr>
                <w:rStyle w:val="Hyperlink"/>
                <w:noProof/>
              </w:rPr>
              <w:fldChar w:fldCharType="end"/>
            </w:r>
          </w:ins>
        </w:p>
        <w:p w14:paraId="30F2B329" w14:textId="6B9CCEED" w:rsidR="004647BC" w:rsidRDefault="004647BC" w:rsidP="004647BC">
          <w:pPr>
            <w:pStyle w:val="TOC3"/>
            <w:tabs>
              <w:tab w:val="right" w:pos="8296"/>
            </w:tabs>
            <w:bidi w:val="0"/>
            <w:rPr>
              <w:ins w:id="403" w:author="Shy Alon" w:date="2017-07-29T22:28:00Z"/>
              <w:rFonts w:cstheme="minorBidi"/>
              <w:noProof/>
              <w:sz w:val="22"/>
              <w:szCs w:val="22"/>
              <w:rtl/>
            </w:rPr>
            <w:pPrChange w:id="404" w:author="Shy Alon" w:date="2017-07-29T22:30:00Z">
              <w:pPr>
                <w:pStyle w:val="TOC3"/>
                <w:tabs>
                  <w:tab w:val="right" w:pos="8296"/>
                </w:tabs>
              </w:pPr>
            </w:pPrChange>
          </w:pPr>
          <w:ins w:id="405"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"_Toc489130743</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Fitness Calculation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Toc489130743 \h</w:instrText>
            </w:r>
            <w:r>
              <w:rPr>
                <w:noProof/>
                <w:webHidden/>
                <w:rtl/>
              </w:rPr>
              <w:instrText xml:space="preserve"> </w:instrText>
            </w:r>
            <w:r>
              <w:rPr>
                <w:noProof/>
                <w:webHidden/>
                <w:rtl/>
              </w:rPr>
            </w:r>
          </w:ins>
          <w:r>
            <w:rPr>
              <w:noProof/>
              <w:webHidden/>
              <w:rtl/>
            </w:rPr>
            <w:fldChar w:fldCharType="separate"/>
          </w:r>
          <w:ins w:id="406" w:author="Shy Alon" w:date="2017-07-29T22:28:00Z">
            <w:r>
              <w:rPr>
                <w:noProof/>
                <w:webHidden/>
                <w:rtl/>
              </w:rPr>
              <w:t>11</w:t>
            </w:r>
            <w:r>
              <w:rPr>
                <w:noProof/>
                <w:webHidden/>
                <w:rtl/>
              </w:rPr>
              <w:fldChar w:fldCharType="end"/>
            </w:r>
            <w:r w:rsidRPr="00E26320">
              <w:rPr>
                <w:rStyle w:val="Hyperlink"/>
                <w:noProof/>
              </w:rPr>
              <w:fldChar w:fldCharType="end"/>
            </w:r>
          </w:ins>
        </w:p>
        <w:p w14:paraId="69CFF699" w14:textId="1DA139BA" w:rsidR="004647BC" w:rsidRDefault="004647BC" w:rsidP="004647BC">
          <w:pPr>
            <w:pStyle w:val="TOC3"/>
            <w:tabs>
              <w:tab w:val="right" w:pos="8296"/>
            </w:tabs>
            <w:bidi w:val="0"/>
            <w:rPr>
              <w:ins w:id="407" w:author="Shy Alon" w:date="2017-07-29T22:28:00Z"/>
              <w:rFonts w:cstheme="minorBidi"/>
              <w:noProof/>
              <w:sz w:val="22"/>
              <w:szCs w:val="22"/>
              <w:rtl/>
            </w:rPr>
            <w:pPrChange w:id="408" w:author="Shy Alon" w:date="2017-07-29T22:30:00Z">
              <w:pPr>
                <w:pStyle w:val="TOC3"/>
                <w:tabs>
                  <w:tab w:val="right" w:pos="8296"/>
                </w:tabs>
              </w:pPr>
            </w:pPrChange>
          </w:pPr>
          <w:ins w:id="409"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"_Toc489130744</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Model Selection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Toc489130744 \h</w:instrText>
            </w:r>
            <w:r>
              <w:rPr>
                <w:noProof/>
                <w:webHidden/>
                <w:rtl/>
              </w:rPr>
              <w:instrText xml:space="preserve"> </w:instrText>
            </w:r>
            <w:r>
              <w:rPr>
                <w:noProof/>
                <w:webHidden/>
                <w:rtl/>
              </w:rPr>
            </w:r>
          </w:ins>
          <w:r>
            <w:rPr>
              <w:noProof/>
              <w:webHidden/>
              <w:rtl/>
            </w:rPr>
            <w:fldChar w:fldCharType="separate"/>
          </w:r>
          <w:ins w:id="410" w:author="Shy Alon" w:date="2017-07-29T22:28:00Z">
            <w:r>
              <w:rPr>
                <w:noProof/>
                <w:webHidden/>
                <w:rtl/>
              </w:rPr>
              <w:t>12</w:t>
            </w:r>
            <w:r>
              <w:rPr>
                <w:noProof/>
                <w:webHidden/>
                <w:rtl/>
              </w:rPr>
              <w:fldChar w:fldCharType="end"/>
            </w:r>
            <w:r w:rsidRPr="00E26320">
              <w:rPr>
                <w:rStyle w:val="Hyperlink"/>
                <w:noProof/>
              </w:rPr>
              <w:fldChar w:fldCharType="end"/>
            </w:r>
          </w:ins>
        </w:p>
        <w:p w14:paraId="6A342917" w14:textId="0CA74918" w:rsidR="004647BC" w:rsidRDefault="004647BC" w:rsidP="004647BC">
          <w:pPr>
            <w:pStyle w:val="TOC1"/>
            <w:rPr>
              <w:ins w:id="411" w:author="Shy Alon" w:date="2017-07-29T22:28:00Z"/>
              <w:rFonts w:asciiTheme="minorHAnsi" w:hAnsiTheme="minorHAnsi" w:cstheme="minorBidi"/>
              <w:noProof/>
              <w:sz w:val="22"/>
              <w:szCs w:val="22"/>
              <w:rtl/>
            </w:rPr>
            <w:pPrChange w:id="412" w:author="Shy Alon" w:date="2017-07-29T22:30:00Z">
              <w:pPr>
                <w:pStyle w:val="TOC1"/>
                <w:tabs>
                  <w:tab w:val="left" w:pos="3259"/>
                  <w:tab w:val="right" w:pos="8296"/>
                </w:tabs>
              </w:pPr>
            </w:pPrChange>
          </w:pPr>
          <w:ins w:id="413"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"_Toc489130757</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5.</w:t>
            </w:r>
          </w:ins>
          <w:ins w:id="414" w:author="Shy Alon" w:date="2017-07-29T22:31:00Z">
            <w:r w:rsidRPr="00E26320">
              <w:rPr>
                <w:rStyle w:val="Hyperlink"/>
                <w:noProof/>
              </w:rPr>
              <w:t xml:space="preserve"> </w:t>
            </w:r>
          </w:ins>
          <w:ins w:id="415" w:author="Shy Alon" w:date="2017-07-29T22:28:00Z">
            <w:r w:rsidRPr="00E26320">
              <w:rPr>
                <w:rStyle w:val="Hyperlink"/>
                <w:noProof/>
              </w:rPr>
              <w:t>Model Testing and Validating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Toc489130757 \h</w:instrText>
            </w:r>
            <w:r>
              <w:rPr>
                <w:noProof/>
                <w:webHidden/>
                <w:rtl/>
              </w:rPr>
              <w:instrText xml:space="preserve"> </w:instrText>
            </w:r>
            <w:r>
              <w:rPr>
                <w:noProof/>
                <w:webHidden/>
                <w:rtl/>
              </w:rPr>
            </w:r>
          </w:ins>
          <w:r>
            <w:rPr>
              <w:noProof/>
              <w:webHidden/>
              <w:rtl/>
            </w:rPr>
            <w:fldChar w:fldCharType="separate"/>
          </w:r>
          <w:ins w:id="416" w:author="Shy Alon" w:date="2017-07-29T22:28:00Z">
            <w:r>
              <w:rPr>
                <w:noProof/>
                <w:webHidden/>
                <w:rtl/>
              </w:rPr>
              <w:t>12</w:t>
            </w:r>
            <w:r>
              <w:rPr>
                <w:noProof/>
                <w:webHidden/>
                <w:rtl/>
              </w:rPr>
              <w:fldChar w:fldCharType="end"/>
            </w:r>
            <w:r w:rsidRPr="00E26320">
              <w:rPr>
                <w:rStyle w:val="Hyperlink"/>
                <w:noProof/>
              </w:rPr>
              <w:fldChar w:fldCharType="end"/>
            </w:r>
          </w:ins>
        </w:p>
        <w:p w14:paraId="6E194B91" w14:textId="0A2E61D6" w:rsidR="004647BC" w:rsidRDefault="004647BC" w:rsidP="004647BC">
          <w:pPr>
            <w:pStyle w:val="TOC2"/>
            <w:tabs>
              <w:tab w:val="left" w:pos="660"/>
              <w:tab w:val="right" w:pos="8296"/>
            </w:tabs>
            <w:bidi w:val="0"/>
            <w:rPr>
              <w:ins w:id="417" w:author="Shy Alon" w:date="2017-07-29T22:28:00Z"/>
              <w:rFonts w:cstheme="minorBidi"/>
              <w:b w:val="0"/>
              <w:bCs w:val="0"/>
              <w:noProof/>
              <w:sz w:val="22"/>
              <w:szCs w:val="22"/>
              <w:rtl/>
            </w:rPr>
            <w:pPrChange w:id="418" w:author="Shy Alon" w:date="2017-07-29T22:30:00Z">
              <w:pPr>
                <w:pStyle w:val="TOC2"/>
                <w:tabs>
                  <w:tab w:val="left" w:pos="660"/>
                  <w:tab w:val="right" w:pos="8296"/>
                </w:tabs>
              </w:pPr>
            </w:pPrChange>
          </w:pPr>
          <w:ins w:id="419"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"_Toc489130758</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5.1.</w:t>
            </w:r>
          </w:ins>
          <w:ins w:id="420" w:author="Shy Alon" w:date="2017-07-29T22:31:00Z">
            <w:r w:rsidRPr="00E26320">
              <w:rPr>
                <w:rStyle w:val="Hyperlink"/>
                <w:noProof/>
              </w:rPr>
              <w:t xml:space="preserve"> </w:t>
            </w:r>
          </w:ins>
          <w:ins w:id="421" w:author="Shy Alon" w:date="2017-07-29T22:28:00Z">
            <w:r w:rsidRPr="00E26320">
              <w:rPr>
                <w:rStyle w:val="Hyperlink"/>
                <w:noProof/>
              </w:rPr>
              <w:t>Testing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Toc489130758 \h</w:instrText>
            </w:r>
            <w:r>
              <w:rPr>
                <w:noProof/>
                <w:webHidden/>
                <w:rtl/>
              </w:rPr>
              <w:instrText xml:space="preserve"> </w:instrText>
            </w:r>
            <w:r>
              <w:rPr>
                <w:noProof/>
                <w:webHidden/>
                <w:rtl/>
              </w:rPr>
            </w:r>
          </w:ins>
          <w:r>
            <w:rPr>
              <w:noProof/>
              <w:webHidden/>
              <w:rtl/>
            </w:rPr>
            <w:fldChar w:fldCharType="separate"/>
          </w:r>
          <w:ins w:id="422" w:author="Shy Alon" w:date="2017-07-29T22:28:00Z">
            <w:r>
              <w:rPr>
                <w:noProof/>
                <w:webHidden/>
                <w:rtl/>
              </w:rPr>
              <w:t>12</w:t>
            </w:r>
            <w:r>
              <w:rPr>
                <w:noProof/>
                <w:webHidden/>
                <w:rtl/>
              </w:rPr>
              <w:fldChar w:fldCharType="end"/>
            </w:r>
            <w:r w:rsidRPr="00E26320">
              <w:rPr>
                <w:rStyle w:val="Hyperlink"/>
                <w:noProof/>
              </w:rPr>
              <w:fldChar w:fldCharType="end"/>
            </w:r>
          </w:ins>
        </w:p>
        <w:p w14:paraId="5B74EF50" w14:textId="6597E7EA" w:rsidR="004647BC" w:rsidRDefault="004647BC" w:rsidP="004647BC">
          <w:pPr>
            <w:pStyle w:val="TOC3"/>
            <w:tabs>
              <w:tab w:val="right" w:pos="8296"/>
            </w:tabs>
            <w:bidi w:val="0"/>
            <w:rPr>
              <w:ins w:id="423" w:author="Shy Alon" w:date="2017-07-29T22:28:00Z"/>
              <w:rFonts w:cstheme="minorBidi"/>
              <w:noProof/>
              <w:sz w:val="22"/>
              <w:szCs w:val="22"/>
              <w:rtl/>
            </w:rPr>
            <w:pPrChange w:id="424" w:author="Shy Alon" w:date="2017-07-29T22:30:00Z">
              <w:pPr>
                <w:pStyle w:val="TOC3"/>
                <w:tabs>
                  <w:tab w:val="right" w:pos="8296"/>
                </w:tabs>
              </w:pPr>
            </w:pPrChange>
          </w:pPr>
          <w:ins w:id="425" w:author="Shy Alon" w:date="2017-07-29T22:28:00Z">
            <w:r w:rsidRPr="00E26320">
              <w:rPr>
                <w:rStyle w:val="Hyperlink"/>
                <w:noProof/>
              </w:rPr>
              <w:lastRenderedPageBreak/>
              <w:fldChar w:fldCharType="begin"/>
            </w:r>
            <w:r w:rsidRPr="00E26320">
              <w:rPr>
                <w:rStyle w:val="Hyperlink"/>
                <w:noProof/>
                <w:rtl/>
              </w:rPr>
              <w:instrText xml:space="preserve"> </w:instrText>
            </w:r>
            <w:r>
              <w:rPr>
                <w:noProof/>
              </w:rPr>
              <w:instrText>HYPERLINK \l "_Toc489130759</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Methodology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Toc489130759 \h</w:instrText>
            </w:r>
            <w:r>
              <w:rPr>
                <w:noProof/>
                <w:webHidden/>
                <w:rtl/>
              </w:rPr>
              <w:instrText xml:space="preserve"> </w:instrText>
            </w:r>
            <w:r>
              <w:rPr>
                <w:noProof/>
                <w:webHidden/>
                <w:rtl/>
              </w:rPr>
            </w:r>
          </w:ins>
          <w:r>
            <w:rPr>
              <w:noProof/>
              <w:webHidden/>
              <w:rtl/>
            </w:rPr>
            <w:fldChar w:fldCharType="separate"/>
          </w:r>
          <w:ins w:id="426" w:author="Shy Alon" w:date="2017-07-29T22:28:00Z">
            <w:r>
              <w:rPr>
                <w:noProof/>
                <w:webHidden/>
                <w:rtl/>
              </w:rPr>
              <w:t>12</w:t>
            </w:r>
            <w:r>
              <w:rPr>
                <w:noProof/>
                <w:webHidden/>
                <w:rtl/>
              </w:rPr>
              <w:fldChar w:fldCharType="end"/>
            </w:r>
            <w:r w:rsidRPr="00E26320">
              <w:rPr>
                <w:rStyle w:val="Hyperlink"/>
                <w:noProof/>
              </w:rPr>
              <w:fldChar w:fldCharType="end"/>
            </w:r>
          </w:ins>
        </w:p>
        <w:p w14:paraId="300DB0CC" w14:textId="6067A605" w:rsidR="004647BC" w:rsidRDefault="004647BC" w:rsidP="004647BC">
          <w:pPr>
            <w:pStyle w:val="TOC3"/>
            <w:tabs>
              <w:tab w:val="right" w:pos="8296"/>
            </w:tabs>
            <w:bidi w:val="0"/>
            <w:rPr>
              <w:ins w:id="427" w:author="Shy Alon" w:date="2017-07-29T22:28:00Z"/>
              <w:rFonts w:cstheme="minorBidi"/>
              <w:noProof/>
              <w:sz w:val="22"/>
              <w:szCs w:val="22"/>
              <w:rtl/>
            </w:rPr>
            <w:pPrChange w:id="428" w:author="Shy Alon" w:date="2017-07-29T22:30:00Z">
              <w:pPr>
                <w:pStyle w:val="TOC3"/>
                <w:tabs>
                  <w:tab w:val="right" w:pos="8296"/>
                </w:tabs>
              </w:pPr>
            </w:pPrChange>
          </w:pPr>
          <w:ins w:id="429"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"_Toc489130760</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Image Title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Toc489130760 \h</w:instrText>
            </w:r>
            <w:r>
              <w:rPr>
                <w:noProof/>
                <w:webHidden/>
                <w:rtl/>
              </w:rPr>
              <w:instrText xml:space="preserve"> </w:instrText>
            </w:r>
            <w:r>
              <w:rPr>
                <w:noProof/>
                <w:webHidden/>
                <w:rtl/>
              </w:rPr>
            </w:r>
          </w:ins>
          <w:r>
            <w:rPr>
              <w:noProof/>
              <w:webHidden/>
              <w:rtl/>
            </w:rPr>
            <w:fldChar w:fldCharType="separate"/>
          </w:r>
          <w:ins w:id="430" w:author="Shy Alon" w:date="2017-07-29T22:28:00Z">
            <w:r>
              <w:rPr>
                <w:noProof/>
                <w:webHidden/>
                <w:rtl/>
              </w:rPr>
              <w:t>12</w:t>
            </w:r>
            <w:r>
              <w:rPr>
                <w:noProof/>
                <w:webHidden/>
                <w:rtl/>
              </w:rPr>
              <w:fldChar w:fldCharType="end"/>
            </w:r>
            <w:r w:rsidRPr="00E26320">
              <w:rPr>
                <w:rStyle w:val="Hyperlink"/>
                <w:noProof/>
              </w:rPr>
              <w:fldChar w:fldCharType="end"/>
            </w:r>
          </w:ins>
        </w:p>
        <w:p w14:paraId="184448B2" w14:textId="30BEDE39" w:rsidR="004647BC" w:rsidRDefault="004647BC" w:rsidP="004647BC">
          <w:pPr>
            <w:pStyle w:val="TOC3"/>
            <w:tabs>
              <w:tab w:val="right" w:pos="8296"/>
            </w:tabs>
            <w:bidi w:val="0"/>
            <w:rPr>
              <w:ins w:id="431" w:author="Shy Alon" w:date="2017-07-29T22:28:00Z"/>
              <w:rFonts w:cstheme="minorBidi"/>
              <w:noProof/>
              <w:sz w:val="22"/>
              <w:szCs w:val="22"/>
              <w:rtl/>
            </w:rPr>
            <w:pPrChange w:id="432" w:author="Shy Alon" w:date="2017-07-29T22:30:00Z">
              <w:pPr>
                <w:pStyle w:val="TOC3"/>
                <w:tabs>
                  <w:tab w:val="right" w:pos="8296"/>
                </w:tabs>
              </w:pPr>
            </w:pPrChange>
          </w:pPr>
          <w:ins w:id="433"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"_Toc489130761</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Random Dataset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Toc489130761 \h</w:instrText>
            </w:r>
            <w:r>
              <w:rPr>
                <w:noProof/>
                <w:webHidden/>
                <w:rtl/>
              </w:rPr>
              <w:instrText xml:space="preserve"> </w:instrText>
            </w:r>
            <w:r>
              <w:rPr>
                <w:noProof/>
                <w:webHidden/>
                <w:rtl/>
              </w:rPr>
            </w:r>
          </w:ins>
          <w:r>
            <w:rPr>
              <w:noProof/>
              <w:webHidden/>
              <w:rtl/>
            </w:rPr>
            <w:fldChar w:fldCharType="separate"/>
          </w:r>
          <w:ins w:id="434" w:author="Shy Alon" w:date="2017-07-29T22:28:00Z">
            <w:r>
              <w:rPr>
                <w:noProof/>
                <w:webHidden/>
                <w:rtl/>
              </w:rPr>
              <w:t>12</w:t>
            </w:r>
            <w:r>
              <w:rPr>
                <w:noProof/>
                <w:webHidden/>
                <w:rtl/>
              </w:rPr>
              <w:fldChar w:fldCharType="end"/>
            </w:r>
            <w:r w:rsidRPr="00E26320">
              <w:rPr>
                <w:rStyle w:val="Hyperlink"/>
                <w:noProof/>
              </w:rPr>
              <w:fldChar w:fldCharType="end"/>
            </w:r>
          </w:ins>
        </w:p>
        <w:p w14:paraId="0EA58C30" w14:textId="5829DE0D" w:rsidR="004647BC" w:rsidRDefault="004647BC" w:rsidP="004647BC">
          <w:pPr>
            <w:pStyle w:val="TOC3"/>
            <w:tabs>
              <w:tab w:val="right" w:pos="8296"/>
            </w:tabs>
            <w:bidi w:val="0"/>
            <w:rPr>
              <w:ins w:id="435" w:author="Shy Alon" w:date="2017-07-29T22:28:00Z"/>
              <w:rFonts w:cstheme="minorBidi"/>
              <w:noProof/>
              <w:sz w:val="22"/>
              <w:szCs w:val="22"/>
              <w:rtl/>
            </w:rPr>
            <w:pPrChange w:id="436" w:author="Shy Alon" w:date="2017-07-29T22:30:00Z">
              <w:pPr>
                <w:pStyle w:val="TOC3"/>
                <w:tabs>
                  <w:tab w:val="right" w:pos="8296"/>
                </w:tabs>
              </w:pPr>
            </w:pPrChange>
          </w:pPr>
          <w:ins w:id="437"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"_Toc489130762</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Financial Ratios Dataset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Toc489130762 \h</w:instrText>
            </w:r>
            <w:r>
              <w:rPr>
                <w:noProof/>
                <w:webHidden/>
                <w:rtl/>
              </w:rPr>
              <w:instrText xml:space="preserve"> </w:instrText>
            </w:r>
            <w:r>
              <w:rPr>
                <w:noProof/>
                <w:webHidden/>
                <w:rtl/>
              </w:rPr>
            </w:r>
          </w:ins>
          <w:r>
            <w:rPr>
              <w:noProof/>
              <w:webHidden/>
              <w:rtl/>
            </w:rPr>
            <w:fldChar w:fldCharType="separate"/>
          </w:r>
          <w:ins w:id="438" w:author="Shy Alon" w:date="2017-07-29T22:28:00Z">
            <w:r>
              <w:rPr>
                <w:noProof/>
                <w:webHidden/>
                <w:rtl/>
              </w:rPr>
              <w:t>13</w:t>
            </w:r>
            <w:r>
              <w:rPr>
                <w:noProof/>
                <w:webHidden/>
                <w:rtl/>
              </w:rPr>
              <w:fldChar w:fldCharType="end"/>
            </w:r>
            <w:r w:rsidRPr="00E26320">
              <w:rPr>
                <w:rStyle w:val="Hyperlink"/>
                <w:noProof/>
              </w:rPr>
              <w:fldChar w:fldCharType="end"/>
            </w:r>
          </w:ins>
        </w:p>
        <w:p w14:paraId="7FFFD7C3" w14:textId="4104E3E9" w:rsidR="004647BC" w:rsidRDefault="004647BC" w:rsidP="004647BC">
          <w:pPr>
            <w:pStyle w:val="TOC3"/>
            <w:tabs>
              <w:tab w:val="right" w:pos="8296"/>
            </w:tabs>
            <w:bidi w:val="0"/>
            <w:rPr>
              <w:ins w:id="439" w:author="Shy Alon" w:date="2017-07-29T22:28:00Z"/>
              <w:rFonts w:cstheme="minorBidi"/>
              <w:noProof/>
              <w:sz w:val="22"/>
              <w:szCs w:val="22"/>
              <w:rtl/>
            </w:rPr>
            <w:pPrChange w:id="440" w:author="Shy Alon" w:date="2017-07-29T22:30:00Z">
              <w:pPr>
                <w:pStyle w:val="TOC3"/>
                <w:tabs>
                  <w:tab w:val="right" w:pos="8296"/>
                </w:tabs>
              </w:pPr>
            </w:pPrChange>
          </w:pPr>
          <w:ins w:id="441"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"_Toc489130763</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Bitterness Dataset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Toc489130763 \h</w:instrText>
            </w:r>
            <w:r>
              <w:rPr>
                <w:noProof/>
                <w:webHidden/>
                <w:rtl/>
              </w:rPr>
              <w:instrText xml:space="preserve"> </w:instrText>
            </w:r>
            <w:r>
              <w:rPr>
                <w:noProof/>
                <w:webHidden/>
                <w:rtl/>
              </w:rPr>
            </w:r>
          </w:ins>
          <w:r>
            <w:rPr>
              <w:noProof/>
              <w:webHidden/>
              <w:rtl/>
            </w:rPr>
            <w:fldChar w:fldCharType="separate"/>
          </w:r>
          <w:ins w:id="442" w:author="Shy Alon" w:date="2017-07-29T22:28:00Z">
            <w:r>
              <w:rPr>
                <w:noProof/>
                <w:webHidden/>
                <w:rtl/>
              </w:rPr>
              <w:t>13</w:t>
            </w:r>
            <w:r>
              <w:rPr>
                <w:noProof/>
                <w:webHidden/>
                <w:rtl/>
              </w:rPr>
              <w:fldChar w:fldCharType="end"/>
            </w:r>
            <w:r w:rsidRPr="00E26320">
              <w:rPr>
                <w:rStyle w:val="Hyperlink"/>
                <w:noProof/>
              </w:rPr>
              <w:fldChar w:fldCharType="end"/>
            </w:r>
          </w:ins>
        </w:p>
        <w:p w14:paraId="15055B3D" w14:textId="3D9C314E" w:rsidR="004647BC" w:rsidRDefault="004647BC" w:rsidP="004647BC">
          <w:pPr>
            <w:pStyle w:val="TOC3"/>
            <w:tabs>
              <w:tab w:val="right" w:pos="8296"/>
            </w:tabs>
            <w:bidi w:val="0"/>
            <w:rPr>
              <w:ins w:id="443" w:author="Shy Alon" w:date="2017-07-29T22:28:00Z"/>
              <w:rFonts w:cstheme="minorBidi"/>
              <w:noProof/>
              <w:sz w:val="22"/>
              <w:szCs w:val="22"/>
              <w:rtl/>
            </w:rPr>
            <w:pPrChange w:id="444" w:author="Shy Alon" w:date="2017-07-29T22:30:00Z">
              <w:pPr>
                <w:pStyle w:val="TOC3"/>
                <w:tabs>
                  <w:tab w:val="right" w:pos="8296"/>
                </w:tabs>
              </w:pPr>
            </w:pPrChange>
          </w:pPr>
          <w:ins w:id="445"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"_Toc489130764</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Qualitative Financial Ratios Dataset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Toc489130764 \h</w:instrText>
            </w:r>
            <w:r>
              <w:rPr>
                <w:noProof/>
                <w:webHidden/>
                <w:rtl/>
              </w:rPr>
              <w:instrText xml:space="preserve"> </w:instrText>
            </w:r>
            <w:r>
              <w:rPr>
                <w:noProof/>
                <w:webHidden/>
                <w:rtl/>
              </w:rPr>
            </w:r>
          </w:ins>
          <w:r>
            <w:rPr>
              <w:noProof/>
              <w:webHidden/>
              <w:rtl/>
            </w:rPr>
            <w:fldChar w:fldCharType="separate"/>
          </w:r>
          <w:ins w:id="446" w:author="Shy Alon" w:date="2017-07-29T22:28:00Z">
            <w:r>
              <w:rPr>
                <w:noProof/>
                <w:webHidden/>
                <w:rtl/>
              </w:rPr>
              <w:t>15</w:t>
            </w:r>
            <w:r>
              <w:rPr>
                <w:noProof/>
                <w:webHidden/>
                <w:rtl/>
              </w:rPr>
              <w:fldChar w:fldCharType="end"/>
            </w:r>
            <w:r w:rsidRPr="00E26320">
              <w:rPr>
                <w:rStyle w:val="Hyperlink"/>
                <w:noProof/>
              </w:rPr>
              <w:fldChar w:fldCharType="end"/>
            </w:r>
          </w:ins>
        </w:p>
        <w:p w14:paraId="0989EF55" w14:textId="75BA0C78" w:rsidR="004647BC" w:rsidRDefault="004647BC" w:rsidP="004647BC">
          <w:pPr>
            <w:pStyle w:val="TOC2"/>
            <w:tabs>
              <w:tab w:val="left" w:pos="660"/>
              <w:tab w:val="right" w:pos="8296"/>
            </w:tabs>
            <w:bidi w:val="0"/>
            <w:rPr>
              <w:ins w:id="447" w:author="Shy Alon" w:date="2017-07-29T22:28:00Z"/>
              <w:rFonts w:cstheme="minorBidi"/>
              <w:b w:val="0"/>
              <w:bCs w:val="0"/>
              <w:noProof/>
              <w:sz w:val="22"/>
              <w:szCs w:val="22"/>
              <w:rtl/>
            </w:rPr>
            <w:pPrChange w:id="448" w:author="Shy Alon" w:date="2017-07-29T22:30:00Z">
              <w:pPr>
                <w:pStyle w:val="TOC2"/>
                <w:tabs>
                  <w:tab w:val="left" w:pos="660"/>
                  <w:tab w:val="right" w:pos="8296"/>
                </w:tabs>
              </w:pPr>
            </w:pPrChange>
          </w:pPr>
          <w:ins w:id="449"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"_Toc489130765</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5.2.</w:t>
            </w:r>
          </w:ins>
          <w:ins w:id="450" w:author="Shy Alon" w:date="2017-07-29T22:31:00Z">
            <w:r w:rsidRPr="00E26320">
              <w:rPr>
                <w:rStyle w:val="Hyperlink"/>
                <w:noProof/>
              </w:rPr>
              <w:t xml:space="preserve"> </w:t>
            </w:r>
          </w:ins>
          <w:ins w:id="451" w:author="Shy Alon" w:date="2017-07-29T22:28:00Z">
            <w:r w:rsidRPr="00E26320">
              <w:rPr>
                <w:rStyle w:val="Hyperlink"/>
                <w:noProof/>
              </w:rPr>
              <w:t>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Toc489130765 \h</w:instrText>
            </w:r>
            <w:r>
              <w:rPr>
                <w:noProof/>
                <w:webHidden/>
                <w:rtl/>
              </w:rPr>
              <w:instrText xml:space="preserve"> </w:instrText>
            </w:r>
            <w:r>
              <w:rPr>
                <w:noProof/>
                <w:webHidden/>
                <w:rtl/>
              </w:rPr>
            </w:r>
          </w:ins>
          <w:r>
            <w:rPr>
              <w:noProof/>
              <w:webHidden/>
              <w:rtl/>
            </w:rPr>
            <w:fldChar w:fldCharType="separate"/>
          </w:r>
          <w:ins w:id="452" w:author="Shy Alon" w:date="2017-07-29T22:28:00Z">
            <w:r>
              <w:rPr>
                <w:noProof/>
                <w:webHidden/>
                <w:rtl/>
              </w:rPr>
              <w:t>15</w:t>
            </w:r>
            <w:r>
              <w:rPr>
                <w:noProof/>
                <w:webHidden/>
                <w:rtl/>
              </w:rPr>
              <w:fldChar w:fldCharType="end"/>
            </w:r>
            <w:r w:rsidRPr="00E26320">
              <w:rPr>
                <w:rStyle w:val="Hyperlink"/>
                <w:noProof/>
              </w:rPr>
              <w:fldChar w:fldCharType="end"/>
            </w:r>
          </w:ins>
        </w:p>
        <w:p w14:paraId="0BAF3DE3" w14:textId="6A0E4A6E" w:rsidR="004647BC" w:rsidRDefault="004647BC" w:rsidP="004647BC">
          <w:pPr>
            <w:pStyle w:val="TOC3"/>
            <w:tabs>
              <w:tab w:val="right" w:pos="8296"/>
            </w:tabs>
            <w:bidi w:val="0"/>
            <w:rPr>
              <w:ins w:id="453" w:author="Shy Alon" w:date="2017-07-29T22:28:00Z"/>
              <w:rFonts w:cstheme="minorBidi"/>
              <w:noProof/>
              <w:sz w:val="22"/>
              <w:szCs w:val="22"/>
              <w:rtl/>
            </w:rPr>
            <w:pPrChange w:id="454" w:author="Shy Alon" w:date="2017-07-29T22:30:00Z">
              <w:pPr>
                <w:pStyle w:val="TOC3"/>
                <w:tabs>
                  <w:tab w:val="right" w:pos="8296"/>
                </w:tabs>
              </w:pPr>
            </w:pPrChange>
          </w:pPr>
          <w:ins w:id="455"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"_Toc489130766</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Database Creation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Toc489130766 \h</w:instrText>
            </w:r>
            <w:r>
              <w:rPr>
                <w:noProof/>
                <w:webHidden/>
                <w:rtl/>
              </w:rPr>
              <w:instrText xml:space="preserve"> </w:instrText>
            </w:r>
            <w:r>
              <w:rPr>
                <w:noProof/>
                <w:webHidden/>
                <w:rtl/>
              </w:rPr>
            </w:r>
          </w:ins>
          <w:r>
            <w:rPr>
              <w:noProof/>
              <w:webHidden/>
              <w:rtl/>
            </w:rPr>
            <w:fldChar w:fldCharType="separate"/>
          </w:r>
          <w:ins w:id="456" w:author="Shy Alon" w:date="2017-07-29T22:28:00Z">
            <w:r>
              <w:rPr>
                <w:noProof/>
                <w:webHidden/>
                <w:rtl/>
              </w:rPr>
              <w:t>15</w:t>
            </w:r>
            <w:r>
              <w:rPr>
                <w:noProof/>
                <w:webHidden/>
                <w:rtl/>
              </w:rPr>
              <w:fldChar w:fldCharType="end"/>
            </w:r>
            <w:r w:rsidRPr="00E26320">
              <w:rPr>
                <w:rStyle w:val="Hyperlink"/>
                <w:noProof/>
              </w:rPr>
              <w:fldChar w:fldCharType="end"/>
            </w:r>
          </w:ins>
        </w:p>
        <w:p w14:paraId="5CE5F52B" w14:textId="460FEB9E" w:rsidR="004647BC" w:rsidRDefault="004647BC" w:rsidP="004647BC">
          <w:pPr>
            <w:pStyle w:val="TOC3"/>
            <w:tabs>
              <w:tab w:val="right" w:pos="8296"/>
            </w:tabs>
            <w:bidi w:val="0"/>
            <w:rPr>
              <w:ins w:id="457" w:author="Shy Alon" w:date="2017-07-29T22:28:00Z"/>
              <w:rFonts w:cstheme="minorBidi"/>
              <w:noProof/>
              <w:sz w:val="22"/>
              <w:szCs w:val="22"/>
              <w:rtl/>
            </w:rPr>
            <w:pPrChange w:id="458" w:author="Shy Alon" w:date="2017-07-29T22:30:00Z">
              <w:pPr>
                <w:pStyle w:val="TOC3"/>
                <w:tabs>
                  <w:tab w:val="right" w:pos="8296"/>
                </w:tabs>
              </w:pPr>
            </w:pPrChange>
          </w:pPr>
          <w:ins w:id="459"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"_Toc489130767</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System Application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Toc489130767 \h</w:instrText>
            </w:r>
            <w:r>
              <w:rPr>
                <w:noProof/>
                <w:webHidden/>
                <w:rtl/>
              </w:rPr>
              <w:instrText xml:space="preserve"> </w:instrText>
            </w:r>
            <w:r>
              <w:rPr>
                <w:noProof/>
                <w:webHidden/>
                <w:rtl/>
              </w:rPr>
            </w:r>
          </w:ins>
          <w:r>
            <w:rPr>
              <w:noProof/>
              <w:webHidden/>
              <w:rtl/>
            </w:rPr>
            <w:fldChar w:fldCharType="separate"/>
          </w:r>
          <w:ins w:id="460" w:author="Shy Alon" w:date="2017-07-29T22:28:00Z">
            <w:r>
              <w:rPr>
                <w:noProof/>
                <w:webHidden/>
                <w:rtl/>
              </w:rPr>
              <w:t>15</w:t>
            </w:r>
            <w:r>
              <w:rPr>
                <w:noProof/>
                <w:webHidden/>
                <w:rtl/>
              </w:rPr>
              <w:fldChar w:fldCharType="end"/>
            </w:r>
            <w:r w:rsidRPr="00E26320">
              <w:rPr>
                <w:rStyle w:val="Hyperlink"/>
                <w:noProof/>
              </w:rPr>
              <w:fldChar w:fldCharType="end"/>
            </w:r>
          </w:ins>
        </w:p>
        <w:p w14:paraId="7CFB6C4D" w14:textId="55845F91" w:rsidR="004647BC" w:rsidRDefault="004647BC" w:rsidP="004647BC">
          <w:pPr>
            <w:pStyle w:val="TOC3"/>
            <w:tabs>
              <w:tab w:val="right" w:pos="8296"/>
            </w:tabs>
            <w:bidi w:val="0"/>
            <w:rPr>
              <w:ins w:id="461" w:author="Shy Alon" w:date="2017-07-29T22:28:00Z"/>
              <w:rFonts w:cstheme="minorBidi"/>
              <w:noProof/>
              <w:sz w:val="22"/>
              <w:szCs w:val="22"/>
              <w:rtl/>
            </w:rPr>
            <w:pPrChange w:id="462" w:author="Shy Alon" w:date="2017-07-29T22:30:00Z">
              <w:pPr>
                <w:pStyle w:val="TOC3"/>
                <w:tabs>
                  <w:tab w:val="right" w:pos="8296"/>
                </w:tabs>
              </w:pPr>
            </w:pPrChange>
          </w:pPr>
          <w:ins w:id="463"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"_Toc489130768</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Results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Toc489130768 \h</w:instrText>
            </w:r>
            <w:r>
              <w:rPr>
                <w:noProof/>
                <w:webHidden/>
                <w:rtl/>
              </w:rPr>
              <w:instrText xml:space="preserve"> </w:instrText>
            </w:r>
            <w:r>
              <w:rPr>
                <w:noProof/>
                <w:webHidden/>
                <w:rtl/>
              </w:rPr>
            </w:r>
          </w:ins>
          <w:r>
            <w:rPr>
              <w:noProof/>
              <w:webHidden/>
              <w:rtl/>
            </w:rPr>
            <w:fldChar w:fldCharType="separate"/>
          </w:r>
          <w:ins w:id="464" w:author="Shy Alon" w:date="2017-07-29T22:28:00Z">
            <w:r>
              <w:rPr>
                <w:noProof/>
                <w:webHidden/>
                <w:rtl/>
              </w:rPr>
              <w:t>16</w:t>
            </w:r>
            <w:r>
              <w:rPr>
                <w:noProof/>
                <w:webHidden/>
                <w:rtl/>
              </w:rPr>
              <w:fldChar w:fldCharType="end"/>
            </w:r>
            <w:r w:rsidRPr="00E26320">
              <w:rPr>
                <w:rStyle w:val="Hyperlink"/>
                <w:noProof/>
              </w:rPr>
              <w:fldChar w:fldCharType="end"/>
            </w:r>
          </w:ins>
        </w:p>
        <w:p w14:paraId="5476C593" w14:textId="7B9EF228" w:rsidR="004647BC" w:rsidRDefault="004647BC" w:rsidP="004647BC">
          <w:pPr>
            <w:pStyle w:val="TOC2"/>
            <w:tabs>
              <w:tab w:val="left" w:pos="1100"/>
              <w:tab w:val="right" w:pos="8296"/>
            </w:tabs>
            <w:bidi w:val="0"/>
            <w:rPr>
              <w:ins w:id="465" w:author="Shy Alon" w:date="2017-07-29T22:28:00Z"/>
              <w:rFonts w:cstheme="minorBidi"/>
              <w:b w:val="0"/>
              <w:bCs w:val="0"/>
              <w:noProof/>
              <w:sz w:val="22"/>
              <w:szCs w:val="22"/>
              <w:rtl/>
            </w:rPr>
            <w:pPrChange w:id="466" w:author="Shy Alon" w:date="2017-07-29T22:30:00Z">
              <w:pPr>
                <w:pStyle w:val="TOC2"/>
                <w:tabs>
                  <w:tab w:val="left" w:pos="1100"/>
                  <w:tab w:val="right" w:pos="8296"/>
                </w:tabs>
              </w:pPr>
            </w:pPrChange>
          </w:pPr>
          <w:ins w:id="467"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"_Toc489130769</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5.3.</w:t>
            </w:r>
          </w:ins>
          <w:ins w:id="468" w:author="Shy Alon" w:date="2017-07-29T22:31:00Z">
            <w:r w:rsidRPr="00E26320">
              <w:rPr>
                <w:rStyle w:val="Hyperlink"/>
                <w:noProof/>
              </w:rPr>
              <w:t xml:space="preserve"> </w:t>
            </w:r>
          </w:ins>
          <w:ins w:id="469" w:author="Shy Alon" w:date="2017-07-29T22:28:00Z">
            <w:r w:rsidRPr="00E26320">
              <w:rPr>
                <w:rStyle w:val="Hyperlink"/>
                <w:noProof/>
              </w:rPr>
              <w:t>Verification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Toc489130769 \h</w:instrText>
            </w:r>
            <w:r>
              <w:rPr>
                <w:noProof/>
                <w:webHidden/>
                <w:rtl/>
              </w:rPr>
              <w:instrText xml:space="preserve"> </w:instrText>
            </w:r>
            <w:r>
              <w:rPr>
                <w:noProof/>
                <w:webHidden/>
                <w:rtl/>
              </w:rPr>
            </w:r>
          </w:ins>
          <w:r>
            <w:rPr>
              <w:noProof/>
              <w:webHidden/>
              <w:rtl/>
            </w:rPr>
            <w:fldChar w:fldCharType="separate"/>
          </w:r>
          <w:ins w:id="470" w:author="Shy Alon" w:date="2017-07-29T22:28:00Z">
            <w:r>
              <w:rPr>
                <w:noProof/>
                <w:webHidden/>
                <w:rtl/>
              </w:rPr>
              <w:t>20</w:t>
            </w:r>
            <w:r>
              <w:rPr>
                <w:noProof/>
                <w:webHidden/>
                <w:rtl/>
              </w:rPr>
              <w:fldChar w:fldCharType="end"/>
            </w:r>
            <w:r w:rsidRPr="00E26320">
              <w:rPr>
                <w:rStyle w:val="Hyperlink"/>
                <w:noProof/>
              </w:rPr>
              <w:fldChar w:fldCharType="end"/>
            </w:r>
          </w:ins>
        </w:p>
        <w:p w14:paraId="6B867F20" w14:textId="18BA3B17" w:rsidR="004647BC" w:rsidRDefault="004647BC" w:rsidP="004647BC">
          <w:pPr>
            <w:pStyle w:val="TOC3"/>
            <w:tabs>
              <w:tab w:val="right" w:pos="8296"/>
            </w:tabs>
            <w:bidi w:val="0"/>
            <w:rPr>
              <w:ins w:id="471" w:author="Shy Alon" w:date="2017-07-29T22:28:00Z"/>
              <w:rFonts w:cstheme="minorBidi"/>
              <w:noProof/>
              <w:sz w:val="22"/>
              <w:szCs w:val="22"/>
              <w:rtl/>
            </w:rPr>
            <w:pPrChange w:id="472" w:author="Shy Alon" w:date="2017-07-29T22:30:00Z">
              <w:pPr>
                <w:pStyle w:val="TOC3"/>
                <w:tabs>
                  <w:tab w:val="right" w:pos="8296"/>
                </w:tabs>
              </w:pPr>
            </w:pPrChange>
          </w:pPr>
          <w:ins w:id="473"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"_Toc489130770</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Feature Selection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Toc489130770 \h</w:instrText>
            </w:r>
            <w:r>
              <w:rPr>
                <w:noProof/>
                <w:webHidden/>
                <w:rtl/>
              </w:rPr>
              <w:instrText xml:space="preserve"> </w:instrText>
            </w:r>
            <w:r>
              <w:rPr>
                <w:noProof/>
                <w:webHidden/>
                <w:rtl/>
              </w:rPr>
            </w:r>
          </w:ins>
          <w:r>
            <w:rPr>
              <w:noProof/>
              <w:webHidden/>
              <w:rtl/>
            </w:rPr>
            <w:fldChar w:fldCharType="separate"/>
          </w:r>
          <w:ins w:id="474" w:author="Shy Alon" w:date="2017-07-29T22:28:00Z">
            <w:r>
              <w:rPr>
                <w:noProof/>
                <w:webHidden/>
                <w:rtl/>
              </w:rPr>
              <w:t>20</w:t>
            </w:r>
            <w:r>
              <w:rPr>
                <w:noProof/>
                <w:webHidden/>
                <w:rtl/>
              </w:rPr>
              <w:fldChar w:fldCharType="end"/>
            </w:r>
            <w:r w:rsidRPr="00E26320">
              <w:rPr>
                <w:rStyle w:val="Hyperlink"/>
                <w:noProof/>
              </w:rPr>
              <w:fldChar w:fldCharType="end"/>
            </w:r>
          </w:ins>
        </w:p>
        <w:p w14:paraId="21C7EFF4" w14:textId="19FAE9CA" w:rsidR="004647BC" w:rsidRDefault="004647BC" w:rsidP="004647BC">
          <w:pPr>
            <w:pStyle w:val="TOC3"/>
            <w:tabs>
              <w:tab w:val="right" w:pos="8296"/>
            </w:tabs>
            <w:bidi w:val="0"/>
            <w:rPr>
              <w:ins w:id="475" w:author="Shy Alon" w:date="2017-07-29T22:28:00Z"/>
              <w:rFonts w:cstheme="minorBidi"/>
              <w:noProof/>
              <w:sz w:val="22"/>
              <w:szCs w:val="22"/>
              <w:rtl/>
            </w:rPr>
            <w:pPrChange w:id="476" w:author="Shy Alon" w:date="2017-07-29T22:30:00Z">
              <w:pPr>
                <w:pStyle w:val="TOC3"/>
                <w:tabs>
                  <w:tab w:val="right" w:pos="8296"/>
                </w:tabs>
              </w:pPr>
            </w:pPrChange>
          </w:pPr>
          <w:ins w:id="477"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"_Toc489130771</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Dimensionality Reduction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Toc489130771 \h</w:instrText>
            </w:r>
            <w:r>
              <w:rPr>
                <w:noProof/>
                <w:webHidden/>
                <w:rtl/>
              </w:rPr>
              <w:instrText xml:space="preserve"> </w:instrText>
            </w:r>
            <w:r>
              <w:rPr>
                <w:noProof/>
                <w:webHidden/>
                <w:rtl/>
              </w:rPr>
            </w:r>
          </w:ins>
          <w:r>
            <w:rPr>
              <w:noProof/>
              <w:webHidden/>
              <w:rtl/>
            </w:rPr>
            <w:fldChar w:fldCharType="separate"/>
          </w:r>
          <w:ins w:id="478" w:author="Shy Alon" w:date="2017-07-29T22:28:00Z">
            <w:r>
              <w:rPr>
                <w:noProof/>
                <w:webHidden/>
                <w:rtl/>
              </w:rPr>
              <w:t>20</w:t>
            </w:r>
            <w:r>
              <w:rPr>
                <w:noProof/>
                <w:webHidden/>
                <w:rtl/>
              </w:rPr>
              <w:fldChar w:fldCharType="end"/>
            </w:r>
            <w:r w:rsidRPr="00E26320">
              <w:rPr>
                <w:rStyle w:val="Hyperlink"/>
                <w:noProof/>
              </w:rPr>
              <w:fldChar w:fldCharType="end"/>
            </w:r>
          </w:ins>
        </w:p>
        <w:p w14:paraId="0E4D2AE7" w14:textId="10D6465F" w:rsidR="004647BC" w:rsidRDefault="004647BC" w:rsidP="004647BC">
          <w:pPr>
            <w:pStyle w:val="TOC3"/>
            <w:tabs>
              <w:tab w:val="right" w:pos="8296"/>
            </w:tabs>
            <w:bidi w:val="0"/>
            <w:rPr>
              <w:ins w:id="479" w:author="Shy Alon" w:date="2017-07-29T22:28:00Z"/>
              <w:rFonts w:cstheme="minorBidi"/>
              <w:noProof/>
              <w:sz w:val="22"/>
              <w:szCs w:val="22"/>
              <w:rtl/>
            </w:rPr>
            <w:pPrChange w:id="480" w:author="Shy Alon" w:date="2017-07-29T22:30:00Z">
              <w:pPr>
                <w:pStyle w:val="TOC3"/>
                <w:tabs>
                  <w:tab w:val="right" w:pos="8296"/>
                </w:tabs>
              </w:pPr>
            </w:pPrChange>
          </w:pPr>
          <w:ins w:id="481"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"_Toc489130772</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Fitness Function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Toc489130772 \h</w:instrText>
            </w:r>
            <w:r>
              <w:rPr>
                <w:noProof/>
                <w:webHidden/>
                <w:rtl/>
              </w:rPr>
              <w:instrText xml:space="preserve"> </w:instrText>
            </w:r>
            <w:r>
              <w:rPr>
                <w:noProof/>
                <w:webHidden/>
                <w:rtl/>
              </w:rPr>
            </w:r>
          </w:ins>
          <w:r>
            <w:rPr>
              <w:noProof/>
              <w:webHidden/>
              <w:rtl/>
            </w:rPr>
            <w:fldChar w:fldCharType="separate"/>
          </w:r>
          <w:ins w:id="482" w:author="Shy Alon" w:date="2017-07-29T22:28:00Z">
            <w:r>
              <w:rPr>
                <w:noProof/>
                <w:webHidden/>
                <w:rtl/>
              </w:rPr>
              <w:t>20</w:t>
            </w:r>
            <w:r>
              <w:rPr>
                <w:noProof/>
                <w:webHidden/>
                <w:rtl/>
              </w:rPr>
              <w:fldChar w:fldCharType="end"/>
            </w:r>
            <w:r w:rsidRPr="00E26320">
              <w:rPr>
                <w:rStyle w:val="Hyperlink"/>
                <w:noProof/>
              </w:rPr>
              <w:fldChar w:fldCharType="end"/>
            </w:r>
          </w:ins>
        </w:p>
        <w:p w14:paraId="4173896E" w14:textId="106682ED" w:rsidR="004647BC" w:rsidRDefault="004647BC" w:rsidP="004647BC">
          <w:pPr>
            <w:pStyle w:val="TOC2"/>
            <w:tabs>
              <w:tab w:val="left" w:pos="880"/>
              <w:tab w:val="right" w:pos="8296"/>
            </w:tabs>
            <w:bidi w:val="0"/>
            <w:rPr>
              <w:ins w:id="483" w:author="Shy Alon" w:date="2017-07-29T22:28:00Z"/>
              <w:rFonts w:cstheme="minorBidi"/>
              <w:b w:val="0"/>
              <w:bCs w:val="0"/>
              <w:noProof/>
              <w:sz w:val="22"/>
              <w:szCs w:val="22"/>
              <w:rtl/>
            </w:rPr>
            <w:pPrChange w:id="484" w:author="Shy Alon" w:date="2017-07-29T22:30:00Z">
              <w:pPr>
                <w:pStyle w:val="TOC2"/>
                <w:tabs>
                  <w:tab w:val="left" w:pos="880"/>
                  <w:tab w:val="right" w:pos="8296"/>
                </w:tabs>
              </w:pPr>
            </w:pPrChange>
          </w:pPr>
          <w:ins w:id="485"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"_Toc489130773</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5.4.</w:t>
            </w:r>
          </w:ins>
          <w:ins w:id="486" w:author="Shy Alon" w:date="2017-07-29T22:31:00Z">
            <w:r w:rsidRPr="00E26320">
              <w:rPr>
                <w:rStyle w:val="Hyperlink"/>
                <w:noProof/>
              </w:rPr>
              <w:t xml:space="preserve"> </w:t>
            </w:r>
          </w:ins>
          <w:ins w:id="487" w:author="Shy Alon" w:date="2017-07-29T22:28:00Z">
            <w:r w:rsidRPr="00E26320">
              <w:rPr>
                <w:rStyle w:val="Hyperlink"/>
                <w:noProof/>
              </w:rPr>
              <w:t>Validation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Toc489130773 \h</w:instrText>
            </w:r>
            <w:r>
              <w:rPr>
                <w:noProof/>
                <w:webHidden/>
                <w:rtl/>
              </w:rPr>
              <w:instrText xml:space="preserve"> </w:instrText>
            </w:r>
            <w:r>
              <w:rPr>
                <w:noProof/>
                <w:webHidden/>
                <w:rtl/>
              </w:rPr>
            </w:r>
          </w:ins>
          <w:r>
            <w:rPr>
              <w:noProof/>
              <w:webHidden/>
              <w:rtl/>
            </w:rPr>
            <w:fldChar w:fldCharType="separate"/>
          </w:r>
          <w:ins w:id="488" w:author="Shy Alon" w:date="2017-07-29T22:28:00Z">
            <w:r>
              <w:rPr>
                <w:noProof/>
                <w:webHidden/>
                <w:rtl/>
              </w:rPr>
              <w:t>21</w:t>
            </w:r>
            <w:r>
              <w:rPr>
                <w:noProof/>
                <w:webHidden/>
                <w:rtl/>
              </w:rPr>
              <w:fldChar w:fldCharType="end"/>
            </w:r>
            <w:r w:rsidRPr="00E26320">
              <w:rPr>
                <w:rStyle w:val="Hyperlink"/>
                <w:noProof/>
              </w:rPr>
              <w:fldChar w:fldCharType="end"/>
            </w:r>
          </w:ins>
        </w:p>
        <w:p w14:paraId="086C0C91" w14:textId="46A5740C" w:rsidR="004647BC" w:rsidRDefault="004647BC" w:rsidP="004647BC">
          <w:pPr>
            <w:pStyle w:val="TOC3"/>
            <w:tabs>
              <w:tab w:val="right" w:pos="8296"/>
            </w:tabs>
            <w:bidi w:val="0"/>
            <w:rPr>
              <w:ins w:id="489" w:author="Shy Alon" w:date="2017-07-29T22:28:00Z"/>
              <w:rFonts w:cstheme="minorBidi"/>
              <w:noProof/>
              <w:sz w:val="22"/>
              <w:szCs w:val="22"/>
              <w:rtl/>
            </w:rPr>
            <w:pPrChange w:id="490" w:author="Shy Alon" w:date="2017-07-29T22:30:00Z">
              <w:pPr>
                <w:pStyle w:val="TOC3"/>
                <w:tabs>
                  <w:tab w:val="right" w:pos="8296"/>
                </w:tabs>
              </w:pPr>
            </w:pPrChange>
          </w:pPr>
          <w:ins w:id="491"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"_Toc489130774</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Tagging Compounds with Unknown Qualities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Toc489130774 \h</w:instrText>
            </w:r>
            <w:r>
              <w:rPr>
                <w:noProof/>
                <w:webHidden/>
                <w:rtl/>
              </w:rPr>
              <w:instrText xml:space="preserve"> </w:instrText>
            </w:r>
            <w:r>
              <w:rPr>
                <w:noProof/>
                <w:webHidden/>
                <w:rtl/>
              </w:rPr>
            </w:r>
          </w:ins>
          <w:r>
            <w:rPr>
              <w:noProof/>
              <w:webHidden/>
              <w:rtl/>
            </w:rPr>
            <w:fldChar w:fldCharType="separate"/>
          </w:r>
          <w:ins w:id="492" w:author="Shy Alon" w:date="2017-07-29T22:28:00Z">
            <w:r>
              <w:rPr>
                <w:noProof/>
                <w:webHidden/>
                <w:rtl/>
              </w:rPr>
              <w:t>21</w:t>
            </w:r>
            <w:r>
              <w:rPr>
                <w:noProof/>
                <w:webHidden/>
                <w:rtl/>
              </w:rPr>
              <w:fldChar w:fldCharType="end"/>
            </w:r>
            <w:r w:rsidRPr="00E26320">
              <w:rPr>
                <w:rStyle w:val="Hyperlink"/>
                <w:noProof/>
              </w:rPr>
              <w:fldChar w:fldCharType="end"/>
            </w:r>
          </w:ins>
        </w:p>
        <w:p w14:paraId="342AD4B8" w14:textId="0A0DEE16" w:rsidR="004647BC" w:rsidRDefault="004647BC" w:rsidP="004647BC">
          <w:pPr>
            <w:pStyle w:val="TOC1"/>
            <w:rPr>
              <w:ins w:id="493" w:author="Shy Alon" w:date="2017-07-29T22:28:00Z"/>
              <w:rFonts w:asciiTheme="minorHAnsi" w:hAnsiTheme="minorHAnsi" w:cstheme="minorBidi"/>
              <w:noProof/>
              <w:sz w:val="22"/>
              <w:szCs w:val="22"/>
              <w:rtl/>
            </w:rPr>
            <w:pPrChange w:id="494" w:author="Shy Alon" w:date="2017-07-29T22:30:00Z">
              <w:pPr>
                <w:pStyle w:val="TOC1"/>
                <w:tabs>
                  <w:tab w:val="left" w:pos="3450"/>
                  <w:tab w:val="right" w:pos="8296"/>
                </w:tabs>
              </w:pPr>
            </w:pPrChange>
          </w:pPr>
          <w:ins w:id="495"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"_Toc489130775</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6.</w:t>
            </w:r>
          </w:ins>
          <w:ins w:id="496" w:author="Shy Alon" w:date="2017-07-29T22:31:00Z">
            <w:r w:rsidRPr="00E26320">
              <w:rPr>
                <w:rStyle w:val="Hyperlink"/>
                <w:noProof/>
              </w:rPr>
              <w:t xml:space="preserve"> </w:t>
            </w:r>
          </w:ins>
          <w:ins w:id="497" w:author="Shy Alon" w:date="2017-07-29T22:28:00Z">
            <w:r w:rsidRPr="00E26320">
              <w:rPr>
                <w:rStyle w:val="Hyperlink"/>
                <w:noProof/>
              </w:rPr>
              <w:t>Conclusions and further work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Toc489130775 \h</w:instrText>
            </w:r>
            <w:r>
              <w:rPr>
                <w:noProof/>
                <w:webHidden/>
                <w:rtl/>
              </w:rPr>
              <w:instrText xml:space="preserve"> </w:instrText>
            </w:r>
            <w:r>
              <w:rPr>
                <w:noProof/>
                <w:webHidden/>
                <w:rtl/>
              </w:rPr>
            </w:r>
          </w:ins>
          <w:r>
            <w:rPr>
              <w:noProof/>
              <w:webHidden/>
              <w:rtl/>
            </w:rPr>
            <w:fldChar w:fldCharType="separate"/>
          </w:r>
          <w:ins w:id="498" w:author="Shy Alon" w:date="2017-07-29T22:28:00Z">
            <w:r>
              <w:rPr>
                <w:noProof/>
                <w:webHidden/>
                <w:rtl/>
              </w:rPr>
              <w:t>21</w:t>
            </w:r>
            <w:r>
              <w:rPr>
                <w:noProof/>
                <w:webHidden/>
                <w:rtl/>
              </w:rPr>
              <w:fldChar w:fldCharType="end"/>
            </w:r>
            <w:r w:rsidRPr="00E26320">
              <w:rPr>
                <w:rStyle w:val="Hyperlink"/>
                <w:noProof/>
              </w:rPr>
              <w:fldChar w:fldCharType="end"/>
            </w:r>
          </w:ins>
        </w:p>
        <w:p w14:paraId="6A2F599A" w14:textId="479445CB" w:rsidR="004647BC" w:rsidRDefault="004647BC" w:rsidP="004647BC">
          <w:pPr>
            <w:pStyle w:val="TOC2"/>
            <w:tabs>
              <w:tab w:val="left" w:pos="1100"/>
              <w:tab w:val="right" w:pos="8296"/>
            </w:tabs>
            <w:bidi w:val="0"/>
            <w:rPr>
              <w:ins w:id="499" w:author="Shy Alon" w:date="2017-07-29T22:28:00Z"/>
              <w:rFonts w:cstheme="minorBidi"/>
              <w:b w:val="0"/>
              <w:bCs w:val="0"/>
              <w:noProof/>
              <w:sz w:val="22"/>
              <w:szCs w:val="22"/>
              <w:rtl/>
            </w:rPr>
            <w:pPrChange w:id="500" w:author="Shy Alon" w:date="2017-07-29T22:30:00Z">
              <w:pPr>
                <w:pStyle w:val="TOC2"/>
                <w:tabs>
                  <w:tab w:val="left" w:pos="1100"/>
                  <w:tab w:val="right" w:pos="8296"/>
                </w:tabs>
              </w:pPr>
            </w:pPrChange>
          </w:pPr>
          <w:ins w:id="501"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"_Toc489130776</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6.1.</w:t>
            </w:r>
          </w:ins>
          <w:ins w:id="502" w:author="Shy Alon" w:date="2017-07-29T22:31:00Z">
            <w:r w:rsidRPr="00E26320">
              <w:rPr>
                <w:rStyle w:val="Hyperlink"/>
                <w:noProof/>
              </w:rPr>
              <w:t xml:space="preserve"> </w:t>
            </w:r>
          </w:ins>
          <w:ins w:id="503" w:author="Shy Alon" w:date="2017-07-29T22:28:00Z">
            <w:r w:rsidRPr="00E26320">
              <w:rPr>
                <w:rStyle w:val="Hyperlink"/>
                <w:noProof/>
              </w:rPr>
              <w:t>Conclusions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Toc489130776 \h</w:instrText>
            </w:r>
            <w:r>
              <w:rPr>
                <w:noProof/>
                <w:webHidden/>
                <w:rtl/>
              </w:rPr>
              <w:instrText xml:space="preserve"> </w:instrText>
            </w:r>
            <w:r>
              <w:rPr>
                <w:noProof/>
                <w:webHidden/>
                <w:rtl/>
              </w:rPr>
            </w:r>
          </w:ins>
          <w:r>
            <w:rPr>
              <w:noProof/>
              <w:webHidden/>
              <w:rtl/>
            </w:rPr>
            <w:fldChar w:fldCharType="separate"/>
          </w:r>
          <w:ins w:id="504" w:author="Shy Alon" w:date="2017-07-29T22:28:00Z">
            <w:r>
              <w:rPr>
                <w:noProof/>
                <w:webHidden/>
                <w:rtl/>
              </w:rPr>
              <w:t>21</w:t>
            </w:r>
            <w:r>
              <w:rPr>
                <w:noProof/>
                <w:webHidden/>
                <w:rtl/>
              </w:rPr>
              <w:fldChar w:fldCharType="end"/>
            </w:r>
            <w:r w:rsidRPr="00E26320">
              <w:rPr>
                <w:rStyle w:val="Hyperlink"/>
                <w:noProof/>
              </w:rPr>
              <w:fldChar w:fldCharType="end"/>
            </w:r>
          </w:ins>
        </w:p>
        <w:p w14:paraId="358D6314" w14:textId="24297A53" w:rsidR="004647BC" w:rsidRDefault="004647BC" w:rsidP="004647BC">
          <w:pPr>
            <w:pStyle w:val="TOC2"/>
            <w:tabs>
              <w:tab w:val="left" w:pos="1100"/>
              <w:tab w:val="right" w:pos="8296"/>
            </w:tabs>
            <w:bidi w:val="0"/>
            <w:rPr>
              <w:ins w:id="505" w:author="Shy Alon" w:date="2017-07-29T22:28:00Z"/>
              <w:rFonts w:cstheme="minorBidi"/>
              <w:b w:val="0"/>
              <w:bCs w:val="0"/>
              <w:noProof/>
              <w:sz w:val="22"/>
              <w:szCs w:val="22"/>
              <w:rtl/>
            </w:rPr>
            <w:pPrChange w:id="506" w:author="Shy Alon" w:date="2017-07-29T22:30:00Z">
              <w:pPr>
                <w:pStyle w:val="TOC2"/>
                <w:tabs>
                  <w:tab w:val="left" w:pos="1100"/>
                  <w:tab w:val="right" w:pos="8296"/>
                </w:tabs>
              </w:pPr>
            </w:pPrChange>
          </w:pPr>
          <w:ins w:id="507"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"_Toc489130777</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6.2.</w:t>
            </w:r>
          </w:ins>
          <w:ins w:id="508" w:author="Shy Alon" w:date="2017-07-29T22:31:00Z">
            <w:r w:rsidRPr="00E26320">
              <w:rPr>
                <w:rStyle w:val="Hyperlink"/>
                <w:noProof/>
              </w:rPr>
              <w:t xml:space="preserve"> </w:t>
            </w:r>
          </w:ins>
          <w:ins w:id="509" w:author="Shy Alon" w:date="2017-07-29T22:28:00Z">
            <w:r w:rsidRPr="00E26320">
              <w:rPr>
                <w:rStyle w:val="Hyperlink"/>
                <w:noProof/>
              </w:rPr>
              <w:t>Future Work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Toc489130777 \h</w:instrText>
            </w:r>
            <w:r>
              <w:rPr>
                <w:noProof/>
                <w:webHidden/>
                <w:rtl/>
              </w:rPr>
              <w:instrText xml:space="preserve"> </w:instrText>
            </w:r>
            <w:r>
              <w:rPr>
                <w:noProof/>
                <w:webHidden/>
                <w:rtl/>
              </w:rPr>
            </w:r>
          </w:ins>
          <w:r>
            <w:rPr>
              <w:noProof/>
              <w:webHidden/>
              <w:rtl/>
            </w:rPr>
            <w:fldChar w:fldCharType="separate"/>
          </w:r>
          <w:ins w:id="510" w:author="Shy Alon" w:date="2017-07-29T22:28:00Z">
            <w:r>
              <w:rPr>
                <w:noProof/>
                <w:webHidden/>
                <w:rtl/>
              </w:rPr>
              <w:t>21</w:t>
            </w:r>
            <w:r>
              <w:rPr>
                <w:noProof/>
                <w:webHidden/>
                <w:rtl/>
              </w:rPr>
              <w:fldChar w:fldCharType="end"/>
            </w:r>
            <w:r w:rsidRPr="00E26320">
              <w:rPr>
                <w:rStyle w:val="Hyperlink"/>
                <w:noProof/>
              </w:rPr>
              <w:fldChar w:fldCharType="end"/>
            </w:r>
          </w:ins>
        </w:p>
        <w:p w14:paraId="0C1ED2F5" w14:textId="1AEA9989" w:rsidR="004647BC" w:rsidRDefault="004647BC" w:rsidP="004647BC">
          <w:pPr>
            <w:pStyle w:val="TOC3"/>
            <w:tabs>
              <w:tab w:val="right" w:pos="8296"/>
            </w:tabs>
            <w:bidi w:val="0"/>
            <w:rPr>
              <w:ins w:id="511" w:author="Shy Alon" w:date="2017-07-29T22:28:00Z"/>
              <w:rFonts w:cstheme="minorBidi"/>
              <w:noProof/>
              <w:sz w:val="22"/>
              <w:szCs w:val="22"/>
              <w:rtl/>
            </w:rPr>
            <w:pPrChange w:id="512" w:author="Shy Alon" w:date="2017-07-29T22:30:00Z">
              <w:pPr>
                <w:pStyle w:val="TOC3"/>
                <w:tabs>
                  <w:tab w:val="right" w:pos="8296"/>
                </w:tabs>
              </w:pPr>
            </w:pPrChange>
          </w:pPr>
          <w:ins w:id="513"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"_Toc489130778</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Dataset Size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Toc489130778 \h</w:instrText>
            </w:r>
            <w:r>
              <w:rPr>
                <w:noProof/>
                <w:webHidden/>
                <w:rtl/>
              </w:rPr>
              <w:instrText xml:space="preserve"> </w:instrText>
            </w:r>
            <w:r>
              <w:rPr>
                <w:noProof/>
                <w:webHidden/>
                <w:rtl/>
              </w:rPr>
            </w:r>
          </w:ins>
          <w:r>
            <w:rPr>
              <w:noProof/>
              <w:webHidden/>
              <w:rtl/>
            </w:rPr>
            <w:fldChar w:fldCharType="separate"/>
          </w:r>
          <w:ins w:id="514" w:author="Shy Alon" w:date="2017-07-29T22:28:00Z">
            <w:r>
              <w:rPr>
                <w:noProof/>
                <w:webHidden/>
                <w:rtl/>
              </w:rPr>
              <w:t>21</w:t>
            </w:r>
            <w:r>
              <w:rPr>
                <w:noProof/>
                <w:webHidden/>
                <w:rtl/>
              </w:rPr>
              <w:fldChar w:fldCharType="end"/>
            </w:r>
            <w:r w:rsidRPr="00E26320">
              <w:rPr>
                <w:rStyle w:val="Hyperlink"/>
                <w:noProof/>
              </w:rPr>
              <w:fldChar w:fldCharType="end"/>
            </w:r>
          </w:ins>
        </w:p>
        <w:p w14:paraId="158FA892" w14:textId="71124728" w:rsidR="004647BC" w:rsidRDefault="004647BC" w:rsidP="004647BC">
          <w:pPr>
            <w:pStyle w:val="TOC1"/>
            <w:rPr>
              <w:ins w:id="515" w:author="Shy Alon" w:date="2017-07-29T22:28:00Z"/>
              <w:rFonts w:asciiTheme="minorHAnsi" w:hAnsiTheme="minorHAnsi" w:cstheme="minorBidi"/>
              <w:noProof/>
              <w:sz w:val="22"/>
              <w:szCs w:val="22"/>
              <w:rtl/>
            </w:rPr>
            <w:pPrChange w:id="516" w:author="Shy Alon" w:date="2017-07-29T22:30:00Z">
              <w:pPr>
                <w:pStyle w:val="TOC1"/>
                <w:tabs>
                  <w:tab w:val="right" w:pos="8296"/>
                </w:tabs>
              </w:pPr>
            </w:pPrChange>
          </w:pPr>
          <w:ins w:id="517"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"_Toc489130779</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noProof/>
              </w:rPr>
              <w:t>5. List of Publications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Toc489130779 \h</w:instrText>
            </w:r>
            <w:r>
              <w:rPr>
                <w:noProof/>
                <w:webHidden/>
                <w:rtl/>
              </w:rPr>
              <w:instrText xml:space="preserve"> </w:instrText>
            </w:r>
            <w:r>
              <w:rPr>
                <w:noProof/>
                <w:webHidden/>
                <w:rtl/>
              </w:rPr>
            </w:r>
          </w:ins>
          <w:r>
            <w:rPr>
              <w:noProof/>
              <w:webHidden/>
              <w:rtl/>
            </w:rPr>
            <w:fldChar w:fldCharType="separate"/>
          </w:r>
          <w:ins w:id="518" w:author="Shy Alon" w:date="2017-07-29T22:28:00Z">
            <w:r>
              <w:rPr>
                <w:noProof/>
                <w:webHidden/>
                <w:rtl/>
              </w:rPr>
              <w:t>22</w:t>
            </w:r>
            <w:r>
              <w:rPr>
                <w:noProof/>
                <w:webHidden/>
                <w:rtl/>
              </w:rPr>
              <w:fldChar w:fldCharType="end"/>
            </w:r>
            <w:r w:rsidRPr="00E26320">
              <w:rPr>
                <w:rStyle w:val="Hyperlink"/>
                <w:noProof/>
              </w:rPr>
              <w:fldChar w:fldCharType="end"/>
            </w:r>
          </w:ins>
        </w:p>
        <w:p w14:paraId="434298EB" w14:textId="0A608E8C" w:rsidR="004647BC" w:rsidRDefault="004647BC" w:rsidP="004647BC">
          <w:pPr>
            <w:pStyle w:val="TOC1"/>
            <w:rPr>
              <w:ins w:id="519" w:author="Shy Alon" w:date="2017-07-29T22:28:00Z"/>
              <w:rFonts w:asciiTheme="minorHAnsi" w:hAnsiTheme="minorHAnsi" w:cstheme="minorBidi"/>
              <w:noProof/>
              <w:sz w:val="22"/>
              <w:szCs w:val="22"/>
              <w:rtl/>
            </w:rPr>
            <w:pPrChange w:id="520" w:author="Shy Alon" w:date="2017-07-29T22:30:00Z">
              <w:pPr>
                <w:pStyle w:val="TOC1"/>
                <w:tabs>
                  <w:tab w:val="left" w:pos="1608"/>
                  <w:tab w:val="right" w:pos="8296"/>
                </w:tabs>
              </w:pPr>
            </w:pPrChange>
          </w:pPr>
          <w:ins w:id="521" w:author="Shy Alon" w:date="2017-07-29T22:28:00Z">
            <w:r w:rsidRPr="00E26320">
              <w:rPr>
                <w:rStyle w:val="Hyperlink"/>
                <w:noProof/>
              </w:rPr>
              <w:fldChar w:fldCharType="begin"/>
            </w:r>
            <w:r w:rsidRPr="00E26320">
              <w:rPr>
                <w:rStyle w:val="Hyperlink"/>
                <w:noProof/>
                <w:rtl/>
              </w:rPr>
              <w:instrText xml:space="preserve"> </w:instrText>
            </w:r>
            <w:r>
              <w:rPr>
                <w:noProof/>
              </w:rPr>
              <w:instrText>HYPERLINK \l "_Toc489130780</w:instrText>
            </w:r>
            <w:r>
              <w:rPr>
                <w:noProof/>
                <w:rtl/>
              </w:rPr>
              <w:instrText>"</w:instrText>
            </w:r>
            <w:r w:rsidRPr="00E26320">
              <w:rPr>
                <w:rStyle w:val="Hyperlink"/>
                <w:noProof/>
                <w:rtl/>
              </w:rPr>
              <w:instrText xml:space="preserve"> </w:instrText>
            </w:r>
            <w:r w:rsidRPr="00E26320">
              <w:rPr>
                <w:rStyle w:val="Hyperlink"/>
                <w:noProof/>
              </w:rPr>
            </w:r>
            <w:r w:rsidRPr="00E26320">
              <w:rPr>
                <w:rStyle w:val="Hyperlink"/>
                <w:noProof/>
              </w:rPr>
              <w:fldChar w:fldCharType="separate"/>
            </w:r>
            <w:r w:rsidRPr="00E26320">
              <w:rPr>
                <w:rStyle w:val="Hyperlink"/>
                <w:rFonts w:asciiTheme="majorBidi" w:hAnsiTheme="majorBidi"/>
                <w:noProof/>
              </w:rPr>
              <w:t>7.</w:t>
            </w:r>
          </w:ins>
          <w:ins w:id="522" w:author="Shy Alon" w:date="2017-07-29T22:31:00Z">
            <w:r w:rsidRPr="00E26320">
              <w:rPr>
                <w:rStyle w:val="Hyperlink"/>
                <w:rFonts w:asciiTheme="majorBidi" w:hAnsiTheme="majorBidi"/>
                <w:noProof/>
              </w:rPr>
              <w:t xml:space="preserve"> </w:t>
            </w:r>
          </w:ins>
          <w:ins w:id="523" w:author="Shy Alon" w:date="2017-07-29T22:28:00Z">
            <w:r w:rsidRPr="00E26320">
              <w:rPr>
                <w:rStyle w:val="Hyperlink"/>
                <w:rFonts w:asciiTheme="majorBidi" w:hAnsiTheme="majorBidi"/>
                <w:noProof/>
              </w:rPr>
              <w:t>References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Toc489130780 \h</w:instrText>
            </w:r>
            <w:r>
              <w:rPr>
                <w:noProof/>
                <w:webHidden/>
                <w:rtl/>
              </w:rPr>
              <w:instrText xml:space="preserve"> </w:instrText>
            </w:r>
            <w:r>
              <w:rPr>
                <w:noProof/>
                <w:webHidden/>
                <w:rtl/>
              </w:rPr>
            </w:r>
          </w:ins>
          <w:r>
            <w:rPr>
              <w:noProof/>
              <w:webHidden/>
              <w:rtl/>
            </w:rPr>
            <w:fldChar w:fldCharType="separate"/>
          </w:r>
          <w:ins w:id="524" w:author="Shy Alon" w:date="2017-07-29T22:28:00Z">
            <w:r>
              <w:rPr>
                <w:noProof/>
                <w:webHidden/>
                <w:rtl/>
              </w:rPr>
              <w:t>23</w:t>
            </w:r>
            <w:r>
              <w:rPr>
                <w:noProof/>
                <w:webHidden/>
                <w:rtl/>
              </w:rPr>
              <w:fldChar w:fldCharType="end"/>
            </w:r>
            <w:r w:rsidRPr="00E26320">
              <w:rPr>
                <w:rStyle w:val="Hyperlink"/>
                <w:noProof/>
              </w:rPr>
              <w:fldChar w:fldCharType="end"/>
            </w:r>
          </w:ins>
        </w:p>
        <w:p w14:paraId="2B4446F6" w14:textId="20585A4F" w:rsidR="00647193" w:rsidDel="00647193" w:rsidRDefault="00647193" w:rsidP="00647193">
          <w:pPr>
            <w:pStyle w:val="TOC1"/>
            <w:rPr>
              <w:del w:id="525" w:author="Shy Alon" w:date="2017-07-29T22:16:00Z"/>
              <w:rFonts w:asciiTheme="minorHAnsi" w:hAnsiTheme="minorHAnsi" w:cstheme="minorBidi"/>
              <w:b w:val="0"/>
              <w:bCs w:val="0"/>
              <w:caps w:val="0"/>
              <w:noProof/>
              <w:sz w:val="22"/>
              <w:szCs w:val="22"/>
              <w:rtl/>
            </w:rPr>
            <w:pPrChange w:id="526" w:author="Shy Alon" w:date="2017-07-29T22:17:00Z">
              <w:pPr>
                <w:pStyle w:val="TOC1"/>
                <w:tabs>
                  <w:tab w:val="right" w:pos="8296"/>
                </w:tabs>
              </w:pPr>
            </w:pPrChange>
          </w:pPr>
          <w:del w:id="527" w:author="Shy Alon" w:date="2017-07-29T22:16:00Z">
            <w:r w:rsidRPr="00647193" w:rsidDel="00647193">
              <w:rPr>
                <w:rStyle w:val="Hyperlink"/>
                <w:noProof/>
                <w:rPrChange w:id="528" w:author="Shy Alon" w:date="2017-07-29T22:16:00Z">
                  <w:rPr>
                    <w:rStyle w:val="Hyperlink"/>
                    <w:noProof/>
                  </w:rPr>
                </w:rPrChange>
              </w:rPr>
              <w:delText>Declaration of Authorship</w:delText>
            </w:r>
            <w:r w:rsidDel="00647193">
              <w:rPr>
                <w:noProof/>
                <w:webHidden/>
                <w:rtl/>
              </w:rPr>
              <w:tab/>
            </w:r>
            <w:r w:rsidDel="00647193">
              <w:rPr>
                <w:noProof/>
                <w:webHidden/>
              </w:rPr>
              <w:delText>iii</w:delText>
            </w:r>
          </w:del>
        </w:p>
        <w:p w14:paraId="75632222" w14:textId="783962D7" w:rsidR="00647193" w:rsidDel="00647193" w:rsidRDefault="00647193" w:rsidP="00647193">
          <w:pPr>
            <w:pStyle w:val="TOC1"/>
            <w:rPr>
              <w:del w:id="529" w:author="Shy Alon" w:date="2017-07-29T22:16:00Z"/>
              <w:rFonts w:asciiTheme="minorHAnsi" w:hAnsiTheme="minorHAnsi" w:cstheme="minorBidi"/>
              <w:b w:val="0"/>
              <w:bCs w:val="0"/>
              <w:caps w:val="0"/>
              <w:noProof/>
              <w:sz w:val="22"/>
              <w:szCs w:val="22"/>
              <w:rtl/>
            </w:rPr>
            <w:pPrChange w:id="530" w:author="Shy Alon" w:date="2017-07-29T22:17:00Z">
              <w:pPr>
                <w:pStyle w:val="TOC1"/>
                <w:tabs>
                  <w:tab w:val="right" w:pos="8296"/>
                </w:tabs>
              </w:pPr>
            </w:pPrChange>
          </w:pPr>
          <w:del w:id="531" w:author="Shy Alon" w:date="2017-07-29T22:16:00Z">
            <w:r w:rsidRPr="00647193" w:rsidDel="00647193">
              <w:rPr>
                <w:rStyle w:val="Hyperlink"/>
                <w:noProof/>
                <w:rPrChange w:id="532" w:author="Shy Alon" w:date="2017-07-29T22:16:00Z">
                  <w:rPr>
                    <w:rStyle w:val="Hyperlink"/>
                    <w:noProof/>
                  </w:rPr>
                </w:rPrChange>
              </w:rPr>
              <w:delText>Abstract</w:delText>
            </w:r>
            <w:r w:rsidDel="00647193">
              <w:rPr>
                <w:noProof/>
                <w:webHidden/>
                <w:rtl/>
              </w:rPr>
              <w:tab/>
            </w:r>
            <w:r w:rsidDel="00647193">
              <w:rPr>
                <w:noProof/>
                <w:webHidden/>
              </w:rPr>
              <w:delText>vii</w:delText>
            </w:r>
          </w:del>
        </w:p>
        <w:p w14:paraId="7721593A" w14:textId="03057C3C" w:rsidR="00647193" w:rsidDel="00647193" w:rsidRDefault="00647193" w:rsidP="00647193">
          <w:pPr>
            <w:pStyle w:val="TOC1"/>
            <w:tabs>
              <w:tab w:val="left" w:pos="1540"/>
            </w:tabs>
            <w:rPr>
              <w:del w:id="533" w:author="Shy Alon" w:date="2017-07-29T22:16:00Z"/>
              <w:rFonts w:asciiTheme="minorHAnsi" w:hAnsiTheme="minorHAnsi" w:cstheme="minorBidi"/>
              <w:b w:val="0"/>
              <w:bCs w:val="0"/>
              <w:caps w:val="0"/>
              <w:noProof/>
              <w:sz w:val="22"/>
              <w:szCs w:val="22"/>
              <w:rtl/>
            </w:rPr>
            <w:pPrChange w:id="534" w:author="Shy Alon" w:date="2017-07-29T22:17:00Z">
              <w:pPr>
                <w:pStyle w:val="TOC1"/>
                <w:tabs>
                  <w:tab w:val="left" w:pos="1540"/>
                  <w:tab w:val="right" w:pos="8296"/>
                </w:tabs>
              </w:pPr>
            </w:pPrChange>
          </w:pPr>
          <w:del w:id="535" w:author="Shy Alon" w:date="2017-07-29T22:16:00Z">
            <w:r w:rsidRPr="00647193" w:rsidDel="00647193">
              <w:rPr>
                <w:rStyle w:val="Hyperlink"/>
                <w:noProof/>
                <w:rPrChange w:id="536" w:author="Shy Alon" w:date="2017-07-29T22:16:00Z">
                  <w:rPr>
                    <w:rStyle w:val="Hyperlink"/>
                    <w:noProof/>
                  </w:rPr>
                </w:rPrChange>
              </w:rPr>
              <w:delText>1.</w:delText>
            </w:r>
            <w:r w:rsidDel="00647193">
              <w:rPr>
                <w:rFonts w:asciiTheme="minorHAnsi" w:hAnsiTheme="minorHAnsi" w:cstheme="minorBidi"/>
                <w:b w:val="0"/>
                <w:bCs w:val="0"/>
                <w:caps w:val="0"/>
                <w:noProof/>
                <w:sz w:val="22"/>
                <w:szCs w:val="22"/>
                <w:rtl/>
              </w:rPr>
              <w:tab/>
            </w:r>
            <w:r w:rsidRPr="00647193" w:rsidDel="00647193">
              <w:rPr>
                <w:rStyle w:val="Hyperlink"/>
                <w:noProof/>
                <w:rPrChange w:id="537" w:author="Shy Alon" w:date="2017-07-29T22:16:00Z">
                  <w:rPr>
                    <w:rStyle w:val="Hyperlink"/>
                    <w:noProof/>
                  </w:rPr>
                </w:rPrChange>
              </w:rPr>
              <w:delText>Introduction</w:delText>
            </w:r>
            <w:r w:rsidDel="00647193">
              <w:rPr>
                <w:noProof/>
                <w:webHidden/>
                <w:rtl/>
              </w:rPr>
              <w:tab/>
              <w:delText>1</w:delText>
            </w:r>
          </w:del>
        </w:p>
        <w:p w14:paraId="5568EF0B" w14:textId="18C93020" w:rsidR="00647193" w:rsidDel="00647193" w:rsidRDefault="00647193" w:rsidP="00647193">
          <w:pPr>
            <w:pStyle w:val="TOC2"/>
            <w:tabs>
              <w:tab w:val="left" w:pos="1100"/>
              <w:tab w:val="right" w:pos="8296"/>
            </w:tabs>
            <w:bidi w:val="0"/>
            <w:rPr>
              <w:del w:id="538" w:author="Shy Alon" w:date="2017-07-29T22:16:00Z"/>
              <w:rFonts w:cstheme="minorBidi"/>
              <w:b w:val="0"/>
              <w:bCs w:val="0"/>
              <w:noProof/>
              <w:sz w:val="22"/>
              <w:szCs w:val="22"/>
              <w:rtl/>
            </w:rPr>
            <w:pPrChange w:id="539" w:author="Shy Alon" w:date="2017-07-29T22:17:00Z">
              <w:pPr>
                <w:pStyle w:val="TOC2"/>
                <w:tabs>
                  <w:tab w:val="left" w:pos="1100"/>
                  <w:tab w:val="right" w:pos="8296"/>
                </w:tabs>
              </w:pPr>
            </w:pPrChange>
          </w:pPr>
          <w:del w:id="540" w:author="Shy Alon" w:date="2017-07-29T22:16:00Z">
            <w:r w:rsidRPr="00647193" w:rsidDel="00647193">
              <w:rPr>
                <w:rStyle w:val="Hyperlink"/>
                <w:noProof/>
                <w:rPrChange w:id="541" w:author="Shy Alon" w:date="2017-07-29T22:16:00Z">
                  <w:rPr>
                    <w:rStyle w:val="Hyperlink"/>
                    <w:noProof/>
                  </w:rPr>
                </w:rPrChange>
              </w:rPr>
              <w:delText>1.1.</w:delText>
            </w:r>
            <w:r w:rsidDel="00647193">
              <w:rPr>
                <w:rFonts w:cstheme="minorBidi"/>
                <w:b w:val="0"/>
                <w:bCs w:val="0"/>
                <w:noProof/>
                <w:sz w:val="22"/>
                <w:szCs w:val="22"/>
                <w:rtl/>
              </w:rPr>
              <w:tab/>
            </w:r>
            <w:r w:rsidRPr="00647193" w:rsidDel="00647193">
              <w:rPr>
                <w:rStyle w:val="Hyperlink"/>
                <w:noProof/>
                <w:rPrChange w:id="542" w:author="Shy Alon" w:date="2017-07-29T22:16:00Z">
                  <w:rPr>
                    <w:rStyle w:val="Hyperlink"/>
                    <w:noProof/>
                  </w:rPr>
                </w:rPrChange>
              </w:rPr>
              <w:delText>Motivation</w:delText>
            </w:r>
            <w:r w:rsidDel="00647193">
              <w:rPr>
                <w:noProof/>
                <w:webHidden/>
                <w:rtl/>
              </w:rPr>
              <w:tab/>
              <w:delText>1</w:delText>
            </w:r>
          </w:del>
        </w:p>
        <w:p w14:paraId="35A76545" w14:textId="0C392C9B" w:rsidR="00647193" w:rsidDel="00647193" w:rsidRDefault="00647193" w:rsidP="00647193">
          <w:pPr>
            <w:pStyle w:val="TOC2"/>
            <w:tabs>
              <w:tab w:val="left" w:pos="1568"/>
              <w:tab w:val="right" w:pos="8296"/>
            </w:tabs>
            <w:bidi w:val="0"/>
            <w:rPr>
              <w:del w:id="543" w:author="Shy Alon" w:date="2017-07-29T22:16:00Z"/>
              <w:rFonts w:cstheme="minorBidi"/>
              <w:b w:val="0"/>
              <w:bCs w:val="0"/>
              <w:noProof/>
              <w:sz w:val="22"/>
              <w:szCs w:val="22"/>
              <w:rtl/>
            </w:rPr>
            <w:pPrChange w:id="544" w:author="Shy Alon" w:date="2017-07-29T22:17:00Z">
              <w:pPr>
                <w:pStyle w:val="TOC2"/>
                <w:tabs>
                  <w:tab w:val="left" w:pos="1568"/>
                  <w:tab w:val="right" w:pos="8296"/>
                </w:tabs>
              </w:pPr>
            </w:pPrChange>
          </w:pPr>
          <w:del w:id="545" w:author="Shy Alon" w:date="2017-07-29T22:16:00Z">
            <w:r w:rsidRPr="00647193" w:rsidDel="00647193">
              <w:rPr>
                <w:rStyle w:val="Hyperlink"/>
                <w:noProof/>
                <w:rPrChange w:id="546" w:author="Shy Alon" w:date="2017-07-29T22:16:00Z">
                  <w:rPr>
                    <w:rStyle w:val="Hyperlink"/>
                    <w:noProof/>
                  </w:rPr>
                </w:rPrChange>
              </w:rPr>
              <w:delText>1.2.</w:delText>
            </w:r>
            <w:r w:rsidDel="00647193">
              <w:rPr>
                <w:rFonts w:cstheme="minorBidi"/>
                <w:b w:val="0"/>
                <w:bCs w:val="0"/>
                <w:noProof/>
                <w:sz w:val="22"/>
                <w:szCs w:val="22"/>
                <w:rtl/>
              </w:rPr>
              <w:tab/>
            </w:r>
            <w:r w:rsidRPr="00647193" w:rsidDel="00647193">
              <w:rPr>
                <w:rStyle w:val="Hyperlink"/>
                <w:noProof/>
                <w:rPrChange w:id="547" w:author="Shy Alon" w:date="2017-07-29T22:16:00Z">
                  <w:rPr>
                    <w:rStyle w:val="Hyperlink"/>
                    <w:noProof/>
                  </w:rPr>
                </w:rPrChange>
              </w:rPr>
              <w:delText>Research Structure</w:delText>
            </w:r>
            <w:r w:rsidDel="00647193">
              <w:rPr>
                <w:noProof/>
                <w:webHidden/>
                <w:rtl/>
              </w:rPr>
              <w:tab/>
              <w:delText>3</w:delText>
            </w:r>
          </w:del>
        </w:p>
        <w:p w14:paraId="71E4CD99" w14:textId="775A36B5" w:rsidR="00647193" w:rsidDel="00647193" w:rsidRDefault="00647193" w:rsidP="00647193">
          <w:pPr>
            <w:pStyle w:val="TOC3"/>
            <w:tabs>
              <w:tab w:val="right" w:pos="8296"/>
            </w:tabs>
            <w:bidi w:val="0"/>
            <w:rPr>
              <w:del w:id="548" w:author="Shy Alon" w:date="2017-07-29T22:16:00Z"/>
              <w:rFonts w:cstheme="minorBidi"/>
              <w:noProof/>
              <w:sz w:val="22"/>
              <w:szCs w:val="22"/>
              <w:rtl/>
            </w:rPr>
            <w:pPrChange w:id="549" w:author="Shy Alon" w:date="2017-07-29T22:17:00Z">
              <w:pPr>
                <w:pStyle w:val="TOC3"/>
                <w:tabs>
                  <w:tab w:val="right" w:pos="8296"/>
                </w:tabs>
              </w:pPr>
            </w:pPrChange>
          </w:pPr>
          <w:del w:id="550" w:author="Shy Alon" w:date="2017-07-29T22:16:00Z">
            <w:r w:rsidRPr="00647193" w:rsidDel="00647193">
              <w:rPr>
                <w:rStyle w:val="Hyperlink"/>
                <w:rFonts w:ascii="URWPalladioL-Bold" w:hAnsi="URWPalladioL-Bold" w:cs="URWPalladioL-Bold"/>
                <w:noProof/>
                <w:rPrChange w:id="551" w:author="Shy Alon" w:date="2017-07-29T22:16:00Z">
                  <w:rPr>
                    <w:rStyle w:val="Hyperlink"/>
                    <w:rFonts w:ascii="URWPalladioL-Bold" w:hAnsi="URWPalladioL-Bold" w:cs="URWPalladioL-Bold"/>
                    <w:noProof/>
                  </w:rPr>
                </w:rPrChange>
              </w:rPr>
              <w:delText>Needs and Process Analysis</w:delText>
            </w:r>
            <w:r w:rsidDel="00647193">
              <w:rPr>
                <w:noProof/>
                <w:webHidden/>
                <w:rtl/>
              </w:rPr>
              <w:tab/>
              <w:delText>3</w:delText>
            </w:r>
          </w:del>
        </w:p>
        <w:p w14:paraId="71B055FF" w14:textId="29885AB5" w:rsidR="00647193" w:rsidDel="00647193" w:rsidRDefault="00647193" w:rsidP="00647193">
          <w:pPr>
            <w:pStyle w:val="TOC3"/>
            <w:tabs>
              <w:tab w:val="right" w:pos="8296"/>
            </w:tabs>
            <w:bidi w:val="0"/>
            <w:rPr>
              <w:del w:id="552" w:author="Shy Alon" w:date="2017-07-29T22:16:00Z"/>
              <w:rFonts w:cstheme="minorBidi"/>
              <w:noProof/>
              <w:sz w:val="22"/>
              <w:szCs w:val="22"/>
              <w:rtl/>
            </w:rPr>
            <w:pPrChange w:id="553" w:author="Shy Alon" w:date="2017-07-29T22:17:00Z">
              <w:pPr>
                <w:pStyle w:val="TOC3"/>
                <w:tabs>
                  <w:tab w:val="right" w:pos="8296"/>
                </w:tabs>
              </w:pPr>
            </w:pPrChange>
          </w:pPr>
          <w:del w:id="554" w:author="Shy Alon" w:date="2017-07-29T22:16:00Z">
            <w:r w:rsidRPr="00647193" w:rsidDel="00647193">
              <w:rPr>
                <w:rStyle w:val="Hyperlink"/>
                <w:rFonts w:ascii="URWPalladioL-Bold" w:hAnsi="URWPalladioL-Bold" w:cs="URWPalladioL-Bold"/>
                <w:noProof/>
                <w:rPrChange w:id="555" w:author="Shy Alon" w:date="2017-07-29T22:16:00Z">
                  <w:rPr>
                    <w:rStyle w:val="Hyperlink"/>
                    <w:rFonts w:ascii="URWPalladioL-Bold" w:hAnsi="URWPalladioL-Bold" w:cs="URWPalladioL-Bold"/>
                    <w:noProof/>
                  </w:rPr>
                </w:rPrChange>
              </w:rPr>
              <w:delText>Data Acquisition and Modeling</w:delText>
            </w:r>
            <w:r w:rsidDel="00647193">
              <w:rPr>
                <w:noProof/>
                <w:webHidden/>
                <w:rtl/>
              </w:rPr>
              <w:tab/>
              <w:delText>3</w:delText>
            </w:r>
          </w:del>
        </w:p>
        <w:p w14:paraId="14E01BBD" w14:textId="66099F0F" w:rsidR="00647193" w:rsidDel="00647193" w:rsidRDefault="00647193" w:rsidP="00647193">
          <w:pPr>
            <w:pStyle w:val="TOC3"/>
            <w:tabs>
              <w:tab w:val="right" w:pos="8296"/>
            </w:tabs>
            <w:bidi w:val="0"/>
            <w:rPr>
              <w:del w:id="556" w:author="Shy Alon" w:date="2017-07-29T22:16:00Z"/>
              <w:rFonts w:cstheme="minorBidi"/>
              <w:noProof/>
              <w:sz w:val="22"/>
              <w:szCs w:val="22"/>
              <w:rtl/>
            </w:rPr>
            <w:pPrChange w:id="557" w:author="Shy Alon" w:date="2017-07-29T22:17:00Z">
              <w:pPr>
                <w:pStyle w:val="TOC3"/>
                <w:tabs>
                  <w:tab w:val="right" w:pos="8296"/>
                </w:tabs>
              </w:pPr>
            </w:pPrChange>
          </w:pPr>
          <w:del w:id="558" w:author="Shy Alon" w:date="2017-07-29T22:16:00Z">
            <w:r w:rsidRPr="00647193" w:rsidDel="00647193">
              <w:rPr>
                <w:rStyle w:val="Hyperlink"/>
                <w:rFonts w:ascii="URWPalladioL-Bold" w:hAnsi="URWPalladioL-Bold" w:cs="URWPalladioL-Bold"/>
                <w:noProof/>
                <w:rPrChange w:id="559" w:author="Shy Alon" w:date="2017-07-29T22:16:00Z">
                  <w:rPr>
                    <w:rStyle w:val="Hyperlink"/>
                    <w:rFonts w:ascii="URWPalladioL-Bold" w:hAnsi="URWPalladioL-Bold" w:cs="URWPalladioL-Bold"/>
                    <w:noProof/>
                  </w:rPr>
                </w:rPrChange>
              </w:rPr>
              <w:delText>Algorithmic Solution</w:delText>
            </w:r>
            <w:r w:rsidDel="00647193">
              <w:rPr>
                <w:noProof/>
                <w:webHidden/>
                <w:rtl/>
              </w:rPr>
              <w:tab/>
              <w:delText>3</w:delText>
            </w:r>
          </w:del>
        </w:p>
        <w:p w14:paraId="7494DE20" w14:textId="476743C5" w:rsidR="00647193" w:rsidDel="00647193" w:rsidRDefault="00647193" w:rsidP="00647193">
          <w:pPr>
            <w:pStyle w:val="TOC3"/>
            <w:tabs>
              <w:tab w:val="right" w:pos="8296"/>
            </w:tabs>
            <w:bidi w:val="0"/>
            <w:rPr>
              <w:del w:id="560" w:author="Shy Alon" w:date="2017-07-29T22:16:00Z"/>
              <w:rFonts w:cstheme="minorBidi"/>
              <w:noProof/>
              <w:sz w:val="22"/>
              <w:szCs w:val="22"/>
              <w:rtl/>
            </w:rPr>
            <w:pPrChange w:id="561" w:author="Shy Alon" w:date="2017-07-29T22:17:00Z">
              <w:pPr>
                <w:pStyle w:val="TOC3"/>
                <w:tabs>
                  <w:tab w:val="right" w:pos="8296"/>
                </w:tabs>
              </w:pPr>
            </w:pPrChange>
          </w:pPr>
          <w:del w:id="562" w:author="Shy Alon" w:date="2017-07-29T22:16:00Z">
            <w:r w:rsidRPr="00647193" w:rsidDel="00647193">
              <w:rPr>
                <w:rStyle w:val="Hyperlink"/>
                <w:rFonts w:ascii="URWPalladioL-Bold" w:hAnsi="URWPalladioL-Bold" w:cs="URWPalladioL-Bold"/>
                <w:noProof/>
                <w:rPrChange w:id="563" w:author="Shy Alon" w:date="2017-07-29T22:16:00Z">
                  <w:rPr>
                    <w:rStyle w:val="Hyperlink"/>
                    <w:rFonts w:ascii="URWPalladioL-Bold" w:hAnsi="URWPalladioL-Bold" w:cs="URWPalladioL-Bold"/>
                    <w:noProof/>
                  </w:rPr>
                </w:rPrChange>
              </w:rPr>
              <w:delText>Algorithm Validation</w:delText>
            </w:r>
            <w:r w:rsidDel="00647193">
              <w:rPr>
                <w:noProof/>
                <w:webHidden/>
                <w:rtl/>
              </w:rPr>
              <w:tab/>
              <w:delText>3</w:delText>
            </w:r>
          </w:del>
        </w:p>
        <w:p w14:paraId="0E1A61DF" w14:textId="0D1FE674" w:rsidR="00647193" w:rsidDel="00647193" w:rsidRDefault="00647193" w:rsidP="00647193">
          <w:pPr>
            <w:pStyle w:val="TOC1"/>
            <w:tabs>
              <w:tab w:val="left" w:pos="3725"/>
            </w:tabs>
            <w:rPr>
              <w:del w:id="564" w:author="Shy Alon" w:date="2017-07-29T22:16:00Z"/>
              <w:rFonts w:asciiTheme="minorHAnsi" w:hAnsiTheme="minorHAnsi" w:cstheme="minorBidi"/>
              <w:b w:val="0"/>
              <w:bCs w:val="0"/>
              <w:caps w:val="0"/>
              <w:noProof/>
              <w:sz w:val="22"/>
              <w:szCs w:val="22"/>
              <w:rtl/>
            </w:rPr>
            <w:pPrChange w:id="565" w:author="Shy Alon" w:date="2017-07-29T22:17:00Z">
              <w:pPr>
                <w:pStyle w:val="TOC1"/>
                <w:tabs>
                  <w:tab w:val="left" w:pos="3725"/>
                  <w:tab w:val="right" w:pos="8296"/>
                </w:tabs>
              </w:pPr>
            </w:pPrChange>
          </w:pPr>
          <w:del w:id="566" w:author="Shy Alon" w:date="2017-07-29T22:16:00Z">
            <w:r w:rsidRPr="00647193" w:rsidDel="00647193">
              <w:rPr>
                <w:rStyle w:val="Hyperlink"/>
                <w:noProof/>
                <w:rPrChange w:id="567" w:author="Shy Alon" w:date="2017-07-29T22:16:00Z">
                  <w:rPr>
                    <w:rStyle w:val="Hyperlink"/>
                    <w:noProof/>
                  </w:rPr>
                </w:rPrChange>
              </w:rPr>
              <w:delText>2.</w:delText>
            </w:r>
            <w:r w:rsidDel="00647193">
              <w:rPr>
                <w:rFonts w:asciiTheme="minorHAnsi" w:hAnsiTheme="minorHAnsi" w:cstheme="minorBidi"/>
                <w:b w:val="0"/>
                <w:bCs w:val="0"/>
                <w:caps w:val="0"/>
                <w:noProof/>
                <w:sz w:val="22"/>
                <w:szCs w:val="22"/>
                <w:rtl/>
              </w:rPr>
              <w:tab/>
            </w:r>
            <w:r w:rsidRPr="00647193" w:rsidDel="00647193">
              <w:rPr>
                <w:rStyle w:val="Hyperlink"/>
                <w:noProof/>
                <w:rPrChange w:id="568" w:author="Shy Alon" w:date="2017-07-29T22:16:00Z">
                  <w:rPr>
                    <w:rStyle w:val="Hyperlink"/>
                    <w:noProof/>
                  </w:rPr>
                </w:rPrChange>
              </w:rPr>
              <w:delText>Research Hypothesis and Methods</w:delText>
            </w:r>
            <w:r w:rsidDel="00647193">
              <w:rPr>
                <w:noProof/>
                <w:webHidden/>
                <w:rtl/>
              </w:rPr>
              <w:tab/>
              <w:delText>4</w:delText>
            </w:r>
          </w:del>
        </w:p>
        <w:p w14:paraId="25295F63" w14:textId="6528B057" w:rsidR="00647193" w:rsidDel="00647193" w:rsidRDefault="00647193" w:rsidP="00647193">
          <w:pPr>
            <w:pStyle w:val="TOC2"/>
            <w:tabs>
              <w:tab w:val="left" w:pos="1100"/>
              <w:tab w:val="right" w:pos="8296"/>
            </w:tabs>
            <w:bidi w:val="0"/>
            <w:rPr>
              <w:del w:id="569" w:author="Shy Alon" w:date="2017-07-29T22:16:00Z"/>
              <w:rFonts w:cstheme="minorBidi"/>
              <w:b w:val="0"/>
              <w:bCs w:val="0"/>
              <w:noProof/>
              <w:sz w:val="22"/>
              <w:szCs w:val="22"/>
              <w:rtl/>
            </w:rPr>
            <w:pPrChange w:id="570" w:author="Shy Alon" w:date="2017-07-29T22:17:00Z">
              <w:pPr>
                <w:pStyle w:val="TOC2"/>
                <w:tabs>
                  <w:tab w:val="left" w:pos="1100"/>
                  <w:tab w:val="right" w:pos="8296"/>
                </w:tabs>
              </w:pPr>
            </w:pPrChange>
          </w:pPr>
          <w:del w:id="571" w:author="Shy Alon" w:date="2017-07-29T22:16:00Z">
            <w:r w:rsidRPr="00647193" w:rsidDel="00647193">
              <w:rPr>
                <w:rStyle w:val="Hyperlink"/>
                <w:noProof/>
                <w:rPrChange w:id="572" w:author="Shy Alon" w:date="2017-07-29T22:16:00Z">
                  <w:rPr>
                    <w:rStyle w:val="Hyperlink"/>
                    <w:noProof/>
                  </w:rPr>
                </w:rPrChange>
              </w:rPr>
              <w:delText>2.1.</w:delText>
            </w:r>
            <w:r w:rsidDel="00647193">
              <w:rPr>
                <w:rFonts w:cstheme="minorBidi"/>
                <w:b w:val="0"/>
                <w:bCs w:val="0"/>
                <w:noProof/>
                <w:sz w:val="22"/>
                <w:szCs w:val="22"/>
                <w:rtl/>
              </w:rPr>
              <w:tab/>
            </w:r>
            <w:r w:rsidRPr="00647193" w:rsidDel="00647193">
              <w:rPr>
                <w:rStyle w:val="Hyperlink"/>
                <w:noProof/>
                <w:rPrChange w:id="573" w:author="Shy Alon" w:date="2017-07-29T22:16:00Z">
                  <w:rPr>
                    <w:rStyle w:val="Hyperlink"/>
                    <w:noProof/>
                  </w:rPr>
                </w:rPrChange>
              </w:rPr>
              <w:delText>Hypothesis</w:delText>
            </w:r>
            <w:r w:rsidDel="00647193">
              <w:rPr>
                <w:noProof/>
                <w:webHidden/>
                <w:rtl/>
              </w:rPr>
              <w:tab/>
              <w:delText>4</w:delText>
            </w:r>
          </w:del>
        </w:p>
        <w:p w14:paraId="3F3D155C" w14:textId="67352451" w:rsidR="00647193" w:rsidDel="00647193" w:rsidRDefault="00647193" w:rsidP="00647193">
          <w:pPr>
            <w:pStyle w:val="TOC2"/>
            <w:tabs>
              <w:tab w:val="left" w:pos="1100"/>
              <w:tab w:val="right" w:pos="8296"/>
            </w:tabs>
            <w:bidi w:val="0"/>
            <w:rPr>
              <w:del w:id="574" w:author="Shy Alon" w:date="2017-07-29T22:16:00Z"/>
              <w:rFonts w:cstheme="minorBidi"/>
              <w:b w:val="0"/>
              <w:bCs w:val="0"/>
              <w:noProof/>
              <w:sz w:val="22"/>
              <w:szCs w:val="22"/>
              <w:rtl/>
            </w:rPr>
            <w:pPrChange w:id="575" w:author="Shy Alon" w:date="2017-07-29T22:17:00Z">
              <w:pPr>
                <w:pStyle w:val="TOC2"/>
                <w:tabs>
                  <w:tab w:val="left" w:pos="1100"/>
                  <w:tab w:val="right" w:pos="8296"/>
                </w:tabs>
              </w:pPr>
            </w:pPrChange>
          </w:pPr>
          <w:del w:id="576" w:author="Shy Alon" w:date="2017-07-29T22:16:00Z">
            <w:r w:rsidRPr="00647193" w:rsidDel="00647193">
              <w:rPr>
                <w:rStyle w:val="Hyperlink"/>
                <w:noProof/>
                <w:rPrChange w:id="577" w:author="Shy Alon" w:date="2017-07-29T22:16:00Z">
                  <w:rPr>
                    <w:rStyle w:val="Hyperlink"/>
                    <w:noProof/>
                  </w:rPr>
                </w:rPrChange>
              </w:rPr>
              <w:delText>2.2.</w:delText>
            </w:r>
            <w:r w:rsidDel="00647193">
              <w:rPr>
                <w:rFonts w:cstheme="minorBidi"/>
                <w:b w:val="0"/>
                <w:bCs w:val="0"/>
                <w:noProof/>
                <w:sz w:val="22"/>
                <w:szCs w:val="22"/>
                <w:rtl/>
              </w:rPr>
              <w:tab/>
            </w:r>
            <w:r w:rsidRPr="00647193" w:rsidDel="00647193">
              <w:rPr>
                <w:rStyle w:val="Hyperlink"/>
                <w:noProof/>
                <w:rPrChange w:id="578" w:author="Shy Alon" w:date="2017-07-29T22:16:00Z">
                  <w:rPr>
                    <w:rStyle w:val="Hyperlink"/>
                    <w:noProof/>
                  </w:rPr>
                </w:rPrChange>
              </w:rPr>
              <w:delText>Application</w:delText>
            </w:r>
            <w:r w:rsidDel="00647193">
              <w:rPr>
                <w:noProof/>
                <w:webHidden/>
                <w:rtl/>
              </w:rPr>
              <w:tab/>
              <w:delText>5</w:delText>
            </w:r>
          </w:del>
        </w:p>
        <w:p w14:paraId="25692D56" w14:textId="4FA38CDD" w:rsidR="00647193" w:rsidDel="00647193" w:rsidRDefault="00647193" w:rsidP="00647193">
          <w:pPr>
            <w:pStyle w:val="TOC1"/>
            <w:tabs>
              <w:tab w:val="left" w:pos="2959"/>
            </w:tabs>
            <w:rPr>
              <w:del w:id="579" w:author="Shy Alon" w:date="2017-07-29T22:16:00Z"/>
              <w:rFonts w:asciiTheme="minorHAnsi" w:hAnsiTheme="minorHAnsi" w:cstheme="minorBidi"/>
              <w:b w:val="0"/>
              <w:bCs w:val="0"/>
              <w:caps w:val="0"/>
              <w:noProof/>
              <w:sz w:val="22"/>
              <w:szCs w:val="22"/>
              <w:rtl/>
            </w:rPr>
            <w:pPrChange w:id="580" w:author="Shy Alon" w:date="2017-07-29T22:17:00Z">
              <w:pPr>
                <w:pStyle w:val="TOC1"/>
                <w:tabs>
                  <w:tab w:val="left" w:pos="2959"/>
                  <w:tab w:val="right" w:pos="8296"/>
                </w:tabs>
              </w:pPr>
            </w:pPrChange>
          </w:pPr>
          <w:del w:id="581" w:author="Shy Alon" w:date="2017-07-29T22:16:00Z">
            <w:r w:rsidRPr="00647193" w:rsidDel="00647193">
              <w:rPr>
                <w:rStyle w:val="Hyperlink"/>
                <w:noProof/>
                <w:rPrChange w:id="582" w:author="Shy Alon" w:date="2017-07-29T22:16:00Z">
                  <w:rPr>
                    <w:rStyle w:val="Hyperlink"/>
                    <w:noProof/>
                  </w:rPr>
                </w:rPrChange>
              </w:rPr>
              <w:delText>3.</w:delText>
            </w:r>
            <w:r w:rsidDel="00647193">
              <w:rPr>
                <w:rFonts w:asciiTheme="minorHAnsi" w:hAnsiTheme="minorHAnsi" w:cstheme="minorBidi"/>
                <w:b w:val="0"/>
                <w:bCs w:val="0"/>
                <w:caps w:val="0"/>
                <w:noProof/>
                <w:sz w:val="22"/>
                <w:szCs w:val="22"/>
                <w:rtl/>
              </w:rPr>
              <w:tab/>
            </w:r>
            <w:r w:rsidRPr="00647193" w:rsidDel="00647193">
              <w:rPr>
                <w:rStyle w:val="Hyperlink"/>
                <w:noProof/>
                <w:rPrChange w:id="583" w:author="Shy Alon" w:date="2017-07-29T22:16:00Z">
                  <w:rPr>
                    <w:rStyle w:val="Hyperlink"/>
                    <w:noProof/>
                  </w:rPr>
                </w:rPrChange>
              </w:rPr>
              <w:delText>Needs and Process Analysis</w:delText>
            </w:r>
            <w:r w:rsidDel="00647193">
              <w:rPr>
                <w:noProof/>
                <w:webHidden/>
                <w:rtl/>
              </w:rPr>
              <w:tab/>
              <w:delText>5</w:delText>
            </w:r>
          </w:del>
        </w:p>
        <w:p w14:paraId="4EFCF796" w14:textId="47287CA4" w:rsidR="00647193" w:rsidDel="00647193" w:rsidRDefault="00647193" w:rsidP="00647193">
          <w:pPr>
            <w:pStyle w:val="TOC2"/>
            <w:tabs>
              <w:tab w:val="left" w:pos="660"/>
              <w:tab w:val="right" w:pos="8296"/>
            </w:tabs>
            <w:bidi w:val="0"/>
            <w:rPr>
              <w:del w:id="584" w:author="Shy Alon" w:date="2017-07-29T22:16:00Z"/>
              <w:rFonts w:cstheme="minorBidi"/>
              <w:b w:val="0"/>
              <w:bCs w:val="0"/>
              <w:noProof/>
              <w:sz w:val="22"/>
              <w:szCs w:val="22"/>
              <w:rtl/>
            </w:rPr>
            <w:pPrChange w:id="585" w:author="Shy Alon" w:date="2017-07-29T22:17:00Z">
              <w:pPr>
                <w:pStyle w:val="TOC2"/>
                <w:tabs>
                  <w:tab w:val="left" w:pos="660"/>
                  <w:tab w:val="right" w:pos="8296"/>
                </w:tabs>
              </w:pPr>
            </w:pPrChange>
          </w:pPr>
          <w:del w:id="586" w:author="Shy Alon" w:date="2017-07-29T22:16:00Z">
            <w:r w:rsidRPr="00647193" w:rsidDel="00647193">
              <w:rPr>
                <w:rStyle w:val="Hyperlink"/>
                <w:noProof/>
                <w:rPrChange w:id="587" w:author="Shy Alon" w:date="2017-07-29T22:16:00Z">
                  <w:rPr>
                    <w:rStyle w:val="Hyperlink"/>
                    <w:noProof/>
                  </w:rPr>
                </w:rPrChange>
              </w:rPr>
              <w:delText>3.1.</w:delText>
            </w:r>
            <w:r w:rsidDel="00647193">
              <w:rPr>
                <w:rFonts w:cstheme="minorBidi"/>
                <w:b w:val="0"/>
                <w:bCs w:val="0"/>
                <w:noProof/>
                <w:sz w:val="22"/>
                <w:szCs w:val="22"/>
                <w:rtl/>
              </w:rPr>
              <w:tab/>
            </w:r>
            <w:r w:rsidRPr="00647193" w:rsidDel="00647193">
              <w:rPr>
                <w:rStyle w:val="Hyperlink"/>
                <w:noProof/>
                <w:rPrChange w:id="588" w:author="Shy Alon" w:date="2017-07-29T22:16:00Z">
                  <w:rPr>
                    <w:rStyle w:val="Hyperlink"/>
                    <w:noProof/>
                  </w:rPr>
                </w:rPrChange>
              </w:rPr>
              <w:delText>Needs</w:delText>
            </w:r>
            <w:r w:rsidDel="00647193">
              <w:rPr>
                <w:noProof/>
                <w:webHidden/>
                <w:rtl/>
              </w:rPr>
              <w:tab/>
              <w:delText>5</w:delText>
            </w:r>
          </w:del>
        </w:p>
        <w:p w14:paraId="59B309EF" w14:textId="1B208D80" w:rsidR="00647193" w:rsidDel="00647193" w:rsidRDefault="00647193" w:rsidP="00647193">
          <w:pPr>
            <w:pStyle w:val="TOC3"/>
            <w:tabs>
              <w:tab w:val="right" w:pos="8296"/>
            </w:tabs>
            <w:bidi w:val="0"/>
            <w:rPr>
              <w:del w:id="589" w:author="Shy Alon" w:date="2017-07-29T22:16:00Z"/>
              <w:rFonts w:cstheme="minorBidi"/>
              <w:noProof/>
              <w:sz w:val="22"/>
              <w:szCs w:val="22"/>
              <w:rtl/>
            </w:rPr>
            <w:pPrChange w:id="590" w:author="Shy Alon" w:date="2017-07-29T22:17:00Z">
              <w:pPr>
                <w:pStyle w:val="TOC3"/>
                <w:tabs>
                  <w:tab w:val="right" w:pos="8296"/>
                </w:tabs>
              </w:pPr>
            </w:pPrChange>
          </w:pPr>
          <w:del w:id="591" w:author="Shy Alon" w:date="2017-07-29T22:16:00Z">
            <w:r w:rsidRPr="00647193" w:rsidDel="00647193">
              <w:rPr>
                <w:rStyle w:val="Hyperlink"/>
                <w:noProof/>
                <w:rPrChange w:id="592" w:author="Shy Alon" w:date="2017-07-29T22:16:00Z">
                  <w:rPr>
                    <w:rStyle w:val="Hyperlink"/>
                    <w:noProof/>
                  </w:rPr>
                </w:rPrChange>
              </w:rPr>
              <w:delText>Compound Features</w:delText>
            </w:r>
            <w:r w:rsidDel="00647193">
              <w:rPr>
                <w:noProof/>
                <w:webHidden/>
                <w:rtl/>
              </w:rPr>
              <w:tab/>
              <w:delText>5</w:delText>
            </w:r>
          </w:del>
        </w:p>
        <w:p w14:paraId="44910ADD" w14:textId="3EF999D7" w:rsidR="00647193" w:rsidDel="00647193" w:rsidRDefault="00647193" w:rsidP="00647193">
          <w:pPr>
            <w:pStyle w:val="TOC3"/>
            <w:tabs>
              <w:tab w:val="right" w:pos="8296"/>
            </w:tabs>
            <w:bidi w:val="0"/>
            <w:rPr>
              <w:del w:id="593" w:author="Shy Alon" w:date="2017-07-29T22:16:00Z"/>
              <w:rFonts w:cstheme="minorBidi"/>
              <w:noProof/>
              <w:sz w:val="22"/>
              <w:szCs w:val="22"/>
              <w:rtl/>
            </w:rPr>
            <w:pPrChange w:id="594" w:author="Shy Alon" w:date="2017-07-29T22:17:00Z">
              <w:pPr>
                <w:pStyle w:val="TOC3"/>
                <w:tabs>
                  <w:tab w:val="right" w:pos="8296"/>
                </w:tabs>
              </w:pPr>
            </w:pPrChange>
          </w:pPr>
          <w:del w:id="595" w:author="Shy Alon" w:date="2017-07-29T22:16:00Z">
            <w:r w:rsidRPr="00647193" w:rsidDel="00647193">
              <w:rPr>
                <w:rStyle w:val="Hyperlink"/>
                <w:noProof/>
                <w:rPrChange w:id="596" w:author="Shy Alon" w:date="2017-07-29T22:16:00Z">
                  <w:rPr>
                    <w:rStyle w:val="Hyperlink"/>
                    <w:noProof/>
                  </w:rPr>
                </w:rPrChange>
              </w:rPr>
              <w:delText>Tagging</w:delText>
            </w:r>
            <w:r w:rsidDel="00647193">
              <w:rPr>
                <w:noProof/>
                <w:webHidden/>
                <w:rtl/>
              </w:rPr>
              <w:tab/>
              <w:delText>5</w:delText>
            </w:r>
          </w:del>
        </w:p>
        <w:p w14:paraId="0B5A8F7D" w14:textId="6B096F10" w:rsidR="00647193" w:rsidDel="00647193" w:rsidRDefault="00647193" w:rsidP="00647193">
          <w:pPr>
            <w:pStyle w:val="TOC2"/>
            <w:tabs>
              <w:tab w:val="left" w:pos="2202"/>
              <w:tab w:val="right" w:pos="8296"/>
            </w:tabs>
            <w:bidi w:val="0"/>
            <w:rPr>
              <w:del w:id="597" w:author="Shy Alon" w:date="2017-07-29T22:16:00Z"/>
              <w:rFonts w:cstheme="minorBidi"/>
              <w:b w:val="0"/>
              <w:bCs w:val="0"/>
              <w:noProof/>
              <w:sz w:val="22"/>
              <w:szCs w:val="22"/>
              <w:rtl/>
            </w:rPr>
            <w:pPrChange w:id="598" w:author="Shy Alon" w:date="2017-07-29T22:17:00Z">
              <w:pPr>
                <w:pStyle w:val="TOC2"/>
                <w:tabs>
                  <w:tab w:val="left" w:pos="2202"/>
                  <w:tab w:val="right" w:pos="8296"/>
                </w:tabs>
              </w:pPr>
            </w:pPrChange>
          </w:pPr>
          <w:del w:id="599" w:author="Shy Alon" w:date="2017-07-29T22:16:00Z">
            <w:r w:rsidRPr="00647193" w:rsidDel="00647193">
              <w:rPr>
                <w:rStyle w:val="Hyperlink"/>
                <w:noProof/>
                <w:rPrChange w:id="600" w:author="Shy Alon" w:date="2017-07-29T22:16:00Z">
                  <w:rPr>
                    <w:rStyle w:val="Hyperlink"/>
                    <w:noProof/>
                  </w:rPr>
                </w:rPrChange>
              </w:rPr>
              <w:delText>3.2.</w:delText>
            </w:r>
            <w:r w:rsidDel="00647193">
              <w:rPr>
                <w:rFonts w:cstheme="minorBidi"/>
                <w:b w:val="0"/>
                <w:bCs w:val="0"/>
                <w:noProof/>
                <w:sz w:val="22"/>
                <w:szCs w:val="22"/>
                <w:rtl/>
              </w:rPr>
              <w:tab/>
            </w:r>
            <w:r w:rsidRPr="00647193" w:rsidDel="00647193">
              <w:rPr>
                <w:rStyle w:val="Hyperlink"/>
                <w:noProof/>
                <w:rPrChange w:id="601" w:author="Shy Alon" w:date="2017-07-29T22:16:00Z">
                  <w:rPr>
                    <w:rStyle w:val="Hyperlink"/>
                    <w:noProof/>
                  </w:rPr>
                </w:rPrChange>
              </w:rPr>
              <w:delText>Operational Requirements</w:delText>
            </w:r>
            <w:r w:rsidDel="00647193">
              <w:rPr>
                <w:noProof/>
                <w:webHidden/>
                <w:rtl/>
              </w:rPr>
              <w:tab/>
              <w:delText>7</w:delText>
            </w:r>
          </w:del>
        </w:p>
        <w:p w14:paraId="2C3F61AA" w14:textId="5DFD82D0" w:rsidR="00647193" w:rsidDel="00647193" w:rsidRDefault="00647193" w:rsidP="00647193">
          <w:pPr>
            <w:pStyle w:val="TOC1"/>
            <w:tabs>
              <w:tab w:val="left" w:pos="4237"/>
            </w:tabs>
            <w:rPr>
              <w:del w:id="602" w:author="Shy Alon" w:date="2017-07-29T22:16:00Z"/>
              <w:rFonts w:asciiTheme="minorHAnsi" w:hAnsiTheme="minorHAnsi" w:cstheme="minorBidi"/>
              <w:b w:val="0"/>
              <w:bCs w:val="0"/>
              <w:caps w:val="0"/>
              <w:noProof/>
              <w:sz w:val="22"/>
              <w:szCs w:val="22"/>
              <w:rtl/>
            </w:rPr>
            <w:pPrChange w:id="603" w:author="Shy Alon" w:date="2017-07-29T22:17:00Z">
              <w:pPr>
                <w:pStyle w:val="TOC1"/>
                <w:tabs>
                  <w:tab w:val="left" w:pos="4237"/>
                  <w:tab w:val="right" w:pos="8296"/>
                </w:tabs>
              </w:pPr>
            </w:pPrChange>
          </w:pPr>
          <w:del w:id="604" w:author="Shy Alon" w:date="2017-07-29T22:16:00Z">
            <w:r w:rsidRPr="00647193" w:rsidDel="00647193">
              <w:rPr>
                <w:rStyle w:val="Hyperlink"/>
                <w:noProof/>
                <w:rPrChange w:id="605" w:author="Shy Alon" w:date="2017-07-29T22:16:00Z">
                  <w:rPr>
                    <w:rStyle w:val="Hyperlink"/>
                    <w:noProof/>
                  </w:rPr>
                </w:rPrChange>
              </w:rPr>
              <w:delText>4.</w:delText>
            </w:r>
            <w:r w:rsidDel="00647193">
              <w:rPr>
                <w:rFonts w:asciiTheme="minorHAnsi" w:hAnsiTheme="minorHAnsi" w:cstheme="minorBidi"/>
                <w:b w:val="0"/>
                <w:bCs w:val="0"/>
                <w:caps w:val="0"/>
                <w:noProof/>
                <w:sz w:val="22"/>
                <w:szCs w:val="22"/>
                <w:rtl/>
              </w:rPr>
              <w:tab/>
            </w:r>
            <w:r w:rsidRPr="00647193" w:rsidDel="00647193">
              <w:rPr>
                <w:rStyle w:val="Hyperlink"/>
                <w:noProof/>
                <w:rPrChange w:id="606" w:author="Shy Alon" w:date="2017-07-29T22:16:00Z">
                  <w:rPr>
                    <w:rStyle w:val="Hyperlink"/>
                    <w:noProof/>
                  </w:rPr>
                </w:rPrChange>
              </w:rPr>
              <w:delText>System Modeling and Context Analysis</w:delText>
            </w:r>
            <w:r w:rsidDel="00647193">
              <w:rPr>
                <w:noProof/>
                <w:webHidden/>
                <w:rtl/>
              </w:rPr>
              <w:tab/>
              <w:delText>7</w:delText>
            </w:r>
          </w:del>
        </w:p>
        <w:p w14:paraId="16927387" w14:textId="01914075" w:rsidR="00647193" w:rsidDel="00647193" w:rsidRDefault="00647193" w:rsidP="00647193">
          <w:pPr>
            <w:pStyle w:val="TOC2"/>
            <w:tabs>
              <w:tab w:val="left" w:pos="1540"/>
              <w:tab w:val="right" w:pos="8296"/>
            </w:tabs>
            <w:bidi w:val="0"/>
            <w:rPr>
              <w:del w:id="607" w:author="Shy Alon" w:date="2017-07-29T22:16:00Z"/>
              <w:rFonts w:cstheme="minorBidi"/>
              <w:b w:val="0"/>
              <w:bCs w:val="0"/>
              <w:noProof/>
              <w:sz w:val="22"/>
              <w:szCs w:val="22"/>
              <w:rtl/>
            </w:rPr>
            <w:pPrChange w:id="608" w:author="Shy Alon" w:date="2017-07-29T22:17:00Z">
              <w:pPr>
                <w:pStyle w:val="TOC2"/>
                <w:tabs>
                  <w:tab w:val="left" w:pos="1540"/>
                  <w:tab w:val="right" w:pos="8296"/>
                </w:tabs>
              </w:pPr>
            </w:pPrChange>
          </w:pPr>
          <w:del w:id="609" w:author="Shy Alon" w:date="2017-07-29T22:16:00Z">
            <w:r w:rsidRPr="00647193" w:rsidDel="00647193">
              <w:rPr>
                <w:rStyle w:val="Hyperlink"/>
                <w:noProof/>
                <w:rPrChange w:id="610" w:author="Shy Alon" w:date="2017-07-29T22:16:00Z">
                  <w:rPr>
                    <w:rStyle w:val="Hyperlink"/>
                    <w:noProof/>
                  </w:rPr>
                </w:rPrChange>
              </w:rPr>
              <w:delText>4.1.</w:delText>
            </w:r>
            <w:r w:rsidDel="00647193">
              <w:rPr>
                <w:rFonts w:cstheme="minorBidi"/>
                <w:b w:val="0"/>
                <w:bCs w:val="0"/>
                <w:noProof/>
                <w:sz w:val="22"/>
                <w:szCs w:val="22"/>
                <w:rtl/>
              </w:rPr>
              <w:tab/>
            </w:r>
            <w:r w:rsidRPr="00647193" w:rsidDel="00647193">
              <w:rPr>
                <w:rStyle w:val="Hyperlink"/>
                <w:noProof/>
                <w:rPrChange w:id="611" w:author="Shy Alon" w:date="2017-07-29T22:16:00Z">
                  <w:rPr>
                    <w:rStyle w:val="Hyperlink"/>
                    <w:noProof/>
                  </w:rPr>
                </w:rPrChange>
              </w:rPr>
              <w:delText>Context Analysis</w:delText>
            </w:r>
            <w:r w:rsidDel="00647193">
              <w:rPr>
                <w:noProof/>
                <w:webHidden/>
                <w:rtl/>
              </w:rPr>
              <w:tab/>
              <w:delText>7</w:delText>
            </w:r>
          </w:del>
        </w:p>
        <w:p w14:paraId="0B66C170" w14:textId="6F75E322" w:rsidR="00647193" w:rsidDel="00647193" w:rsidRDefault="00647193" w:rsidP="00647193">
          <w:pPr>
            <w:pStyle w:val="TOC3"/>
            <w:tabs>
              <w:tab w:val="right" w:pos="8296"/>
            </w:tabs>
            <w:bidi w:val="0"/>
            <w:rPr>
              <w:del w:id="612" w:author="Shy Alon" w:date="2017-07-29T22:16:00Z"/>
              <w:rFonts w:cstheme="minorBidi"/>
              <w:noProof/>
              <w:sz w:val="22"/>
              <w:szCs w:val="22"/>
              <w:rtl/>
            </w:rPr>
            <w:pPrChange w:id="613" w:author="Shy Alon" w:date="2017-07-29T22:17:00Z">
              <w:pPr>
                <w:pStyle w:val="TOC3"/>
                <w:tabs>
                  <w:tab w:val="right" w:pos="8296"/>
                </w:tabs>
              </w:pPr>
            </w:pPrChange>
          </w:pPr>
          <w:del w:id="614" w:author="Shy Alon" w:date="2017-07-29T22:16:00Z">
            <w:r w:rsidRPr="00647193" w:rsidDel="00647193">
              <w:rPr>
                <w:rStyle w:val="Hyperlink"/>
                <w:noProof/>
                <w:rPrChange w:id="615" w:author="Shy Alon" w:date="2017-07-29T22:16:00Z">
                  <w:rPr>
                    <w:rStyle w:val="Hyperlink"/>
                    <w:noProof/>
                  </w:rPr>
                </w:rPrChange>
              </w:rPr>
              <w:delText>Corpus</w:delText>
            </w:r>
            <w:r w:rsidDel="00647193">
              <w:rPr>
                <w:noProof/>
                <w:webHidden/>
                <w:rtl/>
              </w:rPr>
              <w:tab/>
              <w:delText>7</w:delText>
            </w:r>
          </w:del>
        </w:p>
        <w:p w14:paraId="00178C6E" w14:textId="26BBCD0A" w:rsidR="00647193" w:rsidDel="00647193" w:rsidRDefault="00647193" w:rsidP="00647193">
          <w:pPr>
            <w:pStyle w:val="TOC3"/>
            <w:tabs>
              <w:tab w:val="right" w:pos="8296"/>
            </w:tabs>
            <w:bidi w:val="0"/>
            <w:rPr>
              <w:del w:id="616" w:author="Shy Alon" w:date="2017-07-29T22:16:00Z"/>
              <w:rFonts w:cstheme="minorBidi"/>
              <w:noProof/>
              <w:sz w:val="22"/>
              <w:szCs w:val="22"/>
              <w:rtl/>
            </w:rPr>
            <w:pPrChange w:id="617" w:author="Shy Alon" w:date="2017-07-29T22:17:00Z">
              <w:pPr>
                <w:pStyle w:val="TOC3"/>
                <w:tabs>
                  <w:tab w:val="right" w:pos="8296"/>
                </w:tabs>
              </w:pPr>
            </w:pPrChange>
          </w:pPr>
          <w:del w:id="618" w:author="Shy Alon" w:date="2017-07-29T22:16:00Z">
            <w:r w:rsidRPr="00647193" w:rsidDel="00647193">
              <w:rPr>
                <w:rStyle w:val="Hyperlink"/>
                <w:noProof/>
                <w:rPrChange w:id="619" w:author="Shy Alon" w:date="2017-07-29T22:16:00Z">
                  <w:rPr>
                    <w:rStyle w:val="Hyperlink"/>
                    <w:noProof/>
                  </w:rPr>
                </w:rPrChange>
              </w:rPr>
              <w:delText>Timeliness</w:delText>
            </w:r>
            <w:r w:rsidDel="00647193">
              <w:rPr>
                <w:noProof/>
                <w:webHidden/>
                <w:rtl/>
              </w:rPr>
              <w:tab/>
              <w:delText>7</w:delText>
            </w:r>
          </w:del>
        </w:p>
        <w:p w14:paraId="227307EB" w14:textId="34127399" w:rsidR="00647193" w:rsidDel="00647193" w:rsidRDefault="00647193" w:rsidP="00647193">
          <w:pPr>
            <w:pStyle w:val="TOC3"/>
            <w:tabs>
              <w:tab w:val="right" w:pos="8296"/>
            </w:tabs>
            <w:bidi w:val="0"/>
            <w:rPr>
              <w:del w:id="620" w:author="Shy Alon" w:date="2017-07-29T22:16:00Z"/>
              <w:rFonts w:cstheme="minorBidi"/>
              <w:noProof/>
              <w:sz w:val="22"/>
              <w:szCs w:val="22"/>
              <w:rtl/>
            </w:rPr>
            <w:pPrChange w:id="621" w:author="Shy Alon" w:date="2017-07-29T22:17:00Z">
              <w:pPr>
                <w:pStyle w:val="TOC3"/>
                <w:tabs>
                  <w:tab w:val="right" w:pos="8296"/>
                </w:tabs>
              </w:pPr>
            </w:pPrChange>
          </w:pPr>
          <w:del w:id="622" w:author="Shy Alon" w:date="2017-07-29T22:16:00Z">
            <w:r w:rsidRPr="00647193" w:rsidDel="00647193">
              <w:rPr>
                <w:rStyle w:val="Hyperlink"/>
                <w:noProof/>
                <w:rPrChange w:id="623" w:author="Shy Alon" w:date="2017-07-29T22:16:00Z">
                  <w:rPr>
                    <w:rStyle w:val="Hyperlink"/>
                    <w:noProof/>
                  </w:rPr>
                </w:rPrChange>
              </w:rPr>
              <w:delText>Personnel and Infrastructure Qualifications</w:delText>
            </w:r>
            <w:r w:rsidDel="00647193">
              <w:rPr>
                <w:noProof/>
                <w:webHidden/>
                <w:rtl/>
              </w:rPr>
              <w:tab/>
              <w:delText>7</w:delText>
            </w:r>
          </w:del>
        </w:p>
        <w:p w14:paraId="32037F71" w14:textId="4138537F" w:rsidR="00647193" w:rsidDel="00647193" w:rsidRDefault="00647193" w:rsidP="00647193">
          <w:pPr>
            <w:pStyle w:val="TOC2"/>
            <w:tabs>
              <w:tab w:val="left" w:pos="1320"/>
              <w:tab w:val="right" w:pos="8296"/>
            </w:tabs>
            <w:bidi w:val="0"/>
            <w:rPr>
              <w:del w:id="624" w:author="Shy Alon" w:date="2017-07-29T22:16:00Z"/>
              <w:rFonts w:cstheme="minorBidi"/>
              <w:b w:val="0"/>
              <w:bCs w:val="0"/>
              <w:noProof/>
              <w:sz w:val="22"/>
              <w:szCs w:val="22"/>
              <w:rtl/>
            </w:rPr>
            <w:pPrChange w:id="625" w:author="Shy Alon" w:date="2017-07-29T22:17:00Z">
              <w:pPr>
                <w:pStyle w:val="TOC2"/>
                <w:tabs>
                  <w:tab w:val="left" w:pos="1320"/>
                  <w:tab w:val="right" w:pos="8296"/>
                </w:tabs>
              </w:pPr>
            </w:pPrChange>
          </w:pPr>
          <w:del w:id="626" w:author="Shy Alon" w:date="2017-07-29T22:16:00Z">
            <w:r w:rsidRPr="00647193" w:rsidDel="00647193">
              <w:rPr>
                <w:rStyle w:val="Hyperlink"/>
                <w:noProof/>
                <w:rPrChange w:id="627" w:author="Shy Alon" w:date="2017-07-29T22:16:00Z">
                  <w:rPr>
                    <w:rStyle w:val="Hyperlink"/>
                    <w:noProof/>
                  </w:rPr>
                </w:rPrChange>
              </w:rPr>
              <w:delText>4.2.</w:delText>
            </w:r>
            <w:r w:rsidDel="00647193">
              <w:rPr>
                <w:rFonts w:cstheme="minorBidi"/>
                <w:b w:val="0"/>
                <w:bCs w:val="0"/>
                <w:noProof/>
                <w:sz w:val="22"/>
                <w:szCs w:val="22"/>
                <w:rtl/>
              </w:rPr>
              <w:tab/>
            </w:r>
            <w:r w:rsidRPr="00647193" w:rsidDel="00647193">
              <w:rPr>
                <w:rStyle w:val="Hyperlink"/>
                <w:noProof/>
                <w:rPrChange w:id="628" w:author="Shy Alon" w:date="2017-07-29T22:16:00Z">
                  <w:rPr>
                    <w:rStyle w:val="Hyperlink"/>
                    <w:noProof/>
                  </w:rPr>
                </w:rPrChange>
              </w:rPr>
              <w:delText>System Model</w:delText>
            </w:r>
            <w:r w:rsidDel="00647193">
              <w:rPr>
                <w:noProof/>
                <w:webHidden/>
                <w:rtl/>
              </w:rPr>
              <w:tab/>
              <w:delText>7</w:delText>
            </w:r>
          </w:del>
        </w:p>
        <w:p w14:paraId="4B3CD496" w14:textId="1C30345E" w:rsidR="00647193" w:rsidDel="00647193" w:rsidRDefault="00647193" w:rsidP="00647193">
          <w:pPr>
            <w:pStyle w:val="TOC3"/>
            <w:tabs>
              <w:tab w:val="right" w:pos="8296"/>
            </w:tabs>
            <w:bidi w:val="0"/>
            <w:rPr>
              <w:del w:id="629" w:author="Shy Alon" w:date="2017-07-29T22:16:00Z"/>
              <w:rFonts w:cstheme="minorBidi"/>
              <w:noProof/>
              <w:sz w:val="22"/>
              <w:szCs w:val="22"/>
              <w:rtl/>
            </w:rPr>
            <w:pPrChange w:id="630" w:author="Shy Alon" w:date="2017-07-29T22:17:00Z">
              <w:pPr>
                <w:pStyle w:val="TOC3"/>
                <w:tabs>
                  <w:tab w:val="right" w:pos="8296"/>
                </w:tabs>
              </w:pPr>
            </w:pPrChange>
          </w:pPr>
          <w:del w:id="631" w:author="Shy Alon" w:date="2017-07-29T22:16:00Z">
            <w:r w:rsidRPr="00647193" w:rsidDel="00647193">
              <w:rPr>
                <w:rStyle w:val="Hyperlink"/>
                <w:noProof/>
                <w:rPrChange w:id="632" w:author="Shy Alon" w:date="2017-07-29T22:16:00Z">
                  <w:rPr>
                    <w:rStyle w:val="Hyperlink"/>
                    <w:noProof/>
                  </w:rPr>
                </w:rPrChange>
              </w:rPr>
              <w:delText>Dimensionality Reduction</w:delText>
            </w:r>
            <w:r w:rsidDel="00647193">
              <w:rPr>
                <w:noProof/>
                <w:webHidden/>
                <w:rtl/>
              </w:rPr>
              <w:tab/>
              <w:delText>7</w:delText>
            </w:r>
          </w:del>
        </w:p>
        <w:p w14:paraId="77B463B8" w14:textId="08FAA38F" w:rsidR="00647193" w:rsidDel="00647193" w:rsidRDefault="00647193" w:rsidP="00647193">
          <w:pPr>
            <w:pStyle w:val="TOC3"/>
            <w:tabs>
              <w:tab w:val="right" w:pos="8296"/>
            </w:tabs>
            <w:bidi w:val="0"/>
            <w:rPr>
              <w:del w:id="633" w:author="Shy Alon" w:date="2017-07-29T22:16:00Z"/>
              <w:rFonts w:cstheme="minorBidi"/>
              <w:noProof/>
              <w:sz w:val="22"/>
              <w:szCs w:val="22"/>
              <w:rtl/>
            </w:rPr>
            <w:pPrChange w:id="634" w:author="Shy Alon" w:date="2017-07-29T22:17:00Z">
              <w:pPr>
                <w:pStyle w:val="TOC3"/>
                <w:tabs>
                  <w:tab w:val="right" w:pos="8296"/>
                </w:tabs>
              </w:pPr>
            </w:pPrChange>
          </w:pPr>
          <w:del w:id="635" w:author="Shy Alon" w:date="2017-07-29T22:16:00Z">
            <w:r w:rsidRPr="00647193" w:rsidDel="00647193">
              <w:rPr>
                <w:rStyle w:val="Hyperlink"/>
                <w:noProof/>
                <w:rPrChange w:id="636" w:author="Shy Alon" w:date="2017-07-29T22:16:00Z">
                  <w:rPr>
                    <w:rStyle w:val="Hyperlink"/>
                    <w:noProof/>
                  </w:rPr>
                </w:rPrChange>
              </w:rPr>
              <w:delText>Quality Factor</w:delText>
            </w:r>
            <w:r w:rsidDel="00647193">
              <w:rPr>
                <w:noProof/>
                <w:webHidden/>
                <w:rtl/>
              </w:rPr>
              <w:tab/>
              <w:delText>7</w:delText>
            </w:r>
          </w:del>
        </w:p>
        <w:p w14:paraId="5E6272E4" w14:textId="083667C0" w:rsidR="00647193" w:rsidDel="00647193" w:rsidRDefault="00647193" w:rsidP="00647193">
          <w:pPr>
            <w:pStyle w:val="TOC3"/>
            <w:tabs>
              <w:tab w:val="right" w:pos="8296"/>
            </w:tabs>
            <w:bidi w:val="0"/>
            <w:rPr>
              <w:del w:id="637" w:author="Shy Alon" w:date="2017-07-29T22:16:00Z"/>
              <w:rFonts w:cstheme="minorBidi"/>
              <w:noProof/>
              <w:sz w:val="22"/>
              <w:szCs w:val="22"/>
              <w:rtl/>
            </w:rPr>
            <w:pPrChange w:id="638" w:author="Shy Alon" w:date="2017-07-29T22:17:00Z">
              <w:pPr>
                <w:pStyle w:val="TOC3"/>
                <w:tabs>
                  <w:tab w:val="right" w:pos="8296"/>
                </w:tabs>
              </w:pPr>
            </w:pPrChange>
          </w:pPr>
          <w:del w:id="639" w:author="Shy Alon" w:date="2017-07-29T22:16:00Z">
            <w:r w:rsidRPr="00647193" w:rsidDel="00647193">
              <w:rPr>
                <w:rStyle w:val="Hyperlink"/>
                <w:noProof/>
                <w:rPrChange w:id="640" w:author="Shy Alon" w:date="2017-07-29T22:16:00Z">
                  <w:rPr>
                    <w:rStyle w:val="Hyperlink"/>
                    <w:noProof/>
                  </w:rPr>
                </w:rPrChange>
              </w:rPr>
              <w:delText>Progressive Filtering</w:delText>
            </w:r>
            <w:r w:rsidDel="00647193">
              <w:rPr>
                <w:noProof/>
                <w:webHidden/>
                <w:rtl/>
              </w:rPr>
              <w:tab/>
              <w:delText>8</w:delText>
            </w:r>
          </w:del>
        </w:p>
        <w:p w14:paraId="01DE8826" w14:textId="6AD574EC" w:rsidR="00647193" w:rsidDel="00647193" w:rsidRDefault="00647193" w:rsidP="00647193">
          <w:pPr>
            <w:pStyle w:val="TOC3"/>
            <w:tabs>
              <w:tab w:val="right" w:pos="8296"/>
            </w:tabs>
            <w:bidi w:val="0"/>
            <w:rPr>
              <w:del w:id="641" w:author="Shy Alon" w:date="2017-07-29T22:16:00Z"/>
              <w:rFonts w:cstheme="minorBidi"/>
              <w:noProof/>
              <w:sz w:val="22"/>
              <w:szCs w:val="22"/>
              <w:rtl/>
            </w:rPr>
            <w:pPrChange w:id="642" w:author="Shy Alon" w:date="2017-07-29T22:17:00Z">
              <w:pPr>
                <w:pStyle w:val="TOC3"/>
                <w:tabs>
                  <w:tab w:val="right" w:pos="8296"/>
                </w:tabs>
              </w:pPr>
            </w:pPrChange>
          </w:pPr>
          <w:del w:id="643" w:author="Shy Alon" w:date="2017-07-29T22:16:00Z">
            <w:r w:rsidRPr="00647193" w:rsidDel="00647193">
              <w:rPr>
                <w:rStyle w:val="Hyperlink"/>
                <w:noProof/>
                <w:rPrChange w:id="644" w:author="Shy Alon" w:date="2017-07-29T22:16:00Z">
                  <w:rPr>
                    <w:rStyle w:val="Hyperlink"/>
                    <w:noProof/>
                  </w:rPr>
                </w:rPrChange>
              </w:rPr>
              <w:delText>Input Data</w:delText>
            </w:r>
            <w:r w:rsidDel="00647193">
              <w:rPr>
                <w:noProof/>
                <w:webHidden/>
                <w:rtl/>
              </w:rPr>
              <w:tab/>
              <w:delText>10</w:delText>
            </w:r>
          </w:del>
        </w:p>
        <w:p w14:paraId="5119BBD2" w14:textId="0DDBB8AA" w:rsidR="00647193" w:rsidDel="00647193" w:rsidRDefault="00647193" w:rsidP="00647193">
          <w:pPr>
            <w:pStyle w:val="TOC3"/>
            <w:tabs>
              <w:tab w:val="right" w:pos="8296"/>
            </w:tabs>
            <w:bidi w:val="0"/>
            <w:rPr>
              <w:del w:id="645" w:author="Shy Alon" w:date="2017-07-29T22:16:00Z"/>
              <w:rFonts w:cstheme="minorBidi"/>
              <w:noProof/>
              <w:sz w:val="22"/>
              <w:szCs w:val="22"/>
              <w:rtl/>
            </w:rPr>
            <w:pPrChange w:id="646" w:author="Shy Alon" w:date="2017-07-29T22:17:00Z">
              <w:pPr>
                <w:pStyle w:val="TOC3"/>
                <w:tabs>
                  <w:tab w:val="right" w:pos="8296"/>
                </w:tabs>
              </w:pPr>
            </w:pPrChange>
          </w:pPr>
          <w:del w:id="647" w:author="Shy Alon" w:date="2017-07-29T22:16:00Z">
            <w:r w:rsidRPr="00647193" w:rsidDel="00647193">
              <w:rPr>
                <w:rStyle w:val="Hyperlink"/>
                <w:noProof/>
                <w:rPrChange w:id="648" w:author="Shy Alon" w:date="2017-07-29T22:16:00Z">
                  <w:rPr>
                    <w:rStyle w:val="Hyperlink"/>
                    <w:noProof/>
                  </w:rPr>
                </w:rPrChange>
              </w:rPr>
              <w:delText>Feature Selection</w:delText>
            </w:r>
            <w:r w:rsidDel="00647193">
              <w:rPr>
                <w:noProof/>
                <w:webHidden/>
                <w:rtl/>
              </w:rPr>
              <w:tab/>
              <w:delText>10</w:delText>
            </w:r>
          </w:del>
        </w:p>
        <w:p w14:paraId="634752F6" w14:textId="565F4293" w:rsidR="00647193" w:rsidDel="00647193" w:rsidRDefault="00647193" w:rsidP="00647193">
          <w:pPr>
            <w:pStyle w:val="TOC3"/>
            <w:tabs>
              <w:tab w:val="right" w:pos="8296"/>
            </w:tabs>
            <w:bidi w:val="0"/>
            <w:rPr>
              <w:del w:id="649" w:author="Shy Alon" w:date="2017-07-29T22:16:00Z"/>
              <w:rFonts w:cstheme="minorBidi"/>
              <w:noProof/>
              <w:sz w:val="22"/>
              <w:szCs w:val="22"/>
              <w:rtl/>
            </w:rPr>
            <w:pPrChange w:id="650" w:author="Shy Alon" w:date="2017-07-29T22:17:00Z">
              <w:pPr>
                <w:pStyle w:val="TOC3"/>
                <w:tabs>
                  <w:tab w:val="right" w:pos="8296"/>
                </w:tabs>
              </w:pPr>
            </w:pPrChange>
          </w:pPr>
          <w:del w:id="651" w:author="Shy Alon" w:date="2017-07-29T22:16:00Z">
            <w:r w:rsidRPr="00647193" w:rsidDel="00647193">
              <w:rPr>
                <w:rStyle w:val="Hyperlink"/>
                <w:noProof/>
                <w:rPrChange w:id="652" w:author="Shy Alon" w:date="2017-07-29T22:16:00Z">
                  <w:rPr>
                    <w:rStyle w:val="Hyperlink"/>
                    <w:noProof/>
                  </w:rPr>
                </w:rPrChange>
              </w:rPr>
              <w:delText>Dimensionality Reduction</w:delText>
            </w:r>
            <w:r w:rsidDel="00647193">
              <w:rPr>
                <w:noProof/>
                <w:webHidden/>
                <w:rtl/>
              </w:rPr>
              <w:tab/>
              <w:delText>11</w:delText>
            </w:r>
          </w:del>
        </w:p>
        <w:p w14:paraId="424698E2" w14:textId="2424657E" w:rsidR="00647193" w:rsidDel="00647193" w:rsidRDefault="00647193" w:rsidP="00647193">
          <w:pPr>
            <w:pStyle w:val="TOC3"/>
            <w:tabs>
              <w:tab w:val="right" w:pos="8296"/>
            </w:tabs>
            <w:bidi w:val="0"/>
            <w:rPr>
              <w:del w:id="653" w:author="Shy Alon" w:date="2017-07-29T22:16:00Z"/>
              <w:rFonts w:cstheme="minorBidi"/>
              <w:noProof/>
              <w:sz w:val="22"/>
              <w:szCs w:val="22"/>
              <w:rtl/>
            </w:rPr>
            <w:pPrChange w:id="654" w:author="Shy Alon" w:date="2017-07-29T22:17:00Z">
              <w:pPr>
                <w:pStyle w:val="TOC3"/>
                <w:tabs>
                  <w:tab w:val="right" w:pos="8296"/>
                </w:tabs>
              </w:pPr>
            </w:pPrChange>
          </w:pPr>
          <w:del w:id="655" w:author="Shy Alon" w:date="2017-07-29T22:16:00Z">
            <w:r w:rsidRPr="00647193" w:rsidDel="00647193">
              <w:rPr>
                <w:rStyle w:val="Hyperlink"/>
                <w:noProof/>
                <w:rPrChange w:id="656" w:author="Shy Alon" w:date="2017-07-29T22:16:00Z">
                  <w:rPr>
                    <w:rStyle w:val="Hyperlink"/>
                    <w:noProof/>
                  </w:rPr>
                </w:rPrChange>
              </w:rPr>
              <w:delText>Fitness Calculation</w:delText>
            </w:r>
            <w:r w:rsidDel="00647193">
              <w:rPr>
                <w:noProof/>
                <w:webHidden/>
                <w:rtl/>
              </w:rPr>
              <w:tab/>
              <w:delText>11</w:delText>
            </w:r>
          </w:del>
        </w:p>
        <w:p w14:paraId="2963F70F" w14:textId="22131AAC" w:rsidR="00647193" w:rsidDel="00647193" w:rsidRDefault="00647193" w:rsidP="00647193">
          <w:pPr>
            <w:pStyle w:val="TOC3"/>
            <w:tabs>
              <w:tab w:val="right" w:pos="8296"/>
            </w:tabs>
            <w:bidi w:val="0"/>
            <w:rPr>
              <w:del w:id="657" w:author="Shy Alon" w:date="2017-07-29T22:16:00Z"/>
              <w:rFonts w:cstheme="minorBidi"/>
              <w:noProof/>
              <w:sz w:val="22"/>
              <w:szCs w:val="22"/>
              <w:rtl/>
            </w:rPr>
            <w:pPrChange w:id="658" w:author="Shy Alon" w:date="2017-07-29T22:17:00Z">
              <w:pPr>
                <w:pStyle w:val="TOC3"/>
                <w:tabs>
                  <w:tab w:val="right" w:pos="8296"/>
                </w:tabs>
              </w:pPr>
            </w:pPrChange>
          </w:pPr>
          <w:del w:id="659" w:author="Shy Alon" w:date="2017-07-29T22:16:00Z">
            <w:r w:rsidRPr="00647193" w:rsidDel="00647193">
              <w:rPr>
                <w:rStyle w:val="Hyperlink"/>
                <w:noProof/>
                <w:rPrChange w:id="660" w:author="Shy Alon" w:date="2017-07-29T22:16:00Z">
                  <w:rPr>
                    <w:rStyle w:val="Hyperlink"/>
                    <w:noProof/>
                  </w:rPr>
                </w:rPrChange>
              </w:rPr>
              <w:delText>Model Selection</w:delText>
            </w:r>
            <w:r w:rsidDel="00647193">
              <w:rPr>
                <w:noProof/>
                <w:webHidden/>
                <w:rtl/>
              </w:rPr>
              <w:tab/>
              <w:delText>12</w:delText>
            </w:r>
          </w:del>
        </w:p>
        <w:p w14:paraId="7B09D5EF" w14:textId="331F2AC6" w:rsidR="00647193" w:rsidDel="00647193" w:rsidRDefault="00647193" w:rsidP="00647193">
          <w:pPr>
            <w:pStyle w:val="TOC1"/>
            <w:tabs>
              <w:tab w:val="left" w:pos="3259"/>
            </w:tabs>
            <w:rPr>
              <w:del w:id="661" w:author="Shy Alon" w:date="2017-07-29T22:16:00Z"/>
              <w:rFonts w:asciiTheme="minorHAnsi" w:hAnsiTheme="minorHAnsi" w:cstheme="minorBidi"/>
              <w:b w:val="0"/>
              <w:bCs w:val="0"/>
              <w:caps w:val="0"/>
              <w:noProof/>
              <w:sz w:val="22"/>
              <w:szCs w:val="22"/>
              <w:rtl/>
            </w:rPr>
            <w:pPrChange w:id="662" w:author="Shy Alon" w:date="2017-07-29T22:17:00Z">
              <w:pPr>
                <w:pStyle w:val="TOC1"/>
                <w:tabs>
                  <w:tab w:val="left" w:pos="3259"/>
                  <w:tab w:val="right" w:pos="8296"/>
                </w:tabs>
              </w:pPr>
            </w:pPrChange>
          </w:pPr>
          <w:del w:id="663" w:author="Shy Alon" w:date="2017-07-29T22:16:00Z">
            <w:r w:rsidRPr="00647193" w:rsidDel="00647193">
              <w:rPr>
                <w:rStyle w:val="Hyperlink"/>
                <w:noProof/>
                <w:rPrChange w:id="664" w:author="Shy Alon" w:date="2017-07-29T22:16:00Z">
                  <w:rPr>
                    <w:rStyle w:val="Hyperlink"/>
                    <w:noProof/>
                  </w:rPr>
                </w:rPrChange>
              </w:rPr>
              <w:delText>5.</w:delText>
            </w:r>
            <w:r w:rsidDel="00647193">
              <w:rPr>
                <w:rFonts w:asciiTheme="minorHAnsi" w:hAnsiTheme="minorHAnsi" w:cstheme="minorBidi"/>
                <w:b w:val="0"/>
                <w:bCs w:val="0"/>
                <w:caps w:val="0"/>
                <w:noProof/>
                <w:sz w:val="22"/>
                <w:szCs w:val="22"/>
                <w:rtl/>
              </w:rPr>
              <w:tab/>
            </w:r>
            <w:r w:rsidRPr="00647193" w:rsidDel="00647193">
              <w:rPr>
                <w:rStyle w:val="Hyperlink"/>
                <w:noProof/>
                <w:rPrChange w:id="665" w:author="Shy Alon" w:date="2017-07-29T22:16:00Z">
                  <w:rPr>
                    <w:rStyle w:val="Hyperlink"/>
                    <w:noProof/>
                  </w:rPr>
                </w:rPrChange>
              </w:rPr>
              <w:delText>Model Testing and Validating</w:delText>
            </w:r>
            <w:r w:rsidDel="00647193">
              <w:rPr>
                <w:noProof/>
                <w:webHidden/>
                <w:rtl/>
              </w:rPr>
              <w:tab/>
              <w:delText>12</w:delText>
            </w:r>
          </w:del>
        </w:p>
        <w:p w14:paraId="436129B6" w14:textId="40B55A29" w:rsidR="00647193" w:rsidDel="00647193" w:rsidRDefault="00647193" w:rsidP="00647193">
          <w:pPr>
            <w:pStyle w:val="TOC2"/>
            <w:tabs>
              <w:tab w:val="left" w:pos="660"/>
              <w:tab w:val="right" w:pos="8296"/>
            </w:tabs>
            <w:bidi w:val="0"/>
            <w:rPr>
              <w:del w:id="666" w:author="Shy Alon" w:date="2017-07-29T22:16:00Z"/>
              <w:rFonts w:cstheme="minorBidi"/>
              <w:b w:val="0"/>
              <w:bCs w:val="0"/>
              <w:noProof/>
              <w:sz w:val="22"/>
              <w:szCs w:val="22"/>
              <w:rtl/>
            </w:rPr>
            <w:pPrChange w:id="667" w:author="Shy Alon" w:date="2017-07-29T22:17:00Z">
              <w:pPr>
                <w:pStyle w:val="TOC2"/>
                <w:tabs>
                  <w:tab w:val="left" w:pos="660"/>
                  <w:tab w:val="right" w:pos="8296"/>
                </w:tabs>
              </w:pPr>
            </w:pPrChange>
          </w:pPr>
          <w:del w:id="668" w:author="Shy Alon" w:date="2017-07-29T22:16:00Z">
            <w:r w:rsidRPr="00647193" w:rsidDel="00647193">
              <w:rPr>
                <w:rStyle w:val="Hyperlink"/>
                <w:noProof/>
                <w:rPrChange w:id="669" w:author="Shy Alon" w:date="2017-07-29T22:16:00Z">
                  <w:rPr>
                    <w:rStyle w:val="Hyperlink"/>
                    <w:noProof/>
                  </w:rPr>
                </w:rPrChange>
              </w:rPr>
              <w:delText>5.1.</w:delText>
            </w:r>
            <w:r w:rsidDel="00647193">
              <w:rPr>
                <w:rFonts w:cstheme="minorBidi"/>
                <w:b w:val="0"/>
                <w:bCs w:val="0"/>
                <w:noProof/>
                <w:sz w:val="22"/>
                <w:szCs w:val="22"/>
                <w:rtl/>
              </w:rPr>
              <w:tab/>
            </w:r>
            <w:r w:rsidRPr="00647193" w:rsidDel="00647193">
              <w:rPr>
                <w:rStyle w:val="Hyperlink"/>
                <w:noProof/>
                <w:rPrChange w:id="670" w:author="Shy Alon" w:date="2017-07-29T22:16:00Z">
                  <w:rPr>
                    <w:rStyle w:val="Hyperlink"/>
                    <w:noProof/>
                  </w:rPr>
                </w:rPrChange>
              </w:rPr>
              <w:delText>Testing</w:delText>
            </w:r>
            <w:r w:rsidDel="00647193">
              <w:rPr>
                <w:noProof/>
                <w:webHidden/>
                <w:rtl/>
              </w:rPr>
              <w:tab/>
              <w:delText>12</w:delText>
            </w:r>
          </w:del>
        </w:p>
        <w:p w14:paraId="0189F693" w14:textId="31978E38" w:rsidR="00647193" w:rsidDel="00647193" w:rsidRDefault="00647193" w:rsidP="00647193">
          <w:pPr>
            <w:pStyle w:val="TOC3"/>
            <w:tabs>
              <w:tab w:val="right" w:pos="8296"/>
            </w:tabs>
            <w:bidi w:val="0"/>
            <w:rPr>
              <w:del w:id="671" w:author="Shy Alon" w:date="2017-07-29T22:16:00Z"/>
              <w:rFonts w:cstheme="minorBidi"/>
              <w:noProof/>
              <w:sz w:val="22"/>
              <w:szCs w:val="22"/>
              <w:rtl/>
            </w:rPr>
            <w:pPrChange w:id="672" w:author="Shy Alon" w:date="2017-07-29T22:17:00Z">
              <w:pPr>
                <w:pStyle w:val="TOC3"/>
                <w:tabs>
                  <w:tab w:val="right" w:pos="8296"/>
                </w:tabs>
              </w:pPr>
            </w:pPrChange>
          </w:pPr>
          <w:del w:id="673" w:author="Shy Alon" w:date="2017-07-29T22:16:00Z">
            <w:r w:rsidRPr="00647193" w:rsidDel="00647193">
              <w:rPr>
                <w:rStyle w:val="Hyperlink"/>
                <w:noProof/>
                <w:rPrChange w:id="674" w:author="Shy Alon" w:date="2017-07-29T22:16:00Z">
                  <w:rPr>
                    <w:rStyle w:val="Hyperlink"/>
                    <w:noProof/>
                  </w:rPr>
                </w:rPrChange>
              </w:rPr>
              <w:delText>Methodology</w:delText>
            </w:r>
            <w:r w:rsidDel="00647193">
              <w:rPr>
                <w:noProof/>
                <w:webHidden/>
                <w:rtl/>
              </w:rPr>
              <w:tab/>
              <w:delText>12</w:delText>
            </w:r>
          </w:del>
        </w:p>
        <w:p w14:paraId="24C51582" w14:textId="7DE70FA7" w:rsidR="00647193" w:rsidDel="00647193" w:rsidRDefault="00647193" w:rsidP="00647193">
          <w:pPr>
            <w:pStyle w:val="TOC3"/>
            <w:tabs>
              <w:tab w:val="right" w:pos="8296"/>
            </w:tabs>
            <w:bidi w:val="0"/>
            <w:rPr>
              <w:del w:id="675" w:author="Shy Alon" w:date="2017-07-29T22:16:00Z"/>
              <w:rFonts w:cstheme="minorBidi"/>
              <w:noProof/>
              <w:sz w:val="22"/>
              <w:szCs w:val="22"/>
              <w:rtl/>
            </w:rPr>
            <w:pPrChange w:id="676" w:author="Shy Alon" w:date="2017-07-29T22:17:00Z">
              <w:pPr>
                <w:pStyle w:val="TOC3"/>
                <w:tabs>
                  <w:tab w:val="right" w:pos="8296"/>
                </w:tabs>
              </w:pPr>
            </w:pPrChange>
          </w:pPr>
          <w:del w:id="677" w:author="Shy Alon" w:date="2017-07-29T22:16:00Z">
            <w:r w:rsidRPr="00647193" w:rsidDel="00647193">
              <w:rPr>
                <w:rStyle w:val="Hyperlink"/>
                <w:noProof/>
                <w:rPrChange w:id="678" w:author="Shy Alon" w:date="2017-07-29T22:16:00Z">
                  <w:rPr>
                    <w:rStyle w:val="Hyperlink"/>
                    <w:noProof/>
                  </w:rPr>
                </w:rPrChange>
              </w:rPr>
              <w:delText>Image Title</w:delText>
            </w:r>
            <w:r w:rsidDel="00647193">
              <w:rPr>
                <w:noProof/>
                <w:webHidden/>
                <w:rtl/>
              </w:rPr>
              <w:tab/>
              <w:delText>12</w:delText>
            </w:r>
          </w:del>
        </w:p>
        <w:p w14:paraId="37D6E73B" w14:textId="1F541145" w:rsidR="00647193" w:rsidDel="00647193" w:rsidRDefault="00647193" w:rsidP="00647193">
          <w:pPr>
            <w:pStyle w:val="TOC3"/>
            <w:tabs>
              <w:tab w:val="right" w:pos="8296"/>
            </w:tabs>
            <w:bidi w:val="0"/>
            <w:rPr>
              <w:del w:id="679" w:author="Shy Alon" w:date="2017-07-29T22:16:00Z"/>
              <w:rFonts w:cstheme="minorBidi"/>
              <w:noProof/>
              <w:sz w:val="22"/>
              <w:szCs w:val="22"/>
              <w:rtl/>
            </w:rPr>
            <w:pPrChange w:id="680" w:author="Shy Alon" w:date="2017-07-29T22:17:00Z">
              <w:pPr>
                <w:pStyle w:val="TOC3"/>
                <w:tabs>
                  <w:tab w:val="right" w:pos="8296"/>
                </w:tabs>
              </w:pPr>
            </w:pPrChange>
          </w:pPr>
          <w:del w:id="681" w:author="Shy Alon" w:date="2017-07-29T22:16:00Z">
            <w:r w:rsidRPr="00647193" w:rsidDel="00647193">
              <w:rPr>
                <w:rStyle w:val="Hyperlink"/>
                <w:noProof/>
                <w:rPrChange w:id="682" w:author="Shy Alon" w:date="2017-07-29T22:16:00Z">
                  <w:rPr>
                    <w:rStyle w:val="Hyperlink"/>
                    <w:noProof/>
                  </w:rPr>
                </w:rPrChange>
              </w:rPr>
              <w:delText>Random Dataset</w:delText>
            </w:r>
            <w:r w:rsidDel="00647193">
              <w:rPr>
                <w:noProof/>
                <w:webHidden/>
                <w:rtl/>
              </w:rPr>
              <w:tab/>
              <w:delText>12</w:delText>
            </w:r>
          </w:del>
        </w:p>
        <w:p w14:paraId="4A71A0F5" w14:textId="6E5312B3" w:rsidR="00647193" w:rsidDel="00647193" w:rsidRDefault="00647193" w:rsidP="00647193">
          <w:pPr>
            <w:pStyle w:val="TOC3"/>
            <w:tabs>
              <w:tab w:val="right" w:pos="8296"/>
            </w:tabs>
            <w:bidi w:val="0"/>
            <w:rPr>
              <w:del w:id="683" w:author="Shy Alon" w:date="2017-07-29T22:16:00Z"/>
              <w:rFonts w:cstheme="minorBidi"/>
              <w:noProof/>
              <w:sz w:val="22"/>
              <w:szCs w:val="22"/>
              <w:rtl/>
            </w:rPr>
            <w:pPrChange w:id="684" w:author="Shy Alon" w:date="2017-07-29T22:17:00Z">
              <w:pPr>
                <w:pStyle w:val="TOC3"/>
                <w:tabs>
                  <w:tab w:val="right" w:pos="8296"/>
                </w:tabs>
              </w:pPr>
            </w:pPrChange>
          </w:pPr>
          <w:del w:id="685" w:author="Shy Alon" w:date="2017-07-29T22:16:00Z">
            <w:r w:rsidRPr="00647193" w:rsidDel="00647193">
              <w:rPr>
                <w:rStyle w:val="Hyperlink"/>
                <w:noProof/>
                <w:rPrChange w:id="686" w:author="Shy Alon" w:date="2017-07-29T22:16:00Z">
                  <w:rPr>
                    <w:rStyle w:val="Hyperlink"/>
                    <w:noProof/>
                  </w:rPr>
                </w:rPrChange>
              </w:rPr>
              <w:delText>Financial Ratios Dataset</w:delText>
            </w:r>
            <w:r w:rsidDel="00647193">
              <w:rPr>
                <w:noProof/>
                <w:webHidden/>
                <w:rtl/>
              </w:rPr>
              <w:tab/>
              <w:delText>13</w:delText>
            </w:r>
          </w:del>
        </w:p>
        <w:p w14:paraId="0438A2FC" w14:textId="23AC954C" w:rsidR="00647193" w:rsidDel="00647193" w:rsidRDefault="00647193" w:rsidP="00647193">
          <w:pPr>
            <w:pStyle w:val="TOC3"/>
            <w:tabs>
              <w:tab w:val="right" w:pos="8296"/>
            </w:tabs>
            <w:bidi w:val="0"/>
            <w:rPr>
              <w:del w:id="687" w:author="Shy Alon" w:date="2017-07-29T22:16:00Z"/>
              <w:rFonts w:cstheme="minorBidi"/>
              <w:noProof/>
              <w:sz w:val="22"/>
              <w:szCs w:val="22"/>
              <w:rtl/>
            </w:rPr>
            <w:pPrChange w:id="688" w:author="Shy Alon" w:date="2017-07-29T22:17:00Z">
              <w:pPr>
                <w:pStyle w:val="TOC3"/>
                <w:tabs>
                  <w:tab w:val="right" w:pos="8296"/>
                </w:tabs>
              </w:pPr>
            </w:pPrChange>
          </w:pPr>
          <w:del w:id="689" w:author="Shy Alon" w:date="2017-07-29T22:16:00Z">
            <w:r w:rsidRPr="00647193" w:rsidDel="00647193">
              <w:rPr>
                <w:rStyle w:val="Hyperlink"/>
                <w:noProof/>
                <w:rPrChange w:id="690" w:author="Shy Alon" w:date="2017-07-29T22:16:00Z">
                  <w:rPr>
                    <w:rStyle w:val="Hyperlink"/>
                    <w:noProof/>
                  </w:rPr>
                </w:rPrChange>
              </w:rPr>
              <w:delText>Bitterness Dataset</w:delText>
            </w:r>
            <w:r w:rsidDel="00647193">
              <w:rPr>
                <w:noProof/>
                <w:webHidden/>
                <w:rtl/>
              </w:rPr>
              <w:tab/>
              <w:delText>13</w:delText>
            </w:r>
          </w:del>
        </w:p>
        <w:p w14:paraId="0BD15812" w14:textId="59A5D175" w:rsidR="00647193" w:rsidDel="00647193" w:rsidRDefault="00647193" w:rsidP="00647193">
          <w:pPr>
            <w:pStyle w:val="TOC3"/>
            <w:tabs>
              <w:tab w:val="right" w:pos="8296"/>
            </w:tabs>
            <w:bidi w:val="0"/>
            <w:rPr>
              <w:del w:id="691" w:author="Shy Alon" w:date="2017-07-29T22:16:00Z"/>
              <w:rFonts w:cstheme="minorBidi"/>
              <w:noProof/>
              <w:sz w:val="22"/>
              <w:szCs w:val="22"/>
              <w:rtl/>
            </w:rPr>
            <w:pPrChange w:id="692" w:author="Shy Alon" w:date="2017-07-29T22:17:00Z">
              <w:pPr>
                <w:pStyle w:val="TOC3"/>
                <w:tabs>
                  <w:tab w:val="right" w:pos="8296"/>
                </w:tabs>
              </w:pPr>
            </w:pPrChange>
          </w:pPr>
          <w:del w:id="693" w:author="Shy Alon" w:date="2017-07-29T22:16:00Z">
            <w:r w:rsidRPr="00647193" w:rsidDel="00647193">
              <w:rPr>
                <w:rStyle w:val="Hyperlink"/>
                <w:noProof/>
                <w:rPrChange w:id="694" w:author="Shy Alon" w:date="2017-07-29T22:16:00Z">
                  <w:rPr>
                    <w:rStyle w:val="Hyperlink"/>
                    <w:noProof/>
                  </w:rPr>
                </w:rPrChange>
              </w:rPr>
              <w:delText>Qualitative Financial Ratios Dataset</w:delText>
            </w:r>
            <w:r w:rsidDel="00647193">
              <w:rPr>
                <w:noProof/>
                <w:webHidden/>
                <w:rtl/>
              </w:rPr>
              <w:tab/>
              <w:delText>15</w:delText>
            </w:r>
          </w:del>
        </w:p>
        <w:p w14:paraId="792C58B1" w14:textId="163D861F" w:rsidR="00647193" w:rsidDel="00647193" w:rsidRDefault="00647193" w:rsidP="00647193">
          <w:pPr>
            <w:pStyle w:val="TOC2"/>
            <w:tabs>
              <w:tab w:val="left" w:pos="660"/>
              <w:tab w:val="right" w:pos="8296"/>
            </w:tabs>
            <w:bidi w:val="0"/>
            <w:rPr>
              <w:del w:id="695" w:author="Shy Alon" w:date="2017-07-29T22:16:00Z"/>
              <w:rFonts w:cstheme="minorBidi"/>
              <w:b w:val="0"/>
              <w:bCs w:val="0"/>
              <w:noProof/>
              <w:sz w:val="22"/>
              <w:szCs w:val="22"/>
              <w:rtl/>
            </w:rPr>
            <w:pPrChange w:id="696" w:author="Shy Alon" w:date="2017-07-29T22:17:00Z">
              <w:pPr>
                <w:pStyle w:val="TOC2"/>
                <w:tabs>
                  <w:tab w:val="left" w:pos="660"/>
                  <w:tab w:val="right" w:pos="8296"/>
                </w:tabs>
              </w:pPr>
            </w:pPrChange>
          </w:pPr>
          <w:del w:id="697" w:author="Shy Alon" w:date="2017-07-29T22:16:00Z">
            <w:r w:rsidRPr="00647193" w:rsidDel="00647193">
              <w:rPr>
                <w:rStyle w:val="Hyperlink"/>
                <w:noProof/>
                <w:rPrChange w:id="698" w:author="Shy Alon" w:date="2017-07-29T22:16:00Z">
                  <w:rPr>
                    <w:rStyle w:val="Hyperlink"/>
                    <w:noProof/>
                  </w:rPr>
                </w:rPrChange>
              </w:rPr>
              <w:delText>5.2.</w:delText>
            </w:r>
            <w:r w:rsidDel="00647193">
              <w:rPr>
                <w:rFonts w:cstheme="minorBidi"/>
                <w:b w:val="0"/>
                <w:bCs w:val="0"/>
                <w:noProof/>
                <w:sz w:val="22"/>
                <w:szCs w:val="22"/>
                <w:rtl/>
              </w:rPr>
              <w:tab/>
            </w:r>
            <w:r w:rsidRPr="00647193" w:rsidDel="00647193">
              <w:rPr>
                <w:rStyle w:val="Hyperlink"/>
                <w:noProof/>
                <w:rPrChange w:id="699" w:author="Shy Alon" w:date="2017-07-29T22:16:00Z">
                  <w:rPr>
                    <w:rStyle w:val="Hyperlink"/>
                    <w:noProof/>
                  </w:rPr>
                </w:rPrChange>
              </w:rPr>
              <w:delText>Results</w:delText>
            </w:r>
            <w:r w:rsidDel="00647193">
              <w:rPr>
                <w:noProof/>
                <w:webHidden/>
                <w:rtl/>
              </w:rPr>
              <w:tab/>
              <w:delText>15</w:delText>
            </w:r>
          </w:del>
        </w:p>
        <w:p w14:paraId="35537A4F" w14:textId="59FAEA49" w:rsidR="00647193" w:rsidDel="00647193" w:rsidRDefault="00647193" w:rsidP="00647193">
          <w:pPr>
            <w:pStyle w:val="TOC3"/>
            <w:tabs>
              <w:tab w:val="right" w:pos="8296"/>
            </w:tabs>
            <w:bidi w:val="0"/>
            <w:rPr>
              <w:del w:id="700" w:author="Shy Alon" w:date="2017-07-29T22:16:00Z"/>
              <w:rFonts w:cstheme="minorBidi"/>
              <w:noProof/>
              <w:sz w:val="22"/>
              <w:szCs w:val="22"/>
              <w:rtl/>
            </w:rPr>
            <w:pPrChange w:id="701" w:author="Shy Alon" w:date="2017-07-29T22:17:00Z">
              <w:pPr>
                <w:pStyle w:val="TOC3"/>
                <w:tabs>
                  <w:tab w:val="right" w:pos="8296"/>
                </w:tabs>
              </w:pPr>
            </w:pPrChange>
          </w:pPr>
          <w:del w:id="702" w:author="Shy Alon" w:date="2017-07-29T22:16:00Z">
            <w:r w:rsidRPr="00647193" w:rsidDel="00647193">
              <w:rPr>
                <w:rStyle w:val="Hyperlink"/>
                <w:noProof/>
                <w:rPrChange w:id="703" w:author="Shy Alon" w:date="2017-07-29T22:16:00Z">
                  <w:rPr>
                    <w:rStyle w:val="Hyperlink"/>
                    <w:noProof/>
                  </w:rPr>
                </w:rPrChange>
              </w:rPr>
              <w:delText>Database Creation</w:delText>
            </w:r>
            <w:r w:rsidDel="00647193">
              <w:rPr>
                <w:noProof/>
                <w:webHidden/>
                <w:rtl/>
              </w:rPr>
              <w:tab/>
              <w:delText>15</w:delText>
            </w:r>
          </w:del>
        </w:p>
        <w:p w14:paraId="5E87F3DA" w14:textId="477D637D" w:rsidR="00647193" w:rsidDel="00647193" w:rsidRDefault="00647193" w:rsidP="00647193">
          <w:pPr>
            <w:pStyle w:val="TOC3"/>
            <w:tabs>
              <w:tab w:val="right" w:pos="8296"/>
            </w:tabs>
            <w:bidi w:val="0"/>
            <w:rPr>
              <w:del w:id="704" w:author="Shy Alon" w:date="2017-07-29T22:16:00Z"/>
              <w:rFonts w:cstheme="minorBidi"/>
              <w:noProof/>
              <w:sz w:val="22"/>
              <w:szCs w:val="22"/>
              <w:rtl/>
            </w:rPr>
            <w:pPrChange w:id="705" w:author="Shy Alon" w:date="2017-07-29T22:17:00Z">
              <w:pPr>
                <w:pStyle w:val="TOC3"/>
                <w:tabs>
                  <w:tab w:val="right" w:pos="8296"/>
                </w:tabs>
              </w:pPr>
            </w:pPrChange>
          </w:pPr>
          <w:del w:id="706" w:author="Shy Alon" w:date="2017-07-29T22:16:00Z">
            <w:r w:rsidRPr="00647193" w:rsidDel="00647193">
              <w:rPr>
                <w:rStyle w:val="Hyperlink"/>
                <w:noProof/>
                <w:rPrChange w:id="707" w:author="Shy Alon" w:date="2017-07-29T22:16:00Z">
                  <w:rPr>
                    <w:rStyle w:val="Hyperlink"/>
                    <w:noProof/>
                  </w:rPr>
                </w:rPrChange>
              </w:rPr>
              <w:delText>System Application</w:delText>
            </w:r>
            <w:r w:rsidDel="00647193">
              <w:rPr>
                <w:noProof/>
                <w:webHidden/>
                <w:rtl/>
              </w:rPr>
              <w:tab/>
              <w:delText>15</w:delText>
            </w:r>
          </w:del>
        </w:p>
        <w:p w14:paraId="20A2D328" w14:textId="4A7498AD" w:rsidR="00647193" w:rsidDel="00647193" w:rsidRDefault="00647193" w:rsidP="00647193">
          <w:pPr>
            <w:pStyle w:val="TOC3"/>
            <w:tabs>
              <w:tab w:val="right" w:pos="8296"/>
            </w:tabs>
            <w:bidi w:val="0"/>
            <w:rPr>
              <w:del w:id="708" w:author="Shy Alon" w:date="2017-07-29T22:16:00Z"/>
              <w:rFonts w:cstheme="minorBidi"/>
              <w:noProof/>
              <w:sz w:val="22"/>
              <w:szCs w:val="22"/>
              <w:rtl/>
            </w:rPr>
            <w:pPrChange w:id="709" w:author="Shy Alon" w:date="2017-07-29T22:17:00Z">
              <w:pPr>
                <w:pStyle w:val="TOC3"/>
                <w:tabs>
                  <w:tab w:val="right" w:pos="8296"/>
                </w:tabs>
              </w:pPr>
            </w:pPrChange>
          </w:pPr>
          <w:del w:id="710" w:author="Shy Alon" w:date="2017-07-29T22:16:00Z">
            <w:r w:rsidRPr="00647193" w:rsidDel="00647193">
              <w:rPr>
                <w:rStyle w:val="Hyperlink"/>
                <w:noProof/>
                <w:rPrChange w:id="711" w:author="Shy Alon" w:date="2017-07-29T22:16:00Z">
                  <w:rPr>
                    <w:rStyle w:val="Hyperlink"/>
                    <w:noProof/>
                  </w:rPr>
                </w:rPrChange>
              </w:rPr>
              <w:delText>Results Analysis</w:delText>
            </w:r>
            <w:r w:rsidDel="00647193">
              <w:rPr>
                <w:noProof/>
                <w:webHidden/>
                <w:rtl/>
              </w:rPr>
              <w:tab/>
              <w:delText>16</w:delText>
            </w:r>
          </w:del>
        </w:p>
        <w:p w14:paraId="218B5AA8" w14:textId="6DB47924" w:rsidR="00647193" w:rsidDel="00647193" w:rsidRDefault="00647193" w:rsidP="00647193">
          <w:pPr>
            <w:pStyle w:val="TOC2"/>
            <w:tabs>
              <w:tab w:val="left" w:pos="1100"/>
              <w:tab w:val="right" w:pos="8296"/>
            </w:tabs>
            <w:bidi w:val="0"/>
            <w:rPr>
              <w:del w:id="712" w:author="Shy Alon" w:date="2017-07-29T22:16:00Z"/>
              <w:rFonts w:cstheme="minorBidi"/>
              <w:b w:val="0"/>
              <w:bCs w:val="0"/>
              <w:noProof/>
              <w:sz w:val="22"/>
              <w:szCs w:val="22"/>
              <w:rtl/>
            </w:rPr>
            <w:pPrChange w:id="713" w:author="Shy Alon" w:date="2017-07-29T22:17:00Z">
              <w:pPr>
                <w:pStyle w:val="TOC2"/>
                <w:tabs>
                  <w:tab w:val="left" w:pos="1100"/>
                  <w:tab w:val="right" w:pos="8296"/>
                </w:tabs>
              </w:pPr>
            </w:pPrChange>
          </w:pPr>
          <w:del w:id="714" w:author="Shy Alon" w:date="2017-07-29T22:16:00Z">
            <w:r w:rsidRPr="00647193" w:rsidDel="00647193">
              <w:rPr>
                <w:rStyle w:val="Hyperlink"/>
                <w:noProof/>
                <w:rPrChange w:id="715" w:author="Shy Alon" w:date="2017-07-29T22:16:00Z">
                  <w:rPr>
                    <w:rStyle w:val="Hyperlink"/>
                    <w:noProof/>
                  </w:rPr>
                </w:rPrChange>
              </w:rPr>
              <w:delText>5.3.</w:delText>
            </w:r>
            <w:r w:rsidDel="00647193">
              <w:rPr>
                <w:rFonts w:cstheme="minorBidi"/>
                <w:b w:val="0"/>
                <w:bCs w:val="0"/>
                <w:noProof/>
                <w:sz w:val="22"/>
                <w:szCs w:val="22"/>
                <w:rtl/>
              </w:rPr>
              <w:tab/>
            </w:r>
            <w:r w:rsidRPr="00647193" w:rsidDel="00647193">
              <w:rPr>
                <w:rStyle w:val="Hyperlink"/>
                <w:noProof/>
                <w:rPrChange w:id="716" w:author="Shy Alon" w:date="2017-07-29T22:16:00Z">
                  <w:rPr>
                    <w:rStyle w:val="Hyperlink"/>
                    <w:noProof/>
                  </w:rPr>
                </w:rPrChange>
              </w:rPr>
              <w:delText>Verification</w:delText>
            </w:r>
            <w:r w:rsidDel="00647193">
              <w:rPr>
                <w:noProof/>
                <w:webHidden/>
                <w:rtl/>
              </w:rPr>
              <w:tab/>
              <w:delText>20</w:delText>
            </w:r>
          </w:del>
        </w:p>
        <w:p w14:paraId="7A21B08D" w14:textId="4260DE50" w:rsidR="00647193" w:rsidDel="00647193" w:rsidRDefault="00647193" w:rsidP="00647193">
          <w:pPr>
            <w:pStyle w:val="TOC3"/>
            <w:tabs>
              <w:tab w:val="right" w:pos="8296"/>
            </w:tabs>
            <w:bidi w:val="0"/>
            <w:rPr>
              <w:del w:id="717" w:author="Shy Alon" w:date="2017-07-29T22:16:00Z"/>
              <w:rFonts w:cstheme="minorBidi"/>
              <w:noProof/>
              <w:sz w:val="22"/>
              <w:szCs w:val="22"/>
              <w:rtl/>
            </w:rPr>
            <w:pPrChange w:id="718" w:author="Shy Alon" w:date="2017-07-29T22:17:00Z">
              <w:pPr>
                <w:pStyle w:val="TOC3"/>
                <w:tabs>
                  <w:tab w:val="right" w:pos="8296"/>
                </w:tabs>
              </w:pPr>
            </w:pPrChange>
          </w:pPr>
          <w:del w:id="719" w:author="Shy Alon" w:date="2017-07-29T22:16:00Z">
            <w:r w:rsidRPr="00647193" w:rsidDel="00647193">
              <w:rPr>
                <w:rStyle w:val="Hyperlink"/>
                <w:noProof/>
                <w:rPrChange w:id="720" w:author="Shy Alon" w:date="2017-07-29T22:16:00Z">
                  <w:rPr>
                    <w:rStyle w:val="Hyperlink"/>
                    <w:noProof/>
                  </w:rPr>
                </w:rPrChange>
              </w:rPr>
              <w:delText>Feature Selection</w:delText>
            </w:r>
            <w:r w:rsidDel="00647193">
              <w:rPr>
                <w:noProof/>
                <w:webHidden/>
                <w:rtl/>
              </w:rPr>
              <w:tab/>
              <w:delText>20</w:delText>
            </w:r>
          </w:del>
        </w:p>
        <w:p w14:paraId="797F0309" w14:textId="55DB5F69" w:rsidR="00647193" w:rsidDel="00647193" w:rsidRDefault="00647193" w:rsidP="00647193">
          <w:pPr>
            <w:pStyle w:val="TOC3"/>
            <w:tabs>
              <w:tab w:val="right" w:pos="8296"/>
            </w:tabs>
            <w:bidi w:val="0"/>
            <w:rPr>
              <w:del w:id="721" w:author="Shy Alon" w:date="2017-07-29T22:16:00Z"/>
              <w:rFonts w:cstheme="minorBidi"/>
              <w:noProof/>
              <w:sz w:val="22"/>
              <w:szCs w:val="22"/>
              <w:rtl/>
            </w:rPr>
            <w:pPrChange w:id="722" w:author="Shy Alon" w:date="2017-07-29T22:17:00Z">
              <w:pPr>
                <w:pStyle w:val="TOC3"/>
                <w:tabs>
                  <w:tab w:val="right" w:pos="8296"/>
                </w:tabs>
              </w:pPr>
            </w:pPrChange>
          </w:pPr>
          <w:del w:id="723" w:author="Shy Alon" w:date="2017-07-29T22:16:00Z">
            <w:r w:rsidRPr="00647193" w:rsidDel="00647193">
              <w:rPr>
                <w:rStyle w:val="Hyperlink"/>
                <w:noProof/>
                <w:rPrChange w:id="724" w:author="Shy Alon" w:date="2017-07-29T22:16:00Z">
                  <w:rPr>
                    <w:rStyle w:val="Hyperlink"/>
                    <w:noProof/>
                  </w:rPr>
                </w:rPrChange>
              </w:rPr>
              <w:delText>Dimensionality Reduction</w:delText>
            </w:r>
            <w:r w:rsidDel="00647193">
              <w:rPr>
                <w:noProof/>
                <w:webHidden/>
                <w:rtl/>
              </w:rPr>
              <w:tab/>
              <w:delText>20</w:delText>
            </w:r>
          </w:del>
        </w:p>
        <w:p w14:paraId="18A46D2D" w14:textId="2181B02B" w:rsidR="00647193" w:rsidDel="00647193" w:rsidRDefault="00647193" w:rsidP="00647193">
          <w:pPr>
            <w:pStyle w:val="TOC3"/>
            <w:tabs>
              <w:tab w:val="right" w:pos="8296"/>
            </w:tabs>
            <w:bidi w:val="0"/>
            <w:rPr>
              <w:del w:id="725" w:author="Shy Alon" w:date="2017-07-29T22:16:00Z"/>
              <w:rFonts w:cstheme="minorBidi"/>
              <w:noProof/>
              <w:sz w:val="22"/>
              <w:szCs w:val="22"/>
              <w:rtl/>
            </w:rPr>
            <w:pPrChange w:id="726" w:author="Shy Alon" w:date="2017-07-29T22:17:00Z">
              <w:pPr>
                <w:pStyle w:val="TOC3"/>
                <w:tabs>
                  <w:tab w:val="right" w:pos="8296"/>
                </w:tabs>
              </w:pPr>
            </w:pPrChange>
          </w:pPr>
          <w:del w:id="727" w:author="Shy Alon" w:date="2017-07-29T22:16:00Z">
            <w:r w:rsidRPr="00647193" w:rsidDel="00647193">
              <w:rPr>
                <w:rStyle w:val="Hyperlink"/>
                <w:noProof/>
                <w:rPrChange w:id="728" w:author="Shy Alon" w:date="2017-07-29T22:16:00Z">
                  <w:rPr>
                    <w:rStyle w:val="Hyperlink"/>
                    <w:noProof/>
                  </w:rPr>
                </w:rPrChange>
              </w:rPr>
              <w:delText>Fitness Function</w:delText>
            </w:r>
            <w:r w:rsidDel="00647193">
              <w:rPr>
                <w:noProof/>
                <w:webHidden/>
                <w:rtl/>
              </w:rPr>
              <w:tab/>
              <w:delText>20</w:delText>
            </w:r>
          </w:del>
        </w:p>
        <w:p w14:paraId="76FD2964" w14:textId="01B37C8D" w:rsidR="00647193" w:rsidDel="00647193" w:rsidRDefault="00647193" w:rsidP="00647193">
          <w:pPr>
            <w:pStyle w:val="TOC2"/>
            <w:tabs>
              <w:tab w:val="left" w:pos="880"/>
              <w:tab w:val="right" w:pos="8296"/>
            </w:tabs>
            <w:bidi w:val="0"/>
            <w:rPr>
              <w:del w:id="729" w:author="Shy Alon" w:date="2017-07-29T22:16:00Z"/>
              <w:rFonts w:cstheme="minorBidi"/>
              <w:b w:val="0"/>
              <w:bCs w:val="0"/>
              <w:noProof/>
              <w:sz w:val="22"/>
              <w:szCs w:val="22"/>
              <w:rtl/>
            </w:rPr>
            <w:pPrChange w:id="730" w:author="Shy Alon" w:date="2017-07-29T22:17:00Z">
              <w:pPr>
                <w:pStyle w:val="TOC2"/>
                <w:tabs>
                  <w:tab w:val="left" w:pos="880"/>
                  <w:tab w:val="right" w:pos="8296"/>
                </w:tabs>
              </w:pPr>
            </w:pPrChange>
          </w:pPr>
          <w:del w:id="731" w:author="Shy Alon" w:date="2017-07-29T22:16:00Z">
            <w:r w:rsidRPr="00647193" w:rsidDel="00647193">
              <w:rPr>
                <w:rStyle w:val="Hyperlink"/>
                <w:noProof/>
                <w:rPrChange w:id="732" w:author="Shy Alon" w:date="2017-07-29T22:16:00Z">
                  <w:rPr>
                    <w:rStyle w:val="Hyperlink"/>
                    <w:noProof/>
                  </w:rPr>
                </w:rPrChange>
              </w:rPr>
              <w:delText>5.4.</w:delText>
            </w:r>
            <w:r w:rsidDel="00647193">
              <w:rPr>
                <w:rFonts w:cstheme="minorBidi"/>
                <w:b w:val="0"/>
                <w:bCs w:val="0"/>
                <w:noProof/>
                <w:sz w:val="22"/>
                <w:szCs w:val="22"/>
                <w:rtl/>
              </w:rPr>
              <w:tab/>
            </w:r>
            <w:r w:rsidRPr="00647193" w:rsidDel="00647193">
              <w:rPr>
                <w:rStyle w:val="Hyperlink"/>
                <w:noProof/>
                <w:rPrChange w:id="733" w:author="Shy Alon" w:date="2017-07-29T22:16:00Z">
                  <w:rPr>
                    <w:rStyle w:val="Hyperlink"/>
                    <w:noProof/>
                  </w:rPr>
                </w:rPrChange>
              </w:rPr>
              <w:delText>Validation</w:delText>
            </w:r>
            <w:r w:rsidDel="00647193">
              <w:rPr>
                <w:noProof/>
                <w:webHidden/>
                <w:rtl/>
              </w:rPr>
              <w:tab/>
              <w:delText>21</w:delText>
            </w:r>
          </w:del>
        </w:p>
        <w:p w14:paraId="6929DD8F" w14:textId="46D422F3" w:rsidR="00647193" w:rsidDel="00647193" w:rsidRDefault="00647193" w:rsidP="00647193">
          <w:pPr>
            <w:pStyle w:val="TOC3"/>
            <w:tabs>
              <w:tab w:val="right" w:pos="8296"/>
            </w:tabs>
            <w:bidi w:val="0"/>
            <w:rPr>
              <w:del w:id="734" w:author="Shy Alon" w:date="2017-07-29T22:16:00Z"/>
              <w:rFonts w:cstheme="minorBidi"/>
              <w:noProof/>
              <w:sz w:val="22"/>
              <w:szCs w:val="22"/>
              <w:rtl/>
            </w:rPr>
            <w:pPrChange w:id="735" w:author="Shy Alon" w:date="2017-07-29T22:17:00Z">
              <w:pPr>
                <w:pStyle w:val="TOC3"/>
                <w:tabs>
                  <w:tab w:val="right" w:pos="8296"/>
                </w:tabs>
              </w:pPr>
            </w:pPrChange>
          </w:pPr>
          <w:del w:id="736" w:author="Shy Alon" w:date="2017-07-29T22:16:00Z">
            <w:r w:rsidRPr="00647193" w:rsidDel="00647193">
              <w:rPr>
                <w:rStyle w:val="Hyperlink"/>
                <w:noProof/>
                <w:rPrChange w:id="737" w:author="Shy Alon" w:date="2017-07-29T22:16:00Z">
                  <w:rPr>
                    <w:rStyle w:val="Hyperlink"/>
                    <w:noProof/>
                  </w:rPr>
                </w:rPrChange>
              </w:rPr>
              <w:delText>Tagging Compounds with Unknown Qualities</w:delText>
            </w:r>
            <w:r w:rsidDel="00647193">
              <w:rPr>
                <w:noProof/>
                <w:webHidden/>
                <w:rtl/>
              </w:rPr>
              <w:tab/>
              <w:delText>21</w:delText>
            </w:r>
          </w:del>
        </w:p>
        <w:p w14:paraId="06259716" w14:textId="2510C829" w:rsidR="00647193" w:rsidDel="00647193" w:rsidRDefault="00647193" w:rsidP="00647193">
          <w:pPr>
            <w:pStyle w:val="TOC1"/>
            <w:tabs>
              <w:tab w:val="left" w:pos="3450"/>
            </w:tabs>
            <w:rPr>
              <w:del w:id="738" w:author="Shy Alon" w:date="2017-07-29T22:16:00Z"/>
              <w:rFonts w:asciiTheme="minorHAnsi" w:hAnsiTheme="minorHAnsi" w:cstheme="minorBidi"/>
              <w:b w:val="0"/>
              <w:bCs w:val="0"/>
              <w:caps w:val="0"/>
              <w:noProof/>
              <w:sz w:val="22"/>
              <w:szCs w:val="22"/>
              <w:rtl/>
            </w:rPr>
            <w:pPrChange w:id="739" w:author="Shy Alon" w:date="2017-07-29T22:17:00Z">
              <w:pPr>
                <w:pStyle w:val="TOC1"/>
                <w:tabs>
                  <w:tab w:val="left" w:pos="3450"/>
                  <w:tab w:val="right" w:pos="8296"/>
                </w:tabs>
              </w:pPr>
            </w:pPrChange>
          </w:pPr>
          <w:del w:id="740" w:author="Shy Alon" w:date="2017-07-29T22:16:00Z">
            <w:r w:rsidRPr="00647193" w:rsidDel="00647193">
              <w:rPr>
                <w:rStyle w:val="Hyperlink"/>
                <w:noProof/>
                <w:rPrChange w:id="741" w:author="Shy Alon" w:date="2017-07-29T22:16:00Z">
                  <w:rPr>
                    <w:rStyle w:val="Hyperlink"/>
                    <w:noProof/>
                  </w:rPr>
                </w:rPrChange>
              </w:rPr>
              <w:delText>6.</w:delText>
            </w:r>
            <w:r w:rsidDel="00647193">
              <w:rPr>
                <w:rFonts w:asciiTheme="minorHAnsi" w:hAnsiTheme="minorHAnsi" w:cstheme="minorBidi"/>
                <w:b w:val="0"/>
                <w:bCs w:val="0"/>
                <w:caps w:val="0"/>
                <w:noProof/>
                <w:sz w:val="22"/>
                <w:szCs w:val="22"/>
                <w:rtl/>
              </w:rPr>
              <w:tab/>
            </w:r>
            <w:r w:rsidRPr="00647193" w:rsidDel="00647193">
              <w:rPr>
                <w:rStyle w:val="Hyperlink"/>
                <w:noProof/>
                <w:rPrChange w:id="742" w:author="Shy Alon" w:date="2017-07-29T22:16:00Z">
                  <w:rPr>
                    <w:rStyle w:val="Hyperlink"/>
                    <w:noProof/>
                  </w:rPr>
                </w:rPrChange>
              </w:rPr>
              <w:delText>Conclusions and further work</w:delText>
            </w:r>
            <w:r w:rsidDel="00647193">
              <w:rPr>
                <w:noProof/>
                <w:webHidden/>
                <w:rtl/>
              </w:rPr>
              <w:tab/>
              <w:delText>21</w:delText>
            </w:r>
          </w:del>
        </w:p>
        <w:p w14:paraId="6B21DC30" w14:textId="452F6AC0" w:rsidR="00647193" w:rsidDel="00647193" w:rsidRDefault="00647193" w:rsidP="00647193">
          <w:pPr>
            <w:pStyle w:val="TOC2"/>
            <w:tabs>
              <w:tab w:val="left" w:pos="1100"/>
              <w:tab w:val="right" w:pos="8296"/>
            </w:tabs>
            <w:bidi w:val="0"/>
            <w:rPr>
              <w:del w:id="743" w:author="Shy Alon" w:date="2017-07-29T22:16:00Z"/>
              <w:rFonts w:cstheme="minorBidi"/>
              <w:b w:val="0"/>
              <w:bCs w:val="0"/>
              <w:noProof/>
              <w:sz w:val="22"/>
              <w:szCs w:val="22"/>
              <w:rtl/>
            </w:rPr>
            <w:pPrChange w:id="744" w:author="Shy Alon" w:date="2017-07-29T22:17:00Z">
              <w:pPr>
                <w:pStyle w:val="TOC2"/>
                <w:tabs>
                  <w:tab w:val="left" w:pos="1100"/>
                  <w:tab w:val="right" w:pos="8296"/>
                </w:tabs>
              </w:pPr>
            </w:pPrChange>
          </w:pPr>
          <w:del w:id="745" w:author="Shy Alon" w:date="2017-07-29T22:16:00Z">
            <w:r w:rsidRPr="00647193" w:rsidDel="00647193">
              <w:rPr>
                <w:rStyle w:val="Hyperlink"/>
                <w:noProof/>
                <w:rPrChange w:id="746" w:author="Shy Alon" w:date="2017-07-29T22:16:00Z">
                  <w:rPr>
                    <w:rStyle w:val="Hyperlink"/>
                    <w:noProof/>
                  </w:rPr>
                </w:rPrChange>
              </w:rPr>
              <w:delText>6.1.</w:delText>
            </w:r>
            <w:r w:rsidDel="00647193">
              <w:rPr>
                <w:rFonts w:cstheme="minorBidi"/>
                <w:b w:val="0"/>
                <w:bCs w:val="0"/>
                <w:noProof/>
                <w:sz w:val="22"/>
                <w:szCs w:val="22"/>
                <w:rtl/>
              </w:rPr>
              <w:tab/>
            </w:r>
            <w:r w:rsidRPr="00647193" w:rsidDel="00647193">
              <w:rPr>
                <w:rStyle w:val="Hyperlink"/>
                <w:noProof/>
                <w:rPrChange w:id="747" w:author="Shy Alon" w:date="2017-07-29T22:16:00Z">
                  <w:rPr>
                    <w:rStyle w:val="Hyperlink"/>
                    <w:noProof/>
                  </w:rPr>
                </w:rPrChange>
              </w:rPr>
              <w:delText>Conclusions</w:delText>
            </w:r>
            <w:r w:rsidDel="00647193">
              <w:rPr>
                <w:noProof/>
                <w:webHidden/>
                <w:rtl/>
              </w:rPr>
              <w:tab/>
              <w:delText>21</w:delText>
            </w:r>
          </w:del>
        </w:p>
        <w:p w14:paraId="0D091C4B" w14:textId="6A449B35" w:rsidR="00647193" w:rsidDel="00647193" w:rsidRDefault="00647193" w:rsidP="00647193">
          <w:pPr>
            <w:pStyle w:val="TOC2"/>
            <w:tabs>
              <w:tab w:val="left" w:pos="1100"/>
              <w:tab w:val="right" w:pos="8296"/>
            </w:tabs>
            <w:bidi w:val="0"/>
            <w:rPr>
              <w:del w:id="748" w:author="Shy Alon" w:date="2017-07-29T22:16:00Z"/>
              <w:rFonts w:cstheme="minorBidi"/>
              <w:b w:val="0"/>
              <w:bCs w:val="0"/>
              <w:noProof/>
              <w:sz w:val="22"/>
              <w:szCs w:val="22"/>
              <w:rtl/>
            </w:rPr>
            <w:pPrChange w:id="749" w:author="Shy Alon" w:date="2017-07-29T22:17:00Z">
              <w:pPr>
                <w:pStyle w:val="TOC2"/>
                <w:tabs>
                  <w:tab w:val="left" w:pos="1100"/>
                  <w:tab w:val="right" w:pos="8296"/>
                </w:tabs>
              </w:pPr>
            </w:pPrChange>
          </w:pPr>
          <w:del w:id="750" w:author="Shy Alon" w:date="2017-07-29T22:16:00Z">
            <w:r w:rsidRPr="00647193" w:rsidDel="00647193">
              <w:rPr>
                <w:rStyle w:val="Hyperlink"/>
                <w:noProof/>
                <w:rPrChange w:id="751" w:author="Shy Alon" w:date="2017-07-29T22:16:00Z">
                  <w:rPr>
                    <w:rStyle w:val="Hyperlink"/>
                    <w:noProof/>
                  </w:rPr>
                </w:rPrChange>
              </w:rPr>
              <w:delText>6.2.</w:delText>
            </w:r>
            <w:r w:rsidDel="00647193">
              <w:rPr>
                <w:rFonts w:cstheme="minorBidi"/>
                <w:b w:val="0"/>
                <w:bCs w:val="0"/>
                <w:noProof/>
                <w:sz w:val="22"/>
                <w:szCs w:val="22"/>
                <w:rtl/>
              </w:rPr>
              <w:tab/>
            </w:r>
            <w:r w:rsidRPr="00647193" w:rsidDel="00647193">
              <w:rPr>
                <w:rStyle w:val="Hyperlink"/>
                <w:noProof/>
                <w:rPrChange w:id="752" w:author="Shy Alon" w:date="2017-07-29T22:16:00Z">
                  <w:rPr>
                    <w:rStyle w:val="Hyperlink"/>
                    <w:noProof/>
                  </w:rPr>
                </w:rPrChange>
              </w:rPr>
              <w:delText>Future Work</w:delText>
            </w:r>
            <w:r w:rsidDel="00647193">
              <w:rPr>
                <w:noProof/>
                <w:webHidden/>
                <w:rtl/>
              </w:rPr>
              <w:tab/>
              <w:delText>21</w:delText>
            </w:r>
          </w:del>
        </w:p>
        <w:p w14:paraId="318F30A7" w14:textId="00C3D998" w:rsidR="00647193" w:rsidDel="00647193" w:rsidRDefault="00647193" w:rsidP="00647193">
          <w:pPr>
            <w:pStyle w:val="TOC3"/>
            <w:tabs>
              <w:tab w:val="right" w:pos="8296"/>
            </w:tabs>
            <w:bidi w:val="0"/>
            <w:rPr>
              <w:del w:id="753" w:author="Shy Alon" w:date="2017-07-29T22:16:00Z"/>
              <w:rFonts w:cstheme="minorBidi"/>
              <w:noProof/>
              <w:sz w:val="22"/>
              <w:szCs w:val="22"/>
              <w:rtl/>
            </w:rPr>
            <w:pPrChange w:id="754" w:author="Shy Alon" w:date="2017-07-29T22:17:00Z">
              <w:pPr>
                <w:pStyle w:val="TOC3"/>
                <w:tabs>
                  <w:tab w:val="right" w:pos="8296"/>
                </w:tabs>
              </w:pPr>
            </w:pPrChange>
          </w:pPr>
          <w:del w:id="755" w:author="Shy Alon" w:date="2017-07-29T22:16:00Z">
            <w:r w:rsidRPr="00647193" w:rsidDel="00647193">
              <w:rPr>
                <w:rStyle w:val="Hyperlink"/>
                <w:noProof/>
                <w:rPrChange w:id="756" w:author="Shy Alon" w:date="2017-07-29T22:16:00Z">
                  <w:rPr>
                    <w:rStyle w:val="Hyperlink"/>
                    <w:noProof/>
                  </w:rPr>
                </w:rPrChange>
              </w:rPr>
              <w:delText>Dataset Size</w:delText>
            </w:r>
            <w:r w:rsidDel="00647193">
              <w:rPr>
                <w:noProof/>
                <w:webHidden/>
                <w:rtl/>
              </w:rPr>
              <w:tab/>
              <w:delText>21</w:delText>
            </w:r>
          </w:del>
        </w:p>
        <w:p w14:paraId="5D4A547A" w14:textId="4ABA12EA" w:rsidR="00647193" w:rsidDel="00647193" w:rsidRDefault="00647193" w:rsidP="00647193">
          <w:pPr>
            <w:pStyle w:val="TOC1"/>
            <w:rPr>
              <w:del w:id="757" w:author="Shy Alon" w:date="2017-07-29T22:16:00Z"/>
              <w:rFonts w:asciiTheme="minorHAnsi" w:hAnsiTheme="minorHAnsi" w:cstheme="minorBidi"/>
              <w:b w:val="0"/>
              <w:bCs w:val="0"/>
              <w:caps w:val="0"/>
              <w:noProof/>
              <w:sz w:val="22"/>
              <w:szCs w:val="22"/>
              <w:rtl/>
            </w:rPr>
            <w:pPrChange w:id="758" w:author="Shy Alon" w:date="2017-07-29T22:17:00Z">
              <w:pPr>
                <w:pStyle w:val="TOC1"/>
                <w:tabs>
                  <w:tab w:val="right" w:pos="8296"/>
                </w:tabs>
              </w:pPr>
            </w:pPrChange>
          </w:pPr>
          <w:del w:id="759" w:author="Shy Alon" w:date="2017-07-29T22:16:00Z">
            <w:r w:rsidRPr="00647193" w:rsidDel="00647193">
              <w:rPr>
                <w:rStyle w:val="Hyperlink"/>
                <w:noProof/>
                <w:rPrChange w:id="760" w:author="Shy Alon" w:date="2017-07-29T22:16:00Z">
                  <w:rPr>
                    <w:rStyle w:val="Hyperlink"/>
                    <w:noProof/>
                  </w:rPr>
                </w:rPrChange>
              </w:rPr>
              <w:delText>5. List of Publications</w:delText>
            </w:r>
            <w:r w:rsidDel="00647193">
              <w:rPr>
                <w:noProof/>
                <w:webHidden/>
                <w:rtl/>
              </w:rPr>
              <w:tab/>
              <w:delText>22</w:delText>
            </w:r>
          </w:del>
        </w:p>
        <w:p w14:paraId="0797B60C" w14:textId="2B64916F" w:rsidR="00647193" w:rsidDel="00647193" w:rsidRDefault="00647193" w:rsidP="00647193">
          <w:pPr>
            <w:pStyle w:val="TOC1"/>
            <w:tabs>
              <w:tab w:val="left" w:pos="1608"/>
            </w:tabs>
            <w:rPr>
              <w:del w:id="761" w:author="Shy Alon" w:date="2017-07-29T22:16:00Z"/>
              <w:rFonts w:asciiTheme="minorHAnsi" w:hAnsiTheme="minorHAnsi" w:cstheme="minorBidi"/>
              <w:b w:val="0"/>
              <w:bCs w:val="0"/>
              <w:caps w:val="0"/>
              <w:noProof/>
              <w:sz w:val="22"/>
              <w:szCs w:val="22"/>
              <w:rtl/>
            </w:rPr>
            <w:pPrChange w:id="762" w:author="Shy Alon" w:date="2017-07-29T22:17:00Z">
              <w:pPr>
                <w:pStyle w:val="TOC1"/>
                <w:tabs>
                  <w:tab w:val="left" w:pos="1608"/>
                  <w:tab w:val="right" w:pos="8296"/>
                </w:tabs>
              </w:pPr>
            </w:pPrChange>
          </w:pPr>
          <w:del w:id="763" w:author="Shy Alon" w:date="2017-07-29T22:16:00Z">
            <w:r w:rsidRPr="00647193" w:rsidDel="00647193">
              <w:rPr>
                <w:rStyle w:val="Hyperlink"/>
                <w:rFonts w:asciiTheme="majorBidi" w:hAnsiTheme="majorBidi"/>
                <w:noProof/>
                <w:rPrChange w:id="764" w:author="Shy Alon" w:date="2017-07-29T22:16:00Z">
                  <w:rPr>
                    <w:rStyle w:val="Hyperlink"/>
                    <w:rFonts w:asciiTheme="majorBidi" w:hAnsiTheme="majorBidi"/>
                    <w:noProof/>
                  </w:rPr>
                </w:rPrChange>
              </w:rPr>
              <w:delText>1.</w:delText>
            </w:r>
            <w:r w:rsidDel="00647193">
              <w:rPr>
                <w:rFonts w:asciiTheme="minorHAnsi" w:hAnsiTheme="minorHAnsi" w:cstheme="minorBidi"/>
                <w:b w:val="0"/>
                <w:bCs w:val="0"/>
                <w:caps w:val="0"/>
                <w:noProof/>
                <w:sz w:val="22"/>
                <w:szCs w:val="22"/>
                <w:rtl/>
              </w:rPr>
              <w:tab/>
            </w:r>
            <w:r w:rsidRPr="00647193" w:rsidDel="00647193">
              <w:rPr>
                <w:rStyle w:val="Hyperlink"/>
                <w:rFonts w:asciiTheme="majorBidi" w:hAnsiTheme="majorBidi"/>
                <w:noProof/>
                <w:rPrChange w:id="765" w:author="Shy Alon" w:date="2017-07-29T22:16:00Z">
                  <w:rPr>
                    <w:rStyle w:val="Hyperlink"/>
                    <w:rFonts w:asciiTheme="majorBidi" w:hAnsiTheme="majorBidi"/>
                    <w:noProof/>
                  </w:rPr>
                </w:rPrChange>
              </w:rPr>
              <w:delText>Refer</w:delText>
            </w:r>
            <w:r w:rsidRPr="00647193" w:rsidDel="00647193">
              <w:rPr>
                <w:rStyle w:val="Hyperlink"/>
                <w:rFonts w:asciiTheme="majorBidi" w:hAnsiTheme="majorBidi"/>
                <w:noProof/>
                <w:rPrChange w:id="766" w:author="Shy Alon" w:date="2017-07-29T22:16:00Z">
                  <w:rPr>
                    <w:rStyle w:val="Hyperlink"/>
                    <w:rFonts w:asciiTheme="majorBidi" w:hAnsiTheme="majorBidi"/>
                    <w:noProof/>
                  </w:rPr>
                </w:rPrChange>
              </w:rPr>
              <w:delText>e</w:delText>
            </w:r>
            <w:r w:rsidRPr="00647193" w:rsidDel="00647193">
              <w:rPr>
                <w:rStyle w:val="Hyperlink"/>
                <w:rFonts w:asciiTheme="majorBidi" w:hAnsiTheme="majorBidi"/>
                <w:noProof/>
                <w:rPrChange w:id="767" w:author="Shy Alon" w:date="2017-07-29T22:16:00Z">
                  <w:rPr>
                    <w:rStyle w:val="Hyperlink"/>
                    <w:rFonts w:asciiTheme="majorBidi" w:hAnsiTheme="majorBidi"/>
                    <w:noProof/>
                  </w:rPr>
                </w:rPrChange>
              </w:rPr>
              <w:delText>nces</w:delText>
            </w:r>
            <w:r w:rsidDel="00647193">
              <w:rPr>
                <w:noProof/>
                <w:webHidden/>
                <w:rtl/>
              </w:rPr>
              <w:tab/>
              <w:delText>23</w:delText>
            </w:r>
          </w:del>
        </w:p>
        <w:p w14:paraId="4098031D" w14:textId="6C1941F9" w:rsidR="00647193" w:rsidRDefault="00647193" w:rsidP="00647193">
          <w:pPr>
            <w:rPr>
              <w:ins w:id="768" w:author="Shy Alon" w:date="2017-07-29T22:15:00Z"/>
            </w:rPr>
            <w:pPrChange w:id="769" w:author="Shy Alon" w:date="2017-07-29T22:17:00Z">
              <w:pPr/>
            </w:pPrChange>
          </w:pPr>
          <w:ins w:id="770" w:author="Shy Alon" w:date="2017-07-29T22:15:00Z">
            <w:r>
              <w:rPr>
                <w:b/>
                <w:bCs/>
                <w:noProof/>
              </w:rPr>
              <w:fldChar w:fldCharType="end"/>
            </w:r>
          </w:ins>
        </w:p>
        <w:customXmlInsRangeStart w:id="771" w:author="Shy Alon" w:date="2017-07-29T22:15:00Z"/>
      </w:sdtContent>
    </w:sdt>
    <w:customXmlInsRangeEnd w:id="771"/>
    <w:p w14:paraId="30F8DFDA" w14:textId="77846E10" w:rsidR="001145ED" w:rsidDel="003D3E5F" w:rsidRDefault="001145ED" w:rsidP="003D3E5F">
      <w:pPr>
        <w:pStyle w:val="H1"/>
        <w:rPr>
          <w:del w:id="772" w:author="Shy Alon" w:date="2017-07-21T17:08:00Z"/>
          <w:rFonts w:asciiTheme="majorBidi" w:hAnsiTheme="majorBidi" w:cstheme="majorBidi"/>
        </w:rPr>
        <w:pPrChange w:id="773" w:author="Shy Alon" w:date="2017-07-21T17:08:00Z">
          <w:pPr>
            <w:spacing w:line="276" w:lineRule="auto"/>
          </w:pPr>
        </w:pPrChange>
      </w:pPr>
      <w:del w:id="774" w:author="Shy Alon" w:date="2017-07-21T17:09:00Z">
        <w:r w:rsidRPr="00EA59C3" w:rsidDel="003D3E5F">
          <w:rPr>
            <w:rFonts w:asciiTheme="majorBidi" w:hAnsiTheme="majorBidi" w:cstheme="majorBidi"/>
            <w:sz w:val="24"/>
            <w:szCs w:val="24"/>
          </w:rPr>
          <w:delText xml:space="preserve">Table </w:delText>
        </w:r>
        <w:r w:rsidR="00FB688C" w:rsidDel="003D3E5F">
          <w:rPr>
            <w:rFonts w:asciiTheme="majorBidi" w:hAnsiTheme="majorBidi" w:cstheme="majorBidi"/>
            <w:sz w:val="24"/>
            <w:szCs w:val="24"/>
          </w:rPr>
          <w:delText>o</w:delText>
        </w:r>
        <w:r w:rsidR="00FB688C" w:rsidRPr="00EA59C3" w:rsidDel="003D3E5F">
          <w:rPr>
            <w:rFonts w:asciiTheme="majorBidi" w:hAnsiTheme="majorBidi" w:cstheme="majorBidi"/>
            <w:sz w:val="24"/>
            <w:szCs w:val="24"/>
          </w:rPr>
          <w:delText xml:space="preserve">f </w:delText>
        </w:r>
        <w:r w:rsidRPr="00EA59C3" w:rsidDel="003D3E5F">
          <w:rPr>
            <w:rFonts w:asciiTheme="majorBidi" w:hAnsiTheme="majorBidi" w:cstheme="majorBidi"/>
            <w:sz w:val="24"/>
            <w:szCs w:val="24"/>
          </w:rPr>
          <w:delText>Contents</w:delText>
        </w:r>
      </w:del>
    </w:p>
    <w:p w14:paraId="1D5CDAB0" w14:textId="77777777" w:rsidR="00580039" w:rsidRDefault="00580039">
      <w:pPr>
        <w:rPr>
          <w:ins w:id="775" w:author="Shy Alon" w:date="2017-07-29T20:52:00Z"/>
          <w:rFonts w:asciiTheme="majorHAnsi" w:hAnsiTheme="majorHAnsi"/>
          <w:b/>
          <w:bCs/>
          <w:sz w:val="28"/>
          <w:szCs w:val="28"/>
        </w:rPr>
      </w:pPr>
      <w:ins w:id="776" w:author="Shy Alon" w:date="2017-07-29T20:52:00Z">
        <w:r>
          <w:rPr>
            <w:rFonts w:asciiTheme="majorHAnsi" w:hAnsiTheme="majorHAnsi"/>
            <w:b/>
            <w:bCs/>
            <w:sz w:val="28"/>
            <w:szCs w:val="28"/>
          </w:rPr>
          <w:br w:type="page"/>
        </w:r>
      </w:ins>
    </w:p>
    <w:p w14:paraId="75F24CC7" w14:textId="3B6B45AD" w:rsidR="003D3E5F" w:rsidRPr="003D3E5F" w:rsidRDefault="003D3E5F" w:rsidP="003D3E5F">
      <w:pPr>
        <w:rPr>
          <w:ins w:id="777" w:author="Shy Alon" w:date="2017-07-21T17:11:00Z"/>
          <w:rFonts w:asciiTheme="majorHAnsi" w:hAnsiTheme="majorHAnsi"/>
          <w:b/>
          <w:bCs/>
          <w:sz w:val="28"/>
          <w:szCs w:val="28"/>
          <w:rPrChange w:id="778" w:author="Shy Alon" w:date="2017-07-21T17:14:00Z">
            <w:rPr>
              <w:ins w:id="779" w:author="Shy Alon" w:date="2017-07-21T17:11:00Z"/>
            </w:rPr>
          </w:rPrChange>
        </w:rPr>
        <w:pPrChange w:id="780" w:author="Shy Alon" w:date="2017-07-21T17:12:00Z">
          <w:pPr>
            <w:pStyle w:val="TableofFigures"/>
            <w:tabs>
              <w:tab w:val="right" w:pos="8296"/>
            </w:tabs>
          </w:pPr>
        </w:pPrChange>
      </w:pPr>
      <w:ins w:id="781" w:author="Shy Alon" w:date="2017-07-21T17:11:00Z">
        <w:r w:rsidRPr="003D3E5F">
          <w:rPr>
            <w:rFonts w:asciiTheme="majorHAnsi" w:hAnsiTheme="majorHAnsi"/>
            <w:b/>
            <w:bCs/>
            <w:sz w:val="28"/>
            <w:szCs w:val="28"/>
            <w:rPrChange w:id="782" w:author="Shy Alon" w:date="2017-07-21T17:14:00Z">
              <w:rPr/>
            </w:rPrChange>
          </w:rPr>
          <w:lastRenderedPageBreak/>
          <w:t>Table of Figures</w:t>
        </w:r>
      </w:ins>
    </w:p>
    <w:p w14:paraId="5B772FB5" w14:textId="21D205A2" w:rsidR="004647BC" w:rsidRDefault="003D3E5F" w:rsidP="004647BC">
      <w:pPr>
        <w:pStyle w:val="TableofFigures"/>
        <w:tabs>
          <w:tab w:val="right" w:pos="8296"/>
        </w:tabs>
        <w:bidi w:val="0"/>
        <w:rPr>
          <w:ins w:id="783" w:author="Shy Alon" w:date="2017-07-29T22:33:00Z"/>
          <w:rFonts w:cstheme="minorBidi"/>
          <w:caps w:val="0"/>
          <w:noProof/>
          <w:sz w:val="22"/>
          <w:szCs w:val="22"/>
          <w:rtl/>
        </w:rPr>
        <w:pPrChange w:id="784" w:author="Shy Alon" w:date="2017-07-29T22:33:00Z">
          <w:pPr>
            <w:pStyle w:val="TableofFigures"/>
            <w:tabs>
              <w:tab w:val="right" w:pos="8296"/>
            </w:tabs>
          </w:pPr>
        </w:pPrChange>
      </w:pPr>
      <w:ins w:id="785" w:author="Shy Alon" w:date="2017-07-21T17:11:00Z">
        <w:r>
          <w:rPr>
            <w:rFonts w:asciiTheme="majorBidi" w:hAnsiTheme="majorBidi" w:cstheme="majorBidi"/>
          </w:rPr>
          <w:fldChar w:fldCharType="begin"/>
        </w:r>
        <w:r>
          <w:rPr>
            <w:rFonts w:asciiTheme="majorBidi" w:hAnsiTheme="majorBidi" w:cstheme="majorBidi"/>
          </w:rPr>
          <w:instrText xml:space="preserve"> TOC \h \z \c "Figure" </w:instrText>
        </w:r>
      </w:ins>
      <w:r>
        <w:rPr>
          <w:rFonts w:asciiTheme="majorBidi" w:hAnsiTheme="majorBidi" w:cstheme="majorBidi"/>
        </w:rPr>
        <w:fldChar w:fldCharType="separate"/>
      </w:r>
      <w:ins w:id="786" w:author="Shy Alon" w:date="2017-07-29T22:33:00Z">
        <w:r w:rsidR="004647BC" w:rsidRPr="000529A7">
          <w:rPr>
            <w:rStyle w:val="Hyperlink"/>
            <w:noProof/>
          </w:rPr>
          <w:fldChar w:fldCharType="begin"/>
        </w:r>
        <w:r w:rsidR="004647BC" w:rsidRPr="000529A7">
          <w:rPr>
            <w:rStyle w:val="Hyperlink"/>
            <w:noProof/>
            <w:rtl/>
          </w:rPr>
          <w:instrText xml:space="preserve"> </w:instrText>
        </w:r>
        <w:r w:rsidR="004647BC">
          <w:rPr>
            <w:noProof/>
          </w:rPr>
          <w:instrText>HYPERLINK \l "_Toc489130949</w:instrText>
        </w:r>
        <w:r w:rsidR="004647BC">
          <w:rPr>
            <w:noProof/>
            <w:rtl/>
          </w:rPr>
          <w:instrText>"</w:instrText>
        </w:r>
        <w:r w:rsidR="004647BC" w:rsidRPr="000529A7">
          <w:rPr>
            <w:rStyle w:val="Hyperlink"/>
            <w:noProof/>
            <w:rtl/>
          </w:rPr>
          <w:instrText xml:space="preserve"> </w:instrText>
        </w:r>
        <w:r w:rsidR="004647BC" w:rsidRPr="000529A7">
          <w:rPr>
            <w:rStyle w:val="Hyperlink"/>
            <w:noProof/>
          </w:rPr>
        </w:r>
        <w:r w:rsidR="004647BC" w:rsidRPr="000529A7">
          <w:rPr>
            <w:rStyle w:val="Hyperlink"/>
            <w:noProof/>
          </w:rPr>
          <w:fldChar w:fldCharType="separate"/>
        </w:r>
        <w:r w:rsidR="004647BC" w:rsidRPr="000529A7">
          <w:rPr>
            <w:rStyle w:val="Hyperlink"/>
            <w:noProof/>
          </w:rPr>
          <w:t>Figure 1 Pharma Compound Funnel</w:t>
        </w:r>
        <w:r w:rsidR="004647BC">
          <w:rPr>
            <w:noProof/>
            <w:webHidden/>
            <w:rtl/>
          </w:rPr>
          <w:tab/>
        </w:r>
        <w:r w:rsidR="004647BC">
          <w:rPr>
            <w:noProof/>
            <w:webHidden/>
            <w:rtl/>
          </w:rPr>
          <w:fldChar w:fldCharType="begin"/>
        </w:r>
        <w:r w:rsidR="004647BC">
          <w:rPr>
            <w:noProof/>
            <w:webHidden/>
            <w:rtl/>
          </w:rPr>
          <w:instrText xml:space="preserve"> </w:instrText>
        </w:r>
        <w:r w:rsidR="004647BC">
          <w:rPr>
            <w:noProof/>
            <w:webHidden/>
          </w:rPr>
          <w:instrText>PAGEREF</w:instrText>
        </w:r>
        <w:r w:rsidR="004647BC">
          <w:rPr>
            <w:noProof/>
            <w:webHidden/>
            <w:rtl/>
          </w:rPr>
          <w:instrText xml:space="preserve"> _</w:instrText>
        </w:r>
        <w:r w:rsidR="004647BC">
          <w:rPr>
            <w:noProof/>
            <w:webHidden/>
          </w:rPr>
          <w:instrText>Toc489130949 \h</w:instrText>
        </w:r>
        <w:r w:rsidR="004647BC">
          <w:rPr>
            <w:noProof/>
            <w:webHidden/>
            <w:rtl/>
          </w:rPr>
          <w:instrText xml:space="preserve"> </w:instrText>
        </w:r>
        <w:r w:rsidR="004647BC">
          <w:rPr>
            <w:noProof/>
            <w:webHidden/>
            <w:rtl/>
          </w:rPr>
        </w:r>
      </w:ins>
      <w:r w:rsidR="004647BC">
        <w:rPr>
          <w:noProof/>
          <w:webHidden/>
          <w:rtl/>
        </w:rPr>
        <w:fldChar w:fldCharType="separate"/>
      </w:r>
      <w:ins w:id="787" w:author="Shy Alon" w:date="2017-07-29T22:33:00Z">
        <w:r w:rsidR="004647BC">
          <w:rPr>
            <w:rFonts w:cs="Times New Roman"/>
            <w:noProof/>
            <w:webHidden/>
            <w:rtl/>
          </w:rPr>
          <w:t>1</w:t>
        </w:r>
        <w:r w:rsidR="004647BC">
          <w:rPr>
            <w:noProof/>
            <w:webHidden/>
            <w:rtl/>
          </w:rPr>
          <w:fldChar w:fldCharType="end"/>
        </w:r>
        <w:r w:rsidR="004647BC" w:rsidRPr="000529A7">
          <w:rPr>
            <w:rStyle w:val="Hyperlink"/>
            <w:noProof/>
          </w:rPr>
          <w:fldChar w:fldCharType="end"/>
        </w:r>
      </w:ins>
    </w:p>
    <w:p w14:paraId="066E10CB" w14:textId="007B2F36" w:rsidR="004647BC" w:rsidRDefault="004647BC" w:rsidP="004647BC">
      <w:pPr>
        <w:pStyle w:val="TableofFigures"/>
        <w:tabs>
          <w:tab w:val="right" w:pos="8296"/>
        </w:tabs>
        <w:bidi w:val="0"/>
        <w:rPr>
          <w:ins w:id="788" w:author="Shy Alon" w:date="2017-07-29T22:33:00Z"/>
          <w:rFonts w:cstheme="minorBidi"/>
          <w:caps w:val="0"/>
          <w:noProof/>
          <w:sz w:val="22"/>
          <w:szCs w:val="22"/>
          <w:rtl/>
        </w:rPr>
        <w:pPrChange w:id="789" w:author="Shy Alon" w:date="2017-07-29T22:33:00Z">
          <w:pPr>
            <w:pStyle w:val="TableofFigures"/>
            <w:tabs>
              <w:tab w:val="right" w:pos="8296"/>
            </w:tabs>
          </w:pPr>
        </w:pPrChange>
      </w:pPr>
      <w:ins w:id="790" w:author="Shy Alon" w:date="2017-07-29T22:33:00Z">
        <w:r w:rsidRPr="000529A7">
          <w:rPr>
            <w:rStyle w:val="Hyperlink"/>
            <w:noProof/>
          </w:rPr>
          <w:fldChar w:fldCharType="begin"/>
        </w:r>
        <w:r w:rsidRPr="000529A7">
          <w:rPr>
            <w:rStyle w:val="Hyperlink"/>
            <w:noProof/>
            <w:rtl/>
          </w:rPr>
          <w:instrText xml:space="preserve"> </w:instrText>
        </w:r>
        <w:r>
          <w:rPr>
            <w:noProof/>
          </w:rPr>
          <w:instrText>HYPERLINK \l "_Toc489130950</w:instrText>
        </w:r>
        <w:r>
          <w:rPr>
            <w:noProof/>
            <w:rtl/>
          </w:rPr>
          <w:instrText>"</w:instrText>
        </w:r>
        <w:r w:rsidRPr="000529A7">
          <w:rPr>
            <w:rStyle w:val="Hyperlink"/>
            <w:noProof/>
            <w:rtl/>
          </w:rPr>
          <w:instrText xml:space="preserve"> </w:instrText>
        </w:r>
        <w:r w:rsidRPr="000529A7">
          <w:rPr>
            <w:rStyle w:val="Hyperlink"/>
            <w:noProof/>
          </w:rPr>
        </w:r>
        <w:r w:rsidRPr="000529A7">
          <w:rPr>
            <w:rStyle w:val="Hyperlink"/>
            <w:noProof/>
          </w:rPr>
          <w:fldChar w:fldCharType="separate"/>
        </w:r>
        <w:r w:rsidRPr="000529A7">
          <w:rPr>
            <w:rStyle w:val="Hyperlink"/>
            <w:noProof/>
          </w:rPr>
          <w:t>Figure 2 Average PhRMA Member Company R&amp;D Expenditures, 1995-2015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Toc489130950 \h</w:instrText>
        </w:r>
        <w:r>
          <w:rPr>
            <w:noProof/>
            <w:webHidden/>
            <w:rtl/>
          </w:rPr>
          <w:instrText xml:space="preserve"> </w:instrText>
        </w:r>
        <w:r>
          <w:rPr>
            <w:noProof/>
            <w:webHidden/>
            <w:rtl/>
          </w:rPr>
        </w:r>
      </w:ins>
      <w:r>
        <w:rPr>
          <w:noProof/>
          <w:webHidden/>
          <w:rtl/>
        </w:rPr>
        <w:fldChar w:fldCharType="separate"/>
      </w:r>
      <w:ins w:id="791" w:author="Shy Alon" w:date="2017-07-29T22:33:00Z">
        <w:r>
          <w:rPr>
            <w:rFonts w:cs="Times New Roman"/>
            <w:noProof/>
            <w:webHidden/>
            <w:rtl/>
          </w:rPr>
          <w:t>2</w:t>
        </w:r>
        <w:r>
          <w:rPr>
            <w:noProof/>
            <w:webHidden/>
            <w:rtl/>
          </w:rPr>
          <w:fldChar w:fldCharType="end"/>
        </w:r>
        <w:r w:rsidRPr="000529A7">
          <w:rPr>
            <w:rStyle w:val="Hyperlink"/>
            <w:noProof/>
          </w:rPr>
          <w:fldChar w:fldCharType="end"/>
        </w:r>
      </w:ins>
    </w:p>
    <w:p w14:paraId="4786EDA6" w14:textId="6756B15A" w:rsidR="004647BC" w:rsidRDefault="004647BC" w:rsidP="004647BC">
      <w:pPr>
        <w:pStyle w:val="TableofFigures"/>
        <w:tabs>
          <w:tab w:val="right" w:pos="8296"/>
        </w:tabs>
        <w:bidi w:val="0"/>
        <w:rPr>
          <w:ins w:id="792" w:author="Shy Alon" w:date="2017-07-29T22:33:00Z"/>
          <w:rFonts w:cstheme="minorBidi"/>
          <w:caps w:val="0"/>
          <w:noProof/>
          <w:sz w:val="22"/>
          <w:szCs w:val="22"/>
          <w:rtl/>
        </w:rPr>
        <w:pPrChange w:id="793" w:author="Shy Alon" w:date="2017-07-29T22:33:00Z">
          <w:pPr>
            <w:pStyle w:val="TableofFigures"/>
            <w:tabs>
              <w:tab w:val="right" w:pos="8296"/>
            </w:tabs>
          </w:pPr>
        </w:pPrChange>
      </w:pPr>
      <w:ins w:id="794" w:author="Shy Alon" w:date="2017-07-29T22:33:00Z">
        <w:r w:rsidRPr="000529A7">
          <w:rPr>
            <w:rStyle w:val="Hyperlink"/>
            <w:noProof/>
          </w:rPr>
          <w:fldChar w:fldCharType="begin"/>
        </w:r>
        <w:r w:rsidRPr="000529A7">
          <w:rPr>
            <w:rStyle w:val="Hyperlink"/>
            <w:noProof/>
            <w:rtl/>
          </w:rPr>
          <w:instrText xml:space="preserve"> </w:instrText>
        </w:r>
        <w:r>
          <w:rPr>
            <w:noProof/>
          </w:rPr>
          <w:instrText>HYPERLINK \l "_Toc489130951</w:instrText>
        </w:r>
        <w:r>
          <w:rPr>
            <w:noProof/>
            <w:rtl/>
          </w:rPr>
          <w:instrText>"</w:instrText>
        </w:r>
        <w:r w:rsidRPr="000529A7">
          <w:rPr>
            <w:rStyle w:val="Hyperlink"/>
            <w:noProof/>
            <w:rtl/>
          </w:rPr>
          <w:instrText xml:space="preserve"> </w:instrText>
        </w:r>
        <w:r w:rsidRPr="000529A7">
          <w:rPr>
            <w:rStyle w:val="Hyperlink"/>
            <w:noProof/>
          </w:rPr>
        </w:r>
        <w:r w:rsidRPr="000529A7">
          <w:rPr>
            <w:rStyle w:val="Hyperlink"/>
            <w:noProof/>
          </w:rPr>
          <w:fldChar w:fldCharType="separate"/>
        </w:r>
        <w:r w:rsidRPr="000529A7">
          <w:rPr>
            <w:rStyle w:val="Hyperlink"/>
            <w:noProof/>
          </w:rPr>
          <w:t>Figure 3 Candidates Required for a Single Release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Toc489130951 \h</w:instrText>
        </w:r>
        <w:r>
          <w:rPr>
            <w:noProof/>
            <w:webHidden/>
            <w:rtl/>
          </w:rPr>
          <w:instrText xml:space="preserve"> </w:instrText>
        </w:r>
        <w:r>
          <w:rPr>
            <w:noProof/>
            <w:webHidden/>
            <w:rtl/>
          </w:rPr>
        </w:r>
      </w:ins>
      <w:r>
        <w:rPr>
          <w:noProof/>
          <w:webHidden/>
          <w:rtl/>
        </w:rPr>
        <w:fldChar w:fldCharType="separate"/>
      </w:r>
      <w:ins w:id="795" w:author="Shy Alon" w:date="2017-07-29T22:33:00Z">
        <w:r>
          <w:rPr>
            <w:rFonts w:cs="Times New Roman"/>
            <w:noProof/>
            <w:webHidden/>
            <w:rtl/>
          </w:rPr>
          <w:t>3</w:t>
        </w:r>
        <w:r>
          <w:rPr>
            <w:noProof/>
            <w:webHidden/>
            <w:rtl/>
          </w:rPr>
          <w:fldChar w:fldCharType="end"/>
        </w:r>
        <w:r w:rsidRPr="000529A7">
          <w:rPr>
            <w:rStyle w:val="Hyperlink"/>
            <w:noProof/>
          </w:rPr>
          <w:fldChar w:fldCharType="end"/>
        </w:r>
      </w:ins>
    </w:p>
    <w:p w14:paraId="1E57D219" w14:textId="0FEC2264" w:rsidR="004647BC" w:rsidRDefault="004647BC" w:rsidP="004647BC">
      <w:pPr>
        <w:pStyle w:val="TableofFigures"/>
        <w:tabs>
          <w:tab w:val="right" w:pos="8296"/>
        </w:tabs>
        <w:bidi w:val="0"/>
        <w:rPr>
          <w:ins w:id="796" w:author="Shy Alon" w:date="2017-07-29T22:33:00Z"/>
          <w:rFonts w:cstheme="minorBidi"/>
          <w:caps w:val="0"/>
          <w:noProof/>
          <w:sz w:val="22"/>
          <w:szCs w:val="22"/>
          <w:rtl/>
        </w:rPr>
        <w:pPrChange w:id="797" w:author="Shy Alon" w:date="2017-07-29T22:33:00Z">
          <w:pPr>
            <w:pStyle w:val="TableofFigures"/>
            <w:tabs>
              <w:tab w:val="right" w:pos="8296"/>
            </w:tabs>
          </w:pPr>
        </w:pPrChange>
      </w:pPr>
      <w:ins w:id="798" w:author="Shy Alon" w:date="2017-07-29T22:33:00Z">
        <w:r w:rsidRPr="000529A7">
          <w:rPr>
            <w:rStyle w:val="Hyperlink"/>
            <w:noProof/>
          </w:rPr>
          <w:fldChar w:fldCharType="begin"/>
        </w:r>
        <w:r w:rsidRPr="000529A7">
          <w:rPr>
            <w:rStyle w:val="Hyperlink"/>
            <w:noProof/>
            <w:rtl/>
          </w:rPr>
          <w:instrText xml:space="preserve"> </w:instrText>
        </w:r>
        <w:r>
          <w:rPr>
            <w:noProof/>
          </w:rPr>
          <w:instrText>HYPERLINK \l "_Toc489130952</w:instrText>
        </w:r>
        <w:r>
          <w:rPr>
            <w:noProof/>
            <w:rtl/>
          </w:rPr>
          <w:instrText>"</w:instrText>
        </w:r>
        <w:r w:rsidRPr="000529A7">
          <w:rPr>
            <w:rStyle w:val="Hyperlink"/>
            <w:noProof/>
            <w:rtl/>
          </w:rPr>
          <w:instrText xml:space="preserve"> </w:instrText>
        </w:r>
        <w:r w:rsidRPr="000529A7">
          <w:rPr>
            <w:rStyle w:val="Hyperlink"/>
            <w:noProof/>
          </w:rPr>
        </w:r>
        <w:r w:rsidRPr="000529A7">
          <w:rPr>
            <w:rStyle w:val="Hyperlink"/>
            <w:noProof/>
          </w:rPr>
          <w:fldChar w:fldCharType="separate"/>
        </w:r>
        <w:r w:rsidRPr="000529A7">
          <w:rPr>
            <w:rStyle w:val="Hyperlink"/>
            <w:noProof/>
          </w:rPr>
          <w:t>Figure 4 Mapping by Serotonin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Toc489130952 \h</w:instrText>
        </w:r>
        <w:r>
          <w:rPr>
            <w:noProof/>
            <w:webHidden/>
            <w:rtl/>
          </w:rPr>
          <w:instrText xml:space="preserve"> </w:instrText>
        </w:r>
        <w:r>
          <w:rPr>
            <w:noProof/>
            <w:webHidden/>
            <w:rtl/>
          </w:rPr>
        </w:r>
      </w:ins>
      <w:r>
        <w:rPr>
          <w:noProof/>
          <w:webHidden/>
          <w:rtl/>
        </w:rPr>
        <w:fldChar w:fldCharType="separate"/>
      </w:r>
      <w:ins w:id="799" w:author="Shy Alon" w:date="2017-07-29T22:33:00Z">
        <w:r>
          <w:rPr>
            <w:rFonts w:cs="Times New Roman"/>
            <w:noProof/>
            <w:webHidden/>
            <w:rtl/>
          </w:rPr>
          <w:t>4</w:t>
        </w:r>
        <w:r>
          <w:rPr>
            <w:noProof/>
            <w:webHidden/>
            <w:rtl/>
          </w:rPr>
          <w:fldChar w:fldCharType="end"/>
        </w:r>
        <w:r w:rsidRPr="000529A7">
          <w:rPr>
            <w:rStyle w:val="Hyperlink"/>
            <w:noProof/>
          </w:rPr>
          <w:fldChar w:fldCharType="end"/>
        </w:r>
      </w:ins>
    </w:p>
    <w:p w14:paraId="2A23C5ED" w14:textId="08CF63AE" w:rsidR="004647BC" w:rsidRDefault="004647BC" w:rsidP="004647BC">
      <w:pPr>
        <w:pStyle w:val="TableofFigures"/>
        <w:tabs>
          <w:tab w:val="right" w:pos="8296"/>
        </w:tabs>
        <w:bidi w:val="0"/>
        <w:rPr>
          <w:ins w:id="800" w:author="Shy Alon" w:date="2017-07-29T22:33:00Z"/>
          <w:rFonts w:cstheme="minorBidi"/>
          <w:caps w:val="0"/>
          <w:noProof/>
          <w:sz w:val="22"/>
          <w:szCs w:val="22"/>
          <w:rtl/>
        </w:rPr>
        <w:pPrChange w:id="801" w:author="Shy Alon" w:date="2017-07-29T22:33:00Z">
          <w:pPr>
            <w:pStyle w:val="TableofFigures"/>
            <w:tabs>
              <w:tab w:val="right" w:pos="8296"/>
            </w:tabs>
          </w:pPr>
        </w:pPrChange>
      </w:pPr>
      <w:ins w:id="802" w:author="Shy Alon" w:date="2017-07-29T22:33:00Z">
        <w:r w:rsidRPr="000529A7">
          <w:rPr>
            <w:rStyle w:val="Hyperlink"/>
            <w:noProof/>
          </w:rPr>
          <w:fldChar w:fldCharType="begin"/>
        </w:r>
        <w:r w:rsidRPr="000529A7">
          <w:rPr>
            <w:rStyle w:val="Hyperlink"/>
            <w:noProof/>
            <w:rtl/>
          </w:rPr>
          <w:instrText xml:space="preserve"> </w:instrText>
        </w:r>
        <w:r>
          <w:rPr>
            <w:noProof/>
          </w:rPr>
          <w:instrText>HYPERLINK \l "_Toc489130953</w:instrText>
        </w:r>
        <w:r>
          <w:rPr>
            <w:noProof/>
            <w:rtl/>
          </w:rPr>
          <w:instrText>"</w:instrText>
        </w:r>
        <w:r w:rsidRPr="000529A7">
          <w:rPr>
            <w:rStyle w:val="Hyperlink"/>
            <w:noProof/>
            <w:rtl/>
          </w:rPr>
          <w:instrText xml:space="preserve"> </w:instrText>
        </w:r>
        <w:r w:rsidRPr="000529A7">
          <w:rPr>
            <w:rStyle w:val="Hyperlink"/>
            <w:noProof/>
          </w:rPr>
        </w:r>
        <w:r w:rsidRPr="000529A7">
          <w:rPr>
            <w:rStyle w:val="Hyperlink"/>
            <w:noProof/>
          </w:rPr>
          <w:fldChar w:fldCharType="separate"/>
        </w:r>
        <w:r w:rsidRPr="000529A7">
          <w:rPr>
            <w:rStyle w:val="Hyperlink"/>
            <w:noProof/>
          </w:rPr>
          <w:t>Figure 5 Capabilities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Toc489130953 \h</w:instrText>
        </w:r>
        <w:r>
          <w:rPr>
            <w:noProof/>
            <w:webHidden/>
            <w:rtl/>
          </w:rPr>
          <w:instrText xml:space="preserve"> </w:instrText>
        </w:r>
        <w:r>
          <w:rPr>
            <w:noProof/>
            <w:webHidden/>
            <w:rtl/>
          </w:rPr>
        </w:r>
      </w:ins>
      <w:r>
        <w:rPr>
          <w:noProof/>
          <w:webHidden/>
          <w:rtl/>
        </w:rPr>
        <w:fldChar w:fldCharType="separate"/>
      </w:r>
      <w:ins w:id="803" w:author="Shy Alon" w:date="2017-07-29T22:33:00Z">
        <w:r>
          <w:rPr>
            <w:rFonts w:cs="Times New Roman"/>
            <w:noProof/>
            <w:webHidden/>
            <w:rtl/>
          </w:rPr>
          <w:t>8</w:t>
        </w:r>
        <w:r>
          <w:rPr>
            <w:noProof/>
            <w:webHidden/>
            <w:rtl/>
          </w:rPr>
          <w:fldChar w:fldCharType="end"/>
        </w:r>
        <w:r w:rsidRPr="000529A7">
          <w:rPr>
            <w:rStyle w:val="Hyperlink"/>
            <w:noProof/>
          </w:rPr>
          <w:fldChar w:fldCharType="end"/>
        </w:r>
      </w:ins>
    </w:p>
    <w:p w14:paraId="396CDB75" w14:textId="2ABC85FA" w:rsidR="004647BC" w:rsidRDefault="004647BC" w:rsidP="004647BC">
      <w:pPr>
        <w:pStyle w:val="TableofFigures"/>
        <w:tabs>
          <w:tab w:val="right" w:pos="8296"/>
        </w:tabs>
        <w:bidi w:val="0"/>
        <w:rPr>
          <w:ins w:id="804" w:author="Shy Alon" w:date="2017-07-29T22:33:00Z"/>
          <w:rFonts w:cstheme="minorBidi"/>
          <w:caps w:val="0"/>
          <w:noProof/>
          <w:sz w:val="22"/>
          <w:szCs w:val="22"/>
          <w:rtl/>
        </w:rPr>
        <w:pPrChange w:id="805" w:author="Shy Alon" w:date="2017-07-29T22:33:00Z">
          <w:pPr>
            <w:pStyle w:val="TableofFigures"/>
            <w:tabs>
              <w:tab w:val="right" w:pos="8296"/>
            </w:tabs>
          </w:pPr>
        </w:pPrChange>
      </w:pPr>
      <w:ins w:id="806" w:author="Shy Alon" w:date="2017-07-29T22:33:00Z">
        <w:r w:rsidRPr="000529A7">
          <w:rPr>
            <w:rStyle w:val="Hyperlink"/>
            <w:noProof/>
          </w:rPr>
          <w:fldChar w:fldCharType="begin"/>
        </w:r>
        <w:r w:rsidRPr="000529A7">
          <w:rPr>
            <w:rStyle w:val="Hyperlink"/>
            <w:noProof/>
            <w:rtl/>
          </w:rPr>
          <w:instrText xml:space="preserve"> </w:instrText>
        </w:r>
        <w:r>
          <w:rPr>
            <w:noProof/>
          </w:rPr>
          <w:instrText>HYPERLINK \l "_Toc489130954</w:instrText>
        </w:r>
        <w:r>
          <w:rPr>
            <w:noProof/>
            <w:rtl/>
          </w:rPr>
          <w:instrText>"</w:instrText>
        </w:r>
        <w:r w:rsidRPr="000529A7">
          <w:rPr>
            <w:rStyle w:val="Hyperlink"/>
            <w:noProof/>
            <w:rtl/>
          </w:rPr>
          <w:instrText xml:space="preserve"> </w:instrText>
        </w:r>
        <w:r w:rsidRPr="000529A7">
          <w:rPr>
            <w:rStyle w:val="Hyperlink"/>
            <w:noProof/>
          </w:rPr>
        </w:r>
        <w:r w:rsidRPr="000529A7">
          <w:rPr>
            <w:rStyle w:val="Hyperlink"/>
            <w:noProof/>
          </w:rPr>
          <w:fldChar w:fldCharType="separate"/>
        </w:r>
        <w:r w:rsidRPr="000529A7">
          <w:rPr>
            <w:rStyle w:val="Hyperlink"/>
            <w:noProof/>
          </w:rPr>
          <w:t>Figure 6 random sample test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Toc489130954 \h</w:instrText>
        </w:r>
        <w:r>
          <w:rPr>
            <w:noProof/>
            <w:webHidden/>
            <w:rtl/>
          </w:rPr>
          <w:instrText xml:space="preserve"> </w:instrText>
        </w:r>
        <w:r>
          <w:rPr>
            <w:noProof/>
            <w:webHidden/>
            <w:rtl/>
          </w:rPr>
        </w:r>
      </w:ins>
      <w:r>
        <w:rPr>
          <w:noProof/>
          <w:webHidden/>
          <w:rtl/>
        </w:rPr>
        <w:fldChar w:fldCharType="separate"/>
      </w:r>
      <w:ins w:id="807" w:author="Shy Alon" w:date="2017-07-29T22:33:00Z">
        <w:r>
          <w:rPr>
            <w:rFonts w:cs="Times New Roman"/>
            <w:noProof/>
            <w:webHidden/>
            <w:rtl/>
          </w:rPr>
          <w:t>13</w:t>
        </w:r>
        <w:r>
          <w:rPr>
            <w:noProof/>
            <w:webHidden/>
            <w:rtl/>
          </w:rPr>
          <w:fldChar w:fldCharType="end"/>
        </w:r>
        <w:r w:rsidRPr="000529A7">
          <w:rPr>
            <w:rStyle w:val="Hyperlink"/>
            <w:noProof/>
          </w:rPr>
          <w:fldChar w:fldCharType="end"/>
        </w:r>
      </w:ins>
    </w:p>
    <w:p w14:paraId="202BE07D" w14:textId="5C104FE8" w:rsidR="004647BC" w:rsidRDefault="004647BC" w:rsidP="004647BC">
      <w:pPr>
        <w:pStyle w:val="TableofFigures"/>
        <w:tabs>
          <w:tab w:val="right" w:pos="8296"/>
        </w:tabs>
        <w:bidi w:val="0"/>
        <w:rPr>
          <w:ins w:id="808" w:author="Shy Alon" w:date="2017-07-29T22:33:00Z"/>
          <w:rFonts w:cstheme="minorBidi"/>
          <w:caps w:val="0"/>
          <w:noProof/>
          <w:sz w:val="22"/>
          <w:szCs w:val="22"/>
          <w:rtl/>
        </w:rPr>
        <w:pPrChange w:id="809" w:author="Shy Alon" w:date="2017-07-29T22:33:00Z">
          <w:pPr>
            <w:pStyle w:val="TableofFigures"/>
            <w:tabs>
              <w:tab w:val="right" w:pos="8296"/>
            </w:tabs>
          </w:pPr>
        </w:pPrChange>
      </w:pPr>
      <w:ins w:id="810" w:author="Shy Alon" w:date="2017-07-29T22:33:00Z">
        <w:r w:rsidRPr="000529A7">
          <w:rPr>
            <w:rStyle w:val="Hyperlink"/>
            <w:noProof/>
          </w:rPr>
          <w:fldChar w:fldCharType="begin"/>
        </w:r>
        <w:r w:rsidRPr="000529A7">
          <w:rPr>
            <w:rStyle w:val="Hyperlink"/>
            <w:noProof/>
            <w:rtl/>
          </w:rPr>
          <w:instrText xml:space="preserve"> </w:instrText>
        </w:r>
        <w:r>
          <w:rPr>
            <w:noProof/>
          </w:rPr>
          <w:instrText>HYPERLINK \l "_Toc489130955</w:instrText>
        </w:r>
        <w:r>
          <w:rPr>
            <w:noProof/>
            <w:rtl/>
          </w:rPr>
          <w:instrText>"</w:instrText>
        </w:r>
        <w:r w:rsidRPr="000529A7">
          <w:rPr>
            <w:rStyle w:val="Hyperlink"/>
            <w:noProof/>
            <w:rtl/>
          </w:rPr>
          <w:instrText xml:space="preserve"> </w:instrText>
        </w:r>
        <w:r w:rsidRPr="000529A7">
          <w:rPr>
            <w:rStyle w:val="Hyperlink"/>
            <w:noProof/>
          </w:rPr>
        </w:r>
        <w:r w:rsidRPr="000529A7">
          <w:rPr>
            <w:rStyle w:val="Hyperlink"/>
            <w:noProof/>
          </w:rPr>
          <w:fldChar w:fldCharType="separate"/>
        </w:r>
        <w:r w:rsidRPr="000529A7">
          <w:rPr>
            <w:rStyle w:val="Hyperlink"/>
            <w:noProof/>
          </w:rPr>
          <w:t>Figure 7 Financial Ratios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Toc489130955 \h</w:instrText>
        </w:r>
        <w:r>
          <w:rPr>
            <w:noProof/>
            <w:webHidden/>
            <w:rtl/>
          </w:rPr>
          <w:instrText xml:space="preserve"> </w:instrText>
        </w:r>
        <w:r>
          <w:rPr>
            <w:noProof/>
            <w:webHidden/>
            <w:rtl/>
          </w:rPr>
        </w:r>
      </w:ins>
      <w:r>
        <w:rPr>
          <w:noProof/>
          <w:webHidden/>
          <w:rtl/>
        </w:rPr>
        <w:fldChar w:fldCharType="separate"/>
      </w:r>
      <w:ins w:id="811" w:author="Shy Alon" w:date="2017-07-29T22:33:00Z">
        <w:r>
          <w:rPr>
            <w:rFonts w:cs="Times New Roman"/>
            <w:noProof/>
            <w:webHidden/>
            <w:rtl/>
          </w:rPr>
          <w:t>14</w:t>
        </w:r>
        <w:r>
          <w:rPr>
            <w:noProof/>
            <w:webHidden/>
            <w:rtl/>
          </w:rPr>
          <w:fldChar w:fldCharType="end"/>
        </w:r>
        <w:r w:rsidRPr="000529A7">
          <w:rPr>
            <w:rStyle w:val="Hyperlink"/>
            <w:noProof/>
          </w:rPr>
          <w:fldChar w:fldCharType="end"/>
        </w:r>
      </w:ins>
    </w:p>
    <w:p w14:paraId="4E4FCBBD" w14:textId="6ECF200E" w:rsidR="004647BC" w:rsidRDefault="004647BC" w:rsidP="004647BC">
      <w:pPr>
        <w:pStyle w:val="TableofFigures"/>
        <w:tabs>
          <w:tab w:val="right" w:pos="8296"/>
        </w:tabs>
        <w:bidi w:val="0"/>
        <w:rPr>
          <w:ins w:id="812" w:author="Shy Alon" w:date="2017-07-29T22:33:00Z"/>
          <w:rFonts w:cstheme="minorBidi"/>
          <w:caps w:val="0"/>
          <w:noProof/>
          <w:sz w:val="22"/>
          <w:szCs w:val="22"/>
          <w:rtl/>
        </w:rPr>
        <w:pPrChange w:id="813" w:author="Shy Alon" w:date="2017-07-29T22:33:00Z">
          <w:pPr>
            <w:pStyle w:val="TableofFigures"/>
            <w:tabs>
              <w:tab w:val="right" w:pos="8296"/>
            </w:tabs>
          </w:pPr>
        </w:pPrChange>
      </w:pPr>
      <w:ins w:id="814" w:author="Shy Alon" w:date="2017-07-29T22:33:00Z">
        <w:r w:rsidRPr="000529A7">
          <w:rPr>
            <w:rStyle w:val="Hyperlink"/>
            <w:noProof/>
          </w:rPr>
          <w:fldChar w:fldCharType="begin"/>
        </w:r>
        <w:r w:rsidRPr="000529A7">
          <w:rPr>
            <w:rStyle w:val="Hyperlink"/>
            <w:noProof/>
            <w:rtl/>
          </w:rPr>
          <w:instrText xml:space="preserve"> </w:instrText>
        </w:r>
        <w:r>
          <w:rPr>
            <w:noProof/>
          </w:rPr>
          <w:instrText>HYPERLINK \l "_Toc489130956</w:instrText>
        </w:r>
        <w:r>
          <w:rPr>
            <w:noProof/>
            <w:rtl/>
          </w:rPr>
          <w:instrText>"</w:instrText>
        </w:r>
        <w:r w:rsidRPr="000529A7">
          <w:rPr>
            <w:rStyle w:val="Hyperlink"/>
            <w:noProof/>
            <w:rtl/>
          </w:rPr>
          <w:instrText xml:space="preserve"> </w:instrText>
        </w:r>
        <w:r w:rsidRPr="000529A7">
          <w:rPr>
            <w:rStyle w:val="Hyperlink"/>
            <w:noProof/>
          </w:rPr>
        </w:r>
        <w:r w:rsidRPr="000529A7">
          <w:rPr>
            <w:rStyle w:val="Hyperlink"/>
            <w:noProof/>
          </w:rPr>
          <w:fldChar w:fldCharType="separate"/>
        </w:r>
        <w:r w:rsidRPr="000529A7">
          <w:rPr>
            <w:rStyle w:val="Hyperlink"/>
            <w:noProof/>
          </w:rPr>
          <w:t>Figure 8 Bitterness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Toc489130956 \h</w:instrText>
        </w:r>
        <w:r>
          <w:rPr>
            <w:noProof/>
            <w:webHidden/>
            <w:rtl/>
          </w:rPr>
          <w:instrText xml:space="preserve"> </w:instrText>
        </w:r>
        <w:r>
          <w:rPr>
            <w:noProof/>
            <w:webHidden/>
            <w:rtl/>
          </w:rPr>
        </w:r>
      </w:ins>
      <w:r>
        <w:rPr>
          <w:noProof/>
          <w:webHidden/>
          <w:rtl/>
        </w:rPr>
        <w:fldChar w:fldCharType="separate"/>
      </w:r>
      <w:ins w:id="815" w:author="Shy Alon" w:date="2017-07-29T22:33:00Z">
        <w:r>
          <w:rPr>
            <w:rFonts w:cs="Times New Roman"/>
            <w:noProof/>
            <w:webHidden/>
            <w:rtl/>
          </w:rPr>
          <w:t>14</w:t>
        </w:r>
        <w:r>
          <w:rPr>
            <w:noProof/>
            <w:webHidden/>
            <w:rtl/>
          </w:rPr>
          <w:fldChar w:fldCharType="end"/>
        </w:r>
        <w:r w:rsidRPr="000529A7">
          <w:rPr>
            <w:rStyle w:val="Hyperlink"/>
            <w:noProof/>
          </w:rPr>
          <w:fldChar w:fldCharType="end"/>
        </w:r>
      </w:ins>
    </w:p>
    <w:p w14:paraId="6647F191" w14:textId="16EE7B65" w:rsidR="004647BC" w:rsidRDefault="004647BC" w:rsidP="004647BC">
      <w:pPr>
        <w:pStyle w:val="TableofFigures"/>
        <w:tabs>
          <w:tab w:val="right" w:pos="8296"/>
        </w:tabs>
        <w:bidi w:val="0"/>
        <w:rPr>
          <w:ins w:id="816" w:author="Shy Alon" w:date="2017-07-29T22:33:00Z"/>
          <w:rFonts w:cstheme="minorBidi"/>
          <w:caps w:val="0"/>
          <w:noProof/>
          <w:sz w:val="22"/>
          <w:szCs w:val="22"/>
          <w:rtl/>
        </w:rPr>
        <w:pPrChange w:id="817" w:author="Shy Alon" w:date="2017-07-29T22:33:00Z">
          <w:pPr>
            <w:pStyle w:val="TableofFigures"/>
            <w:tabs>
              <w:tab w:val="right" w:pos="8296"/>
            </w:tabs>
          </w:pPr>
        </w:pPrChange>
      </w:pPr>
      <w:ins w:id="818" w:author="Shy Alon" w:date="2017-07-29T22:33:00Z">
        <w:r w:rsidRPr="000529A7">
          <w:rPr>
            <w:rStyle w:val="Hyperlink"/>
            <w:noProof/>
          </w:rPr>
          <w:fldChar w:fldCharType="begin"/>
        </w:r>
        <w:r w:rsidRPr="000529A7">
          <w:rPr>
            <w:rStyle w:val="Hyperlink"/>
            <w:noProof/>
            <w:rtl/>
          </w:rPr>
          <w:instrText xml:space="preserve"> </w:instrText>
        </w:r>
        <w:r>
          <w:rPr>
            <w:noProof/>
          </w:rPr>
          <w:instrText>HYPERLINK \l "_Toc489130957</w:instrText>
        </w:r>
        <w:r>
          <w:rPr>
            <w:noProof/>
            <w:rtl/>
          </w:rPr>
          <w:instrText>"</w:instrText>
        </w:r>
        <w:r w:rsidRPr="000529A7">
          <w:rPr>
            <w:rStyle w:val="Hyperlink"/>
            <w:noProof/>
            <w:rtl/>
          </w:rPr>
          <w:instrText xml:space="preserve"> </w:instrText>
        </w:r>
        <w:r w:rsidRPr="000529A7">
          <w:rPr>
            <w:rStyle w:val="Hyperlink"/>
            <w:noProof/>
          </w:rPr>
        </w:r>
        <w:r w:rsidRPr="000529A7">
          <w:rPr>
            <w:rStyle w:val="Hyperlink"/>
            <w:noProof/>
          </w:rPr>
          <w:fldChar w:fldCharType="separate"/>
        </w:r>
        <w:r w:rsidRPr="000529A7">
          <w:rPr>
            <w:rStyle w:val="Hyperlink"/>
            <w:noProof/>
          </w:rPr>
          <w:t>Figure 9 Qualitative Financial Ratios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Toc489130957 \h</w:instrText>
        </w:r>
        <w:r>
          <w:rPr>
            <w:noProof/>
            <w:webHidden/>
            <w:rtl/>
          </w:rPr>
          <w:instrText xml:space="preserve"> </w:instrText>
        </w:r>
        <w:r>
          <w:rPr>
            <w:noProof/>
            <w:webHidden/>
            <w:rtl/>
          </w:rPr>
        </w:r>
      </w:ins>
      <w:r>
        <w:rPr>
          <w:noProof/>
          <w:webHidden/>
          <w:rtl/>
        </w:rPr>
        <w:fldChar w:fldCharType="separate"/>
      </w:r>
      <w:ins w:id="819" w:author="Shy Alon" w:date="2017-07-29T22:33:00Z">
        <w:r>
          <w:rPr>
            <w:rFonts w:cs="Times New Roman"/>
            <w:noProof/>
            <w:webHidden/>
            <w:rtl/>
          </w:rPr>
          <w:t>15</w:t>
        </w:r>
        <w:r>
          <w:rPr>
            <w:noProof/>
            <w:webHidden/>
            <w:rtl/>
          </w:rPr>
          <w:fldChar w:fldCharType="end"/>
        </w:r>
        <w:r w:rsidRPr="000529A7">
          <w:rPr>
            <w:rStyle w:val="Hyperlink"/>
            <w:noProof/>
          </w:rPr>
          <w:fldChar w:fldCharType="end"/>
        </w:r>
      </w:ins>
    </w:p>
    <w:p w14:paraId="710B34B2" w14:textId="163285F8" w:rsidR="004647BC" w:rsidRDefault="004647BC" w:rsidP="004647BC">
      <w:pPr>
        <w:pStyle w:val="TableofFigures"/>
        <w:tabs>
          <w:tab w:val="right" w:pos="8296"/>
        </w:tabs>
        <w:bidi w:val="0"/>
        <w:rPr>
          <w:ins w:id="820" w:author="Shy Alon" w:date="2017-07-29T22:33:00Z"/>
          <w:rFonts w:cstheme="minorBidi"/>
          <w:caps w:val="0"/>
          <w:noProof/>
          <w:sz w:val="22"/>
          <w:szCs w:val="22"/>
          <w:rtl/>
        </w:rPr>
        <w:pPrChange w:id="821" w:author="Shy Alon" w:date="2017-07-29T22:33:00Z">
          <w:pPr>
            <w:pStyle w:val="TableofFigures"/>
            <w:tabs>
              <w:tab w:val="right" w:pos="8296"/>
            </w:tabs>
          </w:pPr>
        </w:pPrChange>
      </w:pPr>
      <w:ins w:id="822" w:author="Shy Alon" w:date="2017-07-29T22:33:00Z">
        <w:r w:rsidRPr="000529A7">
          <w:rPr>
            <w:rStyle w:val="Hyperlink"/>
            <w:noProof/>
          </w:rPr>
          <w:fldChar w:fldCharType="begin"/>
        </w:r>
        <w:r w:rsidRPr="000529A7">
          <w:rPr>
            <w:rStyle w:val="Hyperlink"/>
            <w:noProof/>
            <w:rtl/>
          </w:rPr>
          <w:instrText xml:space="preserve"> </w:instrText>
        </w:r>
        <w:r>
          <w:rPr>
            <w:noProof/>
          </w:rPr>
          <w:instrText>HYPERLINK \l "_Toc489130958</w:instrText>
        </w:r>
        <w:r>
          <w:rPr>
            <w:noProof/>
            <w:rtl/>
          </w:rPr>
          <w:instrText>"</w:instrText>
        </w:r>
        <w:r w:rsidRPr="000529A7">
          <w:rPr>
            <w:rStyle w:val="Hyperlink"/>
            <w:noProof/>
            <w:rtl/>
          </w:rPr>
          <w:instrText xml:space="preserve"> </w:instrText>
        </w:r>
        <w:r w:rsidRPr="000529A7">
          <w:rPr>
            <w:rStyle w:val="Hyperlink"/>
            <w:noProof/>
          </w:rPr>
        </w:r>
        <w:r w:rsidRPr="000529A7">
          <w:rPr>
            <w:rStyle w:val="Hyperlink"/>
            <w:noProof/>
          </w:rPr>
          <w:fldChar w:fldCharType="separate"/>
        </w:r>
        <w:r w:rsidRPr="000529A7">
          <w:rPr>
            <w:rStyle w:val="Hyperlink"/>
            <w:noProof/>
          </w:rPr>
          <w:t>Figure 10 Dopamine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Toc489130958 \h</w:instrText>
        </w:r>
        <w:r>
          <w:rPr>
            <w:noProof/>
            <w:webHidden/>
            <w:rtl/>
          </w:rPr>
          <w:instrText xml:space="preserve"> </w:instrText>
        </w:r>
        <w:r>
          <w:rPr>
            <w:noProof/>
            <w:webHidden/>
            <w:rtl/>
          </w:rPr>
        </w:r>
      </w:ins>
      <w:r>
        <w:rPr>
          <w:noProof/>
          <w:webHidden/>
          <w:rtl/>
        </w:rPr>
        <w:fldChar w:fldCharType="separate"/>
      </w:r>
      <w:ins w:id="823" w:author="Shy Alon" w:date="2017-07-29T22:33:00Z">
        <w:r>
          <w:rPr>
            <w:rFonts w:cs="Times New Roman"/>
            <w:noProof/>
            <w:webHidden/>
            <w:rtl/>
          </w:rPr>
          <w:t>16</w:t>
        </w:r>
        <w:r>
          <w:rPr>
            <w:noProof/>
            <w:webHidden/>
            <w:rtl/>
          </w:rPr>
          <w:fldChar w:fldCharType="end"/>
        </w:r>
        <w:r w:rsidRPr="000529A7">
          <w:rPr>
            <w:rStyle w:val="Hyperlink"/>
            <w:noProof/>
          </w:rPr>
          <w:fldChar w:fldCharType="end"/>
        </w:r>
      </w:ins>
    </w:p>
    <w:p w14:paraId="55F17584" w14:textId="6BFFEAD1" w:rsidR="004647BC" w:rsidRDefault="004647BC" w:rsidP="004647BC">
      <w:pPr>
        <w:pStyle w:val="TableofFigures"/>
        <w:tabs>
          <w:tab w:val="right" w:pos="8296"/>
        </w:tabs>
        <w:bidi w:val="0"/>
        <w:rPr>
          <w:ins w:id="824" w:author="Shy Alon" w:date="2017-07-29T22:33:00Z"/>
          <w:rFonts w:cstheme="minorBidi"/>
          <w:caps w:val="0"/>
          <w:noProof/>
          <w:sz w:val="22"/>
          <w:szCs w:val="22"/>
          <w:rtl/>
        </w:rPr>
        <w:pPrChange w:id="825" w:author="Shy Alon" w:date="2017-07-29T22:33:00Z">
          <w:pPr>
            <w:pStyle w:val="TableofFigures"/>
            <w:tabs>
              <w:tab w:val="right" w:pos="8296"/>
            </w:tabs>
          </w:pPr>
        </w:pPrChange>
      </w:pPr>
      <w:ins w:id="826" w:author="Shy Alon" w:date="2017-07-29T22:33:00Z">
        <w:r w:rsidRPr="000529A7">
          <w:rPr>
            <w:rStyle w:val="Hyperlink"/>
            <w:noProof/>
          </w:rPr>
          <w:fldChar w:fldCharType="begin"/>
        </w:r>
        <w:r w:rsidRPr="000529A7">
          <w:rPr>
            <w:rStyle w:val="Hyperlink"/>
            <w:noProof/>
            <w:rtl/>
          </w:rPr>
          <w:instrText xml:space="preserve"> </w:instrText>
        </w:r>
        <w:r>
          <w:rPr>
            <w:noProof/>
          </w:rPr>
          <w:instrText>HYPERLINK \l "_Toc489130959</w:instrText>
        </w:r>
        <w:r>
          <w:rPr>
            <w:noProof/>
            <w:rtl/>
          </w:rPr>
          <w:instrText>"</w:instrText>
        </w:r>
        <w:r w:rsidRPr="000529A7">
          <w:rPr>
            <w:rStyle w:val="Hyperlink"/>
            <w:noProof/>
            <w:rtl/>
          </w:rPr>
          <w:instrText xml:space="preserve"> </w:instrText>
        </w:r>
        <w:r w:rsidRPr="000529A7">
          <w:rPr>
            <w:rStyle w:val="Hyperlink"/>
            <w:noProof/>
          </w:rPr>
        </w:r>
        <w:r w:rsidRPr="000529A7">
          <w:rPr>
            <w:rStyle w:val="Hyperlink"/>
            <w:noProof/>
          </w:rPr>
          <w:fldChar w:fldCharType="separate"/>
        </w:r>
        <w:r w:rsidRPr="000529A7">
          <w:rPr>
            <w:rStyle w:val="Hyperlink"/>
            <w:noProof/>
          </w:rPr>
          <w:t>Figure 11 Adrenoceptor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Toc489130959 \h</w:instrText>
        </w:r>
        <w:r>
          <w:rPr>
            <w:noProof/>
            <w:webHidden/>
            <w:rtl/>
          </w:rPr>
          <w:instrText xml:space="preserve"> </w:instrText>
        </w:r>
        <w:r>
          <w:rPr>
            <w:noProof/>
            <w:webHidden/>
            <w:rtl/>
          </w:rPr>
        </w:r>
      </w:ins>
      <w:r>
        <w:rPr>
          <w:noProof/>
          <w:webHidden/>
          <w:rtl/>
        </w:rPr>
        <w:fldChar w:fldCharType="separate"/>
      </w:r>
      <w:ins w:id="827" w:author="Shy Alon" w:date="2017-07-29T22:33:00Z">
        <w:r>
          <w:rPr>
            <w:rFonts w:cs="Times New Roman"/>
            <w:noProof/>
            <w:webHidden/>
            <w:rtl/>
          </w:rPr>
          <w:t>17</w:t>
        </w:r>
        <w:r>
          <w:rPr>
            <w:noProof/>
            <w:webHidden/>
            <w:rtl/>
          </w:rPr>
          <w:fldChar w:fldCharType="end"/>
        </w:r>
        <w:r w:rsidRPr="000529A7">
          <w:rPr>
            <w:rStyle w:val="Hyperlink"/>
            <w:noProof/>
          </w:rPr>
          <w:fldChar w:fldCharType="end"/>
        </w:r>
      </w:ins>
    </w:p>
    <w:p w14:paraId="2B3635AD" w14:textId="322A5D75" w:rsidR="004647BC" w:rsidRDefault="004647BC" w:rsidP="004647BC">
      <w:pPr>
        <w:pStyle w:val="TableofFigures"/>
        <w:tabs>
          <w:tab w:val="right" w:pos="8296"/>
        </w:tabs>
        <w:bidi w:val="0"/>
        <w:rPr>
          <w:ins w:id="828" w:author="Shy Alon" w:date="2017-07-29T22:33:00Z"/>
          <w:rFonts w:cstheme="minorBidi"/>
          <w:caps w:val="0"/>
          <w:noProof/>
          <w:sz w:val="22"/>
          <w:szCs w:val="22"/>
          <w:rtl/>
        </w:rPr>
        <w:pPrChange w:id="829" w:author="Shy Alon" w:date="2017-07-29T22:33:00Z">
          <w:pPr>
            <w:pStyle w:val="TableofFigures"/>
            <w:tabs>
              <w:tab w:val="right" w:pos="8296"/>
            </w:tabs>
          </w:pPr>
        </w:pPrChange>
      </w:pPr>
      <w:ins w:id="830" w:author="Shy Alon" w:date="2017-07-29T22:33:00Z">
        <w:r w:rsidRPr="000529A7">
          <w:rPr>
            <w:rStyle w:val="Hyperlink"/>
            <w:noProof/>
          </w:rPr>
          <w:fldChar w:fldCharType="begin"/>
        </w:r>
        <w:r w:rsidRPr="000529A7">
          <w:rPr>
            <w:rStyle w:val="Hyperlink"/>
            <w:noProof/>
            <w:rtl/>
          </w:rPr>
          <w:instrText xml:space="preserve"> </w:instrText>
        </w:r>
        <w:r>
          <w:rPr>
            <w:noProof/>
          </w:rPr>
          <w:instrText>HYPERLINK \l "_Toc489130960</w:instrText>
        </w:r>
        <w:r>
          <w:rPr>
            <w:noProof/>
            <w:rtl/>
          </w:rPr>
          <w:instrText>"</w:instrText>
        </w:r>
        <w:r w:rsidRPr="000529A7">
          <w:rPr>
            <w:rStyle w:val="Hyperlink"/>
            <w:noProof/>
            <w:rtl/>
          </w:rPr>
          <w:instrText xml:space="preserve"> </w:instrText>
        </w:r>
        <w:r w:rsidRPr="000529A7">
          <w:rPr>
            <w:rStyle w:val="Hyperlink"/>
            <w:noProof/>
          </w:rPr>
        </w:r>
        <w:r w:rsidRPr="000529A7">
          <w:rPr>
            <w:rStyle w:val="Hyperlink"/>
            <w:noProof/>
          </w:rPr>
          <w:fldChar w:fldCharType="separate"/>
        </w:r>
        <w:r w:rsidRPr="000529A7">
          <w:rPr>
            <w:rStyle w:val="Hyperlink"/>
            <w:noProof/>
          </w:rPr>
          <w:t>Figure 12 Histamine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Toc489130960 \h</w:instrText>
        </w:r>
        <w:r>
          <w:rPr>
            <w:noProof/>
            <w:webHidden/>
            <w:rtl/>
          </w:rPr>
          <w:instrText xml:space="preserve"> </w:instrText>
        </w:r>
        <w:r>
          <w:rPr>
            <w:noProof/>
            <w:webHidden/>
            <w:rtl/>
          </w:rPr>
        </w:r>
      </w:ins>
      <w:r>
        <w:rPr>
          <w:noProof/>
          <w:webHidden/>
          <w:rtl/>
        </w:rPr>
        <w:fldChar w:fldCharType="separate"/>
      </w:r>
      <w:ins w:id="831" w:author="Shy Alon" w:date="2017-07-29T22:33:00Z">
        <w:r>
          <w:rPr>
            <w:rFonts w:cs="Times New Roman"/>
            <w:noProof/>
            <w:webHidden/>
            <w:rtl/>
          </w:rPr>
          <w:t>18</w:t>
        </w:r>
        <w:r>
          <w:rPr>
            <w:noProof/>
            <w:webHidden/>
            <w:rtl/>
          </w:rPr>
          <w:fldChar w:fldCharType="end"/>
        </w:r>
        <w:r w:rsidRPr="000529A7">
          <w:rPr>
            <w:rStyle w:val="Hyperlink"/>
            <w:noProof/>
          </w:rPr>
          <w:fldChar w:fldCharType="end"/>
        </w:r>
      </w:ins>
    </w:p>
    <w:p w14:paraId="59B5F6D4" w14:textId="36607B41" w:rsidR="004647BC" w:rsidRDefault="004647BC" w:rsidP="004647BC">
      <w:pPr>
        <w:pStyle w:val="TableofFigures"/>
        <w:tabs>
          <w:tab w:val="right" w:pos="8296"/>
        </w:tabs>
        <w:bidi w:val="0"/>
        <w:rPr>
          <w:ins w:id="832" w:author="Shy Alon" w:date="2017-07-29T22:33:00Z"/>
          <w:rFonts w:cstheme="minorBidi"/>
          <w:caps w:val="0"/>
          <w:noProof/>
          <w:sz w:val="22"/>
          <w:szCs w:val="22"/>
          <w:rtl/>
        </w:rPr>
        <w:pPrChange w:id="833" w:author="Shy Alon" w:date="2017-07-29T22:33:00Z">
          <w:pPr>
            <w:pStyle w:val="TableofFigures"/>
            <w:tabs>
              <w:tab w:val="right" w:pos="8296"/>
            </w:tabs>
          </w:pPr>
        </w:pPrChange>
      </w:pPr>
      <w:ins w:id="834" w:author="Shy Alon" w:date="2017-07-29T22:33:00Z">
        <w:r w:rsidRPr="000529A7">
          <w:rPr>
            <w:rStyle w:val="Hyperlink"/>
            <w:noProof/>
          </w:rPr>
          <w:fldChar w:fldCharType="begin"/>
        </w:r>
        <w:r w:rsidRPr="000529A7">
          <w:rPr>
            <w:rStyle w:val="Hyperlink"/>
            <w:noProof/>
            <w:rtl/>
          </w:rPr>
          <w:instrText xml:space="preserve"> </w:instrText>
        </w:r>
        <w:r>
          <w:rPr>
            <w:noProof/>
          </w:rPr>
          <w:instrText>HYPERLINK \l "_Toc489130961</w:instrText>
        </w:r>
        <w:r>
          <w:rPr>
            <w:noProof/>
            <w:rtl/>
          </w:rPr>
          <w:instrText>"</w:instrText>
        </w:r>
        <w:r w:rsidRPr="000529A7">
          <w:rPr>
            <w:rStyle w:val="Hyperlink"/>
            <w:noProof/>
            <w:rtl/>
          </w:rPr>
          <w:instrText xml:space="preserve"> </w:instrText>
        </w:r>
        <w:r w:rsidRPr="000529A7">
          <w:rPr>
            <w:rStyle w:val="Hyperlink"/>
            <w:noProof/>
          </w:rPr>
        </w:r>
        <w:r w:rsidRPr="000529A7">
          <w:rPr>
            <w:rStyle w:val="Hyperlink"/>
            <w:noProof/>
          </w:rPr>
          <w:fldChar w:fldCharType="separate"/>
        </w:r>
        <w:r w:rsidRPr="000529A7">
          <w:rPr>
            <w:rStyle w:val="Hyperlink"/>
            <w:noProof/>
          </w:rPr>
          <w:t>Figure 13 Muscarinic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Toc489130961 \h</w:instrText>
        </w:r>
        <w:r>
          <w:rPr>
            <w:noProof/>
            <w:webHidden/>
            <w:rtl/>
          </w:rPr>
          <w:instrText xml:space="preserve"> </w:instrText>
        </w:r>
        <w:r>
          <w:rPr>
            <w:noProof/>
            <w:webHidden/>
            <w:rtl/>
          </w:rPr>
        </w:r>
      </w:ins>
      <w:r>
        <w:rPr>
          <w:noProof/>
          <w:webHidden/>
          <w:rtl/>
        </w:rPr>
        <w:fldChar w:fldCharType="separate"/>
      </w:r>
      <w:ins w:id="835" w:author="Shy Alon" w:date="2017-07-29T22:33:00Z">
        <w:r>
          <w:rPr>
            <w:rFonts w:cs="Times New Roman"/>
            <w:noProof/>
            <w:webHidden/>
            <w:rtl/>
          </w:rPr>
          <w:t>19</w:t>
        </w:r>
        <w:r>
          <w:rPr>
            <w:noProof/>
            <w:webHidden/>
            <w:rtl/>
          </w:rPr>
          <w:fldChar w:fldCharType="end"/>
        </w:r>
        <w:r w:rsidRPr="000529A7">
          <w:rPr>
            <w:rStyle w:val="Hyperlink"/>
            <w:noProof/>
          </w:rPr>
          <w:fldChar w:fldCharType="end"/>
        </w:r>
      </w:ins>
    </w:p>
    <w:p w14:paraId="34CAF9B5" w14:textId="44FE158A" w:rsidR="004647BC" w:rsidRDefault="004647BC" w:rsidP="004647BC">
      <w:pPr>
        <w:pStyle w:val="TableofFigures"/>
        <w:tabs>
          <w:tab w:val="right" w:pos="8296"/>
        </w:tabs>
        <w:bidi w:val="0"/>
        <w:rPr>
          <w:ins w:id="836" w:author="Shy Alon" w:date="2017-07-29T22:33:00Z"/>
          <w:rFonts w:cstheme="minorBidi"/>
          <w:caps w:val="0"/>
          <w:noProof/>
          <w:sz w:val="22"/>
          <w:szCs w:val="22"/>
          <w:rtl/>
        </w:rPr>
        <w:pPrChange w:id="837" w:author="Shy Alon" w:date="2017-07-29T22:33:00Z">
          <w:pPr>
            <w:pStyle w:val="TableofFigures"/>
            <w:tabs>
              <w:tab w:val="right" w:pos="8296"/>
            </w:tabs>
          </w:pPr>
        </w:pPrChange>
      </w:pPr>
      <w:ins w:id="838" w:author="Shy Alon" w:date="2017-07-29T22:33:00Z">
        <w:r w:rsidRPr="000529A7">
          <w:rPr>
            <w:rStyle w:val="Hyperlink"/>
            <w:noProof/>
          </w:rPr>
          <w:fldChar w:fldCharType="begin"/>
        </w:r>
        <w:r w:rsidRPr="000529A7">
          <w:rPr>
            <w:rStyle w:val="Hyperlink"/>
            <w:noProof/>
            <w:rtl/>
          </w:rPr>
          <w:instrText xml:space="preserve"> </w:instrText>
        </w:r>
        <w:r>
          <w:rPr>
            <w:noProof/>
          </w:rPr>
          <w:instrText>HYPERLINK \l "_Toc489130962</w:instrText>
        </w:r>
        <w:r>
          <w:rPr>
            <w:noProof/>
            <w:rtl/>
          </w:rPr>
          <w:instrText>"</w:instrText>
        </w:r>
        <w:r w:rsidRPr="000529A7">
          <w:rPr>
            <w:rStyle w:val="Hyperlink"/>
            <w:noProof/>
            <w:rtl/>
          </w:rPr>
          <w:instrText xml:space="preserve"> </w:instrText>
        </w:r>
        <w:r w:rsidRPr="000529A7">
          <w:rPr>
            <w:rStyle w:val="Hyperlink"/>
            <w:noProof/>
          </w:rPr>
        </w:r>
        <w:r w:rsidRPr="000529A7">
          <w:rPr>
            <w:rStyle w:val="Hyperlink"/>
            <w:noProof/>
          </w:rPr>
          <w:fldChar w:fldCharType="separate"/>
        </w:r>
        <w:r w:rsidRPr="000529A7">
          <w:rPr>
            <w:rStyle w:val="Hyperlink"/>
            <w:noProof/>
          </w:rPr>
          <w:t>Figure 14</w:t>
        </w:r>
        <w:r w:rsidRPr="000529A7">
          <w:rPr>
            <w:rStyle w:val="Hyperlink"/>
            <w:noProof/>
            <w:rtl/>
          </w:rPr>
          <w:t xml:space="preserve"> </w:t>
        </w:r>
        <w:r w:rsidRPr="000529A7">
          <w:rPr>
            <w:rStyle w:val="Hyperlink"/>
            <w:noProof/>
          </w:rPr>
          <w:t xml:space="preserve"> Muscarinic Results Magnified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Toc489130962 \h</w:instrText>
        </w:r>
        <w:r>
          <w:rPr>
            <w:noProof/>
            <w:webHidden/>
            <w:rtl/>
          </w:rPr>
          <w:instrText xml:space="preserve"> </w:instrText>
        </w:r>
        <w:r>
          <w:rPr>
            <w:noProof/>
            <w:webHidden/>
            <w:rtl/>
          </w:rPr>
        </w:r>
      </w:ins>
      <w:r>
        <w:rPr>
          <w:noProof/>
          <w:webHidden/>
          <w:rtl/>
        </w:rPr>
        <w:fldChar w:fldCharType="separate"/>
      </w:r>
      <w:ins w:id="839" w:author="Shy Alon" w:date="2017-07-29T22:33:00Z">
        <w:r>
          <w:rPr>
            <w:rFonts w:cs="Times New Roman"/>
            <w:noProof/>
            <w:webHidden/>
            <w:rtl/>
          </w:rPr>
          <w:t>19</w:t>
        </w:r>
        <w:r>
          <w:rPr>
            <w:noProof/>
            <w:webHidden/>
            <w:rtl/>
          </w:rPr>
          <w:fldChar w:fldCharType="end"/>
        </w:r>
        <w:r w:rsidRPr="000529A7">
          <w:rPr>
            <w:rStyle w:val="Hyperlink"/>
            <w:noProof/>
          </w:rPr>
          <w:fldChar w:fldCharType="end"/>
        </w:r>
      </w:ins>
    </w:p>
    <w:p w14:paraId="69DA74A9" w14:textId="3EBC66E3" w:rsidR="004647BC" w:rsidRDefault="004647BC" w:rsidP="004647BC">
      <w:pPr>
        <w:pStyle w:val="TableofFigures"/>
        <w:tabs>
          <w:tab w:val="right" w:pos="8296"/>
        </w:tabs>
        <w:bidi w:val="0"/>
        <w:rPr>
          <w:ins w:id="840" w:author="Shy Alon" w:date="2017-07-29T22:33:00Z"/>
          <w:rFonts w:cstheme="minorBidi"/>
          <w:caps w:val="0"/>
          <w:noProof/>
          <w:sz w:val="22"/>
          <w:szCs w:val="22"/>
          <w:rtl/>
        </w:rPr>
        <w:pPrChange w:id="841" w:author="Shy Alon" w:date="2017-07-29T22:33:00Z">
          <w:pPr>
            <w:pStyle w:val="TableofFigures"/>
            <w:tabs>
              <w:tab w:val="right" w:pos="8296"/>
            </w:tabs>
          </w:pPr>
        </w:pPrChange>
      </w:pPr>
      <w:ins w:id="842" w:author="Shy Alon" w:date="2017-07-29T22:33:00Z">
        <w:r w:rsidRPr="000529A7">
          <w:rPr>
            <w:rStyle w:val="Hyperlink"/>
            <w:noProof/>
          </w:rPr>
          <w:fldChar w:fldCharType="begin"/>
        </w:r>
        <w:r w:rsidRPr="000529A7">
          <w:rPr>
            <w:rStyle w:val="Hyperlink"/>
            <w:noProof/>
            <w:rtl/>
          </w:rPr>
          <w:instrText xml:space="preserve"> </w:instrText>
        </w:r>
        <w:r>
          <w:rPr>
            <w:noProof/>
          </w:rPr>
          <w:instrText>HYPERLINK \l "_Toc489130963</w:instrText>
        </w:r>
        <w:r>
          <w:rPr>
            <w:noProof/>
            <w:rtl/>
          </w:rPr>
          <w:instrText>"</w:instrText>
        </w:r>
        <w:r w:rsidRPr="000529A7">
          <w:rPr>
            <w:rStyle w:val="Hyperlink"/>
            <w:noProof/>
            <w:rtl/>
          </w:rPr>
          <w:instrText xml:space="preserve"> </w:instrText>
        </w:r>
        <w:r w:rsidRPr="000529A7">
          <w:rPr>
            <w:rStyle w:val="Hyperlink"/>
            <w:noProof/>
          </w:rPr>
        </w:r>
        <w:r w:rsidRPr="000529A7">
          <w:rPr>
            <w:rStyle w:val="Hyperlink"/>
            <w:noProof/>
          </w:rPr>
          <w:fldChar w:fldCharType="separate"/>
        </w:r>
        <w:r w:rsidRPr="000529A7">
          <w:rPr>
            <w:rStyle w:val="Hyperlink"/>
            <w:noProof/>
          </w:rPr>
          <w:t>Figure 15 Serotonin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Toc489130963 \h</w:instrText>
        </w:r>
        <w:r>
          <w:rPr>
            <w:noProof/>
            <w:webHidden/>
            <w:rtl/>
          </w:rPr>
          <w:instrText xml:space="preserve"> </w:instrText>
        </w:r>
        <w:r>
          <w:rPr>
            <w:noProof/>
            <w:webHidden/>
            <w:rtl/>
          </w:rPr>
        </w:r>
      </w:ins>
      <w:r>
        <w:rPr>
          <w:noProof/>
          <w:webHidden/>
          <w:rtl/>
        </w:rPr>
        <w:fldChar w:fldCharType="separate"/>
      </w:r>
      <w:ins w:id="843" w:author="Shy Alon" w:date="2017-07-29T22:33:00Z">
        <w:r>
          <w:rPr>
            <w:rFonts w:cs="Times New Roman"/>
            <w:noProof/>
            <w:webHidden/>
            <w:rtl/>
          </w:rPr>
          <w:t>20</w:t>
        </w:r>
        <w:r>
          <w:rPr>
            <w:noProof/>
            <w:webHidden/>
            <w:rtl/>
          </w:rPr>
          <w:fldChar w:fldCharType="end"/>
        </w:r>
        <w:r w:rsidRPr="000529A7">
          <w:rPr>
            <w:rStyle w:val="Hyperlink"/>
            <w:noProof/>
          </w:rPr>
          <w:fldChar w:fldCharType="end"/>
        </w:r>
      </w:ins>
    </w:p>
    <w:p w14:paraId="74353FB1" w14:textId="6AE12C8E" w:rsidR="003D3E5F" w:rsidRDefault="003D3E5F" w:rsidP="004647BC">
      <w:pPr>
        <w:pStyle w:val="paragraph"/>
        <w:rPr>
          <w:ins w:id="844" w:author="Shy Alon" w:date="2017-07-21T17:18:00Z"/>
          <w:rFonts w:asciiTheme="majorBidi" w:hAnsiTheme="majorBidi" w:cstheme="majorBidi"/>
        </w:rPr>
        <w:pPrChange w:id="845" w:author="Shy Alon" w:date="2017-07-29T22:33:00Z">
          <w:pPr>
            <w:pStyle w:val="paragraph"/>
          </w:pPr>
        </w:pPrChange>
      </w:pPr>
      <w:ins w:id="846" w:author="Shy Alon" w:date="2017-07-21T17:11:00Z">
        <w:r>
          <w:rPr>
            <w:rFonts w:asciiTheme="majorBidi" w:hAnsiTheme="majorBidi" w:cstheme="majorBidi"/>
          </w:rPr>
          <w:fldChar w:fldCharType="end"/>
        </w:r>
      </w:ins>
    </w:p>
    <w:p w14:paraId="17C95D86" w14:textId="77777777" w:rsidR="00FB4C9F" w:rsidRDefault="00FB4C9F" w:rsidP="00FB4C9F">
      <w:pPr>
        <w:rPr>
          <w:ins w:id="847" w:author="Shy Alon" w:date="2017-07-21T17:27:00Z"/>
          <w:rFonts w:asciiTheme="majorBidi" w:hAnsiTheme="majorBidi" w:cstheme="majorBidi"/>
        </w:rPr>
        <w:sectPr w:rsidR="00FB4C9F" w:rsidSect="003D3E5F">
          <w:headerReference w:type="default" r:id="rId8"/>
          <w:footerReference w:type="default" r:id="rId9"/>
          <w:headerReference w:type="first" r:id="rId10"/>
          <w:pgSz w:w="11906" w:h="16838"/>
          <w:pgMar w:top="1440" w:right="1800" w:bottom="1440" w:left="1800" w:header="706" w:footer="706" w:gutter="0"/>
          <w:pgNumType w:fmt="lowerRoman"/>
          <w:cols w:space="708"/>
          <w:titlePg/>
          <w:bidi/>
          <w:rtlGutter/>
          <w:docGrid w:linePitch="360"/>
        </w:sectPr>
      </w:pPr>
    </w:p>
    <w:p w14:paraId="07D86668" w14:textId="52CA973E" w:rsidR="00B77246" w:rsidRPr="00FB4C9F" w:rsidDel="00174834" w:rsidRDefault="009A312C" w:rsidP="00FB4C9F">
      <w:pPr>
        <w:rPr>
          <w:del w:id="856" w:author="Shy Alon" w:date="2017-07-21T17:07:00Z"/>
          <w:rFonts w:asciiTheme="majorBidi" w:eastAsia="Times New Roman" w:hAnsiTheme="majorBidi" w:cstheme="majorBidi"/>
          <w:sz w:val="18"/>
          <w:szCs w:val="20"/>
          <w:rtl/>
          <w:lang w:val="en-GB" w:eastAsia="de-AT" w:bidi="ar-SA"/>
          <w:rPrChange w:id="857" w:author="Shy Alon" w:date="2017-07-21T17:18:00Z">
            <w:rPr>
              <w:del w:id="858" w:author="Shy Alon" w:date="2017-07-21T17:07:00Z"/>
              <w:rFonts w:asciiTheme="minorHAnsi" w:hAnsiTheme="minorHAnsi" w:cstheme="minorBidi"/>
              <w:noProof/>
              <w:rtl/>
            </w:rPr>
          </w:rPrChange>
        </w:rPr>
        <w:pPrChange w:id="859" w:author="Shy Alon" w:date="2017-07-21T17:18:00Z">
          <w:pPr>
            <w:pStyle w:val="TOC1"/>
          </w:pPr>
        </w:pPrChange>
      </w:pPr>
      <w:del w:id="860" w:author="Shy Alon" w:date="2017-07-21T17:08:00Z">
        <w:r w:rsidRPr="002B64E5" w:rsidDel="003D3E5F">
          <w:rPr>
            <w:rFonts w:asciiTheme="majorBidi" w:hAnsiTheme="majorBidi" w:cstheme="majorBidi"/>
          </w:rPr>
          <w:lastRenderedPageBreak/>
          <w:fldChar w:fldCharType="begin"/>
        </w:r>
        <w:r w:rsidR="009B1370" w:rsidRPr="002B64E5" w:rsidDel="003D3E5F">
          <w:rPr>
            <w:rFonts w:asciiTheme="majorBidi" w:hAnsiTheme="majorBidi" w:cstheme="majorBidi"/>
          </w:rPr>
          <w:delInstrText xml:space="preserve"> TOC \o "1-3" \h \z \u </w:delInstrText>
        </w:r>
        <w:r w:rsidRPr="002B64E5" w:rsidDel="003D3E5F">
          <w:rPr>
            <w:rFonts w:asciiTheme="majorBidi" w:hAnsiTheme="majorBidi" w:cstheme="majorBidi"/>
          </w:rPr>
          <w:fldChar w:fldCharType="separate"/>
        </w:r>
      </w:del>
      <w:del w:id="861" w:author="Shy Alon" w:date="2017-07-21T17:07:00Z">
        <w:r w:rsidR="00B77246" w:rsidRPr="00174834" w:rsidDel="00174834">
          <w:rPr>
            <w:noProof/>
            <w:lang w:bidi="ar-SA"/>
            <w:rPrChange w:id="862" w:author="Shy Alon" w:date="2017-07-21T17:07:00Z">
              <w:rPr>
                <w:rStyle w:val="Hyperlink"/>
                <w:noProof/>
                <w:lang w:bidi="ar-SA"/>
              </w:rPr>
            </w:rPrChange>
          </w:rPr>
          <w:delText>Abstract</w:delText>
        </w:r>
        <w:r w:rsidR="00B77246" w:rsidDel="00174834">
          <w:rPr>
            <w:noProof/>
            <w:webHidden/>
            <w:rtl/>
          </w:rPr>
          <w:tab/>
          <w:delText>7</w:delText>
        </w:r>
        <w:bookmarkStart w:id="863" w:name="_Toc489124750"/>
        <w:bookmarkStart w:id="864" w:name="_Toc489124879"/>
        <w:bookmarkStart w:id="865" w:name="_Toc489129865"/>
        <w:bookmarkStart w:id="866" w:name="_Toc489129995"/>
        <w:bookmarkStart w:id="867" w:name="_Toc489130654"/>
        <w:bookmarkEnd w:id="863"/>
        <w:bookmarkEnd w:id="864"/>
        <w:bookmarkEnd w:id="865"/>
        <w:bookmarkEnd w:id="866"/>
        <w:bookmarkEnd w:id="867"/>
      </w:del>
    </w:p>
    <w:p w14:paraId="13DD5FCD" w14:textId="71802DB0" w:rsidR="00B77246" w:rsidDel="00174834" w:rsidRDefault="00B77246" w:rsidP="00FB4C9F">
      <w:pPr>
        <w:rPr>
          <w:del w:id="868" w:author="Shy Alon" w:date="2017-07-21T17:07:00Z"/>
          <w:noProof/>
          <w:rtl/>
        </w:rPr>
        <w:pPrChange w:id="869" w:author="Shy Alon" w:date="2017-07-21T17:18:00Z">
          <w:pPr>
            <w:pStyle w:val="TOC1"/>
          </w:pPr>
        </w:pPrChange>
      </w:pPr>
      <w:del w:id="870" w:author="Shy Alon" w:date="2017-07-21T17:07:00Z">
        <w:r w:rsidRPr="00174834" w:rsidDel="00174834">
          <w:rPr>
            <w:noProof/>
            <w:lang w:bidi="ar-SA"/>
            <w:rPrChange w:id="871" w:author="Shy Alon" w:date="2017-07-21T17:07:00Z">
              <w:rPr>
                <w:rStyle w:val="Hyperlink"/>
                <w:noProof/>
                <w:lang w:bidi="ar-SA"/>
              </w:rPr>
            </w:rPrChange>
          </w:rPr>
          <w:delText>1. Introduction</w:delText>
        </w:r>
        <w:r w:rsidDel="00174834">
          <w:rPr>
            <w:noProof/>
            <w:webHidden/>
            <w:rtl/>
          </w:rPr>
          <w:tab/>
          <w:delText>8</w:delText>
        </w:r>
        <w:bookmarkStart w:id="872" w:name="_Toc489124751"/>
        <w:bookmarkStart w:id="873" w:name="_Toc489124880"/>
        <w:bookmarkStart w:id="874" w:name="_Toc489129866"/>
        <w:bookmarkStart w:id="875" w:name="_Toc489129996"/>
        <w:bookmarkStart w:id="876" w:name="_Toc489130655"/>
        <w:bookmarkEnd w:id="872"/>
        <w:bookmarkEnd w:id="873"/>
        <w:bookmarkEnd w:id="874"/>
        <w:bookmarkEnd w:id="875"/>
        <w:bookmarkEnd w:id="876"/>
      </w:del>
    </w:p>
    <w:p w14:paraId="2EB101E8" w14:textId="16275DB2" w:rsidR="00B77246" w:rsidDel="00174834" w:rsidRDefault="00B77246" w:rsidP="00FB4C9F">
      <w:pPr>
        <w:rPr>
          <w:del w:id="877" w:author="Shy Alon" w:date="2017-07-21T17:07:00Z"/>
          <w:b/>
          <w:bCs/>
          <w:noProof/>
          <w:sz w:val="24"/>
          <w:szCs w:val="24"/>
          <w:rtl/>
        </w:rPr>
        <w:pPrChange w:id="878" w:author="Shy Alon" w:date="2017-07-21T17:18:00Z">
          <w:pPr>
            <w:pStyle w:val="TOC2"/>
            <w:tabs>
              <w:tab w:val="right" w:leader="dot" w:pos="8296"/>
            </w:tabs>
          </w:pPr>
        </w:pPrChange>
      </w:pPr>
      <w:del w:id="879" w:author="Shy Alon" w:date="2017-07-21T17:07:00Z">
        <w:r w:rsidRPr="00174834" w:rsidDel="00174834">
          <w:rPr>
            <w:noProof/>
            <w:rPrChange w:id="880" w:author="Shy Alon" w:date="2017-07-21T17:07:00Z">
              <w:rPr>
                <w:rStyle w:val="Hyperlink"/>
                <w:noProof/>
              </w:rPr>
            </w:rPrChange>
          </w:rPr>
          <w:delText>1.1. The need for Decision Support System for Financial Stability</w:delText>
        </w:r>
        <w:r w:rsidDel="00174834">
          <w:rPr>
            <w:noProof/>
            <w:webHidden/>
            <w:rtl/>
          </w:rPr>
          <w:tab/>
          <w:delText>8</w:delText>
        </w:r>
        <w:bookmarkStart w:id="881" w:name="_Toc489124752"/>
        <w:bookmarkStart w:id="882" w:name="_Toc489124881"/>
        <w:bookmarkStart w:id="883" w:name="_Toc489129867"/>
        <w:bookmarkStart w:id="884" w:name="_Toc489129997"/>
        <w:bookmarkStart w:id="885" w:name="_Toc489130656"/>
        <w:bookmarkEnd w:id="881"/>
        <w:bookmarkEnd w:id="882"/>
        <w:bookmarkEnd w:id="883"/>
        <w:bookmarkEnd w:id="884"/>
        <w:bookmarkEnd w:id="885"/>
      </w:del>
    </w:p>
    <w:p w14:paraId="57A2F13B" w14:textId="2EFF1D07" w:rsidR="00B77246" w:rsidDel="00174834" w:rsidRDefault="00B77246" w:rsidP="00FB4C9F">
      <w:pPr>
        <w:rPr>
          <w:del w:id="886" w:author="Shy Alon" w:date="2017-07-21T17:07:00Z"/>
          <w:noProof/>
          <w:rtl/>
        </w:rPr>
        <w:pPrChange w:id="887" w:author="Shy Alon" w:date="2017-07-21T17:18:00Z">
          <w:pPr>
            <w:pStyle w:val="TOC1"/>
          </w:pPr>
        </w:pPrChange>
      </w:pPr>
      <w:del w:id="888" w:author="Shy Alon" w:date="2017-07-21T17:07:00Z">
        <w:r w:rsidRPr="00174834" w:rsidDel="00174834">
          <w:rPr>
            <w:noProof/>
            <w:lang w:bidi="ar-SA"/>
            <w:rPrChange w:id="889" w:author="Shy Alon" w:date="2017-07-21T17:07:00Z">
              <w:rPr>
                <w:rStyle w:val="Hyperlink"/>
                <w:noProof/>
                <w:lang w:bidi="ar-SA"/>
              </w:rPr>
            </w:rPrChange>
          </w:rPr>
          <w:delText>2. Methods</w:delText>
        </w:r>
        <w:r w:rsidDel="00174834">
          <w:rPr>
            <w:noProof/>
            <w:webHidden/>
            <w:rtl/>
          </w:rPr>
          <w:tab/>
          <w:delText>11</w:delText>
        </w:r>
        <w:bookmarkStart w:id="890" w:name="_Toc489124753"/>
        <w:bookmarkStart w:id="891" w:name="_Toc489124882"/>
        <w:bookmarkStart w:id="892" w:name="_Toc489129868"/>
        <w:bookmarkStart w:id="893" w:name="_Toc489129998"/>
        <w:bookmarkStart w:id="894" w:name="_Toc489130657"/>
        <w:bookmarkEnd w:id="890"/>
        <w:bookmarkEnd w:id="891"/>
        <w:bookmarkEnd w:id="892"/>
        <w:bookmarkEnd w:id="893"/>
        <w:bookmarkEnd w:id="894"/>
      </w:del>
    </w:p>
    <w:p w14:paraId="210D3702" w14:textId="1C98E0E7" w:rsidR="00B77246" w:rsidDel="00174834" w:rsidRDefault="00B77246" w:rsidP="00FB4C9F">
      <w:pPr>
        <w:rPr>
          <w:del w:id="895" w:author="Shy Alon" w:date="2017-07-21T17:07:00Z"/>
          <w:b/>
          <w:bCs/>
          <w:noProof/>
          <w:sz w:val="24"/>
          <w:szCs w:val="24"/>
          <w:rtl/>
        </w:rPr>
        <w:pPrChange w:id="896" w:author="Shy Alon" w:date="2017-07-21T17:18:00Z">
          <w:pPr>
            <w:pStyle w:val="TOC2"/>
            <w:tabs>
              <w:tab w:val="right" w:leader="dot" w:pos="8296"/>
            </w:tabs>
          </w:pPr>
        </w:pPrChange>
      </w:pPr>
      <w:del w:id="897" w:author="Shy Alon" w:date="2017-07-21T17:07:00Z">
        <w:r w:rsidRPr="00174834" w:rsidDel="00174834">
          <w:rPr>
            <w:noProof/>
            <w:rPrChange w:id="898" w:author="Shy Alon" w:date="2017-07-21T17:07:00Z">
              <w:rPr>
                <w:rStyle w:val="Hyperlink"/>
                <w:noProof/>
              </w:rPr>
            </w:rPrChange>
          </w:rPr>
          <w:delText>2.1. System Overview</w:delText>
        </w:r>
        <w:r w:rsidDel="00174834">
          <w:rPr>
            <w:noProof/>
            <w:webHidden/>
            <w:rtl/>
          </w:rPr>
          <w:tab/>
          <w:delText>11</w:delText>
        </w:r>
        <w:bookmarkStart w:id="899" w:name="_Toc489124754"/>
        <w:bookmarkStart w:id="900" w:name="_Toc489124883"/>
        <w:bookmarkStart w:id="901" w:name="_Toc489129869"/>
        <w:bookmarkStart w:id="902" w:name="_Toc489129999"/>
        <w:bookmarkStart w:id="903" w:name="_Toc489130658"/>
        <w:bookmarkEnd w:id="899"/>
        <w:bookmarkEnd w:id="900"/>
        <w:bookmarkEnd w:id="901"/>
        <w:bookmarkEnd w:id="902"/>
        <w:bookmarkEnd w:id="903"/>
      </w:del>
    </w:p>
    <w:p w14:paraId="130401A6" w14:textId="6198C7A4" w:rsidR="00B77246" w:rsidDel="00174834" w:rsidRDefault="00B77246" w:rsidP="00FB4C9F">
      <w:pPr>
        <w:rPr>
          <w:del w:id="904" w:author="Shy Alon" w:date="2017-07-21T17:07:00Z"/>
          <w:b/>
          <w:bCs/>
          <w:noProof/>
          <w:sz w:val="24"/>
          <w:szCs w:val="24"/>
          <w:rtl/>
        </w:rPr>
        <w:pPrChange w:id="905" w:author="Shy Alon" w:date="2017-07-21T17:18:00Z">
          <w:pPr>
            <w:pStyle w:val="TOC2"/>
            <w:tabs>
              <w:tab w:val="right" w:leader="dot" w:pos="8296"/>
            </w:tabs>
          </w:pPr>
        </w:pPrChange>
      </w:pPr>
      <w:del w:id="906" w:author="Shy Alon" w:date="2017-07-21T17:07:00Z">
        <w:r w:rsidRPr="00174834" w:rsidDel="00174834">
          <w:rPr>
            <w:noProof/>
            <w:rPrChange w:id="907" w:author="Shy Alon" w:date="2017-07-21T17:07:00Z">
              <w:rPr>
                <w:rStyle w:val="Hyperlink"/>
                <w:noProof/>
              </w:rPr>
            </w:rPrChange>
          </w:rPr>
          <w:delText>2.2. Input Data</w:delText>
        </w:r>
        <w:r w:rsidDel="00174834">
          <w:rPr>
            <w:noProof/>
            <w:webHidden/>
            <w:rtl/>
          </w:rPr>
          <w:tab/>
          <w:delText>13</w:delText>
        </w:r>
        <w:bookmarkStart w:id="908" w:name="_Toc489124755"/>
        <w:bookmarkStart w:id="909" w:name="_Toc489124884"/>
        <w:bookmarkStart w:id="910" w:name="_Toc489129870"/>
        <w:bookmarkStart w:id="911" w:name="_Toc489130000"/>
        <w:bookmarkStart w:id="912" w:name="_Toc489130659"/>
        <w:bookmarkEnd w:id="908"/>
        <w:bookmarkEnd w:id="909"/>
        <w:bookmarkEnd w:id="910"/>
        <w:bookmarkEnd w:id="911"/>
        <w:bookmarkEnd w:id="912"/>
      </w:del>
    </w:p>
    <w:p w14:paraId="1BC00071" w14:textId="465F4053" w:rsidR="00B77246" w:rsidDel="00174834" w:rsidRDefault="00B77246" w:rsidP="00FB4C9F">
      <w:pPr>
        <w:rPr>
          <w:del w:id="913" w:author="Shy Alon" w:date="2017-07-21T17:07:00Z"/>
          <w:b/>
          <w:bCs/>
          <w:noProof/>
          <w:sz w:val="24"/>
          <w:szCs w:val="24"/>
          <w:rtl/>
        </w:rPr>
        <w:pPrChange w:id="914" w:author="Shy Alon" w:date="2017-07-21T17:18:00Z">
          <w:pPr>
            <w:pStyle w:val="TOC2"/>
            <w:tabs>
              <w:tab w:val="right" w:leader="dot" w:pos="8296"/>
            </w:tabs>
          </w:pPr>
        </w:pPrChange>
      </w:pPr>
      <w:del w:id="915" w:author="Shy Alon" w:date="2017-07-21T17:07:00Z">
        <w:r w:rsidRPr="00174834" w:rsidDel="00174834">
          <w:rPr>
            <w:noProof/>
            <w:rPrChange w:id="916" w:author="Shy Alon" w:date="2017-07-21T17:07:00Z">
              <w:rPr>
                <w:rStyle w:val="Hyperlink"/>
                <w:noProof/>
              </w:rPr>
            </w:rPrChange>
          </w:rPr>
          <w:delText>2.3. Feature Selection</w:delText>
        </w:r>
        <w:r w:rsidDel="00174834">
          <w:rPr>
            <w:noProof/>
            <w:webHidden/>
            <w:rtl/>
          </w:rPr>
          <w:tab/>
          <w:delText>13</w:delText>
        </w:r>
        <w:bookmarkStart w:id="917" w:name="_Toc489124756"/>
        <w:bookmarkStart w:id="918" w:name="_Toc489124885"/>
        <w:bookmarkStart w:id="919" w:name="_Toc489129871"/>
        <w:bookmarkStart w:id="920" w:name="_Toc489130001"/>
        <w:bookmarkStart w:id="921" w:name="_Toc489130660"/>
        <w:bookmarkEnd w:id="917"/>
        <w:bookmarkEnd w:id="918"/>
        <w:bookmarkEnd w:id="919"/>
        <w:bookmarkEnd w:id="920"/>
        <w:bookmarkEnd w:id="921"/>
      </w:del>
    </w:p>
    <w:p w14:paraId="2FDDBF4D" w14:textId="5C7CBB6C" w:rsidR="00B77246" w:rsidDel="00174834" w:rsidRDefault="00B77246" w:rsidP="00FB4C9F">
      <w:pPr>
        <w:rPr>
          <w:del w:id="922" w:author="Shy Alon" w:date="2017-07-21T17:07:00Z"/>
          <w:b/>
          <w:bCs/>
          <w:noProof/>
          <w:sz w:val="24"/>
          <w:szCs w:val="24"/>
          <w:rtl/>
        </w:rPr>
        <w:pPrChange w:id="923" w:author="Shy Alon" w:date="2017-07-21T17:18:00Z">
          <w:pPr>
            <w:pStyle w:val="TOC2"/>
            <w:tabs>
              <w:tab w:val="right" w:leader="dot" w:pos="8296"/>
            </w:tabs>
          </w:pPr>
        </w:pPrChange>
      </w:pPr>
      <w:del w:id="924" w:author="Shy Alon" w:date="2017-07-21T17:07:00Z">
        <w:r w:rsidRPr="00174834" w:rsidDel="00174834">
          <w:rPr>
            <w:noProof/>
            <w:rPrChange w:id="925" w:author="Shy Alon" w:date="2017-07-21T17:07:00Z">
              <w:rPr>
                <w:rStyle w:val="Hyperlink"/>
                <w:noProof/>
              </w:rPr>
            </w:rPrChange>
          </w:rPr>
          <w:delText>2.4. Run t-SNE</w:delText>
        </w:r>
        <w:r w:rsidDel="00174834">
          <w:rPr>
            <w:noProof/>
            <w:webHidden/>
            <w:rtl/>
          </w:rPr>
          <w:tab/>
          <w:delText>14</w:delText>
        </w:r>
        <w:bookmarkStart w:id="926" w:name="_Toc489124757"/>
        <w:bookmarkStart w:id="927" w:name="_Toc489124886"/>
        <w:bookmarkStart w:id="928" w:name="_Toc489129872"/>
        <w:bookmarkStart w:id="929" w:name="_Toc489130002"/>
        <w:bookmarkStart w:id="930" w:name="_Toc489130661"/>
        <w:bookmarkEnd w:id="926"/>
        <w:bookmarkEnd w:id="927"/>
        <w:bookmarkEnd w:id="928"/>
        <w:bookmarkEnd w:id="929"/>
        <w:bookmarkEnd w:id="930"/>
      </w:del>
    </w:p>
    <w:p w14:paraId="6900B50D" w14:textId="185EB11B" w:rsidR="00B77246" w:rsidDel="00174834" w:rsidRDefault="00B77246" w:rsidP="00FB4C9F">
      <w:pPr>
        <w:rPr>
          <w:del w:id="931" w:author="Shy Alon" w:date="2017-07-21T17:07:00Z"/>
          <w:b/>
          <w:bCs/>
          <w:noProof/>
          <w:sz w:val="24"/>
          <w:szCs w:val="24"/>
          <w:rtl/>
        </w:rPr>
        <w:pPrChange w:id="932" w:author="Shy Alon" w:date="2017-07-21T17:18:00Z">
          <w:pPr>
            <w:pStyle w:val="TOC2"/>
            <w:tabs>
              <w:tab w:val="right" w:leader="dot" w:pos="8296"/>
            </w:tabs>
          </w:pPr>
        </w:pPrChange>
      </w:pPr>
      <w:del w:id="933" w:author="Shy Alon" w:date="2017-07-21T17:07:00Z">
        <w:r w:rsidRPr="00174834" w:rsidDel="00174834">
          <w:rPr>
            <w:noProof/>
            <w:rPrChange w:id="934" w:author="Shy Alon" w:date="2017-07-21T17:07:00Z">
              <w:rPr>
                <w:rStyle w:val="Hyperlink"/>
                <w:noProof/>
              </w:rPr>
            </w:rPrChange>
          </w:rPr>
          <w:delText>2.5. Fitness Calculation</w:delText>
        </w:r>
        <w:r w:rsidDel="00174834">
          <w:rPr>
            <w:noProof/>
            <w:webHidden/>
            <w:rtl/>
          </w:rPr>
          <w:tab/>
          <w:delText>15</w:delText>
        </w:r>
        <w:bookmarkStart w:id="935" w:name="_Toc489124758"/>
        <w:bookmarkStart w:id="936" w:name="_Toc489124887"/>
        <w:bookmarkStart w:id="937" w:name="_Toc489129873"/>
        <w:bookmarkStart w:id="938" w:name="_Toc489130003"/>
        <w:bookmarkStart w:id="939" w:name="_Toc489130662"/>
        <w:bookmarkEnd w:id="935"/>
        <w:bookmarkEnd w:id="936"/>
        <w:bookmarkEnd w:id="937"/>
        <w:bookmarkEnd w:id="938"/>
        <w:bookmarkEnd w:id="939"/>
      </w:del>
    </w:p>
    <w:p w14:paraId="5B2EA9E2" w14:textId="4AC3FD38" w:rsidR="00B77246" w:rsidDel="00174834" w:rsidRDefault="00B77246" w:rsidP="00FB4C9F">
      <w:pPr>
        <w:rPr>
          <w:del w:id="940" w:author="Shy Alon" w:date="2017-07-21T17:07:00Z"/>
          <w:b/>
          <w:bCs/>
          <w:noProof/>
          <w:sz w:val="24"/>
          <w:szCs w:val="24"/>
          <w:rtl/>
        </w:rPr>
        <w:pPrChange w:id="941" w:author="Shy Alon" w:date="2017-07-21T17:18:00Z">
          <w:pPr>
            <w:pStyle w:val="TOC2"/>
            <w:tabs>
              <w:tab w:val="right" w:leader="dot" w:pos="8296"/>
            </w:tabs>
          </w:pPr>
        </w:pPrChange>
      </w:pPr>
      <w:del w:id="942" w:author="Shy Alon" w:date="2017-07-21T17:07:00Z">
        <w:r w:rsidRPr="00174834" w:rsidDel="00174834">
          <w:rPr>
            <w:noProof/>
            <w:rPrChange w:id="943" w:author="Shy Alon" w:date="2017-07-21T17:07:00Z">
              <w:rPr>
                <w:rStyle w:val="Hyperlink"/>
                <w:noProof/>
              </w:rPr>
            </w:rPrChange>
          </w:rPr>
          <w:delText>2.6. Model Selection</w:delText>
        </w:r>
        <w:r w:rsidDel="00174834">
          <w:rPr>
            <w:noProof/>
            <w:webHidden/>
            <w:rtl/>
          </w:rPr>
          <w:tab/>
          <w:delText>15</w:delText>
        </w:r>
        <w:bookmarkStart w:id="944" w:name="_Toc489124759"/>
        <w:bookmarkStart w:id="945" w:name="_Toc489124888"/>
        <w:bookmarkStart w:id="946" w:name="_Toc489129874"/>
        <w:bookmarkStart w:id="947" w:name="_Toc489130004"/>
        <w:bookmarkStart w:id="948" w:name="_Toc489130663"/>
        <w:bookmarkEnd w:id="944"/>
        <w:bookmarkEnd w:id="945"/>
        <w:bookmarkEnd w:id="946"/>
        <w:bookmarkEnd w:id="947"/>
        <w:bookmarkEnd w:id="948"/>
      </w:del>
    </w:p>
    <w:p w14:paraId="28382E1A" w14:textId="4D950654" w:rsidR="00B77246" w:rsidDel="00174834" w:rsidRDefault="00B77246" w:rsidP="00FB4C9F">
      <w:pPr>
        <w:rPr>
          <w:del w:id="949" w:author="Shy Alon" w:date="2017-07-21T17:07:00Z"/>
          <w:noProof/>
          <w:rtl/>
        </w:rPr>
        <w:pPrChange w:id="950" w:author="Shy Alon" w:date="2017-07-21T17:18:00Z">
          <w:pPr>
            <w:pStyle w:val="TOC1"/>
          </w:pPr>
        </w:pPrChange>
      </w:pPr>
      <w:del w:id="951" w:author="Shy Alon" w:date="2017-07-21T17:07:00Z">
        <w:r w:rsidRPr="00174834" w:rsidDel="00174834">
          <w:rPr>
            <w:noProof/>
            <w:lang w:bidi="ar-SA"/>
            <w:rPrChange w:id="952" w:author="Shy Alon" w:date="2017-07-21T17:07:00Z">
              <w:rPr>
                <w:rStyle w:val="Hyperlink"/>
                <w:noProof/>
                <w:lang w:bidi="ar-SA"/>
              </w:rPr>
            </w:rPrChange>
          </w:rPr>
          <w:delText>3. Results and Discussion</w:delText>
        </w:r>
        <w:r w:rsidDel="00174834">
          <w:rPr>
            <w:noProof/>
            <w:webHidden/>
            <w:rtl/>
          </w:rPr>
          <w:tab/>
          <w:delText>16</w:delText>
        </w:r>
        <w:bookmarkStart w:id="953" w:name="_Toc489124760"/>
        <w:bookmarkStart w:id="954" w:name="_Toc489124889"/>
        <w:bookmarkStart w:id="955" w:name="_Toc489129875"/>
        <w:bookmarkStart w:id="956" w:name="_Toc489130005"/>
        <w:bookmarkStart w:id="957" w:name="_Toc489130664"/>
        <w:bookmarkEnd w:id="953"/>
        <w:bookmarkEnd w:id="954"/>
        <w:bookmarkEnd w:id="955"/>
        <w:bookmarkEnd w:id="956"/>
        <w:bookmarkEnd w:id="957"/>
      </w:del>
    </w:p>
    <w:p w14:paraId="0E4D5D9C" w14:textId="1D982B9B" w:rsidR="00B77246" w:rsidDel="00174834" w:rsidRDefault="00B77246" w:rsidP="00FB4C9F">
      <w:pPr>
        <w:rPr>
          <w:del w:id="958" w:author="Shy Alon" w:date="2017-07-21T17:07:00Z"/>
          <w:b/>
          <w:bCs/>
          <w:noProof/>
          <w:sz w:val="24"/>
          <w:szCs w:val="24"/>
          <w:rtl/>
        </w:rPr>
        <w:pPrChange w:id="959" w:author="Shy Alon" w:date="2017-07-21T17:18:00Z">
          <w:pPr>
            <w:pStyle w:val="TOC2"/>
            <w:tabs>
              <w:tab w:val="right" w:leader="dot" w:pos="8296"/>
            </w:tabs>
          </w:pPr>
        </w:pPrChange>
      </w:pPr>
      <w:del w:id="960" w:author="Shy Alon" w:date="2017-07-21T17:07:00Z">
        <w:r w:rsidRPr="00174834" w:rsidDel="00174834">
          <w:rPr>
            <w:noProof/>
            <w:rPrChange w:id="961" w:author="Shy Alon" w:date="2017-07-21T17:07:00Z">
              <w:rPr>
                <w:rStyle w:val="Hyperlink"/>
                <w:noProof/>
              </w:rPr>
            </w:rPrChange>
          </w:rPr>
          <w:delText>3.1. Pre-Processing Implementation</w:delText>
        </w:r>
        <w:r w:rsidDel="00174834">
          <w:rPr>
            <w:noProof/>
            <w:webHidden/>
            <w:rtl/>
          </w:rPr>
          <w:tab/>
          <w:delText>16</w:delText>
        </w:r>
        <w:bookmarkStart w:id="962" w:name="_Toc489124761"/>
        <w:bookmarkStart w:id="963" w:name="_Toc489124890"/>
        <w:bookmarkStart w:id="964" w:name="_Toc489129876"/>
        <w:bookmarkStart w:id="965" w:name="_Toc489130006"/>
        <w:bookmarkStart w:id="966" w:name="_Toc489130665"/>
        <w:bookmarkEnd w:id="962"/>
        <w:bookmarkEnd w:id="963"/>
        <w:bookmarkEnd w:id="964"/>
        <w:bookmarkEnd w:id="965"/>
        <w:bookmarkEnd w:id="966"/>
      </w:del>
    </w:p>
    <w:p w14:paraId="490CEC0F" w14:textId="7DD04A6E" w:rsidR="00B77246" w:rsidDel="00174834" w:rsidRDefault="00B77246" w:rsidP="00FB4C9F">
      <w:pPr>
        <w:rPr>
          <w:del w:id="967" w:author="Shy Alon" w:date="2017-07-21T17:07:00Z"/>
          <w:noProof/>
          <w:sz w:val="24"/>
          <w:szCs w:val="24"/>
          <w:rtl/>
        </w:rPr>
        <w:pPrChange w:id="968" w:author="Shy Alon" w:date="2017-07-21T17:18:00Z">
          <w:pPr>
            <w:pStyle w:val="TOC3"/>
            <w:tabs>
              <w:tab w:val="right" w:leader="dot" w:pos="8296"/>
            </w:tabs>
          </w:pPr>
        </w:pPrChange>
      </w:pPr>
      <w:del w:id="969" w:author="Shy Alon" w:date="2017-07-21T17:07:00Z">
        <w:r w:rsidRPr="00174834" w:rsidDel="00174834">
          <w:rPr>
            <w:noProof/>
            <w:rPrChange w:id="970" w:author="Shy Alon" w:date="2017-07-21T17:07:00Z">
              <w:rPr>
                <w:rStyle w:val="Hyperlink"/>
                <w:noProof/>
              </w:rPr>
            </w:rPrChange>
          </w:rPr>
          <w:delText>3.1.1. Data bases</w:delText>
        </w:r>
        <w:r w:rsidDel="00174834">
          <w:rPr>
            <w:noProof/>
            <w:webHidden/>
            <w:rtl/>
          </w:rPr>
          <w:tab/>
          <w:delText>16</w:delText>
        </w:r>
        <w:bookmarkStart w:id="971" w:name="_Toc489124762"/>
        <w:bookmarkStart w:id="972" w:name="_Toc489124891"/>
        <w:bookmarkStart w:id="973" w:name="_Toc489129877"/>
        <w:bookmarkStart w:id="974" w:name="_Toc489130007"/>
        <w:bookmarkStart w:id="975" w:name="_Toc489130666"/>
        <w:bookmarkEnd w:id="971"/>
        <w:bookmarkEnd w:id="972"/>
        <w:bookmarkEnd w:id="973"/>
        <w:bookmarkEnd w:id="974"/>
        <w:bookmarkEnd w:id="975"/>
      </w:del>
    </w:p>
    <w:p w14:paraId="0FC8D2BE" w14:textId="240F5026" w:rsidR="00B77246" w:rsidDel="00174834" w:rsidRDefault="00B77246" w:rsidP="00FB4C9F">
      <w:pPr>
        <w:rPr>
          <w:del w:id="976" w:author="Shy Alon" w:date="2017-07-21T17:07:00Z"/>
          <w:noProof/>
          <w:sz w:val="24"/>
          <w:szCs w:val="24"/>
          <w:rtl/>
        </w:rPr>
        <w:pPrChange w:id="977" w:author="Shy Alon" w:date="2017-07-21T17:18:00Z">
          <w:pPr>
            <w:pStyle w:val="TOC3"/>
            <w:tabs>
              <w:tab w:val="right" w:leader="dot" w:pos="8296"/>
            </w:tabs>
          </w:pPr>
        </w:pPrChange>
      </w:pPr>
      <w:del w:id="978" w:author="Shy Alon" w:date="2017-07-21T17:07:00Z">
        <w:r w:rsidRPr="00174834" w:rsidDel="00174834">
          <w:rPr>
            <w:noProof/>
            <w:rPrChange w:id="979" w:author="Shy Alon" w:date="2017-07-21T17:07:00Z">
              <w:rPr>
                <w:rStyle w:val="Hyperlink"/>
                <w:noProof/>
              </w:rPr>
            </w:rPrChange>
          </w:rPr>
          <w:delText>3.1.2. Library Characterization</w:delText>
        </w:r>
        <w:r w:rsidDel="00174834">
          <w:rPr>
            <w:noProof/>
            <w:webHidden/>
            <w:rtl/>
          </w:rPr>
          <w:tab/>
          <w:delText>17</w:delText>
        </w:r>
        <w:bookmarkStart w:id="980" w:name="_Toc489124763"/>
        <w:bookmarkStart w:id="981" w:name="_Toc489124892"/>
        <w:bookmarkStart w:id="982" w:name="_Toc489129878"/>
        <w:bookmarkStart w:id="983" w:name="_Toc489130008"/>
        <w:bookmarkStart w:id="984" w:name="_Toc489130667"/>
        <w:bookmarkEnd w:id="980"/>
        <w:bookmarkEnd w:id="981"/>
        <w:bookmarkEnd w:id="982"/>
        <w:bookmarkEnd w:id="983"/>
        <w:bookmarkEnd w:id="984"/>
      </w:del>
    </w:p>
    <w:p w14:paraId="26498DF4" w14:textId="7A64986F" w:rsidR="00B77246" w:rsidDel="00174834" w:rsidRDefault="00B77246" w:rsidP="00FB4C9F">
      <w:pPr>
        <w:rPr>
          <w:del w:id="985" w:author="Shy Alon" w:date="2017-07-21T17:07:00Z"/>
          <w:noProof/>
          <w:sz w:val="24"/>
          <w:szCs w:val="24"/>
          <w:rtl/>
        </w:rPr>
        <w:pPrChange w:id="986" w:author="Shy Alon" w:date="2017-07-21T17:18:00Z">
          <w:pPr>
            <w:pStyle w:val="TOC3"/>
            <w:tabs>
              <w:tab w:val="right" w:leader="dot" w:pos="8296"/>
            </w:tabs>
          </w:pPr>
        </w:pPrChange>
      </w:pPr>
      <w:del w:id="987" w:author="Shy Alon" w:date="2017-07-21T17:07:00Z">
        <w:r w:rsidRPr="00174834" w:rsidDel="00174834">
          <w:rPr>
            <w:noProof/>
            <w:rPrChange w:id="988" w:author="Shy Alon" w:date="2017-07-21T17:07:00Z">
              <w:rPr>
                <w:rStyle w:val="Hyperlink"/>
                <w:noProof/>
              </w:rPr>
            </w:rPrChange>
          </w:rPr>
          <w:delText>3.1.3. Basic statistical analysis</w:delText>
        </w:r>
        <w:r w:rsidDel="00174834">
          <w:rPr>
            <w:noProof/>
            <w:webHidden/>
            <w:rtl/>
          </w:rPr>
          <w:tab/>
          <w:delText>18</w:delText>
        </w:r>
        <w:bookmarkStart w:id="989" w:name="_Toc489124764"/>
        <w:bookmarkStart w:id="990" w:name="_Toc489124893"/>
        <w:bookmarkStart w:id="991" w:name="_Toc489129879"/>
        <w:bookmarkStart w:id="992" w:name="_Toc489130009"/>
        <w:bookmarkStart w:id="993" w:name="_Toc489130668"/>
        <w:bookmarkEnd w:id="989"/>
        <w:bookmarkEnd w:id="990"/>
        <w:bookmarkEnd w:id="991"/>
        <w:bookmarkEnd w:id="992"/>
        <w:bookmarkEnd w:id="993"/>
      </w:del>
    </w:p>
    <w:p w14:paraId="6ED795B1" w14:textId="05D69FC1" w:rsidR="00B77246" w:rsidDel="00174834" w:rsidRDefault="00B77246" w:rsidP="00FB4C9F">
      <w:pPr>
        <w:rPr>
          <w:del w:id="994" w:author="Shy Alon" w:date="2017-07-21T17:07:00Z"/>
          <w:noProof/>
          <w:sz w:val="24"/>
          <w:szCs w:val="24"/>
          <w:rtl/>
        </w:rPr>
        <w:pPrChange w:id="995" w:author="Shy Alon" w:date="2017-07-21T17:18:00Z">
          <w:pPr>
            <w:pStyle w:val="TOC3"/>
            <w:tabs>
              <w:tab w:val="right" w:leader="dot" w:pos="8296"/>
            </w:tabs>
          </w:pPr>
        </w:pPrChange>
      </w:pPr>
      <w:del w:id="996" w:author="Shy Alon" w:date="2017-07-21T17:07:00Z">
        <w:r w:rsidRPr="00174834" w:rsidDel="00174834">
          <w:rPr>
            <w:noProof/>
            <w:rPrChange w:id="997" w:author="Shy Alon" w:date="2017-07-21T17:07:00Z">
              <w:rPr>
                <w:rStyle w:val="Hyperlink"/>
                <w:noProof/>
              </w:rPr>
            </w:rPrChange>
          </w:rPr>
          <w:delText>3.1.4. Principal Component Analysis</w:delText>
        </w:r>
        <w:r w:rsidDel="00174834">
          <w:rPr>
            <w:noProof/>
            <w:webHidden/>
            <w:rtl/>
          </w:rPr>
          <w:tab/>
          <w:delText>18</w:delText>
        </w:r>
        <w:bookmarkStart w:id="998" w:name="_Toc489124765"/>
        <w:bookmarkStart w:id="999" w:name="_Toc489124894"/>
        <w:bookmarkStart w:id="1000" w:name="_Toc489129880"/>
        <w:bookmarkStart w:id="1001" w:name="_Toc489130010"/>
        <w:bookmarkStart w:id="1002" w:name="_Toc489130669"/>
        <w:bookmarkEnd w:id="998"/>
        <w:bookmarkEnd w:id="999"/>
        <w:bookmarkEnd w:id="1000"/>
        <w:bookmarkEnd w:id="1001"/>
        <w:bookmarkEnd w:id="1002"/>
      </w:del>
    </w:p>
    <w:p w14:paraId="5F968F26" w14:textId="1E8710FC" w:rsidR="00B77246" w:rsidDel="00174834" w:rsidRDefault="00B77246" w:rsidP="00FB4C9F">
      <w:pPr>
        <w:rPr>
          <w:del w:id="1003" w:author="Shy Alon" w:date="2017-07-21T17:07:00Z"/>
          <w:noProof/>
          <w:sz w:val="24"/>
          <w:szCs w:val="24"/>
          <w:rtl/>
        </w:rPr>
        <w:pPrChange w:id="1004" w:author="Shy Alon" w:date="2017-07-21T17:18:00Z">
          <w:pPr>
            <w:pStyle w:val="TOC3"/>
            <w:tabs>
              <w:tab w:val="right" w:leader="dot" w:pos="8296"/>
            </w:tabs>
          </w:pPr>
        </w:pPrChange>
      </w:pPr>
      <w:del w:id="1005" w:author="Shy Alon" w:date="2017-07-21T17:07:00Z">
        <w:r w:rsidRPr="00174834" w:rsidDel="00174834">
          <w:rPr>
            <w:noProof/>
            <w:rPrChange w:id="1006" w:author="Shy Alon" w:date="2017-07-21T17:07:00Z">
              <w:rPr>
                <w:rStyle w:val="Hyperlink"/>
                <w:noProof/>
              </w:rPr>
            </w:rPrChange>
          </w:rPr>
          <w:delText>3.1.5. Heat Map</w:delText>
        </w:r>
        <w:r w:rsidDel="00174834">
          <w:rPr>
            <w:noProof/>
            <w:webHidden/>
            <w:rtl/>
          </w:rPr>
          <w:tab/>
          <w:delText>21</w:delText>
        </w:r>
        <w:bookmarkStart w:id="1007" w:name="_Toc489124766"/>
        <w:bookmarkStart w:id="1008" w:name="_Toc489124895"/>
        <w:bookmarkStart w:id="1009" w:name="_Toc489129881"/>
        <w:bookmarkStart w:id="1010" w:name="_Toc489130011"/>
        <w:bookmarkStart w:id="1011" w:name="_Toc489130670"/>
        <w:bookmarkEnd w:id="1007"/>
        <w:bookmarkEnd w:id="1008"/>
        <w:bookmarkEnd w:id="1009"/>
        <w:bookmarkEnd w:id="1010"/>
        <w:bookmarkEnd w:id="1011"/>
      </w:del>
    </w:p>
    <w:p w14:paraId="2DFE9BB8" w14:textId="491035F0" w:rsidR="00B77246" w:rsidDel="00174834" w:rsidRDefault="00B77246" w:rsidP="00FB4C9F">
      <w:pPr>
        <w:rPr>
          <w:del w:id="1012" w:author="Shy Alon" w:date="2017-07-21T17:07:00Z"/>
          <w:noProof/>
          <w:sz w:val="24"/>
          <w:szCs w:val="24"/>
          <w:rtl/>
        </w:rPr>
        <w:pPrChange w:id="1013" w:author="Shy Alon" w:date="2017-07-21T17:18:00Z">
          <w:pPr>
            <w:pStyle w:val="TOC3"/>
            <w:tabs>
              <w:tab w:val="right" w:leader="dot" w:pos="8296"/>
            </w:tabs>
          </w:pPr>
        </w:pPrChange>
      </w:pPr>
      <w:del w:id="1014" w:author="Shy Alon" w:date="2017-07-21T17:07:00Z">
        <w:r w:rsidRPr="00174834" w:rsidDel="00174834">
          <w:rPr>
            <w:noProof/>
            <w:rPrChange w:id="1015" w:author="Shy Alon" w:date="2017-07-21T17:07:00Z">
              <w:rPr>
                <w:rStyle w:val="Hyperlink"/>
                <w:noProof/>
              </w:rPr>
            </w:rPrChange>
          </w:rPr>
          <w:delText>3.1.6. Self-Organizing Map (SOM)</w:delText>
        </w:r>
        <w:r w:rsidDel="00174834">
          <w:rPr>
            <w:noProof/>
            <w:webHidden/>
            <w:rtl/>
          </w:rPr>
          <w:tab/>
          <w:delText>23</w:delText>
        </w:r>
        <w:bookmarkStart w:id="1016" w:name="_Toc489124767"/>
        <w:bookmarkStart w:id="1017" w:name="_Toc489124896"/>
        <w:bookmarkStart w:id="1018" w:name="_Toc489129882"/>
        <w:bookmarkStart w:id="1019" w:name="_Toc489130012"/>
        <w:bookmarkStart w:id="1020" w:name="_Toc489130671"/>
        <w:bookmarkEnd w:id="1016"/>
        <w:bookmarkEnd w:id="1017"/>
        <w:bookmarkEnd w:id="1018"/>
        <w:bookmarkEnd w:id="1019"/>
        <w:bookmarkEnd w:id="1020"/>
      </w:del>
    </w:p>
    <w:p w14:paraId="1BA89F70" w14:textId="4B5ACF96" w:rsidR="00B77246" w:rsidDel="00174834" w:rsidRDefault="00B77246" w:rsidP="00FB4C9F">
      <w:pPr>
        <w:rPr>
          <w:del w:id="1021" w:author="Shy Alon" w:date="2017-07-21T17:07:00Z"/>
          <w:b/>
          <w:bCs/>
          <w:noProof/>
          <w:sz w:val="24"/>
          <w:szCs w:val="24"/>
          <w:rtl/>
        </w:rPr>
        <w:pPrChange w:id="1022" w:author="Shy Alon" w:date="2017-07-21T17:18:00Z">
          <w:pPr>
            <w:pStyle w:val="TOC2"/>
            <w:tabs>
              <w:tab w:val="right" w:leader="dot" w:pos="8296"/>
            </w:tabs>
          </w:pPr>
        </w:pPrChange>
      </w:pPr>
      <w:del w:id="1023" w:author="Shy Alon" w:date="2017-07-21T17:07:00Z">
        <w:r w:rsidRPr="00174834" w:rsidDel="00174834">
          <w:rPr>
            <w:noProof/>
            <w:rPrChange w:id="1024" w:author="Shy Alon" w:date="2017-07-21T17:07:00Z">
              <w:rPr>
                <w:rStyle w:val="Hyperlink"/>
                <w:noProof/>
              </w:rPr>
            </w:rPrChange>
          </w:rPr>
          <w:delText xml:space="preserve">3.2. RANSAC </w:delText>
        </w:r>
        <w:r w:rsidRPr="00174834" w:rsidDel="00174834">
          <w:rPr>
            <w:noProof/>
            <w:rtl/>
            <w:rPrChange w:id="1025" w:author="Shy Alon" w:date="2017-07-21T17:07:00Z">
              <w:rPr>
                <w:rStyle w:val="Hyperlink"/>
                <w:noProof/>
                <w:rtl/>
              </w:rPr>
            </w:rPrChange>
          </w:rPr>
          <w:delText xml:space="preserve"> </w:delText>
        </w:r>
        <w:r w:rsidRPr="00174834" w:rsidDel="00174834">
          <w:rPr>
            <w:noProof/>
            <w:rPrChange w:id="1026" w:author="Shy Alon" w:date="2017-07-21T17:07:00Z">
              <w:rPr>
                <w:rStyle w:val="Hyperlink"/>
                <w:noProof/>
              </w:rPr>
            </w:rPrChange>
          </w:rPr>
          <w:delText>Implementation</w:delText>
        </w:r>
        <w:r w:rsidDel="00174834">
          <w:rPr>
            <w:noProof/>
            <w:webHidden/>
            <w:rtl/>
          </w:rPr>
          <w:tab/>
          <w:delText>24</w:delText>
        </w:r>
        <w:bookmarkStart w:id="1027" w:name="_Toc489124768"/>
        <w:bookmarkStart w:id="1028" w:name="_Toc489124897"/>
        <w:bookmarkStart w:id="1029" w:name="_Toc489129883"/>
        <w:bookmarkStart w:id="1030" w:name="_Toc489130013"/>
        <w:bookmarkStart w:id="1031" w:name="_Toc489130672"/>
        <w:bookmarkEnd w:id="1027"/>
        <w:bookmarkEnd w:id="1028"/>
        <w:bookmarkEnd w:id="1029"/>
        <w:bookmarkEnd w:id="1030"/>
        <w:bookmarkEnd w:id="1031"/>
      </w:del>
    </w:p>
    <w:p w14:paraId="2EF94B01" w14:textId="6757A518" w:rsidR="00B77246" w:rsidDel="00174834" w:rsidRDefault="00B77246" w:rsidP="00FB4C9F">
      <w:pPr>
        <w:rPr>
          <w:del w:id="1032" w:author="Shy Alon" w:date="2017-07-21T17:07:00Z"/>
          <w:noProof/>
          <w:sz w:val="24"/>
          <w:szCs w:val="24"/>
          <w:rtl/>
        </w:rPr>
        <w:pPrChange w:id="1033" w:author="Shy Alon" w:date="2017-07-21T17:18:00Z">
          <w:pPr>
            <w:pStyle w:val="TOC3"/>
            <w:tabs>
              <w:tab w:val="right" w:leader="dot" w:pos="8296"/>
            </w:tabs>
          </w:pPr>
        </w:pPrChange>
      </w:pPr>
      <w:del w:id="1034" w:author="Shy Alon" w:date="2017-07-21T17:07:00Z">
        <w:r w:rsidRPr="00174834" w:rsidDel="00174834">
          <w:rPr>
            <w:noProof/>
            <w:rPrChange w:id="1035" w:author="Shy Alon" w:date="2017-07-21T17:07:00Z">
              <w:rPr>
                <w:rStyle w:val="Hyperlink"/>
                <w:noProof/>
              </w:rPr>
            </w:rPrChange>
          </w:rPr>
          <w:delText>3.2.1. Databases</w:delText>
        </w:r>
        <w:r w:rsidDel="00174834">
          <w:rPr>
            <w:noProof/>
            <w:webHidden/>
            <w:rtl/>
          </w:rPr>
          <w:tab/>
          <w:delText>24</w:delText>
        </w:r>
        <w:bookmarkStart w:id="1036" w:name="_Toc489124769"/>
        <w:bookmarkStart w:id="1037" w:name="_Toc489124898"/>
        <w:bookmarkStart w:id="1038" w:name="_Toc489129884"/>
        <w:bookmarkStart w:id="1039" w:name="_Toc489130014"/>
        <w:bookmarkStart w:id="1040" w:name="_Toc489130673"/>
        <w:bookmarkEnd w:id="1036"/>
        <w:bookmarkEnd w:id="1037"/>
        <w:bookmarkEnd w:id="1038"/>
        <w:bookmarkEnd w:id="1039"/>
        <w:bookmarkEnd w:id="1040"/>
      </w:del>
    </w:p>
    <w:p w14:paraId="2CBF2B7F" w14:textId="7C115A79" w:rsidR="00B77246" w:rsidDel="00174834" w:rsidRDefault="00B77246" w:rsidP="00FB4C9F">
      <w:pPr>
        <w:rPr>
          <w:del w:id="1041" w:author="Shy Alon" w:date="2017-07-21T17:07:00Z"/>
          <w:b/>
          <w:bCs/>
          <w:noProof/>
          <w:sz w:val="24"/>
          <w:szCs w:val="24"/>
          <w:rtl/>
        </w:rPr>
        <w:pPrChange w:id="1042" w:author="Shy Alon" w:date="2017-07-21T17:18:00Z">
          <w:pPr>
            <w:pStyle w:val="TOC2"/>
            <w:tabs>
              <w:tab w:val="right" w:leader="dot" w:pos="8296"/>
            </w:tabs>
          </w:pPr>
        </w:pPrChange>
      </w:pPr>
      <w:del w:id="1043" w:author="Shy Alon" w:date="2017-07-21T17:07:00Z">
        <w:r w:rsidRPr="00174834" w:rsidDel="00174834">
          <w:rPr>
            <w:noProof/>
            <w:rPrChange w:id="1044" w:author="Shy Alon" w:date="2017-07-21T17:07:00Z">
              <w:rPr>
                <w:rStyle w:val="Hyperlink"/>
                <w:noProof/>
              </w:rPr>
            </w:rPrChange>
          </w:rPr>
          <w:delText>3.3. kNN Implementation</w:delText>
        </w:r>
        <w:r w:rsidDel="00174834">
          <w:rPr>
            <w:noProof/>
            <w:webHidden/>
            <w:rtl/>
          </w:rPr>
          <w:tab/>
          <w:delText>30</w:delText>
        </w:r>
        <w:bookmarkStart w:id="1045" w:name="_Toc489124770"/>
        <w:bookmarkStart w:id="1046" w:name="_Toc489124899"/>
        <w:bookmarkStart w:id="1047" w:name="_Toc489129885"/>
        <w:bookmarkStart w:id="1048" w:name="_Toc489130015"/>
        <w:bookmarkStart w:id="1049" w:name="_Toc489130674"/>
        <w:bookmarkEnd w:id="1045"/>
        <w:bookmarkEnd w:id="1046"/>
        <w:bookmarkEnd w:id="1047"/>
        <w:bookmarkEnd w:id="1048"/>
        <w:bookmarkEnd w:id="1049"/>
      </w:del>
    </w:p>
    <w:p w14:paraId="3CF48193" w14:textId="314A8384" w:rsidR="00B77246" w:rsidDel="00174834" w:rsidRDefault="00B77246" w:rsidP="00FB4C9F">
      <w:pPr>
        <w:rPr>
          <w:del w:id="1050" w:author="Shy Alon" w:date="2017-07-21T17:07:00Z"/>
          <w:b/>
          <w:bCs/>
          <w:noProof/>
          <w:sz w:val="24"/>
          <w:szCs w:val="24"/>
          <w:rtl/>
        </w:rPr>
        <w:pPrChange w:id="1051" w:author="Shy Alon" w:date="2017-07-21T17:18:00Z">
          <w:pPr>
            <w:pStyle w:val="TOC2"/>
            <w:tabs>
              <w:tab w:val="right" w:leader="dot" w:pos="8296"/>
            </w:tabs>
          </w:pPr>
        </w:pPrChange>
      </w:pPr>
      <w:del w:id="1052" w:author="Shy Alon" w:date="2017-07-21T17:07:00Z">
        <w:r w:rsidRPr="00174834" w:rsidDel="00174834">
          <w:rPr>
            <w:noProof/>
            <w:rPrChange w:id="1053" w:author="Shy Alon" w:date="2017-07-21T17:07:00Z">
              <w:rPr>
                <w:rStyle w:val="Hyperlink"/>
                <w:noProof/>
              </w:rPr>
            </w:rPrChange>
          </w:rPr>
          <w:delText>3.4. Virtual Cell Implementation</w:delText>
        </w:r>
        <w:r w:rsidDel="00174834">
          <w:rPr>
            <w:noProof/>
            <w:webHidden/>
            <w:rtl/>
          </w:rPr>
          <w:tab/>
          <w:delText>31</w:delText>
        </w:r>
        <w:bookmarkStart w:id="1054" w:name="_Toc489124771"/>
        <w:bookmarkStart w:id="1055" w:name="_Toc489124900"/>
        <w:bookmarkStart w:id="1056" w:name="_Toc489129886"/>
        <w:bookmarkStart w:id="1057" w:name="_Toc489130016"/>
        <w:bookmarkStart w:id="1058" w:name="_Toc489130675"/>
        <w:bookmarkEnd w:id="1054"/>
        <w:bookmarkEnd w:id="1055"/>
        <w:bookmarkEnd w:id="1056"/>
        <w:bookmarkEnd w:id="1057"/>
        <w:bookmarkEnd w:id="1058"/>
      </w:del>
    </w:p>
    <w:p w14:paraId="0B1BC776" w14:textId="518EB5E3" w:rsidR="00B77246" w:rsidDel="00174834" w:rsidRDefault="00B77246" w:rsidP="00FB4C9F">
      <w:pPr>
        <w:rPr>
          <w:del w:id="1059" w:author="Shy Alon" w:date="2017-07-21T17:07:00Z"/>
          <w:noProof/>
          <w:sz w:val="24"/>
          <w:szCs w:val="24"/>
          <w:rtl/>
        </w:rPr>
        <w:pPrChange w:id="1060" w:author="Shy Alon" w:date="2017-07-21T17:18:00Z">
          <w:pPr>
            <w:pStyle w:val="TOC3"/>
            <w:tabs>
              <w:tab w:val="right" w:leader="dot" w:pos="8296"/>
            </w:tabs>
          </w:pPr>
        </w:pPrChange>
      </w:pPr>
      <w:del w:id="1061" w:author="Shy Alon" w:date="2017-07-21T17:07:00Z">
        <w:r w:rsidRPr="00174834" w:rsidDel="00174834">
          <w:rPr>
            <w:noProof/>
            <w:rPrChange w:id="1062" w:author="Shy Alon" w:date="2017-07-21T17:07:00Z">
              <w:rPr>
                <w:rStyle w:val="Hyperlink"/>
                <w:noProof/>
              </w:rPr>
            </w:rPrChange>
          </w:rPr>
          <w:delText xml:space="preserve">3.4.1. </w:delText>
        </w:r>
        <m:oMath>
          <m:r>
            <w:rPr>
              <w:rFonts w:ascii="Cambria Math" w:hAnsi="Cambria Math"/>
              <w:noProof/>
              <w:rPrChange w:id="1063" w:author="Shy Alon" w:date="2017-07-21T17:07:00Z">
                <w:rPr>
                  <w:rStyle w:val="Hyperlink"/>
                  <w:rFonts w:ascii="Cambria Math" w:hAnsi="Cambria Math"/>
                  <w:noProof/>
                </w:rPr>
              </w:rPrChange>
            </w:rPr>
            <m:t>TiO</m:t>
          </m:r>
          <m:r>
            <m:rPr>
              <m:sty m:val="p"/>
            </m:rPr>
            <w:rPr>
              <w:rFonts w:ascii="Cambria Math" w:hAnsi="Cambria Math"/>
              <w:noProof/>
              <w:rPrChange w:id="1064" w:author="Shy Alon" w:date="2017-07-21T17:07:00Z">
                <w:rPr>
                  <w:rStyle w:val="Hyperlink"/>
                  <w:rFonts w:ascii="Cambria Math" w:hAnsi="Cambria Math"/>
                  <w:noProof/>
                </w:rPr>
              </w:rPrChange>
            </w:rPr>
            <m:t>2|</m:t>
          </m:r>
          <m:r>
            <w:rPr>
              <w:rFonts w:ascii="Cambria Math" w:hAnsi="Cambria Math"/>
              <w:noProof/>
              <w:rPrChange w:id="1065" w:author="Shy Alon" w:date="2017-07-21T17:07:00Z">
                <w:rPr>
                  <w:rStyle w:val="Hyperlink"/>
                  <w:rFonts w:ascii="Cambria Math" w:hAnsi="Cambria Math"/>
                  <w:noProof/>
                </w:rPr>
              </w:rPrChange>
            </w:rPr>
            <m:t>Cu</m:t>
          </m:r>
          <m:r>
            <m:rPr>
              <m:sty m:val="p"/>
            </m:rPr>
            <w:rPr>
              <w:rFonts w:ascii="Cambria Math" w:hAnsi="Cambria Math"/>
              <w:noProof/>
              <w:rPrChange w:id="1066" w:author="Shy Alon" w:date="2017-07-21T17:07:00Z">
                <w:rPr>
                  <w:rStyle w:val="Hyperlink"/>
                  <w:rFonts w:ascii="Cambria Math" w:hAnsi="Cambria Math"/>
                  <w:noProof/>
                </w:rPr>
              </w:rPrChange>
            </w:rPr>
            <m:t>2</m:t>
          </m:r>
          <m:r>
            <w:rPr>
              <w:rFonts w:ascii="Cambria Math" w:hAnsi="Cambria Math"/>
              <w:noProof/>
              <w:rPrChange w:id="1067" w:author="Shy Alon" w:date="2017-07-21T17:07:00Z">
                <w:rPr>
                  <w:rStyle w:val="Hyperlink"/>
                  <w:rFonts w:ascii="Cambria Math" w:hAnsi="Cambria Math"/>
                  <w:noProof/>
                </w:rPr>
              </w:rPrChange>
            </w:rPr>
            <m:t>O</m:t>
          </m:r>
        </m:oMath>
        <w:r w:rsidRPr="00174834" w:rsidDel="00174834">
          <w:rPr>
            <w:rFonts w:eastAsia="Times New Roman"/>
            <w:noProof/>
            <w:rPrChange w:id="1068" w:author="Shy Alon" w:date="2017-07-21T17:07:00Z">
              <w:rPr>
                <w:rStyle w:val="Hyperlink"/>
                <w:rFonts w:eastAsia="Times New Roman"/>
                <w:noProof/>
              </w:rPr>
            </w:rPrChange>
          </w:rPr>
          <w:delText xml:space="preserve"> (Ag)</w:delText>
        </w:r>
        <w:r w:rsidRPr="00174834" w:rsidDel="00174834">
          <w:rPr>
            <w:noProof/>
            <w:rPrChange w:id="1069" w:author="Shy Alon" w:date="2017-07-21T17:07:00Z">
              <w:rPr>
                <w:rStyle w:val="Hyperlink"/>
                <w:noProof/>
              </w:rPr>
            </w:rPrChange>
          </w:rPr>
          <w:delText xml:space="preserve"> and </w:delText>
        </w:r>
        <m:oMath>
          <m:r>
            <w:rPr>
              <w:rFonts w:ascii="Cambria Math" w:hAnsi="Cambria Math"/>
              <w:noProof/>
              <w:rPrChange w:id="1070" w:author="Shy Alon" w:date="2017-07-21T17:07:00Z">
                <w:rPr>
                  <w:rStyle w:val="Hyperlink"/>
                  <w:rFonts w:ascii="Cambria Math" w:hAnsi="Cambria Math"/>
                  <w:noProof/>
                </w:rPr>
              </w:rPrChange>
            </w:rPr>
            <m:t>TiO</m:t>
          </m:r>
          <m:r>
            <m:rPr>
              <m:sty m:val="p"/>
            </m:rPr>
            <w:rPr>
              <w:rFonts w:ascii="Cambria Math" w:hAnsi="Cambria Math"/>
              <w:noProof/>
              <w:rPrChange w:id="1071" w:author="Shy Alon" w:date="2017-07-21T17:07:00Z">
                <w:rPr>
                  <w:rStyle w:val="Hyperlink"/>
                  <w:rFonts w:ascii="Cambria Math" w:hAnsi="Cambria Math"/>
                  <w:noProof/>
                </w:rPr>
              </w:rPrChange>
            </w:rPr>
            <m:t>2|</m:t>
          </m:r>
          <m:r>
            <w:rPr>
              <w:rFonts w:ascii="Cambria Math" w:hAnsi="Cambria Math"/>
              <w:noProof/>
              <w:rPrChange w:id="1072" w:author="Shy Alon" w:date="2017-07-21T17:07:00Z">
                <w:rPr>
                  <w:rStyle w:val="Hyperlink"/>
                  <w:rFonts w:ascii="Cambria Math" w:hAnsi="Cambria Math"/>
                  <w:noProof/>
                </w:rPr>
              </w:rPrChange>
            </w:rPr>
            <m:t>Cu</m:t>
          </m:r>
          <m:r>
            <m:rPr>
              <m:sty m:val="p"/>
            </m:rPr>
            <w:rPr>
              <w:rFonts w:ascii="Cambria Math" w:hAnsi="Cambria Math"/>
              <w:noProof/>
              <w:rPrChange w:id="1073" w:author="Shy Alon" w:date="2017-07-21T17:07:00Z">
                <w:rPr>
                  <w:rStyle w:val="Hyperlink"/>
                  <w:rFonts w:ascii="Cambria Math" w:hAnsi="Cambria Math"/>
                  <w:noProof/>
                </w:rPr>
              </w:rPrChange>
            </w:rPr>
            <m:t>2</m:t>
          </m:r>
          <m:r>
            <w:rPr>
              <w:rFonts w:ascii="Cambria Math" w:hAnsi="Cambria Math"/>
              <w:noProof/>
              <w:rPrChange w:id="1074" w:author="Shy Alon" w:date="2017-07-21T17:07:00Z">
                <w:rPr>
                  <w:rStyle w:val="Hyperlink"/>
                  <w:rFonts w:ascii="Cambria Math" w:hAnsi="Cambria Math"/>
                  <w:noProof/>
                </w:rPr>
              </w:rPrChange>
            </w:rPr>
            <m:t>O</m:t>
          </m:r>
        </m:oMath>
        <w:r w:rsidRPr="00174834" w:rsidDel="00174834">
          <w:rPr>
            <w:rFonts w:eastAsia="Times New Roman"/>
            <w:noProof/>
            <w:rPrChange w:id="1075" w:author="Shy Alon" w:date="2017-07-21T17:07:00Z">
              <w:rPr>
                <w:rStyle w:val="Hyperlink"/>
                <w:rFonts w:eastAsia="Times New Roman"/>
                <w:noProof/>
              </w:rPr>
            </w:rPrChange>
          </w:rPr>
          <w:delText xml:space="preserve"> (Ag|Cu)</w:delText>
        </w:r>
        <w:r w:rsidRPr="00174834" w:rsidDel="00174834">
          <w:rPr>
            <w:noProof/>
            <w:rPrChange w:id="1076" w:author="Shy Alon" w:date="2017-07-21T17:07:00Z">
              <w:rPr>
                <w:rStyle w:val="Hyperlink"/>
                <w:noProof/>
              </w:rPr>
            </w:rPrChange>
          </w:rPr>
          <w:delText xml:space="preserve"> virtual libraries</w:delText>
        </w:r>
        <w:r w:rsidDel="00174834">
          <w:rPr>
            <w:noProof/>
            <w:webHidden/>
            <w:rtl/>
          </w:rPr>
          <w:tab/>
          <w:delText>31</w:delText>
        </w:r>
        <w:bookmarkStart w:id="1077" w:name="_Toc489124772"/>
        <w:bookmarkStart w:id="1078" w:name="_Toc489124901"/>
        <w:bookmarkStart w:id="1079" w:name="_Toc489129887"/>
        <w:bookmarkStart w:id="1080" w:name="_Toc489130017"/>
        <w:bookmarkStart w:id="1081" w:name="_Toc489130676"/>
        <w:bookmarkEnd w:id="1077"/>
        <w:bookmarkEnd w:id="1078"/>
        <w:bookmarkEnd w:id="1079"/>
        <w:bookmarkEnd w:id="1080"/>
        <w:bookmarkEnd w:id="1081"/>
      </w:del>
    </w:p>
    <w:p w14:paraId="43BFB24A" w14:textId="6AB239BC" w:rsidR="00B77246" w:rsidDel="00174834" w:rsidRDefault="00B77246" w:rsidP="00FB4C9F">
      <w:pPr>
        <w:rPr>
          <w:del w:id="1082" w:author="Shy Alon" w:date="2017-07-21T17:07:00Z"/>
          <w:noProof/>
          <w:sz w:val="24"/>
          <w:szCs w:val="24"/>
          <w:rtl/>
        </w:rPr>
        <w:pPrChange w:id="1083" w:author="Shy Alon" w:date="2017-07-21T17:18:00Z">
          <w:pPr>
            <w:pStyle w:val="TOC3"/>
            <w:tabs>
              <w:tab w:val="right" w:leader="dot" w:pos="8296"/>
            </w:tabs>
          </w:pPr>
        </w:pPrChange>
      </w:pPr>
      <w:del w:id="1084" w:author="Shy Alon" w:date="2017-07-21T17:07:00Z">
        <w:r w:rsidRPr="00174834" w:rsidDel="00174834">
          <w:rPr>
            <w:noProof/>
            <w:rPrChange w:id="1085" w:author="Shy Alon" w:date="2017-07-21T17:07:00Z">
              <w:rPr>
                <w:rStyle w:val="Hyperlink"/>
                <w:noProof/>
              </w:rPr>
            </w:rPrChange>
          </w:rPr>
          <w:delText xml:space="preserve">3.4.2. </w:delText>
        </w:r>
        <m:oMath>
          <m:r>
            <w:rPr>
              <w:rFonts w:ascii="Cambria Math" w:hAnsi="Cambria Math"/>
              <w:noProof/>
              <w:rPrChange w:id="1086" w:author="Shy Alon" w:date="2017-07-21T17:07:00Z">
                <w:rPr>
                  <w:rStyle w:val="Hyperlink"/>
                  <w:rFonts w:ascii="Cambria Math" w:hAnsi="Cambria Math"/>
                  <w:noProof/>
                </w:rPr>
              </w:rPrChange>
            </w:rPr>
            <m:t>TiO</m:t>
          </m:r>
          <m:r>
            <m:rPr>
              <m:sty m:val="p"/>
            </m:rPr>
            <w:rPr>
              <w:rFonts w:ascii="Cambria Math" w:hAnsi="Cambria Math"/>
              <w:noProof/>
              <w:rPrChange w:id="1087" w:author="Shy Alon" w:date="2017-07-21T17:07:00Z">
                <w:rPr>
                  <w:rStyle w:val="Hyperlink"/>
                  <w:rFonts w:ascii="Cambria Math" w:hAnsi="Cambria Math"/>
                  <w:noProof/>
                </w:rPr>
              </w:rPrChange>
            </w:rPr>
            <m:t>2</m:t>
          </m:r>
          <m:r>
            <w:rPr>
              <w:rFonts w:ascii="Cambria Math" w:hAnsi="Cambria Math"/>
              <w:noProof/>
              <w:rPrChange w:id="1088" w:author="Shy Alon" w:date="2017-07-21T17:07:00Z">
                <w:rPr>
                  <w:rStyle w:val="Hyperlink"/>
                  <w:rFonts w:ascii="Cambria Math" w:hAnsi="Cambria Math"/>
                  <w:noProof/>
                </w:rPr>
              </w:rPrChange>
            </w:rPr>
            <m:t>Co</m:t>
          </m:r>
          <m:r>
            <m:rPr>
              <m:sty m:val="p"/>
            </m:rPr>
            <w:rPr>
              <w:rFonts w:ascii="Cambria Math" w:hAnsi="Cambria Math"/>
              <w:noProof/>
              <w:rPrChange w:id="1089" w:author="Shy Alon" w:date="2017-07-21T17:07:00Z">
                <w:rPr>
                  <w:rStyle w:val="Hyperlink"/>
                  <w:rFonts w:ascii="Cambria Math" w:hAnsi="Cambria Math"/>
                  <w:noProof/>
                </w:rPr>
              </w:rPrChange>
            </w:rPr>
            <m:t>3</m:t>
          </m:r>
          <m:r>
            <w:rPr>
              <w:rFonts w:ascii="Cambria Math" w:hAnsi="Cambria Math"/>
              <w:noProof/>
              <w:rPrChange w:id="1090" w:author="Shy Alon" w:date="2017-07-21T17:07:00Z">
                <w:rPr>
                  <w:rStyle w:val="Hyperlink"/>
                  <w:rFonts w:ascii="Cambria Math" w:hAnsi="Cambria Math"/>
                  <w:noProof/>
                </w:rPr>
              </w:rPrChange>
            </w:rPr>
            <m:t>O</m:t>
          </m:r>
          <m:r>
            <m:rPr>
              <m:sty m:val="p"/>
            </m:rPr>
            <w:rPr>
              <w:rFonts w:ascii="Cambria Math" w:hAnsi="Cambria Math"/>
              <w:noProof/>
              <w:rPrChange w:id="1091" w:author="Shy Alon" w:date="2017-07-21T17:07:00Z">
                <w:rPr>
                  <w:rStyle w:val="Hyperlink"/>
                  <w:rFonts w:ascii="Cambria Math" w:hAnsi="Cambria Math"/>
                  <w:noProof/>
                </w:rPr>
              </w:rPrChange>
            </w:rPr>
            <m:t>4</m:t>
          </m:r>
          <m:r>
            <w:rPr>
              <w:rFonts w:ascii="Cambria Math" w:hAnsi="Cambria Math"/>
              <w:noProof/>
              <w:rPrChange w:id="1092" w:author="Shy Alon" w:date="2017-07-21T17:07:00Z">
                <w:rPr>
                  <w:rStyle w:val="Hyperlink"/>
                  <w:rFonts w:ascii="Cambria Math" w:hAnsi="Cambria Math"/>
                  <w:noProof/>
                </w:rPr>
              </w:rPrChange>
            </w:rPr>
            <m:t>MoO</m:t>
          </m:r>
          <m:r>
            <m:rPr>
              <m:sty m:val="p"/>
            </m:rPr>
            <w:rPr>
              <w:rFonts w:ascii="Cambria Math" w:hAnsi="Cambria Math"/>
              <w:noProof/>
              <w:rPrChange w:id="1093" w:author="Shy Alon" w:date="2017-07-21T17:07:00Z">
                <w:rPr>
                  <w:rStyle w:val="Hyperlink"/>
                  <w:rFonts w:ascii="Cambria Math" w:hAnsi="Cambria Math"/>
                  <w:noProof/>
                </w:rPr>
              </w:rPrChange>
            </w:rPr>
            <m:t>3</m:t>
          </m:r>
        </m:oMath>
        <w:r w:rsidRPr="00174834" w:rsidDel="00174834">
          <w:rPr>
            <w:rFonts w:eastAsia="Times New Roman"/>
            <w:noProof/>
            <w:rPrChange w:id="1094" w:author="Shy Alon" w:date="2017-07-21T17:07:00Z">
              <w:rPr>
                <w:rStyle w:val="Hyperlink"/>
                <w:rFonts w:eastAsia="Times New Roman"/>
                <w:noProof/>
              </w:rPr>
            </w:rPrChange>
          </w:rPr>
          <w:delText xml:space="preserve"> virtual </w:delText>
        </w:r>
        <w:r w:rsidRPr="00174834" w:rsidDel="00174834">
          <w:rPr>
            <w:noProof/>
            <w:rPrChange w:id="1095" w:author="Shy Alon" w:date="2017-07-21T17:07:00Z">
              <w:rPr>
                <w:rStyle w:val="Hyperlink"/>
                <w:noProof/>
              </w:rPr>
            </w:rPrChange>
          </w:rPr>
          <w:delText>library</w:delText>
        </w:r>
        <w:r w:rsidDel="00174834">
          <w:rPr>
            <w:noProof/>
            <w:webHidden/>
            <w:rtl/>
          </w:rPr>
          <w:tab/>
          <w:delText>33</w:delText>
        </w:r>
        <w:bookmarkStart w:id="1096" w:name="_Toc489124773"/>
        <w:bookmarkStart w:id="1097" w:name="_Toc489124902"/>
        <w:bookmarkStart w:id="1098" w:name="_Toc489129888"/>
        <w:bookmarkStart w:id="1099" w:name="_Toc489130018"/>
        <w:bookmarkStart w:id="1100" w:name="_Toc489130677"/>
        <w:bookmarkEnd w:id="1096"/>
        <w:bookmarkEnd w:id="1097"/>
        <w:bookmarkEnd w:id="1098"/>
        <w:bookmarkEnd w:id="1099"/>
        <w:bookmarkEnd w:id="1100"/>
      </w:del>
    </w:p>
    <w:p w14:paraId="2C27921B" w14:textId="29DA6F50" w:rsidR="00B77246" w:rsidDel="00174834" w:rsidRDefault="00B77246" w:rsidP="00FB4C9F">
      <w:pPr>
        <w:rPr>
          <w:del w:id="1101" w:author="Shy Alon" w:date="2017-07-21T17:07:00Z"/>
          <w:noProof/>
          <w:rtl/>
        </w:rPr>
        <w:pPrChange w:id="1102" w:author="Shy Alon" w:date="2017-07-21T17:18:00Z">
          <w:pPr>
            <w:pStyle w:val="TOC1"/>
          </w:pPr>
        </w:pPrChange>
      </w:pPr>
      <w:del w:id="1103" w:author="Shy Alon" w:date="2017-07-21T17:07:00Z">
        <w:r w:rsidRPr="00174834" w:rsidDel="00174834">
          <w:rPr>
            <w:noProof/>
            <w:lang w:bidi="ar-SA"/>
            <w:rPrChange w:id="1104" w:author="Shy Alon" w:date="2017-07-21T17:07:00Z">
              <w:rPr>
                <w:rStyle w:val="Hyperlink"/>
                <w:noProof/>
                <w:lang w:bidi="ar-SA"/>
              </w:rPr>
            </w:rPrChange>
          </w:rPr>
          <w:delText>4. Conclusion</w:delText>
        </w:r>
        <w:r w:rsidDel="00174834">
          <w:rPr>
            <w:noProof/>
            <w:webHidden/>
            <w:rtl/>
          </w:rPr>
          <w:tab/>
          <w:delText>35</w:delText>
        </w:r>
        <w:bookmarkStart w:id="1105" w:name="_Toc489124774"/>
        <w:bookmarkStart w:id="1106" w:name="_Toc489124903"/>
        <w:bookmarkStart w:id="1107" w:name="_Toc489129889"/>
        <w:bookmarkStart w:id="1108" w:name="_Toc489130019"/>
        <w:bookmarkStart w:id="1109" w:name="_Toc489130678"/>
        <w:bookmarkEnd w:id="1105"/>
        <w:bookmarkEnd w:id="1106"/>
        <w:bookmarkEnd w:id="1107"/>
        <w:bookmarkEnd w:id="1108"/>
        <w:bookmarkEnd w:id="1109"/>
      </w:del>
    </w:p>
    <w:p w14:paraId="051CEBC1" w14:textId="5C9C8FA2" w:rsidR="00B77246" w:rsidDel="00174834" w:rsidRDefault="00B77246" w:rsidP="00FB4C9F">
      <w:pPr>
        <w:rPr>
          <w:del w:id="1110" w:author="Shy Alon" w:date="2017-07-21T17:07:00Z"/>
          <w:noProof/>
          <w:rtl/>
        </w:rPr>
        <w:pPrChange w:id="1111" w:author="Shy Alon" w:date="2017-07-21T17:18:00Z">
          <w:pPr>
            <w:pStyle w:val="TOC1"/>
          </w:pPr>
        </w:pPrChange>
      </w:pPr>
      <w:del w:id="1112" w:author="Shy Alon" w:date="2017-07-21T17:07:00Z">
        <w:r w:rsidRPr="00174834" w:rsidDel="00174834">
          <w:rPr>
            <w:noProof/>
            <w:lang w:bidi="ar-SA"/>
            <w:rPrChange w:id="1113" w:author="Shy Alon" w:date="2017-07-21T17:07:00Z">
              <w:rPr>
                <w:rStyle w:val="Hyperlink"/>
                <w:noProof/>
                <w:lang w:bidi="ar-SA"/>
              </w:rPr>
            </w:rPrChange>
          </w:rPr>
          <w:delText>5. List of Publications</w:delText>
        </w:r>
        <w:r w:rsidDel="00174834">
          <w:rPr>
            <w:noProof/>
            <w:webHidden/>
            <w:rtl/>
          </w:rPr>
          <w:tab/>
          <w:delText>36</w:delText>
        </w:r>
        <w:bookmarkStart w:id="1114" w:name="_Toc489124775"/>
        <w:bookmarkStart w:id="1115" w:name="_Toc489124904"/>
        <w:bookmarkStart w:id="1116" w:name="_Toc489129890"/>
        <w:bookmarkStart w:id="1117" w:name="_Toc489130020"/>
        <w:bookmarkStart w:id="1118" w:name="_Toc489130679"/>
        <w:bookmarkEnd w:id="1114"/>
        <w:bookmarkEnd w:id="1115"/>
        <w:bookmarkEnd w:id="1116"/>
        <w:bookmarkEnd w:id="1117"/>
        <w:bookmarkEnd w:id="1118"/>
      </w:del>
    </w:p>
    <w:p w14:paraId="418D0BB4" w14:textId="047A08DA" w:rsidR="00B77246" w:rsidDel="00174834" w:rsidRDefault="00B77246" w:rsidP="00FB4C9F">
      <w:pPr>
        <w:rPr>
          <w:del w:id="1119" w:author="Shy Alon" w:date="2017-07-21T17:07:00Z"/>
          <w:noProof/>
          <w:rtl/>
        </w:rPr>
        <w:pPrChange w:id="1120" w:author="Shy Alon" w:date="2017-07-21T17:18:00Z">
          <w:pPr>
            <w:pStyle w:val="TOC1"/>
          </w:pPr>
        </w:pPrChange>
      </w:pPr>
      <w:del w:id="1121" w:author="Shy Alon" w:date="2017-07-21T17:07:00Z">
        <w:r w:rsidRPr="00174834" w:rsidDel="00174834">
          <w:rPr>
            <w:rFonts w:asciiTheme="majorBidi" w:hAnsiTheme="majorBidi" w:cstheme="majorBidi"/>
            <w:noProof/>
            <w:lang w:bidi="ar-SA"/>
            <w:rPrChange w:id="1122" w:author="Shy Alon" w:date="2017-07-21T17:07:00Z">
              <w:rPr>
                <w:rStyle w:val="Hyperlink"/>
                <w:rFonts w:asciiTheme="majorBidi" w:hAnsiTheme="majorBidi" w:cstheme="majorBidi"/>
                <w:noProof/>
                <w:lang w:bidi="ar-SA"/>
              </w:rPr>
            </w:rPrChange>
          </w:rPr>
          <w:delText>6. References</w:delText>
        </w:r>
        <w:r w:rsidDel="00174834">
          <w:rPr>
            <w:noProof/>
            <w:webHidden/>
            <w:rtl/>
          </w:rPr>
          <w:tab/>
          <w:delText>37</w:delText>
        </w:r>
        <w:bookmarkStart w:id="1123" w:name="_Toc489124776"/>
        <w:bookmarkStart w:id="1124" w:name="_Toc489124905"/>
        <w:bookmarkStart w:id="1125" w:name="_Toc489129891"/>
        <w:bookmarkStart w:id="1126" w:name="_Toc489130021"/>
        <w:bookmarkStart w:id="1127" w:name="_Toc489130680"/>
        <w:bookmarkEnd w:id="1123"/>
        <w:bookmarkEnd w:id="1124"/>
        <w:bookmarkEnd w:id="1125"/>
        <w:bookmarkEnd w:id="1126"/>
        <w:bookmarkEnd w:id="1127"/>
      </w:del>
    </w:p>
    <w:p w14:paraId="5B06C1E5" w14:textId="5244F5BA" w:rsidR="00B77246" w:rsidDel="00174834" w:rsidRDefault="00B77246" w:rsidP="00FB4C9F">
      <w:pPr>
        <w:rPr>
          <w:del w:id="1128" w:author="Shy Alon" w:date="2017-07-21T17:07:00Z"/>
          <w:noProof/>
          <w:rtl/>
        </w:rPr>
        <w:pPrChange w:id="1129" w:author="Shy Alon" w:date="2017-07-21T17:18:00Z">
          <w:pPr>
            <w:pStyle w:val="TOC1"/>
          </w:pPr>
        </w:pPrChange>
      </w:pPr>
      <w:del w:id="1130" w:author="Shy Alon" w:date="2017-07-21T17:07:00Z">
        <w:r w:rsidRPr="00174834" w:rsidDel="00174834">
          <w:rPr>
            <w:noProof/>
            <w:lang w:bidi="ar-SA"/>
            <w:rPrChange w:id="1131" w:author="Shy Alon" w:date="2017-07-21T17:07:00Z">
              <w:rPr>
                <w:rStyle w:val="Hyperlink"/>
                <w:noProof/>
                <w:lang w:bidi="ar-SA"/>
              </w:rPr>
            </w:rPrChange>
          </w:rPr>
          <w:delText>Appendix A – GUI Screens</w:delText>
        </w:r>
        <w:r w:rsidDel="00174834">
          <w:rPr>
            <w:noProof/>
            <w:webHidden/>
            <w:rtl/>
          </w:rPr>
          <w:tab/>
          <w:delText>39</w:delText>
        </w:r>
        <w:bookmarkStart w:id="1132" w:name="_Toc489124777"/>
        <w:bookmarkStart w:id="1133" w:name="_Toc489124906"/>
        <w:bookmarkStart w:id="1134" w:name="_Toc489129892"/>
        <w:bookmarkStart w:id="1135" w:name="_Toc489130022"/>
        <w:bookmarkStart w:id="1136" w:name="_Toc489130681"/>
        <w:bookmarkEnd w:id="1132"/>
        <w:bookmarkEnd w:id="1133"/>
        <w:bookmarkEnd w:id="1134"/>
        <w:bookmarkEnd w:id="1135"/>
        <w:bookmarkEnd w:id="1136"/>
      </w:del>
    </w:p>
    <w:p w14:paraId="6D3ADED4" w14:textId="12662746" w:rsidR="00DE7DB1" w:rsidDel="003D3E5F" w:rsidRDefault="009A312C" w:rsidP="00FB4C9F">
      <w:pPr>
        <w:rPr>
          <w:del w:id="1137" w:author="Shy Alon" w:date="2017-07-21T17:08:00Z"/>
        </w:rPr>
        <w:pPrChange w:id="1138" w:author="Shy Alon" w:date="2017-07-21T17:18:00Z">
          <w:pPr>
            <w:pStyle w:val="H1"/>
          </w:pPr>
        </w:pPrChange>
      </w:pPr>
      <w:del w:id="1139" w:author="Shy Alon" w:date="2017-07-21T17:08:00Z">
        <w:r w:rsidRPr="002B64E5" w:rsidDel="003D3E5F">
          <w:rPr>
            <w:rFonts w:asciiTheme="majorBidi" w:hAnsiTheme="majorBidi" w:cstheme="majorBidi"/>
            <w:sz w:val="24"/>
            <w:szCs w:val="24"/>
          </w:rPr>
          <w:fldChar w:fldCharType="end"/>
        </w:r>
        <w:bookmarkStart w:id="1140" w:name="_Toc489124778"/>
        <w:bookmarkStart w:id="1141" w:name="_Toc489124907"/>
        <w:bookmarkStart w:id="1142" w:name="_Toc489129893"/>
        <w:bookmarkStart w:id="1143" w:name="_Toc489130023"/>
        <w:bookmarkStart w:id="1144" w:name="_Toc489130682"/>
        <w:bookmarkEnd w:id="1140"/>
        <w:bookmarkEnd w:id="1141"/>
        <w:bookmarkEnd w:id="1142"/>
        <w:bookmarkEnd w:id="1143"/>
        <w:bookmarkEnd w:id="1144"/>
      </w:del>
    </w:p>
    <w:p w14:paraId="06835E42" w14:textId="360EB29B" w:rsidR="00DE7DB1" w:rsidDel="003D3E5F" w:rsidRDefault="00DE7DB1" w:rsidP="00FB4C9F">
      <w:pPr>
        <w:rPr>
          <w:del w:id="1145" w:author="Shy Alon" w:date="2017-07-21T17:11:00Z"/>
          <w:rFonts w:ascii="Palatino Linotype" w:hAnsi="Palatino Linotype"/>
          <w:b/>
          <w:bCs/>
          <w:sz w:val="28"/>
          <w:szCs w:val="28"/>
          <w:lang w:val="en-GB" w:eastAsia="de-AT" w:bidi="ar-SA"/>
        </w:rPr>
        <w:pPrChange w:id="1146" w:author="Shy Alon" w:date="2017-07-21T17:18:00Z">
          <w:pPr>
            <w:spacing w:line="276" w:lineRule="auto"/>
          </w:pPr>
        </w:pPrChange>
      </w:pPr>
      <w:del w:id="1147" w:author="Shy Alon" w:date="2017-07-21T17:11:00Z">
        <w:r w:rsidDel="003D3E5F">
          <w:br w:type="page"/>
        </w:r>
      </w:del>
    </w:p>
    <w:p w14:paraId="15193235" w14:textId="6E2A4D41" w:rsidR="007910A5" w:rsidDel="001C0A2A" w:rsidRDefault="001145ED" w:rsidP="00FB4C9F">
      <w:pPr>
        <w:rPr>
          <w:del w:id="1148" w:author="Shy Alon" w:date="2017-07-21T16:59:00Z"/>
          <w:noProof/>
        </w:rPr>
        <w:pPrChange w:id="1149" w:author="Shy Alon" w:date="2017-07-21T17:18:00Z">
          <w:pPr>
            <w:pStyle w:val="H1"/>
          </w:pPr>
        </w:pPrChange>
      </w:pPr>
      <w:del w:id="1150" w:author="Shy Alon" w:date="2017-07-21T16:59:00Z">
        <w:r w:rsidRPr="001145ED" w:rsidDel="001C0A2A">
          <w:delText xml:space="preserve"> </w:delText>
        </w:r>
        <w:r w:rsidDel="001C0A2A">
          <w:delText xml:space="preserve">List of Figures </w:delText>
        </w:r>
        <w:r w:rsidR="009A312C" w:rsidDel="001C0A2A">
          <w:fldChar w:fldCharType="begin"/>
        </w:r>
        <w:r w:rsidR="009B1370" w:rsidDel="001C0A2A">
          <w:delInstrText xml:space="preserve"> TOC \h \z \c "Figure" </w:delInstrText>
        </w:r>
        <w:r w:rsidR="009A312C" w:rsidDel="001C0A2A">
          <w:fldChar w:fldCharType="separate"/>
        </w:r>
        <w:bookmarkStart w:id="1151" w:name="_Toc489124779"/>
        <w:bookmarkStart w:id="1152" w:name="_Toc489124908"/>
        <w:bookmarkStart w:id="1153" w:name="_Toc489129894"/>
        <w:bookmarkStart w:id="1154" w:name="_Toc489130024"/>
        <w:bookmarkStart w:id="1155" w:name="_Toc489130683"/>
        <w:bookmarkEnd w:id="1151"/>
        <w:bookmarkEnd w:id="1152"/>
        <w:bookmarkEnd w:id="1153"/>
        <w:bookmarkEnd w:id="1154"/>
        <w:bookmarkEnd w:id="1155"/>
      </w:del>
    </w:p>
    <w:p w14:paraId="02A7D6D3" w14:textId="64CCA2CB" w:rsidR="007910A5" w:rsidDel="001C0A2A" w:rsidRDefault="00937424" w:rsidP="00FB4C9F">
      <w:pPr>
        <w:rPr>
          <w:del w:id="1156" w:author="Shy Alon" w:date="2017-07-21T16:59:00Z"/>
          <w:noProof/>
          <w:rtl/>
        </w:rPr>
        <w:pPrChange w:id="1157" w:author="Shy Alon" w:date="2017-07-21T17:18:00Z">
          <w:pPr>
            <w:pStyle w:val="TableofFigures"/>
            <w:tabs>
              <w:tab w:val="right" w:pos="8296"/>
            </w:tabs>
          </w:pPr>
        </w:pPrChange>
      </w:pPr>
      <w:del w:id="1158" w:author="Shy Alon" w:date="2017-07-21T16:59:00Z">
        <w:r w:rsidDel="001C0A2A">
          <w:fldChar w:fldCharType="begin"/>
        </w:r>
        <w:r w:rsidDel="001C0A2A">
          <w:delInstrText xml:space="preserve"> HYPERLINK \l "_Toc483041605" </w:delInstrText>
        </w:r>
        <w:r w:rsidDel="001C0A2A">
          <w:fldChar w:fldCharType="separate"/>
        </w:r>
        <w:r w:rsidR="007910A5" w:rsidRPr="00190434" w:rsidDel="001C0A2A">
          <w:rPr>
            <w:rStyle w:val="Hyperlink"/>
            <w:noProof/>
          </w:rPr>
          <w:delText>Figure 1 Commonly Used Financial Indicators</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Toc483041605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9</w:delText>
        </w:r>
        <w:r w:rsidR="007910A5" w:rsidDel="001C0A2A">
          <w:rPr>
            <w:noProof/>
            <w:webHidden/>
            <w:rtl/>
          </w:rPr>
          <w:fldChar w:fldCharType="end"/>
        </w:r>
        <w:r w:rsidDel="001C0A2A">
          <w:rPr>
            <w:noProof/>
          </w:rPr>
          <w:fldChar w:fldCharType="end"/>
        </w:r>
        <w:bookmarkStart w:id="1159" w:name="_Toc489124780"/>
        <w:bookmarkStart w:id="1160" w:name="_Toc489124909"/>
        <w:bookmarkStart w:id="1161" w:name="_Toc489129895"/>
        <w:bookmarkStart w:id="1162" w:name="_Toc489130025"/>
        <w:bookmarkStart w:id="1163" w:name="_Toc489130684"/>
        <w:bookmarkEnd w:id="1159"/>
        <w:bookmarkEnd w:id="1160"/>
        <w:bookmarkEnd w:id="1161"/>
        <w:bookmarkEnd w:id="1162"/>
        <w:bookmarkEnd w:id="1163"/>
      </w:del>
    </w:p>
    <w:p w14:paraId="7BE91FA3" w14:textId="1D3AAD4D" w:rsidR="007910A5" w:rsidDel="001C0A2A" w:rsidRDefault="00937424" w:rsidP="00FB4C9F">
      <w:pPr>
        <w:rPr>
          <w:del w:id="1164" w:author="Shy Alon" w:date="2017-07-21T16:59:00Z"/>
          <w:noProof/>
          <w:rtl/>
        </w:rPr>
        <w:pPrChange w:id="1165" w:author="Shy Alon" w:date="2017-07-21T17:18:00Z">
          <w:pPr>
            <w:pStyle w:val="TableofFigures"/>
            <w:tabs>
              <w:tab w:val="right" w:pos="8296"/>
            </w:tabs>
          </w:pPr>
        </w:pPrChange>
      </w:pPr>
      <w:del w:id="1166" w:author="Shy Alon" w:date="2017-07-21T16:59:00Z">
        <w:r w:rsidDel="001C0A2A">
          <w:fldChar w:fldCharType="begin"/>
        </w:r>
        <w:r w:rsidDel="001C0A2A">
          <w:delInstrText xml:space="preserve"> HYPERLINK \l "_Toc483041606" </w:delInstrText>
        </w:r>
        <w:r w:rsidDel="001C0A2A">
          <w:fldChar w:fldCharType="separate"/>
        </w:r>
        <w:r w:rsidR="007910A5" w:rsidRPr="00190434" w:rsidDel="001C0A2A">
          <w:rPr>
            <w:rStyle w:val="Hyperlink"/>
            <w:noProof/>
          </w:rPr>
          <w:delText>Figure 2 t-SNE Optimization Algorithm</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Toc483041606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12</w:delText>
        </w:r>
        <w:r w:rsidR="007910A5" w:rsidDel="001C0A2A">
          <w:rPr>
            <w:noProof/>
            <w:webHidden/>
            <w:rtl/>
          </w:rPr>
          <w:fldChar w:fldCharType="end"/>
        </w:r>
        <w:r w:rsidDel="001C0A2A">
          <w:rPr>
            <w:noProof/>
          </w:rPr>
          <w:fldChar w:fldCharType="end"/>
        </w:r>
        <w:bookmarkStart w:id="1167" w:name="_Toc489124781"/>
        <w:bookmarkStart w:id="1168" w:name="_Toc489124910"/>
        <w:bookmarkStart w:id="1169" w:name="_Toc489129896"/>
        <w:bookmarkStart w:id="1170" w:name="_Toc489130026"/>
        <w:bookmarkStart w:id="1171" w:name="_Toc489130685"/>
        <w:bookmarkEnd w:id="1167"/>
        <w:bookmarkEnd w:id="1168"/>
        <w:bookmarkEnd w:id="1169"/>
        <w:bookmarkEnd w:id="1170"/>
        <w:bookmarkEnd w:id="1171"/>
      </w:del>
    </w:p>
    <w:p w14:paraId="396F98E5" w14:textId="0BBB8FB5" w:rsidR="007910A5" w:rsidDel="001C0A2A" w:rsidRDefault="00937424" w:rsidP="00FB4C9F">
      <w:pPr>
        <w:rPr>
          <w:del w:id="1172" w:author="Shy Alon" w:date="2017-07-21T16:59:00Z"/>
          <w:noProof/>
          <w:rtl/>
        </w:rPr>
        <w:pPrChange w:id="1173" w:author="Shy Alon" w:date="2017-07-21T17:18:00Z">
          <w:pPr>
            <w:pStyle w:val="TableofFigures"/>
            <w:tabs>
              <w:tab w:val="right" w:pos="8296"/>
            </w:tabs>
          </w:pPr>
        </w:pPrChange>
      </w:pPr>
      <w:del w:id="1174" w:author="Shy Alon" w:date="2017-07-21T16:59:00Z">
        <w:r w:rsidDel="001C0A2A">
          <w:fldChar w:fldCharType="begin"/>
        </w:r>
        <w:r w:rsidDel="001C0A2A">
          <w:delInstrText xml:space="preserve"> HYPERLINK \l "_Toc483041607" </w:delInstrText>
        </w:r>
        <w:r w:rsidDel="001C0A2A">
          <w:fldChar w:fldCharType="separate"/>
        </w:r>
        <w:r w:rsidR="007910A5" w:rsidRPr="00190434" w:rsidDel="001C0A2A">
          <w:rPr>
            <w:rStyle w:val="Hyperlink"/>
            <w:noProof/>
          </w:rPr>
          <w:delText>Figure 3 Bankruptcy Map Based on Financial Indicators</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Toc483041607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14</w:delText>
        </w:r>
        <w:r w:rsidR="007910A5" w:rsidDel="001C0A2A">
          <w:rPr>
            <w:noProof/>
            <w:webHidden/>
            <w:rtl/>
          </w:rPr>
          <w:fldChar w:fldCharType="end"/>
        </w:r>
        <w:r w:rsidDel="001C0A2A">
          <w:rPr>
            <w:noProof/>
          </w:rPr>
          <w:fldChar w:fldCharType="end"/>
        </w:r>
        <w:bookmarkStart w:id="1175" w:name="_Toc489124782"/>
        <w:bookmarkStart w:id="1176" w:name="_Toc489124911"/>
        <w:bookmarkStart w:id="1177" w:name="_Toc489129897"/>
        <w:bookmarkStart w:id="1178" w:name="_Toc489130027"/>
        <w:bookmarkStart w:id="1179" w:name="_Toc489130686"/>
        <w:bookmarkEnd w:id="1175"/>
        <w:bookmarkEnd w:id="1176"/>
        <w:bookmarkEnd w:id="1177"/>
        <w:bookmarkEnd w:id="1178"/>
        <w:bookmarkEnd w:id="1179"/>
      </w:del>
    </w:p>
    <w:p w14:paraId="09494A28" w14:textId="6BD07630" w:rsidR="007910A5" w:rsidDel="001C0A2A" w:rsidRDefault="00937424" w:rsidP="00FB4C9F">
      <w:pPr>
        <w:rPr>
          <w:del w:id="1180" w:author="Shy Alon" w:date="2017-07-21T16:59:00Z"/>
          <w:noProof/>
          <w:rtl/>
        </w:rPr>
        <w:pPrChange w:id="1181" w:author="Shy Alon" w:date="2017-07-21T17:18:00Z">
          <w:pPr>
            <w:pStyle w:val="TableofFigures"/>
            <w:tabs>
              <w:tab w:val="right" w:pos="8296"/>
            </w:tabs>
          </w:pPr>
        </w:pPrChange>
      </w:pPr>
      <w:del w:id="1182" w:author="Shy Alon" w:date="2017-07-21T16:59:00Z">
        <w:r w:rsidDel="001C0A2A">
          <w:fldChar w:fldCharType="begin"/>
        </w:r>
        <w:r w:rsidDel="001C0A2A">
          <w:delInstrText xml:space="preserve"> HYPERLINK \l "_Toc483041608" </w:delInstrText>
        </w:r>
        <w:r w:rsidDel="001C0A2A">
          <w:fldChar w:fldCharType="separate"/>
        </w:r>
        <w:r w:rsidR="007910A5" w:rsidRPr="00190434" w:rsidDel="001C0A2A">
          <w:rPr>
            <w:rStyle w:val="Hyperlink"/>
            <w:noProof/>
          </w:rPr>
          <w:delText>Figure 4 Local as Opposed to Global Distances</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Toc483041608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15</w:delText>
        </w:r>
        <w:r w:rsidR="007910A5" w:rsidDel="001C0A2A">
          <w:rPr>
            <w:noProof/>
            <w:webHidden/>
            <w:rtl/>
          </w:rPr>
          <w:fldChar w:fldCharType="end"/>
        </w:r>
        <w:r w:rsidDel="001C0A2A">
          <w:rPr>
            <w:noProof/>
          </w:rPr>
          <w:fldChar w:fldCharType="end"/>
        </w:r>
        <w:bookmarkStart w:id="1183" w:name="_Toc489124783"/>
        <w:bookmarkStart w:id="1184" w:name="_Toc489124912"/>
        <w:bookmarkStart w:id="1185" w:name="_Toc489129898"/>
        <w:bookmarkStart w:id="1186" w:name="_Toc489130028"/>
        <w:bookmarkStart w:id="1187" w:name="_Toc489130687"/>
        <w:bookmarkEnd w:id="1183"/>
        <w:bookmarkEnd w:id="1184"/>
        <w:bookmarkEnd w:id="1185"/>
        <w:bookmarkEnd w:id="1186"/>
        <w:bookmarkEnd w:id="1187"/>
      </w:del>
    </w:p>
    <w:p w14:paraId="5BAEA683" w14:textId="0D459963" w:rsidR="007910A5" w:rsidDel="001C0A2A" w:rsidRDefault="00937424" w:rsidP="00FB4C9F">
      <w:pPr>
        <w:rPr>
          <w:del w:id="1188" w:author="Shy Alon" w:date="2017-07-21T16:59:00Z"/>
          <w:noProof/>
          <w:rtl/>
        </w:rPr>
        <w:pPrChange w:id="1189" w:author="Shy Alon" w:date="2017-07-21T17:18:00Z">
          <w:pPr>
            <w:pStyle w:val="TableofFigures"/>
            <w:tabs>
              <w:tab w:val="right" w:pos="8296"/>
            </w:tabs>
          </w:pPr>
        </w:pPrChange>
      </w:pPr>
      <w:del w:id="1190" w:author="Shy Alon" w:date="2017-07-21T16:59:00Z">
        <w:r w:rsidDel="001C0A2A">
          <w:fldChar w:fldCharType="begin"/>
        </w:r>
        <w:r w:rsidDel="001C0A2A">
          <w:delInstrText xml:space="preserve"> HYPERLINK \l "_Toc483041609" </w:delInstrText>
        </w:r>
        <w:r w:rsidDel="001C0A2A">
          <w:fldChar w:fldCharType="separate"/>
        </w:r>
        <w:r w:rsidR="007910A5" w:rsidRPr="00190434" w:rsidDel="001C0A2A">
          <w:rPr>
            <w:rStyle w:val="Hyperlink"/>
            <w:b/>
            <w:bCs/>
            <w:noProof/>
          </w:rPr>
          <w:delText>Figure 5:</w:delText>
        </w:r>
        <w:r w:rsidR="007910A5" w:rsidRPr="00190434" w:rsidDel="001C0A2A">
          <w:rPr>
            <w:rStyle w:val="Hyperlink"/>
            <w:noProof/>
          </w:rPr>
          <w:delText xml:space="preserve"> A schematic representation of the PV solar cells library. (a) TiO</w:delText>
        </w:r>
        <w:r w:rsidR="007910A5" w:rsidRPr="00190434" w:rsidDel="001C0A2A">
          <w:rPr>
            <w:rStyle w:val="Hyperlink"/>
            <w:noProof/>
            <w:vertAlign w:val="subscript"/>
          </w:rPr>
          <w:delText>2</w:delText>
        </w:r>
        <w:r w:rsidR="007910A5" w:rsidRPr="00190434" w:rsidDel="001C0A2A">
          <w:rPr>
            <w:rStyle w:val="Hyperlink"/>
            <w:noProof/>
          </w:rPr>
          <w:delText>|Co</w:delText>
        </w:r>
        <w:r w:rsidR="007910A5" w:rsidRPr="00190434" w:rsidDel="001C0A2A">
          <w:rPr>
            <w:rStyle w:val="Hyperlink"/>
            <w:noProof/>
            <w:vertAlign w:val="subscript"/>
          </w:rPr>
          <w:delText>3</w:delText>
        </w:r>
        <w:r w:rsidR="007910A5" w:rsidRPr="00190434" w:rsidDel="001C0A2A">
          <w:rPr>
            <w:rStyle w:val="Hyperlink"/>
            <w:noProof/>
          </w:rPr>
          <w:delText>O</w:delText>
        </w:r>
        <w:r w:rsidR="007910A5" w:rsidRPr="00190434" w:rsidDel="001C0A2A">
          <w:rPr>
            <w:rStyle w:val="Hyperlink"/>
            <w:noProof/>
            <w:vertAlign w:val="subscript"/>
          </w:rPr>
          <w:delText>4</w:delText>
        </w:r>
        <w:r w:rsidR="007910A5" w:rsidRPr="00190434" w:rsidDel="001C0A2A">
          <w:rPr>
            <w:rStyle w:val="Hyperlink"/>
            <w:noProof/>
          </w:rPr>
          <w:delText xml:space="preserve"> library (b) TiO</w:delText>
        </w:r>
        <w:r w:rsidR="007910A5" w:rsidRPr="00190434" w:rsidDel="001C0A2A">
          <w:rPr>
            <w:rStyle w:val="Hyperlink"/>
            <w:noProof/>
            <w:vertAlign w:val="subscript"/>
          </w:rPr>
          <w:delText>2</w:delText>
        </w:r>
        <w:r w:rsidR="007910A5" w:rsidRPr="00190434" w:rsidDel="001C0A2A">
          <w:rPr>
            <w:rStyle w:val="Hyperlink"/>
            <w:noProof/>
          </w:rPr>
          <w:delText>|Co</w:delText>
        </w:r>
        <w:r w:rsidR="007910A5" w:rsidRPr="00190434" w:rsidDel="001C0A2A">
          <w:rPr>
            <w:rStyle w:val="Hyperlink"/>
            <w:noProof/>
            <w:vertAlign w:val="subscript"/>
          </w:rPr>
          <w:delText>3</w:delText>
        </w:r>
        <w:r w:rsidR="007910A5" w:rsidRPr="00190434" w:rsidDel="001C0A2A">
          <w:rPr>
            <w:rStyle w:val="Hyperlink"/>
            <w:noProof/>
          </w:rPr>
          <w:delText>O</w:delText>
        </w:r>
        <w:r w:rsidR="007910A5" w:rsidRPr="00190434" w:rsidDel="001C0A2A">
          <w:rPr>
            <w:rStyle w:val="Hyperlink"/>
            <w:noProof/>
            <w:vertAlign w:val="subscript"/>
          </w:rPr>
          <w:delText>4</w:delText>
        </w:r>
        <w:r w:rsidR="007910A5" w:rsidRPr="00190434" w:rsidDel="001C0A2A">
          <w:rPr>
            <w:rStyle w:val="Hyperlink"/>
            <w:noProof/>
          </w:rPr>
          <w:delText>|MoO</w:delText>
        </w:r>
        <w:r w:rsidR="007910A5" w:rsidRPr="00190434" w:rsidDel="001C0A2A">
          <w:rPr>
            <w:rStyle w:val="Hyperlink"/>
            <w:noProof/>
            <w:vertAlign w:val="subscript"/>
          </w:rPr>
          <w:delText>3</w:delText>
        </w:r>
        <w:r w:rsidR="007910A5" w:rsidRPr="00190434" w:rsidDel="001C0A2A">
          <w:rPr>
            <w:rStyle w:val="Hyperlink"/>
            <w:noProof/>
          </w:rPr>
          <w:delText xml:space="preserve"> library.</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Toc483041609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18</w:delText>
        </w:r>
        <w:r w:rsidR="007910A5" w:rsidDel="001C0A2A">
          <w:rPr>
            <w:noProof/>
            <w:webHidden/>
            <w:rtl/>
          </w:rPr>
          <w:fldChar w:fldCharType="end"/>
        </w:r>
        <w:r w:rsidDel="001C0A2A">
          <w:rPr>
            <w:noProof/>
          </w:rPr>
          <w:fldChar w:fldCharType="end"/>
        </w:r>
        <w:bookmarkStart w:id="1191" w:name="_Toc489124784"/>
        <w:bookmarkStart w:id="1192" w:name="_Toc489124913"/>
        <w:bookmarkStart w:id="1193" w:name="_Toc489129899"/>
        <w:bookmarkStart w:id="1194" w:name="_Toc489130029"/>
        <w:bookmarkStart w:id="1195" w:name="_Toc489130688"/>
        <w:bookmarkEnd w:id="1191"/>
        <w:bookmarkEnd w:id="1192"/>
        <w:bookmarkEnd w:id="1193"/>
        <w:bookmarkEnd w:id="1194"/>
        <w:bookmarkEnd w:id="1195"/>
      </w:del>
    </w:p>
    <w:p w14:paraId="5636E274" w14:textId="3ECC2E76" w:rsidR="007910A5" w:rsidDel="001C0A2A" w:rsidRDefault="00937424" w:rsidP="00FB4C9F">
      <w:pPr>
        <w:rPr>
          <w:del w:id="1196" w:author="Shy Alon" w:date="2017-07-21T16:59:00Z"/>
          <w:noProof/>
          <w:rtl/>
        </w:rPr>
        <w:pPrChange w:id="1197" w:author="Shy Alon" w:date="2017-07-21T17:18:00Z">
          <w:pPr>
            <w:pStyle w:val="TableofFigures"/>
            <w:tabs>
              <w:tab w:val="right" w:pos="8296"/>
            </w:tabs>
          </w:pPr>
        </w:pPrChange>
      </w:pPr>
      <w:del w:id="1198" w:author="Shy Alon" w:date="2017-07-21T16:59:00Z">
        <w:r w:rsidDel="001C0A2A">
          <w:fldChar w:fldCharType="begin"/>
        </w:r>
        <w:r w:rsidDel="001C0A2A">
          <w:delInstrText xml:space="preserve"> HYPERLINK \l "_Toc483041610" </w:delInstrText>
        </w:r>
        <w:r w:rsidDel="001C0A2A">
          <w:fldChar w:fldCharType="separate"/>
        </w:r>
        <w:r w:rsidR="007910A5" w:rsidRPr="00190434" w:rsidDel="001C0A2A">
          <w:rPr>
            <w:rStyle w:val="Hyperlink"/>
            <w:noProof/>
          </w:rPr>
          <w:delText>Figure 6: A PC plot for photovoltaic cells from the two solar cell libraries. Blue and red dots represent cells from the TiO</w:delText>
        </w:r>
        <w:r w:rsidR="007910A5" w:rsidRPr="00190434" w:rsidDel="001C0A2A">
          <w:rPr>
            <w:rStyle w:val="Hyperlink"/>
            <w:noProof/>
            <w:vertAlign w:val="subscript"/>
          </w:rPr>
          <w:delText>2</w:delText>
        </w:r>
        <w:r w:rsidR="007910A5" w:rsidRPr="00190434" w:rsidDel="001C0A2A">
          <w:rPr>
            <w:rStyle w:val="Hyperlink"/>
            <w:noProof/>
          </w:rPr>
          <w:delText>|Co</w:delText>
        </w:r>
        <w:r w:rsidR="007910A5" w:rsidRPr="00190434" w:rsidDel="001C0A2A">
          <w:rPr>
            <w:rStyle w:val="Hyperlink"/>
            <w:noProof/>
            <w:vertAlign w:val="subscript"/>
          </w:rPr>
          <w:delText>3</w:delText>
        </w:r>
        <w:r w:rsidR="007910A5" w:rsidRPr="00190434" w:rsidDel="001C0A2A">
          <w:rPr>
            <w:rStyle w:val="Hyperlink"/>
            <w:noProof/>
          </w:rPr>
          <w:delText>O</w:delText>
        </w:r>
        <w:r w:rsidR="007910A5" w:rsidRPr="00190434" w:rsidDel="001C0A2A">
          <w:rPr>
            <w:rStyle w:val="Hyperlink"/>
            <w:noProof/>
            <w:vertAlign w:val="subscript"/>
          </w:rPr>
          <w:delText>4</w:delText>
        </w:r>
        <w:r w:rsidR="007910A5" w:rsidRPr="00190434" w:rsidDel="001C0A2A">
          <w:rPr>
            <w:rStyle w:val="Hyperlink"/>
            <w:noProof/>
          </w:rPr>
          <w:delText xml:space="preserve"> and TiO</w:delText>
        </w:r>
        <w:r w:rsidR="007910A5" w:rsidRPr="00190434" w:rsidDel="001C0A2A">
          <w:rPr>
            <w:rStyle w:val="Hyperlink"/>
            <w:noProof/>
            <w:vertAlign w:val="subscript"/>
          </w:rPr>
          <w:delText>2</w:delText>
        </w:r>
        <w:r w:rsidR="007910A5" w:rsidRPr="00190434" w:rsidDel="001C0A2A">
          <w:rPr>
            <w:rStyle w:val="Hyperlink"/>
            <w:noProof/>
          </w:rPr>
          <w:delText>|Co</w:delText>
        </w:r>
        <w:r w:rsidR="007910A5" w:rsidRPr="00190434" w:rsidDel="001C0A2A">
          <w:rPr>
            <w:rStyle w:val="Hyperlink"/>
            <w:noProof/>
            <w:vertAlign w:val="subscript"/>
          </w:rPr>
          <w:delText>3</w:delText>
        </w:r>
        <w:r w:rsidR="007910A5" w:rsidRPr="00190434" w:rsidDel="001C0A2A">
          <w:rPr>
            <w:rStyle w:val="Hyperlink"/>
            <w:noProof/>
          </w:rPr>
          <w:delText>O</w:delText>
        </w:r>
        <w:r w:rsidR="007910A5" w:rsidRPr="00190434" w:rsidDel="001C0A2A">
          <w:rPr>
            <w:rStyle w:val="Hyperlink"/>
            <w:noProof/>
            <w:vertAlign w:val="subscript"/>
          </w:rPr>
          <w:delText>4</w:delText>
        </w:r>
        <w:r w:rsidR="007910A5" w:rsidRPr="00190434" w:rsidDel="001C0A2A">
          <w:rPr>
            <w:rStyle w:val="Hyperlink"/>
            <w:noProof/>
          </w:rPr>
          <w:delText>|MoO</w:delText>
        </w:r>
        <w:r w:rsidR="007910A5" w:rsidRPr="00190434" w:rsidDel="001C0A2A">
          <w:rPr>
            <w:rStyle w:val="Hyperlink"/>
            <w:noProof/>
            <w:vertAlign w:val="subscript"/>
          </w:rPr>
          <w:delText>3</w:delText>
        </w:r>
        <w:r w:rsidR="007910A5" w:rsidRPr="00190434" w:rsidDel="001C0A2A">
          <w:rPr>
            <w:rStyle w:val="Hyperlink"/>
            <w:noProof/>
          </w:rPr>
          <w:delText xml:space="preserve"> libraries, respectively.</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Toc483041610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20</w:delText>
        </w:r>
        <w:r w:rsidR="007910A5" w:rsidDel="001C0A2A">
          <w:rPr>
            <w:noProof/>
            <w:webHidden/>
            <w:rtl/>
          </w:rPr>
          <w:fldChar w:fldCharType="end"/>
        </w:r>
        <w:r w:rsidDel="001C0A2A">
          <w:rPr>
            <w:noProof/>
          </w:rPr>
          <w:fldChar w:fldCharType="end"/>
        </w:r>
        <w:bookmarkStart w:id="1199" w:name="_Toc489124785"/>
        <w:bookmarkStart w:id="1200" w:name="_Toc489124914"/>
        <w:bookmarkStart w:id="1201" w:name="_Toc489129900"/>
        <w:bookmarkStart w:id="1202" w:name="_Toc489130030"/>
        <w:bookmarkStart w:id="1203" w:name="_Toc489130689"/>
        <w:bookmarkEnd w:id="1199"/>
        <w:bookmarkEnd w:id="1200"/>
        <w:bookmarkEnd w:id="1201"/>
        <w:bookmarkEnd w:id="1202"/>
        <w:bookmarkEnd w:id="1203"/>
      </w:del>
    </w:p>
    <w:p w14:paraId="129A6771" w14:textId="3C81A633" w:rsidR="007910A5" w:rsidDel="001C0A2A" w:rsidRDefault="00937424" w:rsidP="00FB4C9F">
      <w:pPr>
        <w:rPr>
          <w:del w:id="1204" w:author="Shy Alon" w:date="2017-07-21T16:59:00Z"/>
          <w:noProof/>
          <w:rtl/>
        </w:rPr>
        <w:pPrChange w:id="1205" w:author="Shy Alon" w:date="2017-07-21T17:18:00Z">
          <w:pPr>
            <w:pStyle w:val="TableofFigures"/>
            <w:tabs>
              <w:tab w:val="right" w:pos="8296"/>
            </w:tabs>
          </w:pPr>
        </w:pPrChange>
      </w:pPr>
      <w:del w:id="1206" w:author="Shy Alon" w:date="2017-07-21T16:59:00Z">
        <w:r w:rsidDel="001C0A2A">
          <w:fldChar w:fldCharType="begin"/>
        </w:r>
        <w:r w:rsidDel="001C0A2A">
          <w:delInstrText xml:space="preserve"> HYPERLINK \l "_Toc483041611" </w:delInstrText>
        </w:r>
        <w:r w:rsidDel="001C0A2A">
          <w:fldChar w:fldCharType="separate"/>
        </w:r>
        <w:r w:rsidR="007910A5" w:rsidRPr="00190434" w:rsidDel="001C0A2A">
          <w:rPr>
            <w:rStyle w:val="Hyperlink"/>
            <w:noProof/>
          </w:rPr>
          <w:delText>Figure 7: A PC plot of photovoltaic cells from the two solar cell libraries. Blue and red dots represent cells from the TiO</w:delText>
        </w:r>
        <w:r w:rsidR="007910A5" w:rsidRPr="00190434" w:rsidDel="001C0A2A">
          <w:rPr>
            <w:rStyle w:val="Hyperlink"/>
            <w:noProof/>
            <w:vertAlign w:val="subscript"/>
          </w:rPr>
          <w:delText>2</w:delText>
        </w:r>
        <w:r w:rsidR="007910A5" w:rsidRPr="00190434" w:rsidDel="001C0A2A">
          <w:rPr>
            <w:rStyle w:val="Hyperlink"/>
            <w:noProof/>
          </w:rPr>
          <w:delText>|Co</w:delText>
        </w:r>
        <w:r w:rsidR="007910A5" w:rsidRPr="00190434" w:rsidDel="001C0A2A">
          <w:rPr>
            <w:rStyle w:val="Hyperlink"/>
            <w:noProof/>
            <w:vertAlign w:val="subscript"/>
          </w:rPr>
          <w:delText>3</w:delText>
        </w:r>
        <w:r w:rsidR="007910A5" w:rsidRPr="00190434" w:rsidDel="001C0A2A">
          <w:rPr>
            <w:rStyle w:val="Hyperlink"/>
            <w:noProof/>
          </w:rPr>
          <w:delText>O</w:delText>
        </w:r>
        <w:r w:rsidR="007910A5" w:rsidRPr="00190434" w:rsidDel="001C0A2A">
          <w:rPr>
            <w:rStyle w:val="Hyperlink"/>
            <w:noProof/>
            <w:vertAlign w:val="subscript"/>
          </w:rPr>
          <w:delText>4</w:delText>
        </w:r>
        <w:r w:rsidR="007910A5" w:rsidRPr="00190434" w:rsidDel="001C0A2A">
          <w:rPr>
            <w:rStyle w:val="Hyperlink"/>
            <w:noProof/>
          </w:rPr>
          <w:delText xml:space="preserve"> and TiO</w:delText>
        </w:r>
        <w:r w:rsidR="007910A5" w:rsidRPr="00190434" w:rsidDel="001C0A2A">
          <w:rPr>
            <w:rStyle w:val="Hyperlink"/>
            <w:noProof/>
            <w:vertAlign w:val="subscript"/>
          </w:rPr>
          <w:delText>2</w:delText>
        </w:r>
        <w:r w:rsidR="007910A5" w:rsidRPr="00190434" w:rsidDel="001C0A2A">
          <w:rPr>
            <w:rStyle w:val="Hyperlink"/>
            <w:noProof/>
          </w:rPr>
          <w:delText>|Co</w:delText>
        </w:r>
        <w:r w:rsidR="007910A5" w:rsidRPr="00190434" w:rsidDel="001C0A2A">
          <w:rPr>
            <w:rStyle w:val="Hyperlink"/>
            <w:noProof/>
            <w:vertAlign w:val="subscript"/>
          </w:rPr>
          <w:delText>3</w:delText>
        </w:r>
        <w:r w:rsidR="007910A5" w:rsidRPr="00190434" w:rsidDel="001C0A2A">
          <w:rPr>
            <w:rStyle w:val="Hyperlink"/>
            <w:noProof/>
          </w:rPr>
          <w:delText>O</w:delText>
        </w:r>
        <w:r w:rsidR="007910A5" w:rsidRPr="00190434" w:rsidDel="001C0A2A">
          <w:rPr>
            <w:rStyle w:val="Hyperlink"/>
            <w:noProof/>
            <w:vertAlign w:val="subscript"/>
          </w:rPr>
          <w:delText>4</w:delText>
        </w:r>
        <w:r w:rsidR="007910A5" w:rsidRPr="00190434" w:rsidDel="001C0A2A">
          <w:rPr>
            <w:rStyle w:val="Hyperlink"/>
            <w:noProof/>
          </w:rPr>
          <w:delText>|MoO</w:delText>
        </w:r>
        <w:r w:rsidR="007910A5" w:rsidRPr="00190434" w:rsidDel="001C0A2A">
          <w:rPr>
            <w:rStyle w:val="Hyperlink"/>
            <w:noProof/>
            <w:vertAlign w:val="subscript"/>
          </w:rPr>
          <w:delText>3</w:delText>
        </w:r>
        <w:r w:rsidR="007910A5" w:rsidRPr="00190434" w:rsidDel="001C0A2A">
          <w:rPr>
            <w:rStyle w:val="Hyperlink"/>
            <w:noProof/>
          </w:rPr>
          <w:delText xml:space="preserve"> libraries, respectively. Green dots indicate 13 cell pairs from the two libraries with identical IDs and distances from one another in the lowest 10</w:delText>
        </w:r>
        <w:r w:rsidR="007910A5" w:rsidRPr="00190434" w:rsidDel="001C0A2A">
          <w:rPr>
            <w:rStyle w:val="Hyperlink"/>
            <w:noProof/>
            <w:vertAlign w:val="superscript"/>
          </w:rPr>
          <w:delText>th</w:delText>
        </w:r>
        <w:r w:rsidR="007910A5" w:rsidRPr="00190434" w:rsidDel="001C0A2A">
          <w:rPr>
            <w:rStyle w:val="Hyperlink"/>
            <w:noProof/>
          </w:rPr>
          <w:delText xml:space="preserve"> percentile.</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Toc483041611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22</w:delText>
        </w:r>
        <w:r w:rsidR="007910A5" w:rsidDel="001C0A2A">
          <w:rPr>
            <w:noProof/>
            <w:webHidden/>
            <w:rtl/>
          </w:rPr>
          <w:fldChar w:fldCharType="end"/>
        </w:r>
        <w:r w:rsidDel="001C0A2A">
          <w:rPr>
            <w:noProof/>
          </w:rPr>
          <w:fldChar w:fldCharType="end"/>
        </w:r>
        <w:bookmarkStart w:id="1207" w:name="_Toc489124786"/>
        <w:bookmarkStart w:id="1208" w:name="_Toc489124915"/>
        <w:bookmarkStart w:id="1209" w:name="_Toc489129901"/>
        <w:bookmarkStart w:id="1210" w:name="_Toc489130031"/>
        <w:bookmarkStart w:id="1211" w:name="_Toc489130690"/>
        <w:bookmarkEnd w:id="1207"/>
        <w:bookmarkEnd w:id="1208"/>
        <w:bookmarkEnd w:id="1209"/>
        <w:bookmarkEnd w:id="1210"/>
        <w:bookmarkEnd w:id="1211"/>
      </w:del>
    </w:p>
    <w:p w14:paraId="487F11B9" w14:textId="23FBAFA7" w:rsidR="007910A5" w:rsidDel="001C0A2A" w:rsidRDefault="00937424" w:rsidP="00FB4C9F">
      <w:pPr>
        <w:rPr>
          <w:del w:id="1212" w:author="Shy Alon" w:date="2017-07-21T16:59:00Z"/>
          <w:noProof/>
          <w:rtl/>
        </w:rPr>
        <w:pPrChange w:id="1213" w:author="Shy Alon" w:date="2017-07-21T17:18:00Z">
          <w:pPr>
            <w:pStyle w:val="TableofFigures"/>
            <w:tabs>
              <w:tab w:val="right" w:pos="8296"/>
            </w:tabs>
          </w:pPr>
        </w:pPrChange>
      </w:pPr>
      <w:del w:id="1214" w:author="Shy Alon" w:date="2017-07-21T16:59:00Z">
        <w:r w:rsidDel="001C0A2A">
          <w:fldChar w:fldCharType="begin"/>
        </w:r>
        <w:r w:rsidDel="001C0A2A">
          <w:delInstrText xml:space="preserve"> HYPERLINK \l "_Toc483041612" </w:delInstrText>
        </w:r>
        <w:r w:rsidDel="001C0A2A">
          <w:fldChar w:fldCharType="separate"/>
        </w:r>
        <w:r w:rsidR="007910A5" w:rsidRPr="00190434" w:rsidDel="001C0A2A">
          <w:rPr>
            <w:rStyle w:val="Hyperlink"/>
            <w:noProof/>
          </w:rPr>
          <w:delText>zFigure 8: Heat map of the PV libraries, where each square represents a cell in the library. The heat map is colored according to the thickness of the Co</w:delText>
        </w:r>
        <w:r w:rsidR="007910A5" w:rsidRPr="00190434" w:rsidDel="001C0A2A">
          <w:rPr>
            <w:rStyle w:val="Hyperlink"/>
            <w:noProof/>
            <w:vertAlign w:val="subscript"/>
          </w:rPr>
          <w:delText>3</w:delText>
        </w:r>
        <w:r w:rsidR="007910A5" w:rsidRPr="00190434" w:rsidDel="001C0A2A">
          <w:rPr>
            <w:rStyle w:val="Hyperlink"/>
            <w:noProof/>
          </w:rPr>
          <w:delText>O</w:delText>
        </w:r>
        <w:r w:rsidR="007910A5" w:rsidRPr="00190434" w:rsidDel="001C0A2A">
          <w:rPr>
            <w:rStyle w:val="Hyperlink"/>
            <w:noProof/>
            <w:vertAlign w:val="subscript"/>
          </w:rPr>
          <w:delText>4</w:delText>
        </w:r>
        <w:r w:rsidR="007910A5" w:rsidRPr="00190434" w:rsidDel="001C0A2A">
          <w:rPr>
            <w:rStyle w:val="Hyperlink"/>
            <w:noProof/>
          </w:rPr>
          <w:delText xml:space="preserve"> layer. 'X' represents cells with similar PV behavior in both libraries according to the PCA. The X and Y axes represent the location of the cell on the 13 x 13 grid.</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Toc483041612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22</w:delText>
        </w:r>
        <w:r w:rsidR="007910A5" w:rsidDel="001C0A2A">
          <w:rPr>
            <w:noProof/>
            <w:webHidden/>
            <w:rtl/>
          </w:rPr>
          <w:fldChar w:fldCharType="end"/>
        </w:r>
        <w:r w:rsidDel="001C0A2A">
          <w:rPr>
            <w:noProof/>
          </w:rPr>
          <w:fldChar w:fldCharType="end"/>
        </w:r>
        <w:bookmarkStart w:id="1215" w:name="_Toc489124787"/>
        <w:bookmarkStart w:id="1216" w:name="_Toc489124916"/>
        <w:bookmarkStart w:id="1217" w:name="_Toc489129902"/>
        <w:bookmarkStart w:id="1218" w:name="_Toc489130032"/>
        <w:bookmarkStart w:id="1219" w:name="_Toc489130691"/>
        <w:bookmarkEnd w:id="1215"/>
        <w:bookmarkEnd w:id="1216"/>
        <w:bookmarkEnd w:id="1217"/>
        <w:bookmarkEnd w:id="1218"/>
        <w:bookmarkEnd w:id="1219"/>
      </w:del>
    </w:p>
    <w:p w14:paraId="4DD7BE79" w14:textId="7614315D" w:rsidR="007910A5" w:rsidDel="001C0A2A" w:rsidRDefault="00937424" w:rsidP="00FB4C9F">
      <w:pPr>
        <w:rPr>
          <w:del w:id="1220" w:author="Shy Alon" w:date="2017-07-21T16:59:00Z"/>
          <w:noProof/>
          <w:rtl/>
        </w:rPr>
        <w:pPrChange w:id="1221" w:author="Shy Alon" w:date="2017-07-21T17:18:00Z">
          <w:pPr>
            <w:pStyle w:val="TableofFigures"/>
            <w:tabs>
              <w:tab w:val="right" w:pos="8296"/>
            </w:tabs>
          </w:pPr>
        </w:pPrChange>
      </w:pPr>
      <w:del w:id="1222" w:author="Shy Alon" w:date="2017-07-21T16:59:00Z">
        <w:r w:rsidDel="001C0A2A">
          <w:fldChar w:fldCharType="begin"/>
        </w:r>
        <w:r w:rsidDel="001C0A2A">
          <w:delInstrText xml:space="preserve"> HYPERLINK \l "_Toc483041613" </w:delInstrText>
        </w:r>
        <w:r w:rsidDel="001C0A2A">
          <w:fldChar w:fldCharType="separate"/>
        </w:r>
        <w:r w:rsidR="007910A5" w:rsidRPr="00190434" w:rsidDel="001C0A2A">
          <w:rPr>
            <w:rStyle w:val="Hyperlink"/>
            <w:noProof/>
          </w:rPr>
          <w:delText>Figure 9: A SOM composed of 16 x 16 = 256 neurons (i.e nodes) of the two solar cell libraries, where each colored square represents a node color coded according to its library membership (see legend). White squares represent empty neurons.</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Toc483041613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24</w:delText>
        </w:r>
        <w:r w:rsidR="007910A5" w:rsidDel="001C0A2A">
          <w:rPr>
            <w:noProof/>
            <w:webHidden/>
            <w:rtl/>
          </w:rPr>
          <w:fldChar w:fldCharType="end"/>
        </w:r>
        <w:r w:rsidDel="001C0A2A">
          <w:rPr>
            <w:noProof/>
          </w:rPr>
          <w:fldChar w:fldCharType="end"/>
        </w:r>
        <w:bookmarkStart w:id="1223" w:name="_Toc489124788"/>
        <w:bookmarkStart w:id="1224" w:name="_Toc489124917"/>
        <w:bookmarkStart w:id="1225" w:name="_Toc489129903"/>
        <w:bookmarkStart w:id="1226" w:name="_Toc489130033"/>
        <w:bookmarkStart w:id="1227" w:name="_Toc489130692"/>
        <w:bookmarkEnd w:id="1223"/>
        <w:bookmarkEnd w:id="1224"/>
        <w:bookmarkEnd w:id="1225"/>
        <w:bookmarkEnd w:id="1226"/>
        <w:bookmarkEnd w:id="1227"/>
      </w:del>
    </w:p>
    <w:p w14:paraId="68B300BF" w14:textId="20721716" w:rsidR="007910A5" w:rsidDel="001C0A2A" w:rsidRDefault="00937424" w:rsidP="00FB4C9F">
      <w:pPr>
        <w:rPr>
          <w:del w:id="1228" w:author="Shy Alon" w:date="2017-07-21T16:59:00Z"/>
          <w:noProof/>
          <w:rtl/>
        </w:rPr>
        <w:pPrChange w:id="1229" w:author="Shy Alon" w:date="2017-07-21T17:18:00Z">
          <w:pPr>
            <w:pStyle w:val="TableofFigures"/>
            <w:tabs>
              <w:tab w:val="right" w:pos="8296"/>
            </w:tabs>
          </w:pPr>
        </w:pPrChange>
      </w:pPr>
      <w:del w:id="1230" w:author="Shy Alon" w:date="2017-07-21T16:59:00Z">
        <w:r w:rsidDel="001C0A2A">
          <w:fldChar w:fldCharType="begin"/>
        </w:r>
        <w:r w:rsidDel="001C0A2A">
          <w:delInstrText xml:space="preserve"> HYPERLINK \l "_Toc483041614" </w:delInstrText>
        </w:r>
        <w:r w:rsidDel="001C0A2A">
          <w:fldChar w:fldCharType="separate"/>
        </w:r>
        <w:r w:rsidR="007910A5" w:rsidRPr="00190434" w:rsidDel="001C0A2A">
          <w:rPr>
            <w:rStyle w:val="Hyperlink"/>
            <w:noProof/>
          </w:rPr>
          <w:delText>Figure 10: A SOM composed of 10 x 10 = 100 neurons (i.e nodes) of the two solar cell libraries, where each colored square represents a node color coded according to its library membership (see legend). White squares represent empty neurons.</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Toc483041614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24</w:delText>
        </w:r>
        <w:r w:rsidR="007910A5" w:rsidDel="001C0A2A">
          <w:rPr>
            <w:noProof/>
            <w:webHidden/>
            <w:rtl/>
          </w:rPr>
          <w:fldChar w:fldCharType="end"/>
        </w:r>
        <w:r w:rsidDel="001C0A2A">
          <w:rPr>
            <w:noProof/>
          </w:rPr>
          <w:fldChar w:fldCharType="end"/>
        </w:r>
        <w:bookmarkStart w:id="1231" w:name="_Toc489124789"/>
        <w:bookmarkStart w:id="1232" w:name="_Toc489124918"/>
        <w:bookmarkStart w:id="1233" w:name="_Toc489129904"/>
        <w:bookmarkStart w:id="1234" w:name="_Toc489130034"/>
        <w:bookmarkStart w:id="1235" w:name="_Toc489130693"/>
        <w:bookmarkEnd w:id="1231"/>
        <w:bookmarkEnd w:id="1232"/>
        <w:bookmarkEnd w:id="1233"/>
        <w:bookmarkEnd w:id="1234"/>
        <w:bookmarkEnd w:id="1235"/>
      </w:del>
    </w:p>
    <w:p w14:paraId="36308298" w14:textId="2146A22C" w:rsidR="007910A5" w:rsidDel="001C0A2A" w:rsidRDefault="00937424" w:rsidP="00FB4C9F">
      <w:pPr>
        <w:rPr>
          <w:del w:id="1236" w:author="Shy Alon" w:date="2017-07-21T16:59:00Z"/>
          <w:noProof/>
          <w:rtl/>
        </w:rPr>
        <w:pPrChange w:id="1237" w:author="Shy Alon" w:date="2017-07-21T17:18:00Z">
          <w:pPr>
            <w:pStyle w:val="TableofFigures"/>
            <w:tabs>
              <w:tab w:val="right" w:pos="8296"/>
            </w:tabs>
          </w:pPr>
        </w:pPrChange>
      </w:pPr>
      <w:del w:id="1238" w:author="Shy Alon" w:date="2017-07-21T16:59:00Z">
        <w:r w:rsidDel="001C0A2A">
          <w:fldChar w:fldCharType="begin"/>
        </w:r>
        <w:r w:rsidDel="001C0A2A">
          <w:delInstrText xml:space="preserve"> HYPERLINK \l "_Toc483041615" </w:delInstrText>
        </w:r>
        <w:r w:rsidDel="001C0A2A">
          <w:fldChar w:fldCharType="separate"/>
        </w:r>
        <w:r w:rsidR="007910A5" w:rsidRPr="00190434" w:rsidDel="001C0A2A">
          <w:rPr>
            <w:rStyle w:val="Hyperlink"/>
            <w:b/>
            <w:bCs/>
            <w:noProof/>
          </w:rPr>
          <w:delText>Figure 11:</w:delText>
        </w:r>
        <w:r w:rsidR="007910A5" w:rsidRPr="00190434" w:rsidDel="001C0A2A">
          <w:rPr>
            <w:rStyle w:val="Hyperlink"/>
            <w:noProof/>
          </w:rPr>
          <w:delText xml:space="preserve"> A schematic representation of the PV solar cells TiO</w:delText>
        </w:r>
        <w:r w:rsidR="007910A5" w:rsidRPr="00190434" w:rsidDel="001C0A2A">
          <w:rPr>
            <w:rStyle w:val="Hyperlink"/>
            <w:noProof/>
            <w:vertAlign w:val="subscript"/>
          </w:rPr>
          <w:delText>2</w:delText>
        </w:r>
        <w:r w:rsidR="007910A5" w:rsidRPr="00190434" w:rsidDel="001C0A2A">
          <w:rPr>
            <w:rStyle w:val="Hyperlink"/>
            <w:noProof/>
          </w:rPr>
          <w:delText>|Co</w:delText>
        </w:r>
        <w:r w:rsidR="007910A5" w:rsidRPr="00190434" w:rsidDel="001C0A2A">
          <w:rPr>
            <w:rStyle w:val="Hyperlink"/>
            <w:noProof/>
            <w:vertAlign w:val="subscript"/>
          </w:rPr>
          <w:delText>3</w:delText>
        </w:r>
        <w:r w:rsidR="007910A5" w:rsidRPr="00190434" w:rsidDel="001C0A2A">
          <w:rPr>
            <w:rStyle w:val="Hyperlink"/>
            <w:noProof/>
          </w:rPr>
          <w:delText>O</w:delText>
        </w:r>
        <w:r w:rsidR="007910A5" w:rsidRPr="00190434" w:rsidDel="001C0A2A">
          <w:rPr>
            <w:rStyle w:val="Hyperlink"/>
            <w:noProof/>
            <w:vertAlign w:val="subscript"/>
          </w:rPr>
          <w:delText>4</w:delText>
        </w:r>
        <w:r w:rsidR="007910A5" w:rsidRPr="00190434" w:rsidDel="001C0A2A">
          <w:rPr>
            <w:rStyle w:val="Hyperlink"/>
            <w:noProof/>
          </w:rPr>
          <w:delText xml:space="preserve"> library</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Toc483041615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25</w:delText>
        </w:r>
        <w:r w:rsidR="007910A5" w:rsidDel="001C0A2A">
          <w:rPr>
            <w:noProof/>
            <w:webHidden/>
            <w:rtl/>
          </w:rPr>
          <w:fldChar w:fldCharType="end"/>
        </w:r>
        <w:r w:rsidDel="001C0A2A">
          <w:rPr>
            <w:noProof/>
          </w:rPr>
          <w:fldChar w:fldCharType="end"/>
        </w:r>
        <w:bookmarkStart w:id="1239" w:name="_Toc489124790"/>
        <w:bookmarkStart w:id="1240" w:name="_Toc489124919"/>
        <w:bookmarkStart w:id="1241" w:name="_Toc489129905"/>
        <w:bookmarkStart w:id="1242" w:name="_Toc489130035"/>
        <w:bookmarkStart w:id="1243" w:name="_Toc489130694"/>
        <w:bookmarkEnd w:id="1239"/>
        <w:bookmarkEnd w:id="1240"/>
        <w:bookmarkEnd w:id="1241"/>
        <w:bookmarkEnd w:id="1242"/>
        <w:bookmarkEnd w:id="1243"/>
      </w:del>
    </w:p>
    <w:p w14:paraId="7E0EC793" w14:textId="28AC6337" w:rsidR="007910A5" w:rsidDel="001C0A2A" w:rsidRDefault="00937424" w:rsidP="00FB4C9F">
      <w:pPr>
        <w:rPr>
          <w:del w:id="1244" w:author="Shy Alon" w:date="2017-07-21T16:59:00Z"/>
          <w:noProof/>
          <w:rtl/>
        </w:rPr>
        <w:pPrChange w:id="1245" w:author="Shy Alon" w:date="2017-07-21T17:18:00Z">
          <w:pPr>
            <w:pStyle w:val="TableofFigures"/>
            <w:tabs>
              <w:tab w:val="right" w:pos="8296"/>
            </w:tabs>
          </w:pPr>
        </w:pPrChange>
      </w:pPr>
      <w:del w:id="1246" w:author="Shy Alon" w:date="2017-07-21T16:59:00Z">
        <w:r w:rsidDel="001C0A2A">
          <w:fldChar w:fldCharType="begin"/>
        </w:r>
        <w:r w:rsidDel="001C0A2A">
          <w:delInstrText xml:space="preserve"> HYPERLINK \l "_Toc483041616" </w:delInstrText>
        </w:r>
        <w:r w:rsidDel="001C0A2A">
          <w:fldChar w:fldCharType="separate"/>
        </w:r>
        <w:r w:rsidR="007910A5" w:rsidRPr="00190434" w:rsidDel="001C0A2A">
          <w:rPr>
            <w:rStyle w:val="Hyperlink"/>
            <w:noProof/>
          </w:rPr>
          <w:delText xml:space="preserve">Figure 12: Virtual cells based on the </w:delText>
        </w:r>
        <m:oMath>
          <m:r>
            <m:rPr>
              <m:sty m:val="bi"/>
            </m:rPr>
            <w:rPr>
              <w:rStyle w:val="Hyperlink"/>
              <w:rFonts w:ascii="Cambria Math" w:hAnsi="Cambria Math"/>
              <w:noProof/>
            </w:rPr>
            <m:t>TiO</m:t>
          </m:r>
          <m:r>
            <m:rPr>
              <m:sty m:val="bi"/>
            </m:rPr>
            <w:rPr>
              <w:rStyle w:val="Hyperlink"/>
              <w:rFonts w:ascii="Cambria Math" w:hAnsi="Cambria Math"/>
              <w:noProof/>
            </w:rPr>
            <m:t>2</m:t>
          </m:r>
          <m:r>
            <w:rPr>
              <w:rStyle w:val="Hyperlink"/>
              <w:rFonts w:ascii="Cambria Math" w:hAnsi="Cambria Math"/>
              <w:noProof/>
            </w:rPr>
            <m:t>|</m:t>
          </m:r>
          <m:r>
            <m:rPr>
              <m:sty m:val="bi"/>
            </m:rPr>
            <w:rPr>
              <w:rStyle w:val="Hyperlink"/>
              <w:rFonts w:ascii="Cambria Math" w:hAnsi="Cambria Math"/>
              <w:noProof/>
            </w:rPr>
            <m:t>Cu</m:t>
          </m:r>
          <m:r>
            <m:rPr>
              <m:sty m:val="bi"/>
            </m:rPr>
            <w:rPr>
              <w:rStyle w:val="Hyperlink"/>
              <w:rFonts w:ascii="Cambria Math" w:hAnsi="Cambria Math"/>
              <w:noProof/>
            </w:rPr>
            <m:t>2</m:t>
          </m:r>
          <m:r>
            <m:rPr>
              <m:sty m:val="bi"/>
            </m:rPr>
            <w:rPr>
              <w:rStyle w:val="Hyperlink"/>
              <w:rFonts w:ascii="Cambria Math" w:hAnsi="Cambria Math"/>
              <w:noProof/>
            </w:rPr>
            <m:t>O</m:t>
          </m:r>
        </m:oMath>
        <w:r w:rsidR="007910A5" w:rsidRPr="00190434" w:rsidDel="001C0A2A">
          <w:rPr>
            <w:rStyle w:val="Hyperlink"/>
            <w:rFonts w:eastAsia="Times New Roman"/>
            <w:i/>
            <w:noProof/>
          </w:rPr>
          <w:delText xml:space="preserve"> </w:delText>
        </w:r>
        <w:r w:rsidR="007910A5" w:rsidRPr="00190434" w:rsidDel="001C0A2A">
          <w:rPr>
            <w:rStyle w:val="Hyperlink"/>
            <w:rFonts w:eastAsia="Times New Roman"/>
            <w:iCs/>
            <w:noProof/>
          </w:rPr>
          <w:delText>with Ag back contacts (</w:delText>
        </w:r>
        <w:r w:rsidR="007910A5" w:rsidRPr="00190434" w:rsidDel="001C0A2A">
          <w:rPr>
            <w:rStyle w:val="Hyperlink"/>
            <w:noProof/>
          </w:rPr>
          <w:delText xml:space="preserve">A: </w:delText>
        </w:r>
        <w:r w:rsidR="007910A5" w:rsidRPr="00190434" w:rsidDel="001C0A2A">
          <w:rPr>
            <w:rStyle w:val="Hyperlink"/>
            <w:i/>
            <w:iCs/>
            <w:noProof/>
          </w:rPr>
          <w:delText>J</w:delText>
        </w:r>
        <w:r w:rsidR="007910A5" w:rsidRPr="00190434" w:rsidDel="001C0A2A">
          <w:rPr>
            <w:rStyle w:val="Hyperlink"/>
            <w:i/>
            <w:iCs/>
            <w:noProof/>
            <w:vertAlign w:val="subscript"/>
          </w:rPr>
          <w:delText>SC</w:delText>
        </w:r>
        <w:r w:rsidR="007910A5" w:rsidRPr="00190434" w:rsidDel="001C0A2A">
          <w:rPr>
            <w:rStyle w:val="Hyperlink"/>
            <w:noProof/>
          </w:rPr>
          <w:delText xml:space="preserve"> </w:delText>
        </w:r>
        <w:r w:rsidR="007910A5" w:rsidRPr="00190434" w:rsidDel="001C0A2A">
          <w:rPr>
            <w:rStyle w:val="Hyperlink"/>
            <w:i/>
            <w:iCs/>
            <w:noProof/>
          </w:rPr>
          <w:delText>(μA/cm</w:delText>
        </w:r>
        <w:r w:rsidR="007910A5" w:rsidRPr="00190434" w:rsidDel="001C0A2A">
          <w:rPr>
            <w:rStyle w:val="Hyperlink"/>
            <w:i/>
            <w:iCs/>
            <w:noProof/>
            <w:vertAlign w:val="superscript"/>
          </w:rPr>
          <w:delText>2</w:delText>
        </w:r>
        <w:r w:rsidR="007910A5" w:rsidRPr="00190434" w:rsidDel="001C0A2A">
          <w:rPr>
            <w:rStyle w:val="Hyperlink"/>
            <w:noProof/>
          </w:rPr>
          <w:delText>); B:</w:delText>
        </w:r>
        <w:r w:rsidR="007910A5" w:rsidRPr="00190434" w:rsidDel="001C0A2A">
          <w:rPr>
            <w:rStyle w:val="Hyperlink"/>
            <w:i/>
            <w:iCs/>
            <w:noProof/>
          </w:rPr>
          <w:delText xml:space="preserve"> V</w:delText>
        </w:r>
        <w:r w:rsidR="007910A5" w:rsidRPr="00190434" w:rsidDel="001C0A2A">
          <w:rPr>
            <w:rStyle w:val="Hyperlink"/>
            <w:i/>
            <w:iCs/>
            <w:noProof/>
            <w:vertAlign w:val="subscript"/>
          </w:rPr>
          <w:delText>OC</w:delText>
        </w:r>
        <w:r w:rsidR="007910A5" w:rsidRPr="00190434" w:rsidDel="001C0A2A">
          <w:rPr>
            <w:rStyle w:val="Hyperlink"/>
            <w:noProof/>
          </w:rPr>
          <w:delText xml:space="preserve"> </w:delText>
        </w:r>
        <w:r w:rsidR="007910A5" w:rsidRPr="00190434" w:rsidDel="001C0A2A">
          <w:rPr>
            <w:rStyle w:val="Hyperlink"/>
            <w:i/>
            <w:iCs/>
            <w:noProof/>
          </w:rPr>
          <w:delText xml:space="preserve">(V); </w:delText>
        </w:r>
        <w:r w:rsidR="007910A5" w:rsidRPr="00190434" w:rsidDel="001C0A2A">
          <w:rPr>
            <w:rStyle w:val="Hyperlink"/>
            <w:noProof/>
          </w:rPr>
          <w:delText>C: IQE (%)</w:delText>
        </w:r>
        <w:r w:rsidR="007910A5" w:rsidRPr="00190434" w:rsidDel="001C0A2A">
          <w:rPr>
            <w:rStyle w:val="Hyperlink"/>
            <w:rFonts w:eastAsia="Times New Roman"/>
            <w:iCs/>
            <w:noProof/>
          </w:rPr>
          <w:delText xml:space="preserve">) </w:delText>
        </w:r>
        <w:r w:rsidR="007910A5" w:rsidRPr="00190434" w:rsidDel="001C0A2A">
          <w:rPr>
            <w:rStyle w:val="Hyperlink"/>
            <w:iCs/>
            <w:noProof/>
          </w:rPr>
          <w:delText xml:space="preserve">and </w:delText>
        </w:r>
        <m:oMath>
          <m:r>
            <m:rPr>
              <m:sty m:val="bi"/>
            </m:rPr>
            <w:rPr>
              <w:rStyle w:val="Hyperlink"/>
              <w:rFonts w:ascii="Cambria Math" w:hAnsi="Cambria Math"/>
              <w:noProof/>
            </w:rPr>
            <m:t>TiO</m:t>
          </m:r>
          <m:r>
            <m:rPr>
              <m:sty m:val="bi"/>
            </m:rPr>
            <w:rPr>
              <w:rStyle w:val="Hyperlink"/>
              <w:rFonts w:ascii="Cambria Math" w:hAnsi="Cambria Math"/>
              <w:noProof/>
            </w:rPr>
            <m:t>2</m:t>
          </m:r>
          <m:r>
            <w:rPr>
              <w:rStyle w:val="Hyperlink"/>
              <w:rFonts w:ascii="Cambria Math" w:hAnsi="Cambria Math"/>
              <w:noProof/>
            </w:rPr>
            <m:t>|</m:t>
          </m:r>
          <m:r>
            <m:rPr>
              <m:sty m:val="bi"/>
            </m:rPr>
            <w:rPr>
              <w:rStyle w:val="Hyperlink"/>
              <w:rFonts w:ascii="Cambria Math" w:hAnsi="Cambria Math"/>
              <w:noProof/>
            </w:rPr>
            <m:t>Cu</m:t>
          </m:r>
          <m:r>
            <m:rPr>
              <m:sty m:val="bi"/>
            </m:rPr>
            <w:rPr>
              <w:rStyle w:val="Hyperlink"/>
              <w:rFonts w:ascii="Cambria Math" w:hAnsi="Cambria Math"/>
              <w:noProof/>
            </w:rPr>
            <m:t>2</m:t>
          </m:r>
          <m:r>
            <m:rPr>
              <m:sty m:val="bi"/>
            </m:rPr>
            <w:rPr>
              <w:rStyle w:val="Hyperlink"/>
              <w:rFonts w:ascii="Cambria Math" w:hAnsi="Cambria Math"/>
              <w:noProof/>
            </w:rPr>
            <m:t>O</m:t>
          </m:r>
        </m:oMath>
        <w:r w:rsidR="007910A5" w:rsidRPr="00190434" w:rsidDel="001C0A2A">
          <w:rPr>
            <w:rStyle w:val="Hyperlink"/>
            <w:rFonts w:eastAsia="Times New Roman"/>
            <w:i/>
            <w:noProof/>
          </w:rPr>
          <w:delText xml:space="preserve"> </w:delText>
        </w:r>
        <w:r w:rsidR="007910A5" w:rsidRPr="00190434" w:rsidDel="001C0A2A">
          <w:rPr>
            <w:rStyle w:val="Hyperlink"/>
            <w:rFonts w:eastAsia="Times New Roman"/>
            <w:iCs/>
            <w:noProof/>
          </w:rPr>
          <w:delText>With Ag|Cu Back Contacts (</w:delText>
        </w:r>
        <w:r w:rsidR="007910A5" w:rsidRPr="00190434" w:rsidDel="001C0A2A">
          <w:rPr>
            <w:rStyle w:val="Hyperlink"/>
            <w:noProof/>
          </w:rPr>
          <w:delText>D:</w:delText>
        </w:r>
        <w:r w:rsidR="007910A5" w:rsidRPr="00190434" w:rsidDel="001C0A2A">
          <w:rPr>
            <w:rStyle w:val="Hyperlink"/>
            <w:i/>
            <w:iCs/>
            <w:noProof/>
          </w:rPr>
          <w:delText xml:space="preserve"> J</w:delText>
        </w:r>
        <w:r w:rsidR="007910A5" w:rsidRPr="00190434" w:rsidDel="001C0A2A">
          <w:rPr>
            <w:rStyle w:val="Hyperlink"/>
            <w:i/>
            <w:iCs/>
            <w:noProof/>
            <w:vertAlign w:val="subscript"/>
          </w:rPr>
          <w:delText>SC</w:delText>
        </w:r>
        <w:r w:rsidR="007910A5" w:rsidRPr="00190434" w:rsidDel="001C0A2A">
          <w:rPr>
            <w:rStyle w:val="Hyperlink"/>
            <w:noProof/>
          </w:rPr>
          <w:delText xml:space="preserve"> </w:delText>
        </w:r>
        <w:r w:rsidR="007910A5" w:rsidRPr="00190434" w:rsidDel="001C0A2A">
          <w:rPr>
            <w:rStyle w:val="Hyperlink"/>
            <w:i/>
            <w:iCs/>
            <w:noProof/>
          </w:rPr>
          <w:delText>(μA/cm</w:delText>
        </w:r>
        <w:r w:rsidR="007910A5" w:rsidRPr="00190434" w:rsidDel="001C0A2A">
          <w:rPr>
            <w:rStyle w:val="Hyperlink"/>
            <w:i/>
            <w:iCs/>
            <w:noProof/>
            <w:vertAlign w:val="superscript"/>
          </w:rPr>
          <w:delText>2</w:delText>
        </w:r>
        <w:r w:rsidR="007910A5" w:rsidRPr="00190434" w:rsidDel="001C0A2A">
          <w:rPr>
            <w:rStyle w:val="Hyperlink"/>
            <w:noProof/>
          </w:rPr>
          <w:delText>); E:</w:delText>
        </w:r>
        <w:r w:rsidR="007910A5" w:rsidRPr="00190434" w:rsidDel="001C0A2A">
          <w:rPr>
            <w:rStyle w:val="Hyperlink"/>
            <w:i/>
            <w:iCs/>
            <w:noProof/>
          </w:rPr>
          <w:delText xml:space="preserve"> V</w:delText>
        </w:r>
        <w:r w:rsidR="007910A5" w:rsidRPr="00190434" w:rsidDel="001C0A2A">
          <w:rPr>
            <w:rStyle w:val="Hyperlink"/>
            <w:i/>
            <w:iCs/>
            <w:noProof/>
            <w:vertAlign w:val="subscript"/>
          </w:rPr>
          <w:delText>OC</w:delText>
        </w:r>
        <w:r w:rsidR="007910A5" w:rsidRPr="00190434" w:rsidDel="001C0A2A">
          <w:rPr>
            <w:rStyle w:val="Hyperlink"/>
            <w:noProof/>
          </w:rPr>
          <w:delText xml:space="preserve"> </w:delText>
        </w:r>
        <w:r w:rsidR="007910A5" w:rsidRPr="00190434" w:rsidDel="001C0A2A">
          <w:rPr>
            <w:rStyle w:val="Hyperlink"/>
            <w:i/>
            <w:iCs/>
            <w:noProof/>
          </w:rPr>
          <w:delText xml:space="preserve">(V); </w:delText>
        </w:r>
        <w:r w:rsidR="007910A5" w:rsidRPr="00190434" w:rsidDel="001C0A2A">
          <w:rPr>
            <w:rStyle w:val="Hyperlink"/>
            <w:noProof/>
          </w:rPr>
          <w:delText>F: IQE (%)</w:delText>
        </w:r>
        <w:r w:rsidR="007910A5" w:rsidRPr="00190434" w:rsidDel="001C0A2A">
          <w:rPr>
            <w:rStyle w:val="Hyperlink"/>
            <w:rFonts w:eastAsia="Times New Roman"/>
            <w:iCs/>
            <w:noProof/>
          </w:rPr>
          <w:delText xml:space="preserve">) solar cells libraries. </w:delText>
        </w:r>
        <w:r w:rsidR="007910A5" w:rsidRPr="00190434" w:rsidDel="001C0A2A">
          <w:rPr>
            <w:rStyle w:val="Hyperlink"/>
            <w:noProof/>
          </w:rPr>
          <w:delText>The white regions are outside of the model’s applicability domain.</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Toc483041616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33</w:delText>
        </w:r>
        <w:r w:rsidR="007910A5" w:rsidDel="001C0A2A">
          <w:rPr>
            <w:noProof/>
            <w:webHidden/>
            <w:rtl/>
          </w:rPr>
          <w:fldChar w:fldCharType="end"/>
        </w:r>
        <w:r w:rsidDel="001C0A2A">
          <w:rPr>
            <w:noProof/>
          </w:rPr>
          <w:fldChar w:fldCharType="end"/>
        </w:r>
        <w:bookmarkStart w:id="1247" w:name="_Toc489124791"/>
        <w:bookmarkStart w:id="1248" w:name="_Toc489124920"/>
        <w:bookmarkStart w:id="1249" w:name="_Toc489129906"/>
        <w:bookmarkStart w:id="1250" w:name="_Toc489130036"/>
        <w:bookmarkStart w:id="1251" w:name="_Toc489130695"/>
        <w:bookmarkEnd w:id="1247"/>
        <w:bookmarkEnd w:id="1248"/>
        <w:bookmarkEnd w:id="1249"/>
        <w:bookmarkEnd w:id="1250"/>
        <w:bookmarkEnd w:id="1251"/>
      </w:del>
    </w:p>
    <w:p w14:paraId="180B41C0" w14:textId="5D82F68E" w:rsidR="007910A5" w:rsidDel="001C0A2A" w:rsidRDefault="00937424" w:rsidP="00FB4C9F">
      <w:pPr>
        <w:rPr>
          <w:del w:id="1252" w:author="Shy Alon" w:date="2017-07-21T16:59:00Z"/>
          <w:noProof/>
          <w:rtl/>
        </w:rPr>
        <w:pPrChange w:id="1253" w:author="Shy Alon" w:date="2017-07-21T17:18:00Z">
          <w:pPr>
            <w:pStyle w:val="TableofFigures"/>
            <w:tabs>
              <w:tab w:val="right" w:pos="8296"/>
            </w:tabs>
          </w:pPr>
        </w:pPrChange>
      </w:pPr>
      <w:del w:id="1254" w:author="Shy Alon" w:date="2017-07-21T16:59:00Z">
        <w:r w:rsidDel="001C0A2A">
          <w:fldChar w:fldCharType="begin"/>
        </w:r>
        <w:r w:rsidDel="001C0A2A">
          <w:delInstrText xml:space="preserve"> HYPERLINK \l "_Toc483041617" </w:delInstrText>
        </w:r>
        <w:r w:rsidDel="001C0A2A">
          <w:fldChar w:fldCharType="separate"/>
        </w:r>
        <w:r w:rsidR="007910A5" w:rsidRPr="00190434" w:rsidDel="001C0A2A">
          <w:rPr>
            <w:rStyle w:val="Hyperlink"/>
            <w:noProof/>
          </w:rPr>
          <w:delText xml:space="preserve">Figure 13: Virtual cells based on the </w:delText>
        </w:r>
        <m:oMath>
          <m:r>
            <m:rPr>
              <m:sty m:val="bi"/>
            </m:rPr>
            <w:rPr>
              <w:rStyle w:val="Hyperlink"/>
              <w:rFonts w:ascii="Cambria Math" w:hAnsi="Cambria Math"/>
              <w:noProof/>
            </w:rPr>
            <m:t>TiO</m:t>
          </m:r>
          <m:r>
            <m:rPr>
              <m:sty m:val="b"/>
            </m:rPr>
            <w:rPr>
              <w:rStyle w:val="Hyperlink"/>
              <w:rFonts w:ascii="Cambria Math" w:hAnsi="Cambria Math"/>
              <w:noProof/>
            </w:rPr>
            <m:t>2</m:t>
          </m:r>
          <m:r>
            <m:rPr>
              <m:sty m:val="bi"/>
            </m:rPr>
            <w:rPr>
              <w:rStyle w:val="Hyperlink"/>
              <w:rFonts w:ascii="Cambria Math" w:hAnsi="Cambria Math"/>
              <w:noProof/>
            </w:rPr>
            <m:t>Co</m:t>
          </m:r>
          <m:r>
            <m:rPr>
              <m:sty m:val="b"/>
            </m:rPr>
            <w:rPr>
              <w:rStyle w:val="Hyperlink"/>
              <w:rFonts w:ascii="Cambria Math" w:hAnsi="Cambria Math"/>
              <w:noProof/>
            </w:rPr>
            <m:t>3</m:t>
          </m:r>
          <m:r>
            <m:rPr>
              <m:sty m:val="bi"/>
            </m:rPr>
            <w:rPr>
              <w:rStyle w:val="Hyperlink"/>
              <w:rFonts w:ascii="Cambria Math" w:hAnsi="Cambria Math"/>
              <w:noProof/>
            </w:rPr>
            <m:t>O</m:t>
          </m:r>
          <m:r>
            <m:rPr>
              <m:sty m:val="b"/>
            </m:rPr>
            <w:rPr>
              <w:rStyle w:val="Hyperlink"/>
              <w:rFonts w:ascii="Cambria Math" w:hAnsi="Cambria Math"/>
              <w:noProof/>
            </w:rPr>
            <m:t>4</m:t>
          </m:r>
          <m:r>
            <m:rPr>
              <m:sty m:val="bi"/>
            </m:rPr>
            <w:rPr>
              <w:rStyle w:val="Hyperlink"/>
              <w:rFonts w:ascii="Cambria Math" w:hAnsi="Cambria Math"/>
              <w:noProof/>
            </w:rPr>
            <m:t>MoO</m:t>
          </m:r>
          <m:r>
            <m:rPr>
              <m:sty m:val="b"/>
            </m:rPr>
            <w:rPr>
              <w:rStyle w:val="Hyperlink"/>
              <w:rFonts w:ascii="Cambria Math" w:hAnsi="Cambria Math"/>
              <w:noProof/>
            </w:rPr>
            <m:t>3</m:t>
          </m:r>
        </m:oMath>
        <w:r w:rsidR="007910A5" w:rsidRPr="00190434" w:rsidDel="001C0A2A">
          <w:rPr>
            <w:rStyle w:val="Hyperlink"/>
            <w:rFonts w:eastAsia="Times New Roman"/>
            <w:noProof/>
          </w:rPr>
          <w:delText xml:space="preserve"> </w:delText>
        </w:r>
        <w:r w:rsidR="007910A5" w:rsidRPr="00190434" w:rsidDel="001C0A2A">
          <w:rPr>
            <w:rStyle w:val="Hyperlink"/>
            <w:rFonts w:eastAsia="Times New Roman"/>
            <w:iCs/>
            <w:noProof/>
          </w:rPr>
          <w:delText>library (</w:delText>
        </w:r>
        <w:r w:rsidR="007910A5" w:rsidRPr="00190434" w:rsidDel="001C0A2A">
          <w:rPr>
            <w:rStyle w:val="Hyperlink"/>
            <w:noProof/>
          </w:rPr>
          <w:delText xml:space="preserve">A: </w:delText>
        </w:r>
        <w:r w:rsidR="007910A5" w:rsidRPr="00190434" w:rsidDel="001C0A2A">
          <w:rPr>
            <w:rStyle w:val="Hyperlink"/>
            <w:i/>
            <w:iCs/>
            <w:noProof/>
          </w:rPr>
          <w:delText>J</w:delText>
        </w:r>
        <w:r w:rsidR="007910A5" w:rsidRPr="00190434" w:rsidDel="001C0A2A">
          <w:rPr>
            <w:rStyle w:val="Hyperlink"/>
            <w:i/>
            <w:iCs/>
            <w:noProof/>
            <w:vertAlign w:val="subscript"/>
          </w:rPr>
          <w:delText>SC</w:delText>
        </w:r>
        <w:r w:rsidR="007910A5" w:rsidRPr="00190434" w:rsidDel="001C0A2A">
          <w:rPr>
            <w:rStyle w:val="Hyperlink"/>
            <w:noProof/>
          </w:rPr>
          <w:delText xml:space="preserve"> </w:delText>
        </w:r>
        <w:r w:rsidR="007910A5" w:rsidRPr="00190434" w:rsidDel="001C0A2A">
          <w:rPr>
            <w:rStyle w:val="Hyperlink"/>
            <w:i/>
            <w:iCs/>
            <w:noProof/>
          </w:rPr>
          <w:delText>(μA/cm</w:delText>
        </w:r>
        <w:r w:rsidR="007910A5" w:rsidRPr="00190434" w:rsidDel="001C0A2A">
          <w:rPr>
            <w:rStyle w:val="Hyperlink"/>
            <w:i/>
            <w:iCs/>
            <w:noProof/>
            <w:vertAlign w:val="superscript"/>
          </w:rPr>
          <w:delText>2</w:delText>
        </w:r>
        <w:r w:rsidR="007910A5" w:rsidRPr="00190434" w:rsidDel="001C0A2A">
          <w:rPr>
            <w:rStyle w:val="Hyperlink"/>
            <w:noProof/>
          </w:rPr>
          <w:delText>); B:</w:delText>
        </w:r>
        <w:r w:rsidR="007910A5" w:rsidRPr="00190434" w:rsidDel="001C0A2A">
          <w:rPr>
            <w:rStyle w:val="Hyperlink"/>
            <w:i/>
            <w:iCs/>
            <w:noProof/>
          </w:rPr>
          <w:delText xml:space="preserve"> V</w:delText>
        </w:r>
        <w:r w:rsidR="007910A5" w:rsidRPr="00190434" w:rsidDel="001C0A2A">
          <w:rPr>
            <w:rStyle w:val="Hyperlink"/>
            <w:i/>
            <w:iCs/>
            <w:noProof/>
            <w:vertAlign w:val="subscript"/>
          </w:rPr>
          <w:delText>OC</w:delText>
        </w:r>
        <w:r w:rsidR="007910A5" w:rsidRPr="00190434" w:rsidDel="001C0A2A">
          <w:rPr>
            <w:rStyle w:val="Hyperlink"/>
            <w:noProof/>
          </w:rPr>
          <w:delText xml:space="preserve"> </w:delText>
        </w:r>
        <w:r w:rsidR="007910A5" w:rsidRPr="00190434" w:rsidDel="001C0A2A">
          <w:rPr>
            <w:rStyle w:val="Hyperlink"/>
            <w:i/>
            <w:iCs/>
            <w:noProof/>
          </w:rPr>
          <w:delText xml:space="preserve">(V); </w:delText>
        </w:r>
        <w:r w:rsidR="007910A5" w:rsidRPr="00190434" w:rsidDel="001C0A2A">
          <w:rPr>
            <w:rStyle w:val="Hyperlink"/>
            <w:noProof/>
          </w:rPr>
          <w:delText>C: IQE (%)</w:delText>
        </w:r>
        <w:r w:rsidR="007910A5" w:rsidRPr="00190434" w:rsidDel="001C0A2A">
          <w:rPr>
            <w:rStyle w:val="Hyperlink"/>
            <w:rFonts w:eastAsia="Times New Roman"/>
            <w:iCs/>
            <w:noProof/>
          </w:rPr>
          <w:delText>)</w:delText>
        </w:r>
        <w:r w:rsidR="007910A5" w:rsidRPr="00190434" w:rsidDel="001C0A2A">
          <w:rPr>
            <w:rStyle w:val="Hyperlink"/>
            <w:iCs/>
            <w:noProof/>
          </w:rPr>
          <w:delText xml:space="preserve">. </w:delText>
        </w:r>
        <w:r w:rsidR="007910A5" w:rsidRPr="00190434" w:rsidDel="001C0A2A">
          <w:rPr>
            <w:rStyle w:val="Hyperlink"/>
            <w:noProof/>
          </w:rPr>
          <w:delText>The white regions are outside of the model’s applicability domain.</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Toc483041617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34</w:delText>
        </w:r>
        <w:r w:rsidR="007910A5" w:rsidDel="001C0A2A">
          <w:rPr>
            <w:noProof/>
            <w:webHidden/>
            <w:rtl/>
          </w:rPr>
          <w:fldChar w:fldCharType="end"/>
        </w:r>
        <w:r w:rsidDel="001C0A2A">
          <w:rPr>
            <w:noProof/>
          </w:rPr>
          <w:fldChar w:fldCharType="end"/>
        </w:r>
        <w:bookmarkStart w:id="1255" w:name="_Toc489124792"/>
        <w:bookmarkStart w:id="1256" w:name="_Toc489124921"/>
        <w:bookmarkStart w:id="1257" w:name="_Toc489129907"/>
        <w:bookmarkStart w:id="1258" w:name="_Toc489130037"/>
        <w:bookmarkStart w:id="1259" w:name="_Toc489130696"/>
        <w:bookmarkEnd w:id="1255"/>
        <w:bookmarkEnd w:id="1256"/>
        <w:bookmarkEnd w:id="1257"/>
        <w:bookmarkEnd w:id="1258"/>
        <w:bookmarkEnd w:id="1259"/>
      </w:del>
    </w:p>
    <w:p w14:paraId="02E6133C" w14:textId="5B481EEB" w:rsidR="007910A5" w:rsidDel="001C0A2A" w:rsidRDefault="00937424" w:rsidP="00FB4C9F">
      <w:pPr>
        <w:rPr>
          <w:del w:id="1260" w:author="Shy Alon" w:date="2017-07-21T16:59:00Z"/>
          <w:noProof/>
          <w:rtl/>
        </w:rPr>
        <w:pPrChange w:id="1261" w:author="Shy Alon" w:date="2017-07-21T17:18:00Z">
          <w:pPr>
            <w:pStyle w:val="TableofFigures"/>
            <w:tabs>
              <w:tab w:val="right" w:pos="8296"/>
            </w:tabs>
          </w:pPr>
        </w:pPrChange>
      </w:pPr>
      <w:del w:id="1262" w:author="Shy Alon" w:date="2017-07-21T16:59:00Z">
        <w:r w:rsidDel="001C0A2A">
          <w:fldChar w:fldCharType="begin"/>
        </w:r>
        <w:r w:rsidDel="001C0A2A">
          <w:delInstrText xml:space="preserve"> HYPERLINK \l "_Toc483041618" </w:delInstrText>
        </w:r>
        <w:r w:rsidDel="001C0A2A">
          <w:fldChar w:fldCharType="separate"/>
        </w:r>
        <w:r w:rsidR="007910A5" w:rsidRPr="00190434" w:rsidDel="001C0A2A">
          <w:rPr>
            <w:rStyle w:val="Hyperlink"/>
            <w:noProof/>
          </w:rPr>
          <w:delText>Figure 14:  Verification Configuration screen: (A) The main screen for the Data Input stage composed from two main sections. Section (1) allows the user to separate the input data into properties and descriptors and further classify the descriptors as relevant / irrelevant for the current research. Section (2) allows the user to configure the type of data verification (seen in B) and then visually verify the data chosen.</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Toc483041618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38</w:delText>
        </w:r>
        <w:r w:rsidR="007910A5" w:rsidDel="001C0A2A">
          <w:rPr>
            <w:noProof/>
            <w:webHidden/>
            <w:rtl/>
          </w:rPr>
          <w:fldChar w:fldCharType="end"/>
        </w:r>
        <w:r w:rsidDel="001C0A2A">
          <w:rPr>
            <w:noProof/>
          </w:rPr>
          <w:fldChar w:fldCharType="end"/>
        </w:r>
        <w:bookmarkStart w:id="1263" w:name="_Toc489124793"/>
        <w:bookmarkStart w:id="1264" w:name="_Toc489124922"/>
        <w:bookmarkStart w:id="1265" w:name="_Toc489129908"/>
        <w:bookmarkStart w:id="1266" w:name="_Toc489130038"/>
        <w:bookmarkStart w:id="1267" w:name="_Toc489130697"/>
        <w:bookmarkEnd w:id="1263"/>
        <w:bookmarkEnd w:id="1264"/>
        <w:bookmarkEnd w:id="1265"/>
        <w:bookmarkEnd w:id="1266"/>
        <w:bookmarkEnd w:id="1267"/>
      </w:del>
    </w:p>
    <w:p w14:paraId="4F7C85EA" w14:textId="66BE0CAB" w:rsidR="007910A5" w:rsidDel="001C0A2A" w:rsidRDefault="00937424" w:rsidP="00FB4C9F">
      <w:pPr>
        <w:rPr>
          <w:del w:id="1268" w:author="Shy Alon" w:date="2017-07-21T16:59:00Z"/>
          <w:noProof/>
          <w:rtl/>
        </w:rPr>
        <w:pPrChange w:id="1269" w:author="Shy Alon" w:date="2017-07-21T17:18:00Z">
          <w:pPr>
            <w:pStyle w:val="TableofFigures"/>
            <w:tabs>
              <w:tab w:val="right" w:pos="8296"/>
            </w:tabs>
          </w:pPr>
        </w:pPrChange>
      </w:pPr>
      <w:del w:id="1270" w:author="Shy Alon" w:date="2017-07-21T16:59:00Z">
        <w:r w:rsidDel="001C0A2A">
          <w:fldChar w:fldCharType="begin"/>
        </w:r>
        <w:r w:rsidDel="001C0A2A">
          <w:delInstrText xml:space="preserve"> HYPERLINK \l "_Toc483041619" </w:delInstrText>
        </w:r>
        <w:r w:rsidDel="001C0A2A">
          <w:fldChar w:fldCharType="separate"/>
        </w:r>
        <w:r w:rsidR="007910A5" w:rsidRPr="00190434" w:rsidDel="001C0A2A">
          <w:rPr>
            <w:rStyle w:val="Hyperlink"/>
            <w:noProof/>
          </w:rPr>
          <w:delText>Figure 15: SOM Screen divided into three components. Component (1) allows the user to configure the designated SOM, Component (2) presents the raw data, and Component (3) presents the SOM resulting maps. On the left hand map, neurons were colors based on the true library classification. On the right hand map, the neurons were colored based on the classification made by SOM.</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Toc483041619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39</w:delText>
        </w:r>
        <w:r w:rsidR="007910A5" w:rsidDel="001C0A2A">
          <w:rPr>
            <w:noProof/>
            <w:webHidden/>
            <w:rtl/>
          </w:rPr>
          <w:fldChar w:fldCharType="end"/>
        </w:r>
        <w:r w:rsidDel="001C0A2A">
          <w:rPr>
            <w:noProof/>
          </w:rPr>
          <w:fldChar w:fldCharType="end"/>
        </w:r>
        <w:bookmarkStart w:id="1271" w:name="_Toc489124794"/>
        <w:bookmarkStart w:id="1272" w:name="_Toc489124923"/>
        <w:bookmarkStart w:id="1273" w:name="_Toc489129909"/>
        <w:bookmarkStart w:id="1274" w:name="_Toc489130039"/>
        <w:bookmarkStart w:id="1275" w:name="_Toc489130698"/>
        <w:bookmarkEnd w:id="1271"/>
        <w:bookmarkEnd w:id="1272"/>
        <w:bookmarkEnd w:id="1273"/>
        <w:bookmarkEnd w:id="1274"/>
        <w:bookmarkEnd w:id="1275"/>
      </w:del>
    </w:p>
    <w:p w14:paraId="772A46C9" w14:textId="72432640" w:rsidR="007910A5" w:rsidDel="001C0A2A" w:rsidRDefault="00937424" w:rsidP="00FB4C9F">
      <w:pPr>
        <w:rPr>
          <w:del w:id="1276" w:author="Shy Alon" w:date="2017-07-21T16:59:00Z"/>
          <w:noProof/>
          <w:rtl/>
        </w:rPr>
        <w:pPrChange w:id="1277" w:author="Shy Alon" w:date="2017-07-21T17:18:00Z">
          <w:pPr>
            <w:pStyle w:val="TableofFigures"/>
            <w:tabs>
              <w:tab w:val="right" w:pos="8296"/>
            </w:tabs>
          </w:pPr>
        </w:pPrChange>
      </w:pPr>
      <w:del w:id="1278" w:author="Shy Alon" w:date="2017-07-21T16:59:00Z">
        <w:r w:rsidDel="001C0A2A">
          <w:fldChar w:fldCharType="begin"/>
        </w:r>
        <w:r w:rsidDel="001C0A2A">
          <w:delInstrText xml:space="preserve"> HYPERLINK \l "_Toc483041620" </w:delInstrText>
        </w:r>
        <w:r w:rsidDel="001C0A2A">
          <w:fldChar w:fldCharType="separate"/>
        </w:r>
        <w:r w:rsidR="007910A5" w:rsidRPr="00190434" w:rsidDel="001C0A2A">
          <w:rPr>
            <w:rStyle w:val="Hyperlink"/>
            <w:noProof/>
          </w:rPr>
          <w:delText>Figure 16: Test – Train screen which allows the user to configure the manner in which the sample space is divided into test and train groups. In this screen the user can choose various parameters of the simulated annealing process and accept as an output the acceptance ratio and the groups themselves.</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Toc483041620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40</w:delText>
        </w:r>
        <w:r w:rsidR="007910A5" w:rsidDel="001C0A2A">
          <w:rPr>
            <w:noProof/>
            <w:webHidden/>
            <w:rtl/>
          </w:rPr>
          <w:fldChar w:fldCharType="end"/>
        </w:r>
        <w:r w:rsidDel="001C0A2A">
          <w:rPr>
            <w:noProof/>
          </w:rPr>
          <w:fldChar w:fldCharType="end"/>
        </w:r>
        <w:bookmarkStart w:id="1279" w:name="_Toc489124795"/>
        <w:bookmarkStart w:id="1280" w:name="_Toc489124924"/>
        <w:bookmarkStart w:id="1281" w:name="_Toc489129910"/>
        <w:bookmarkStart w:id="1282" w:name="_Toc489130040"/>
        <w:bookmarkStart w:id="1283" w:name="_Toc489130699"/>
        <w:bookmarkEnd w:id="1279"/>
        <w:bookmarkEnd w:id="1280"/>
        <w:bookmarkEnd w:id="1281"/>
        <w:bookmarkEnd w:id="1282"/>
        <w:bookmarkEnd w:id="1283"/>
      </w:del>
    </w:p>
    <w:p w14:paraId="2BEA89A0" w14:textId="3610B802" w:rsidR="007910A5" w:rsidDel="001C0A2A" w:rsidRDefault="00937424" w:rsidP="00FB4C9F">
      <w:pPr>
        <w:rPr>
          <w:del w:id="1284" w:author="Shy Alon" w:date="2017-07-21T16:59:00Z"/>
          <w:noProof/>
          <w:rtl/>
        </w:rPr>
        <w:pPrChange w:id="1285" w:author="Shy Alon" w:date="2017-07-21T17:18:00Z">
          <w:pPr>
            <w:pStyle w:val="TableofFigures"/>
            <w:tabs>
              <w:tab w:val="right" w:pos="8296"/>
            </w:tabs>
          </w:pPr>
        </w:pPrChange>
      </w:pPr>
      <w:del w:id="1286" w:author="Shy Alon" w:date="2017-07-21T16:59:00Z">
        <w:r w:rsidDel="001C0A2A">
          <w:fldChar w:fldCharType="begin"/>
        </w:r>
        <w:r w:rsidDel="001C0A2A">
          <w:delInstrText xml:space="preserve"> HYPERLINK \l "_Toc483041621" </w:delInstrText>
        </w:r>
        <w:r w:rsidDel="001C0A2A">
          <w:fldChar w:fldCharType="separate"/>
        </w:r>
        <w:r w:rsidR="007910A5" w:rsidRPr="00190434" w:rsidDel="001C0A2A">
          <w:rPr>
            <w:rStyle w:val="Hyperlink"/>
            <w:noProof/>
          </w:rPr>
          <w:delText>Figure 17: RANSAC Configuration screen</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Toc483041621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41</w:delText>
        </w:r>
        <w:r w:rsidR="007910A5" w:rsidDel="001C0A2A">
          <w:rPr>
            <w:noProof/>
            <w:webHidden/>
            <w:rtl/>
          </w:rPr>
          <w:fldChar w:fldCharType="end"/>
        </w:r>
        <w:r w:rsidDel="001C0A2A">
          <w:rPr>
            <w:noProof/>
          </w:rPr>
          <w:fldChar w:fldCharType="end"/>
        </w:r>
        <w:bookmarkStart w:id="1287" w:name="_Toc489124796"/>
        <w:bookmarkStart w:id="1288" w:name="_Toc489124925"/>
        <w:bookmarkStart w:id="1289" w:name="_Toc489129911"/>
        <w:bookmarkStart w:id="1290" w:name="_Toc489130041"/>
        <w:bookmarkStart w:id="1291" w:name="_Toc489130700"/>
        <w:bookmarkEnd w:id="1287"/>
        <w:bookmarkEnd w:id="1288"/>
        <w:bookmarkEnd w:id="1289"/>
        <w:bookmarkEnd w:id="1290"/>
        <w:bookmarkEnd w:id="1291"/>
      </w:del>
    </w:p>
    <w:p w14:paraId="5FAE9BA9" w14:textId="4D77D5F5" w:rsidR="007910A5" w:rsidDel="001C0A2A" w:rsidRDefault="00937424" w:rsidP="00FB4C9F">
      <w:pPr>
        <w:rPr>
          <w:del w:id="1292" w:author="Shy Alon" w:date="2017-07-21T16:59:00Z"/>
          <w:noProof/>
          <w:rtl/>
        </w:rPr>
        <w:pPrChange w:id="1293" w:author="Shy Alon" w:date="2017-07-21T17:18:00Z">
          <w:pPr>
            <w:pStyle w:val="TableofFigures"/>
            <w:tabs>
              <w:tab w:val="right" w:pos="8296"/>
            </w:tabs>
          </w:pPr>
        </w:pPrChange>
      </w:pPr>
      <w:del w:id="1294" w:author="Shy Alon" w:date="2017-07-21T16:59:00Z">
        <w:r w:rsidDel="001C0A2A">
          <w:fldChar w:fldCharType="begin"/>
        </w:r>
        <w:r w:rsidDel="001C0A2A">
          <w:delInstrText xml:space="preserve"> HYPERLINK \l "_Toc483041622" </w:delInstrText>
        </w:r>
        <w:r w:rsidDel="001C0A2A">
          <w:fldChar w:fldCharType="separate"/>
        </w:r>
        <w:r w:rsidR="007910A5" w:rsidRPr="00190434" w:rsidDel="001C0A2A">
          <w:rPr>
            <w:rStyle w:val="Hyperlink"/>
            <w:noProof/>
          </w:rPr>
          <w:delText>Figure 18: Virtual Cell Configuration Screen</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Toc483041622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41</w:delText>
        </w:r>
        <w:r w:rsidR="007910A5" w:rsidDel="001C0A2A">
          <w:rPr>
            <w:noProof/>
            <w:webHidden/>
            <w:rtl/>
          </w:rPr>
          <w:fldChar w:fldCharType="end"/>
        </w:r>
        <w:r w:rsidDel="001C0A2A">
          <w:rPr>
            <w:noProof/>
          </w:rPr>
          <w:fldChar w:fldCharType="end"/>
        </w:r>
        <w:bookmarkStart w:id="1295" w:name="_Toc489124797"/>
        <w:bookmarkStart w:id="1296" w:name="_Toc489124926"/>
        <w:bookmarkStart w:id="1297" w:name="_Toc489129912"/>
        <w:bookmarkStart w:id="1298" w:name="_Toc489130042"/>
        <w:bookmarkStart w:id="1299" w:name="_Toc489130701"/>
        <w:bookmarkEnd w:id="1295"/>
        <w:bookmarkEnd w:id="1296"/>
        <w:bookmarkEnd w:id="1297"/>
        <w:bookmarkEnd w:id="1298"/>
        <w:bookmarkEnd w:id="1299"/>
      </w:del>
    </w:p>
    <w:p w14:paraId="581F9FE5" w14:textId="7C1409B5" w:rsidR="00DE7DB1" w:rsidDel="001C0A2A" w:rsidRDefault="009A312C" w:rsidP="00FB4C9F">
      <w:pPr>
        <w:rPr>
          <w:del w:id="1300" w:author="Shy Alon" w:date="2017-07-21T16:59:00Z"/>
        </w:rPr>
        <w:pPrChange w:id="1301" w:author="Shy Alon" w:date="2017-07-21T17:18:00Z">
          <w:pPr>
            <w:pStyle w:val="H1"/>
          </w:pPr>
        </w:pPrChange>
      </w:pPr>
      <w:del w:id="1302" w:author="Shy Alon" w:date="2017-07-21T16:59:00Z">
        <w:r w:rsidDel="001C0A2A">
          <w:fldChar w:fldCharType="end"/>
        </w:r>
        <w:bookmarkStart w:id="1303" w:name="_Toc489124798"/>
        <w:bookmarkStart w:id="1304" w:name="_Toc489124927"/>
        <w:bookmarkStart w:id="1305" w:name="_Toc489129913"/>
        <w:bookmarkStart w:id="1306" w:name="_Toc489130043"/>
        <w:bookmarkStart w:id="1307" w:name="_Toc489130702"/>
        <w:bookmarkEnd w:id="1303"/>
        <w:bookmarkEnd w:id="1304"/>
        <w:bookmarkEnd w:id="1305"/>
        <w:bookmarkEnd w:id="1306"/>
        <w:bookmarkEnd w:id="1307"/>
      </w:del>
    </w:p>
    <w:p w14:paraId="5046088E" w14:textId="58211AF5" w:rsidR="00DE7DB1" w:rsidDel="001C0A2A" w:rsidRDefault="00DE7DB1" w:rsidP="00FB4C9F">
      <w:pPr>
        <w:rPr>
          <w:del w:id="1308" w:author="Shy Alon" w:date="2017-07-21T16:59:00Z"/>
          <w:rFonts w:ascii="Palatino Linotype" w:hAnsi="Palatino Linotype"/>
          <w:b/>
          <w:bCs/>
          <w:sz w:val="28"/>
          <w:szCs w:val="28"/>
          <w:lang w:eastAsia="de-AT"/>
        </w:rPr>
        <w:pPrChange w:id="1309" w:author="Shy Alon" w:date="2017-07-21T17:18:00Z">
          <w:pPr>
            <w:spacing w:line="276" w:lineRule="auto"/>
          </w:pPr>
        </w:pPrChange>
      </w:pPr>
      <w:del w:id="1310" w:author="Shy Alon" w:date="2017-07-21T16:59:00Z">
        <w:r w:rsidDel="001C0A2A">
          <w:br w:type="page"/>
        </w:r>
      </w:del>
    </w:p>
    <w:p w14:paraId="29C30CCC" w14:textId="6A4A92C9" w:rsidR="009B1370" w:rsidDel="003D3E5F" w:rsidRDefault="001145ED" w:rsidP="00FB4C9F">
      <w:pPr>
        <w:rPr>
          <w:del w:id="1311" w:author="Shy Alon" w:date="2017-07-21T17:11:00Z"/>
        </w:rPr>
        <w:pPrChange w:id="1312" w:author="Shy Alon" w:date="2017-07-21T17:18:00Z">
          <w:pPr>
            <w:pStyle w:val="H1"/>
          </w:pPr>
        </w:pPrChange>
      </w:pPr>
      <w:del w:id="1313" w:author="Shy Alon" w:date="2017-07-21T17:11:00Z">
        <w:r w:rsidDel="003D3E5F">
          <w:delText>List of Tables</w:delText>
        </w:r>
        <w:bookmarkStart w:id="1314" w:name="_Toc489124799"/>
        <w:bookmarkStart w:id="1315" w:name="_Toc489124928"/>
        <w:bookmarkStart w:id="1316" w:name="_Toc489129914"/>
        <w:bookmarkStart w:id="1317" w:name="_Toc489130044"/>
        <w:bookmarkStart w:id="1318" w:name="_Toc489130703"/>
        <w:bookmarkEnd w:id="1314"/>
        <w:bookmarkEnd w:id="1315"/>
        <w:bookmarkEnd w:id="1316"/>
        <w:bookmarkEnd w:id="1317"/>
        <w:bookmarkEnd w:id="1318"/>
      </w:del>
    </w:p>
    <w:p w14:paraId="3ACEC673" w14:textId="5E035E48" w:rsidR="0026070C" w:rsidDel="003D3E5F" w:rsidRDefault="009A312C" w:rsidP="00FB4C9F">
      <w:pPr>
        <w:rPr>
          <w:del w:id="1319" w:author="Shy Alon" w:date="2017-07-21T17:11:00Z"/>
          <w:noProof/>
          <w:rtl/>
        </w:rPr>
        <w:pPrChange w:id="1320" w:author="Shy Alon" w:date="2017-07-21T17:18:00Z">
          <w:pPr>
            <w:pStyle w:val="TableofFigures"/>
            <w:tabs>
              <w:tab w:val="right" w:leader="dot" w:pos="8296"/>
            </w:tabs>
          </w:pPr>
        </w:pPrChange>
      </w:pPr>
      <w:del w:id="1321" w:author="Shy Alon" w:date="2017-07-21T17:11:00Z">
        <w:r w:rsidDel="003D3E5F">
          <w:fldChar w:fldCharType="begin"/>
        </w:r>
        <w:r w:rsidR="001145ED" w:rsidDel="003D3E5F">
          <w:delInstrText xml:space="preserve"> TOC \h \z \c "Table" </w:delInstrText>
        </w:r>
        <w:r w:rsidDel="003D3E5F">
          <w:fldChar w:fldCharType="separate"/>
        </w:r>
        <w:r w:rsidR="00937424" w:rsidDel="003D3E5F">
          <w:fldChar w:fldCharType="begin"/>
        </w:r>
        <w:r w:rsidR="00937424" w:rsidDel="003D3E5F">
          <w:delInstrText xml:space="preserve"> HYPERLINK \l "_Toc475380985" </w:delInstrText>
        </w:r>
        <w:r w:rsidR="00937424" w:rsidDel="003D3E5F">
          <w:fldChar w:fldCharType="separate"/>
        </w:r>
        <w:r w:rsidR="0026070C" w:rsidRPr="00AF1BA7" w:rsidDel="003D3E5F">
          <w:rPr>
            <w:rStyle w:val="Hyperlink"/>
            <w:noProof/>
          </w:rPr>
          <w:delText>Table 1</w:delText>
        </w:r>
        <w:r w:rsidR="0026070C" w:rsidRPr="00815397" w:rsidDel="003D3E5F">
          <w:rPr>
            <w:rStyle w:val="Hyperlink"/>
            <w:b/>
            <w:bCs/>
            <w:noProof/>
          </w:rPr>
          <w:delText>:</w:delText>
        </w:r>
        <w:r w:rsidR="0026070C" w:rsidRPr="00815397" w:rsidDel="003D3E5F">
          <w:rPr>
            <w:rStyle w:val="Hyperlink"/>
            <w:noProof/>
          </w:rPr>
          <w:delText xml:space="preserve"> Results of the independent sample t-tests.</w:delText>
        </w:r>
        <w:r w:rsidR="0026070C" w:rsidDel="003D3E5F">
          <w:rPr>
            <w:noProof/>
            <w:webHidden/>
            <w:rtl/>
          </w:rPr>
          <w:tab/>
        </w:r>
        <w:r w:rsidDel="003D3E5F">
          <w:rPr>
            <w:noProof/>
            <w:webHidden/>
            <w:rtl/>
          </w:rPr>
          <w:fldChar w:fldCharType="begin"/>
        </w:r>
        <w:r w:rsidR="0026070C" w:rsidDel="003D3E5F">
          <w:rPr>
            <w:noProof/>
            <w:webHidden/>
            <w:rtl/>
          </w:rPr>
          <w:delInstrText xml:space="preserve"> </w:delInstrText>
        </w:r>
        <w:r w:rsidR="0026070C" w:rsidDel="003D3E5F">
          <w:rPr>
            <w:noProof/>
            <w:webHidden/>
          </w:rPr>
          <w:delInstrText>PAGEREF</w:delInstrText>
        </w:r>
        <w:r w:rsidR="0026070C" w:rsidDel="003D3E5F">
          <w:rPr>
            <w:noProof/>
            <w:webHidden/>
            <w:rtl/>
          </w:rPr>
          <w:delInstrText xml:space="preserve"> _</w:delInstrText>
        </w:r>
        <w:r w:rsidR="0026070C" w:rsidDel="003D3E5F">
          <w:rPr>
            <w:noProof/>
            <w:webHidden/>
          </w:rPr>
          <w:delInstrText>Toc475380985 \h</w:delInstrText>
        </w:r>
        <w:r w:rsidR="0026070C" w:rsidDel="003D3E5F">
          <w:rPr>
            <w:noProof/>
            <w:webHidden/>
            <w:rtl/>
          </w:rPr>
          <w:delInstrText xml:space="preserve"> </w:delInstrText>
        </w:r>
        <w:r w:rsidDel="003D3E5F">
          <w:rPr>
            <w:noProof/>
            <w:webHidden/>
            <w:rtl/>
          </w:rPr>
        </w:r>
        <w:r w:rsidDel="003D3E5F">
          <w:rPr>
            <w:noProof/>
            <w:webHidden/>
            <w:rtl/>
          </w:rPr>
          <w:fldChar w:fldCharType="separate"/>
        </w:r>
        <w:r w:rsidR="00DC600D" w:rsidDel="003D3E5F">
          <w:rPr>
            <w:noProof/>
            <w:webHidden/>
          </w:rPr>
          <w:delText>19</w:delText>
        </w:r>
        <w:r w:rsidDel="003D3E5F">
          <w:rPr>
            <w:noProof/>
            <w:webHidden/>
            <w:rtl/>
          </w:rPr>
          <w:fldChar w:fldCharType="end"/>
        </w:r>
        <w:r w:rsidR="00937424" w:rsidDel="003D3E5F">
          <w:rPr>
            <w:noProof/>
          </w:rPr>
          <w:fldChar w:fldCharType="end"/>
        </w:r>
        <w:bookmarkStart w:id="1322" w:name="_Toc489124800"/>
        <w:bookmarkStart w:id="1323" w:name="_Toc489124929"/>
        <w:bookmarkStart w:id="1324" w:name="_Toc489129915"/>
        <w:bookmarkStart w:id="1325" w:name="_Toc489130045"/>
        <w:bookmarkStart w:id="1326" w:name="_Toc489130704"/>
        <w:bookmarkEnd w:id="1322"/>
        <w:bookmarkEnd w:id="1323"/>
        <w:bookmarkEnd w:id="1324"/>
        <w:bookmarkEnd w:id="1325"/>
        <w:bookmarkEnd w:id="1326"/>
      </w:del>
    </w:p>
    <w:p w14:paraId="29A0098A" w14:textId="424FB559" w:rsidR="0026070C" w:rsidDel="003D3E5F" w:rsidRDefault="00937424" w:rsidP="00FB4C9F">
      <w:pPr>
        <w:rPr>
          <w:del w:id="1327" w:author="Shy Alon" w:date="2017-07-21T17:11:00Z"/>
          <w:noProof/>
          <w:rtl/>
        </w:rPr>
        <w:pPrChange w:id="1328" w:author="Shy Alon" w:date="2017-07-21T17:18:00Z">
          <w:pPr>
            <w:pStyle w:val="TableofFigures"/>
            <w:tabs>
              <w:tab w:val="right" w:leader="dot" w:pos="8296"/>
            </w:tabs>
          </w:pPr>
        </w:pPrChange>
      </w:pPr>
      <w:del w:id="1329" w:author="Shy Alon" w:date="2017-07-21T17:11:00Z">
        <w:r w:rsidDel="003D3E5F">
          <w:fldChar w:fldCharType="begin"/>
        </w:r>
        <w:r w:rsidDel="003D3E5F">
          <w:delInstrText xml:space="preserve"> HYPERLINK \l "_Toc475380986" </w:delInstrText>
        </w:r>
        <w:r w:rsidDel="003D3E5F">
          <w:fldChar w:fldCharType="separate"/>
        </w:r>
        <w:r w:rsidR="0026070C" w:rsidRPr="00815397" w:rsidDel="003D3E5F">
          <w:rPr>
            <w:rStyle w:val="Hyperlink"/>
            <w:noProof/>
          </w:rPr>
          <w:delText>Table 2: Correlation matrix between the five PV activities.</w:delText>
        </w:r>
        <w:r w:rsidR="0026070C" w:rsidDel="003D3E5F">
          <w:rPr>
            <w:noProof/>
            <w:webHidden/>
            <w:rtl/>
          </w:rPr>
          <w:tab/>
        </w:r>
        <w:r w:rsidR="009A312C" w:rsidDel="003D3E5F">
          <w:rPr>
            <w:noProof/>
            <w:webHidden/>
            <w:rtl/>
          </w:rPr>
          <w:fldChar w:fldCharType="begin"/>
        </w:r>
        <w:r w:rsidR="0026070C" w:rsidDel="003D3E5F">
          <w:rPr>
            <w:noProof/>
            <w:webHidden/>
            <w:rtl/>
          </w:rPr>
          <w:delInstrText xml:space="preserve"> </w:delInstrText>
        </w:r>
        <w:r w:rsidR="0026070C" w:rsidDel="003D3E5F">
          <w:rPr>
            <w:noProof/>
            <w:webHidden/>
          </w:rPr>
          <w:delInstrText>PAGEREF</w:delInstrText>
        </w:r>
        <w:r w:rsidR="0026070C" w:rsidDel="003D3E5F">
          <w:rPr>
            <w:noProof/>
            <w:webHidden/>
            <w:rtl/>
          </w:rPr>
          <w:delInstrText xml:space="preserve"> _</w:delInstrText>
        </w:r>
        <w:r w:rsidR="0026070C" w:rsidDel="003D3E5F">
          <w:rPr>
            <w:noProof/>
            <w:webHidden/>
          </w:rPr>
          <w:delInstrText>Toc475380986 \h</w:delInstrText>
        </w:r>
        <w:r w:rsidR="0026070C" w:rsidDel="003D3E5F">
          <w:rPr>
            <w:noProof/>
            <w:webHidden/>
            <w:rtl/>
          </w:rPr>
          <w:delInstrText xml:space="preserve"> </w:delInstrText>
        </w:r>
        <w:r w:rsidR="009A312C" w:rsidDel="003D3E5F">
          <w:rPr>
            <w:noProof/>
            <w:webHidden/>
            <w:rtl/>
          </w:rPr>
        </w:r>
        <w:r w:rsidR="009A312C" w:rsidDel="003D3E5F">
          <w:rPr>
            <w:noProof/>
            <w:webHidden/>
            <w:rtl/>
          </w:rPr>
          <w:fldChar w:fldCharType="separate"/>
        </w:r>
        <w:r w:rsidR="00DC600D" w:rsidDel="003D3E5F">
          <w:rPr>
            <w:noProof/>
            <w:webHidden/>
          </w:rPr>
          <w:delText>20</w:delText>
        </w:r>
        <w:r w:rsidR="009A312C" w:rsidDel="003D3E5F">
          <w:rPr>
            <w:noProof/>
            <w:webHidden/>
            <w:rtl/>
          </w:rPr>
          <w:fldChar w:fldCharType="end"/>
        </w:r>
        <w:r w:rsidDel="003D3E5F">
          <w:rPr>
            <w:noProof/>
          </w:rPr>
          <w:fldChar w:fldCharType="end"/>
        </w:r>
        <w:bookmarkStart w:id="1330" w:name="_Toc489124801"/>
        <w:bookmarkStart w:id="1331" w:name="_Toc489124930"/>
        <w:bookmarkStart w:id="1332" w:name="_Toc489129916"/>
        <w:bookmarkStart w:id="1333" w:name="_Toc489130046"/>
        <w:bookmarkStart w:id="1334" w:name="_Toc489130705"/>
        <w:bookmarkEnd w:id="1330"/>
        <w:bookmarkEnd w:id="1331"/>
        <w:bookmarkEnd w:id="1332"/>
        <w:bookmarkEnd w:id="1333"/>
        <w:bookmarkEnd w:id="1334"/>
      </w:del>
    </w:p>
    <w:p w14:paraId="7B9AABDA" w14:textId="0817305E" w:rsidR="0026070C" w:rsidDel="003D3E5F" w:rsidRDefault="00937424" w:rsidP="00FB4C9F">
      <w:pPr>
        <w:rPr>
          <w:del w:id="1335" w:author="Shy Alon" w:date="2017-07-21T17:11:00Z"/>
          <w:noProof/>
          <w:rtl/>
        </w:rPr>
        <w:pPrChange w:id="1336" w:author="Shy Alon" w:date="2017-07-21T17:18:00Z">
          <w:pPr>
            <w:pStyle w:val="TableofFigures"/>
            <w:tabs>
              <w:tab w:val="right" w:leader="dot" w:pos="8296"/>
            </w:tabs>
          </w:pPr>
        </w:pPrChange>
      </w:pPr>
      <w:del w:id="1337" w:author="Shy Alon" w:date="2017-07-21T17:11:00Z">
        <w:r w:rsidDel="003D3E5F">
          <w:fldChar w:fldCharType="begin"/>
        </w:r>
        <w:r w:rsidDel="003D3E5F">
          <w:delInstrText xml:space="preserve"> HYPERLINK \l "_Toc475380987" </w:delInstrText>
        </w:r>
        <w:r w:rsidDel="003D3E5F">
          <w:fldChar w:fldCharType="separate"/>
        </w:r>
        <w:r w:rsidR="0026070C" w:rsidRPr="00815397" w:rsidDel="003D3E5F">
          <w:rPr>
            <w:rStyle w:val="Hyperlink"/>
            <w:noProof/>
          </w:rPr>
          <w:delText xml:space="preserve">Table 3: Results of the paired sample </w:delText>
        </w:r>
        <w:r w:rsidR="0026070C" w:rsidRPr="00815397" w:rsidDel="003D3E5F">
          <w:rPr>
            <w:rStyle w:val="Hyperlink"/>
            <w:i/>
            <w:iCs/>
            <w:noProof/>
          </w:rPr>
          <w:delText>t</w:delText>
        </w:r>
        <w:r w:rsidR="0026070C" w:rsidRPr="00815397" w:rsidDel="003D3E5F">
          <w:rPr>
            <w:rStyle w:val="Hyperlink"/>
            <w:noProof/>
          </w:rPr>
          <w:delText>-test.</w:delText>
        </w:r>
        <w:r w:rsidR="0026070C" w:rsidDel="003D3E5F">
          <w:rPr>
            <w:noProof/>
            <w:webHidden/>
            <w:rtl/>
          </w:rPr>
          <w:tab/>
        </w:r>
        <w:r w:rsidR="009A312C" w:rsidDel="003D3E5F">
          <w:rPr>
            <w:noProof/>
            <w:webHidden/>
            <w:rtl/>
          </w:rPr>
          <w:fldChar w:fldCharType="begin"/>
        </w:r>
        <w:r w:rsidR="0026070C" w:rsidDel="003D3E5F">
          <w:rPr>
            <w:noProof/>
            <w:webHidden/>
            <w:rtl/>
          </w:rPr>
          <w:delInstrText xml:space="preserve"> </w:delInstrText>
        </w:r>
        <w:r w:rsidR="0026070C" w:rsidDel="003D3E5F">
          <w:rPr>
            <w:noProof/>
            <w:webHidden/>
          </w:rPr>
          <w:delInstrText>PAGEREF</w:delInstrText>
        </w:r>
        <w:r w:rsidR="0026070C" w:rsidDel="003D3E5F">
          <w:rPr>
            <w:noProof/>
            <w:webHidden/>
            <w:rtl/>
          </w:rPr>
          <w:delInstrText xml:space="preserve"> _</w:delInstrText>
        </w:r>
        <w:r w:rsidR="0026070C" w:rsidDel="003D3E5F">
          <w:rPr>
            <w:noProof/>
            <w:webHidden/>
          </w:rPr>
          <w:delInstrText>Toc475380987 \h</w:delInstrText>
        </w:r>
        <w:r w:rsidR="0026070C" w:rsidDel="003D3E5F">
          <w:rPr>
            <w:noProof/>
            <w:webHidden/>
            <w:rtl/>
          </w:rPr>
          <w:delInstrText xml:space="preserve"> </w:delInstrText>
        </w:r>
        <w:r w:rsidR="009A312C" w:rsidDel="003D3E5F">
          <w:rPr>
            <w:noProof/>
            <w:webHidden/>
            <w:rtl/>
          </w:rPr>
        </w:r>
        <w:r w:rsidR="009A312C" w:rsidDel="003D3E5F">
          <w:rPr>
            <w:noProof/>
            <w:webHidden/>
            <w:rtl/>
          </w:rPr>
          <w:fldChar w:fldCharType="separate"/>
        </w:r>
        <w:r w:rsidR="00DC600D" w:rsidDel="003D3E5F">
          <w:rPr>
            <w:noProof/>
            <w:webHidden/>
          </w:rPr>
          <w:delText>23</w:delText>
        </w:r>
        <w:r w:rsidR="009A312C" w:rsidDel="003D3E5F">
          <w:rPr>
            <w:noProof/>
            <w:webHidden/>
            <w:rtl/>
          </w:rPr>
          <w:fldChar w:fldCharType="end"/>
        </w:r>
        <w:r w:rsidDel="003D3E5F">
          <w:rPr>
            <w:noProof/>
          </w:rPr>
          <w:fldChar w:fldCharType="end"/>
        </w:r>
        <w:bookmarkStart w:id="1338" w:name="_Toc489124802"/>
        <w:bookmarkStart w:id="1339" w:name="_Toc489124931"/>
        <w:bookmarkStart w:id="1340" w:name="_Toc489129917"/>
        <w:bookmarkStart w:id="1341" w:name="_Toc489130047"/>
        <w:bookmarkStart w:id="1342" w:name="_Toc489130706"/>
        <w:bookmarkEnd w:id="1338"/>
        <w:bookmarkEnd w:id="1339"/>
        <w:bookmarkEnd w:id="1340"/>
        <w:bookmarkEnd w:id="1341"/>
        <w:bookmarkEnd w:id="1342"/>
      </w:del>
    </w:p>
    <w:p w14:paraId="77BFB74A" w14:textId="2808C2BD" w:rsidR="0026070C" w:rsidDel="003D3E5F" w:rsidRDefault="00937424" w:rsidP="00FB4C9F">
      <w:pPr>
        <w:rPr>
          <w:del w:id="1343" w:author="Shy Alon" w:date="2017-07-21T17:11:00Z"/>
          <w:noProof/>
          <w:rtl/>
        </w:rPr>
        <w:pPrChange w:id="1344" w:author="Shy Alon" w:date="2017-07-21T17:18:00Z">
          <w:pPr>
            <w:pStyle w:val="TableofFigures"/>
            <w:tabs>
              <w:tab w:val="right" w:leader="dot" w:pos="8296"/>
            </w:tabs>
          </w:pPr>
        </w:pPrChange>
      </w:pPr>
      <w:del w:id="1345" w:author="Shy Alon" w:date="2017-07-21T17:11:00Z">
        <w:r w:rsidDel="003D3E5F">
          <w:fldChar w:fldCharType="begin"/>
        </w:r>
        <w:r w:rsidDel="003D3E5F">
          <w:delInstrText xml:space="preserve"> HYPERLINK \l "_Toc475380988" </w:delInstrText>
        </w:r>
        <w:r w:rsidDel="003D3E5F">
          <w:fldChar w:fldCharType="separate"/>
        </w:r>
        <w:r w:rsidR="0026070C" w:rsidRPr="00815397" w:rsidDel="003D3E5F">
          <w:rPr>
            <w:rStyle w:val="Hyperlink"/>
            <w:noProof/>
          </w:rPr>
          <w:delText>Table 4: Number of model-compatible samples for the three datasets based on the RANSAC models.</w:delText>
        </w:r>
        <w:r w:rsidR="0026070C" w:rsidDel="003D3E5F">
          <w:rPr>
            <w:noProof/>
            <w:webHidden/>
            <w:rtl/>
          </w:rPr>
          <w:tab/>
        </w:r>
        <w:r w:rsidR="009A312C" w:rsidDel="003D3E5F">
          <w:rPr>
            <w:noProof/>
            <w:webHidden/>
            <w:rtl/>
          </w:rPr>
          <w:fldChar w:fldCharType="begin"/>
        </w:r>
        <w:r w:rsidR="0026070C" w:rsidDel="003D3E5F">
          <w:rPr>
            <w:noProof/>
            <w:webHidden/>
            <w:rtl/>
          </w:rPr>
          <w:delInstrText xml:space="preserve"> </w:delInstrText>
        </w:r>
        <w:r w:rsidR="0026070C" w:rsidDel="003D3E5F">
          <w:rPr>
            <w:noProof/>
            <w:webHidden/>
          </w:rPr>
          <w:delInstrText>PAGEREF</w:delInstrText>
        </w:r>
        <w:r w:rsidR="0026070C" w:rsidDel="003D3E5F">
          <w:rPr>
            <w:noProof/>
            <w:webHidden/>
            <w:rtl/>
          </w:rPr>
          <w:delInstrText xml:space="preserve"> _</w:delInstrText>
        </w:r>
        <w:r w:rsidR="0026070C" w:rsidDel="003D3E5F">
          <w:rPr>
            <w:noProof/>
            <w:webHidden/>
          </w:rPr>
          <w:delInstrText>Toc475380988 \h</w:delInstrText>
        </w:r>
        <w:r w:rsidR="0026070C" w:rsidDel="003D3E5F">
          <w:rPr>
            <w:noProof/>
            <w:webHidden/>
            <w:rtl/>
          </w:rPr>
          <w:delInstrText xml:space="preserve"> </w:delInstrText>
        </w:r>
        <w:r w:rsidR="009A312C" w:rsidDel="003D3E5F">
          <w:rPr>
            <w:noProof/>
            <w:webHidden/>
            <w:rtl/>
          </w:rPr>
        </w:r>
        <w:r w:rsidR="009A312C" w:rsidDel="003D3E5F">
          <w:rPr>
            <w:noProof/>
            <w:webHidden/>
            <w:rtl/>
          </w:rPr>
          <w:fldChar w:fldCharType="separate"/>
        </w:r>
        <w:r w:rsidR="00DC600D" w:rsidDel="003D3E5F">
          <w:rPr>
            <w:noProof/>
            <w:webHidden/>
          </w:rPr>
          <w:delText>28</w:delText>
        </w:r>
        <w:r w:rsidR="009A312C" w:rsidDel="003D3E5F">
          <w:rPr>
            <w:noProof/>
            <w:webHidden/>
            <w:rtl/>
          </w:rPr>
          <w:fldChar w:fldCharType="end"/>
        </w:r>
        <w:r w:rsidDel="003D3E5F">
          <w:rPr>
            <w:noProof/>
          </w:rPr>
          <w:fldChar w:fldCharType="end"/>
        </w:r>
        <w:bookmarkStart w:id="1346" w:name="_Toc489124803"/>
        <w:bookmarkStart w:id="1347" w:name="_Toc489124932"/>
        <w:bookmarkStart w:id="1348" w:name="_Toc489129918"/>
        <w:bookmarkStart w:id="1349" w:name="_Toc489130048"/>
        <w:bookmarkStart w:id="1350" w:name="_Toc489130707"/>
        <w:bookmarkEnd w:id="1346"/>
        <w:bookmarkEnd w:id="1347"/>
        <w:bookmarkEnd w:id="1348"/>
        <w:bookmarkEnd w:id="1349"/>
        <w:bookmarkEnd w:id="1350"/>
      </w:del>
    </w:p>
    <w:p w14:paraId="10E77DB5" w14:textId="1FE74FD9" w:rsidR="0026070C" w:rsidDel="003D3E5F" w:rsidRDefault="00937424" w:rsidP="00FB4C9F">
      <w:pPr>
        <w:rPr>
          <w:del w:id="1351" w:author="Shy Alon" w:date="2017-07-21T17:11:00Z"/>
          <w:noProof/>
          <w:rtl/>
        </w:rPr>
        <w:pPrChange w:id="1352" w:author="Shy Alon" w:date="2017-07-21T17:18:00Z">
          <w:pPr>
            <w:pStyle w:val="TableofFigures"/>
            <w:tabs>
              <w:tab w:val="right" w:leader="dot" w:pos="8296"/>
            </w:tabs>
          </w:pPr>
        </w:pPrChange>
      </w:pPr>
      <w:del w:id="1353" w:author="Shy Alon" w:date="2017-07-21T17:11:00Z">
        <w:r w:rsidDel="003D3E5F">
          <w:fldChar w:fldCharType="begin"/>
        </w:r>
        <w:r w:rsidDel="003D3E5F">
          <w:delInstrText xml:space="preserve"> HYPERLINK \l "_Toc475380989" </w:delInstrText>
        </w:r>
        <w:r w:rsidDel="003D3E5F">
          <w:fldChar w:fldCharType="separate"/>
        </w:r>
        <w:r w:rsidR="0026070C" w:rsidRPr="00815397" w:rsidDel="003D3E5F">
          <w:rPr>
            <w:rStyle w:val="Hyperlink"/>
            <w:noProof/>
          </w:rPr>
          <w:delText>Table 5: RANSC model performance for the three datasets.</w:delText>
        </w:r>
        <w:r w:rsidR="0026070C" w:rsidDel="003D3E5F">
          <w:rPr>
            <w:noProof/>
            <w:webHidden/>
            <w:rtl/>
          </w:rPr>
          <w:tab/>
        </w:r>
        <w:r w:rsidR="009A312C" w:rsidDel="003D3E5F">
          <w:rPr>
            <w:noProof/>
            <w:webHidden/>
            <w:rtl/>
          </w:rPr>
          <w:fldChar w:fldCharType="begin"/>
        </w:r>
        <w:r w:rsidR="0026070C" w:rsidDel="003D3E5F">
          <w:rPr>
            <w:noProof/>
            <w:webHidden/>
            <w:rtl/>
          </w:rPr>
          <w:delInstrText xml:space="preserve"> </w:delInstrText>
        </w:r>
        <w:r w:rsidR="0026070C" w:rsidDel="003D3E5F">
          <w:rPr>
            <w:noProof/>
            <w:webHidden/>
          </w:rPr>
          <w:delInstrText>PAGEREF</w:delInstrText>
        </w:r>
        <w:r w:rsidR="0026070C" w:rsidDel="003D3E5F">
          <w:rPr>
            <w:noProof/>
            <w:webHidden/>
            <w:rtl/>
          </w:rPr>
          <w:delInstrText xml:space="preserve"> _</w:delInstrText>
        </w:r>
        <w:r w:rsidR="0026070C" w:rsidDel="003D3E5F">
          <w:rPr>
            <w:noProof/>
            <w:webHidden/>
          </w:rPr>
          <w:delInstrText>Toc475380989 \h</w:delInstrText>
        </w:r>
        <w:r w:rsidR="0026070C" w:rsidDel="003D3E5F">
          <w:rPr>
            <w:noProof/>
            <w:webHidden/>
            <w:rtl/>
          </w:rPr>
          <w:delInstrText xml:space="preserve"> </w:delInstrText>
        </w:r>
        <w:r w:rsidR="009A312C" w:rsidDel="003D3E5F">
          <w:rPr>
            <w:noProof/>
            <w:webHidden/>
            <w:rtl/>
          </w:rPr>
        </w:r>
        <w:r w:rsidR="009A312C" w:rsidDel="003D3E5F">
          <w:rPr>
            <w:noProof/>
            <w:webHidden/>
            <w:rtl/>
          </w:rPr>
          <w:fldChar w:fldCharType="separate"/>
        </w:r>
        <w:r w:rsidR="00DC600D" w:rsidDel="003D3E5F">
          <w:rPr>
            <w:noProof/>
            <w:webHidden/>
          </w:rPr>
          <w:delText>28</w:delText>
        </w:r>
        <w:r w:rsidR="009A312C" w:rsidDel="003D3E5F">
          <w:rPr>
            <w:noProof/>
            <w:webHidden/>
            <w:rtl/>
          </w:rPr>
          <w:fldChar w:fldCharType="end"/>
        </w:r>
        <w:r w:rsidDel="003D3E5F">
          <w:rPr>
            <w:noProof/>
          </w:rPr>
          <w:fldChar w:fldCharType="end"/>
        </w:r>
        <w:bookmarkStart w:id="1354" w:name="_Toc489124804"/>
        <w:bookmarkStart w:id="1355" w:name="_Toc489124933"/>
        <w:bookmarkStart w:id="1356" w:name="_Toc489129919"/>
        <w:bookmarkStart w:id="1357" w:name="_Toc489130049"/>
        <w:bookmarkStart w:id="1358" w:name="_Toc489130708"/>
        <w:bookmarkEnd w:id="1354"/>
        <w:bookmarkEnd w:id="1355"/>
        <w:bookmarkEnd w:id="1356"/>
        <w:bookmarkEnd w:id="1357"/>
        <w:bookmarkEnd w:id="1358"/>
      </w:del>
    </w:p>
    <w:p w14:paraId="1BCE4AEB" w14:textId="2FE30F40" w:rsidR="0026070C" w:rsidDel="003D3E5F" w:rsidRDefault="00937424" w:rsidP="00FB4C9F">
      <w:pPr>
        <w:rPr>
          <w:del w:id="1359" w:author="Shy Alon" w:date="2017-07-21T17:11:00Z"/>
          <w:noProof/>
          <w:rtl/>
        </w:rPr>
        <w:pPrChange w:id="1360" w:author="Shy Alon" w:date="2017-07-21T17:18:00Z">
          <w:pPr>
            <w:pStyle w:val="TableofFigures"/>
            <w:tabs>
              <w:tab w:val="right" w:leader="dot" w:pos="8296"/>
            </w:tabs>
          </w:pPr>
        </w:pPrChange>
      </w:pPr>
      <w:del w:id="1361" w:author="Shy Alon" w:date="2017-07-21T17:11:00Z">
        <w:r w:rsidDel="003D3E5F">
          <w:fldChar w:fldCharType="begin"/>
        </w:r>
        <w:r w:rsidDel="003D3E5F">
          <w:delInstrText xml:space="preserve"> HYPERLINK \l "_Toc475380990" </w:delInstrText>
        </w:r>
        <w:r w:rsidDel="003D3E5F">
          <w:fldChar w:fldCharType="separate"/>
        </w:r>
        <w:r w:rsidR="0026070C" w:rsidRPr="00815397" w:rsidDel="003D3E5F">
          <w:rPr>
            <w:rStyle w:val="Hyperlink"/>
            <w:noProof/>
          </w:rPr>
          <w:delText xml:space="preserve">Table 6: A comparison of model coverage between RANSAC and </w:delText>
        </w:r>
        <w:r w:rsidR="0026070C" w:rsidRPr="00815397" w:rsidDel="003D3E5F">
          <w:rPr>
            <w:rStyle w:val="Hyperlink"/>
            <w:i/>
            <w:iCs/>
            <w:noProof/>
          </w:rPr>
          <w:delText>k</w:delText>
        </w:r>
        <w:r w:rsidR="0026070C" w:rsidRPr="00815397" w:rsidDel="003D3E5F">
          <w:rPr>
            <w:rStyle w:val="Hyperlink"/>
            <w:noProof/>
          </w:rPr>
          <w:delText>NN models</w:delText>
        </w:r>
        <w:r w:rsidR="0026070C" w:rsidDel="003D3E5F">
          <w:rPr>
            <w:noProof/>
            <w:webHidden/>
            <w:rtl/>
          </w:rPr>
          <w:tab/>
        </w:r>
        <w:r w:rsidR="009A312C" w:rsidDel="003D3E5F">
          <w:rPr>
            <w:noProof/>
            <w:webHidden/>
            <w:rtl/>
          </w:rPr>
          <w:fldChar w:fldCharType="begin"/>
        </w:r>
        <w:r w:rsidR="0026070C" w:rsidDel="003D3E5F">
          <w:rPr>
            <w:noProof/>
            <w:webHidden/>
            <w:rtl/>
          </w:rPr>
          <w:delInstrText xml:space="preserve"> </w:delInstrText>
        </w:r>
        <w:r w:rsidR="0026070C" w:rsidDel="003D3E5F">
          <w:rPr>
            <w:noProof/>
            <w:webHidden/>
          </w:rPr>
          <w:delInstrText>PAGEREF</w:delInstrText>
        </w:r>
        <w:r w:rsidR="0026070C" w:rsidDel="003D3E5F">
          <w:rPr>
            <w:noProof/>
            <w:webHidden/>
            <w:rtl/>
          </w:rPr>
          <w:delInstrText xml:space="preserve"> _</w:delInstrText>
        </w:r>
        <w:r w:rsidR="0026070C" w:rsidDel="003D3E5F">
          <w:rPr>
            <w:noProof/>
            <w:webHidden/>
          </w:rPr>
          <w:delInstrText>Toc475380990 \h</w:delInstrText>
        </w:r>
        <w:r w:rsidR="0026070C" w:rsidDel="003D3E5F">
          <w:rPr>
            <w:noProof/>
            <w:webHidden/>
            <w:rtl/>
          </w:rPr>
          <w:delInstrText xml:space="preserve"> </w:delInstrText>
        </w:r>
        <w:r w:rsidR="009A312C" w:rsidDel="003D3E5F">
          <w:rPr>
            <w:noProof/>
            <w:webHidden/>
            <w:rtl/>
          </w:rPr>
        </w:r>
        <w:r w:rsidR="009A312C" w:rsidDel="003D3E5F">
          <w:rPr>
            <w:noProof/>
            <w:webHidden/>
            <w:rtl/>
          </w:rPr>
          <w:fldChar w:fldCharType="separate"/>
        </w:r>
        <w:r w:rsidR="00DC600D" w:rsidDel="003D3E5F">
          <w:rPr>
            <w:noProof/>
            <w:webHidden/>
          </w:rPr>
          <w:delText>29</w:delText>
        </w:r>
        <w:r w:rsidR="009A312C" w:rsidDel="003D3E5F">
          <w:rPr>
            <w:noProof/>
            <w:webHidden/>
            <w:rtl/>
          </w:rPr>
          <w:fldChar w:fldCharType="end"/>
        </w:r>
        <w:r w:rsidDel="003D3E5F">
          <w:rPr>
            <w:noProof/>
          </w:rPr>
          <w:fldChar w:fldCharType="end"/>
        </w:r>
        <w:bookmarkStart w:id="1362" w:name="_Toc489124805"/>
        <w:bookmarkStart w:id="1363" w:name="_Toc489124934"/>
        <w:bookmarkStart w:id="1364" w:name="_Toc489129920"/>
        <w:bookmarkStart w:id="1365" w:name="_Toc489130050"/>
        <w:bookmarkStart w:id="1366" w:name="_Toc489130709"/>
        <w:bookmarkEnd w:id="1362"/>
        <w:bookmarkEnd w:id="1363"/>
        <w:bookmarkEnd w:id="1364"/>
        <w:bookmarkEnd w:id="1365"/>
        <w:bookmarkEnd w:id="1366"/>
      </w:del>
    </w:p>
    <w:p w14:paraId="541CDBC2" w14:textId="7E3B636C" w:rsidR="0026070C" w:rsidDel="003D3E5F" w:rsidRDefault="00937424" w:rsidP="00FB4C9F">
      <w:pPr>
        <w:rPr>
          <w:del w:id="1367" w:author="Shy Alon" w:date="2017-07-21T17:11:00Z"/>
          <w:noProof/>
          <w:rtl/>
        </w:rPr>
        <w:pPrChange w:id="1368" w:author="Shy Alon" w:date="2017-07-21T17:18:00Z">
          <w:pPr>
            <w:pStyle w:val="TableofFigures"/>
            <w:tabs>
              <w:tab w:val="right" w:leader="dot" w:pos="8296"/>
            </w:tabs>
          </w:pPr>
        </w:pPrChange>
      </w:pPr>
      <w:del w:id="1369" w:author="Shy Alon" w:date="2017-07-21T17:11:00Z">
        <w:r w:rsidDel="003D3E5F">
          <w:fldChar w:fldCharType="begin"/>
        </w:r>
        <w:r w:rsidDel="003D3E5F">
          <w:delInstrText xml:space="preserve"> HYPERLINK \l "_Toc475380991" </w:delInstrText>
        </w:r>
        <w:r w:rsidDel="003D3E5F">
          <w:fldChar w:fldCharType="separate"/>
        </w:r>
        <w:r w:rsidR="0026070C" w:rsidRPr="00815397" w:rsidDel="003D3E5F">
          <w:rPr>
            <w:rStyle w:val="Hyperlink"/>
            <w:noProof/>
          </w:rPr>
          <w:delText>Table 7: RANSAC derived models for different PV properties.</w:delText>
        </w:r>
        <w:r w:rsidR="0026070C" w:rsidDel="003D3E5F">
          <w:rPr>
            <w:noProof/>
            <w:webHidden/>
            <w:rtl/>
          </w:rPr>
          <w:tab/>
        </w:r>
        <w:r w:rsidR="009A312C" w:rsidDel="003D3E5F">
          <w:rPr>
            <w:noProof/>
            <w:webHidden/>
            <w:rtl/>
          </w:rPr>
          <w:fldChar w:fldCharType="begin"/>
        </w:r>
        <w:r w:rsidR="0026070C" w:rsidDel="003D3E5F">
          <w:rPr>
            <w:noProof/>
            <w:webHidden/>
            <w:rtl/>
          </w:rPr>
          <w:delInstrText xml:space="preserve"> </w:delInstrText>
        </w:r>
        <w:r w:rsidR="0026070C" w:rsidDel="003D3E5F">
          <w:rPr>
            <w:noProof/>
            <w:webHidden/>
          </w:rPr>
          <w:delInstrText>PAGEREF</w:delInstrText>
        </w:r>
        <w:r w:rsidR="0026070C" w:rsidDel="003D3E5F">
          <w:rPr>
            <w:noProof/>
            <w:webHidden/>
            <w:rtl/>
          </w:rPr>
          <w:delInstrText xml:space="preserve"> _</w:delInstrText>
        </w:r>
        <w:r w:rsidR="0026070C" w:rsidDel="003D3E5F">
          <w:rPr>
            <w:noProof/>
            <w:webHidden/>
          </w:rPr>
          <w:delInstrText>Toc475380991 \h</w:delInstrText>
        </w:r>
        <w:r w:rsidR="0026070C" w:rsidDel="003D3E5F">
          <w:rPr>
            <w:noProof/>
            <w:webHidden/>
            <w:rtl/>
          </w:rPr>
          <w:delInstrText xml:space="preserve"> </w:delInstrText>
        </w:r>
        <w:r w:rsidR="009A312C" w:rsidDel="003D3E5F">
          <w:rPr>
            <w:noProof/>
            <w:webHidden/>
            <w:rtl/>
          </w:rPr>
        </w:r>
        <w:r w:rsidR="009A312C" w:rsidDel="003D3E5F">
          <w:rPr>
            <w:noProof/>
            <w:webHidden/>
            <w:rtl/>
          </w:rPr>
          <w:fldChar w:fldCharType="separate"/>
        </w:r>
        <w:r w:rsidR="00DC600D" w:rsidDel="003D3E5F">
          <w:rPr>
            <w:noProof/>
            <w:webHidden/>
          </w:rPr>
          <w:delText>29</w:delText>
        </w:r>
        <w:r w:rsidR="009A312C" w:rsidDel="003D3E5F">
          <w:rPr>
            <w:noProof/>
            <w:webHidden/>
            <w:rtl/>
          </w:rPr>
          <w:fldChar w:fldCharType="end"/>
        </w:r>
        <w:r w:rsidDel="003D3E5F">
          <w:rPr>
            <w:noProof/>
          </w:rPr>
          <w:fldChar w:fldCharType="end"/>
        </w:r>
        <w:bookmarkStart w:id="1370" w:name="_Toc489124806"/>
        <w:bookmarkStart w:id="1371" w:name="_Toc489124935"/>
        <w:bookmarkStart w:id="1372" w:name="_Toc489129921"/>
        <w:bookmarkStart w:id="1373" w:name="_Toc489130051"/>
        <w:bookmarkStart w:id="1374" w:name="_Toc489130710"/>
        <w:bookmarkEnd w:id="1370"/>
        <w:bookmarkEnd w:id="1371"/>
        <w:bookmarkEnd w:id="1372"/>
        <w:bookmarkEnd w:id="1373"/>
        <w:bookmarkEnd w:id="1374"/>
      </w:del>
    </w:p>
    <w:p w14:paraId="722778C4" w14:textId="482581B8" w:rsidR="0026070C" w:rsidDel="003D3E5F" w:rsidRDefault="00937424" w:rsidP="00FB4C9F">
      <w:pPr>
        <w:rPr>
          <w:del w:id="1375" w:author="Shy Alon" w:date="2017-07-21T17:11:00Z"/>
          <w:noProof/>
          <w:rtl/>
        </w:rPr>
        <w:pPrChange w:id="1376" w:author="Shy Alon" w:date="2017-07-21T17:18:00Z">
          <w:pPr>
            <w:pStyle w:val="TableofFigures"/>
            <w:tabs>
              <w:tab w:val="right" w:leader="dot" w:pos="8296"/>
            </w:tabs>
          </w:pPr>
        </w:pPrChange>
      </w:pPr>
      <w:del w:id="1377" w:author="Shy Alon" w:date="2017-07-21T17:11:00Z">
        <w:r w:rsidDel="003D3E5F">
          <w:fldChar w:fldCharType="begin"/>
        </w:r>
        <w:r w:rsidDel="003D3E5F">
          <w:delInstrText xml:space="preserve"> HYPERLINK \l "_Toc475380992" </w:delInstrText>
        </w:r>
        <w:r w:rsidDel="003D3E5F">
          <w:fldChar w:fldCharType="separate"/>
        </w:r>
        <w:r w:rsidR="0026070C" w:rsidRPr="00815397" w:rsidDel="003D3E5F">
          <w:rPr>
            <w:rStyle w:val="Hyperlink"/>
            <w:noProof/>
          </w:rPr>
          <w:delText xml:space="preserve">Table 8: Featured selected for the </w:delText>
        </w:r>
        <m:oMath>
          <m:r>
            <w:rPr>
              <w:rStyle w:val="Hyperlink"/>
              <w:rFonts w:ascii="Cambria Math" w:hAnsi="Cambria Math"/>
              <w:noProof/>
            </w:rPr>
            <m:t>TiO</m:t>
          </m:r>
          <m:r>
            <w:rPr>
              <w:rStyle w:val="Hyperlink"/>
              <w:rFonts w:ascii="Cambria Math"/>
              <w:noProof/>
            </w:rPr>
            <m:t>2|</m:t>
          </m:r>
          <m:r>
            <w:rPr>
              <w:rStyle w:val="Hyperlink"/>
              <w:rFonts w:ascii="Cambria Math" w:hAnsi="Cambria Math"/>
              <w:noProof/>
            </w:rPr>
            <m:t>Cu</m:t>
          </m:r>
          <m:r>
            <w:rPr>
              <w:rStyle w:val="Hyperlink"/>
              <w:rFonts w:ascii="Cambria Math"/>
              <w:noProof/>
            </w:rPr>
            <m:t>2</m:t>
          </m:r>
          <m:r>
            <w:rPr>
              <w:rStyle w:val="Hyperlink"/>
              <w:rFonts w:ascii="Cambria Math" w:hAnsi="Cambria Math"/>
              <w:noProof/>
            </w:rPr>
            <m:t>O</m:t>
          </m:r>
        </m:oMath>
        <w:r w:rsidR="0026070C" w:rsidRPr="00815397" w:rsidDel="003D3E5F">
          <w:rPr>
            <w:rStyle w:val="Hyperlink"/>
            <w:noProof/>
          </w:rPr>
          <w:delText xml:space="preserve"> libraries by the various methods.</w:delText>
        </w:r>
        <w:r w:rsidR="0026070C" w:rsidDel="003D3E5F">
          <w:rPr>
            <w:noProof/>
            <w:webHidden/>
            <w:rtl/>
          </w:rPr>
          <w:tab/>
        </w:r>
        <w:r w:rsidR="009A312C" w:rsidDel="003D3E5F">
          <w:rPr>
            <w:noProof/>
            <w:webHidden/>
            <w:rtl/>
          </w:rPr>
          <w:fldChar w:fldCharType="begin"/>
        </w:r>
        <w:r w:rsidR="0026070C" w:rsidDel="003D3E5F">
          <w:rPr>
            <w:noProof/>
            <w:webHidden/>
            <w:rtl/>
          </w:rPr>
          <w:delInstrText xml:space="preserve"> </w:delInstrText>
        </w:r>
        <w:r w:rsidR="0026070C" w:rsidDel="003D3E5F">
          <w:rPr>
            <w:noProof/>
            <w:webHidden/>
          </w:rPr>
          <w:delInstrText>PAGEREF</w:delInstrText>
        </w:r>
        <w:r w:rsidR="0026070C" w:rsidDel="003D3E5F">
          <w:rPr>
            <w:noProof/>
            <w:webHidden/>
            <w:rtl/>
          </w:rPr>
          <w:delInstrText xml:space="preserve"> _</w:delInstrText>
        </w:r>
        <w:r w:rsidR="0026070C" w:rsidDel="003D3E5F">
          <w:rPr>
            <w:noProof/>
            <w:webHidden/>
          </w:rPr>
          <w:delInstrText>Toc475380992 \h</w:delInstrText>
        </w:r>
        <w:r w:rsidR="0026070C" w:rsidDel="003D3E5F">
          <w:rPr>
            <w:noProof/>
            <w:webHidden/>
            <w:rtl/>
          </w:rPr>
          <w:delInstrText xml:space="preserve"> </w:delInstrText>
        </w:r>
        <w:r w:rsidR="009A312C" w:rsidDel="003D3E5F">
          <w:rPr>
            <w:noProof/>
            <w:webHidden/>
            <w:rtl/>
          </w:rPr>
        </w:r>
        <w:r w:rsidR="009A312C" w:rsidDel="003D3E5F">
          <w:rPr>
            <w:noProof/>
            <w:webHidden/>
            <w:rtl/>
          </w:rPr>
          <w:fldChar w:fldCharType="separate"/>
        </w:r>
        <w:r w:rsidR="00DC600D" w:rsidDel="003D3E5F">
          <w:rPr>
            <w:noProof/>
            <w:webHidden/>
          </w:rPr>
          <w:delText>31</w:delText>
        </w:r>
        <w:r w:rsidR="009A312C" w:rsidDel="003D3E5F">
          <w:rPr>
            <w:noProof/>
            <w:webHidden/>
            <w:rtl/>
          </w:rPr>
          <w:fldChar w:fldCharType="end"/>
        </w:r>
        <w:r w:rsidDel="003D3E5F">
          <w:rPr>
            <w:noProof/>
          </w:rPr>
          <w:fldChar w:fldCharType="end"/>
        </w:r>
        <w:bookmarkStart w:id="1378" w:name="_Toc489124807"/>
        <w:bookmarkStart w:id="1379" w:name="_Toc489124936"/>
        <w:bookmarkStart w:id="1380" w:name="_Toc489129922"/>
        <w:bookmarkStart w:id="1381" w:name="_Toc489130052"/>
        <w:bookmarkStart w:id="1382" w:name="_Toc489130711"/>
        <w:bookmarkEnd w:id="1378"/>
        <w:bookmarkEnd w:id="1379"/>
        <w:bookmarkEnd w:id="1380"/>
        <w:bookmarkEnd w:id="1381"/>
        <w:bookmarkEnd w:id="1382"/>
      </w:del>
    </w:p>
    <w:p w14:paraId="6F50E87E" w14:textId="61EE4D34" w:rsidR="001145ED" w:rsidRPr="001145ED" w:rsidDel="00FB4C9F" w:rsidRDefault="009A312C" w:rsidP="00FB4C9F">
      <w:pPr>
        <w:rPr>
          <w:del w:id="1383" w:author="Shy Alon" w:date="2017-07-21T17:28:00Z"/>
        </w:rPr>
        <w:pPrChange w:id="1384" w:author="Shy Alon" w:date="2017-07-21T17:18:00Z">
          <w:pPr>
            <w:pStyle w:val="paragraph"/>
          </w:pPr>
        </w:pPrChange>
      </w:pPr>
      <w:del w:id="1385" w:author="Shy Alon" w:date="2017-07-21T17:11:00Z">
        <w:r w:rsidDel="003D3E5F">
          <w:fldChar w:fldCharType="end"/>
        </w:r>
      </w:del>
      <w:bookmarkStart w:id="1386" w:name="_Toc489124808"/>
      <w:bookmarkStart w:id="1387" w:name="_Toc489124937"/>
      <w:bookmarkStart w:id="1388" w:name="_Toc489129923"/>
      <w:bookmarkStart w:id="1389" w:name="_Toc489130053"/>
      <w:bookmarkStart w:id="1390" w:name="_Toc489130712"/>
      <w:bookmarkEnd w:id="1386"/>
      <w:bookmarkEnd w:id="1387"/>
      <w:bookmarkEnd w:id="1388"/>
      <w:bookmarkEnd w:id="1389"/>
      <w:bookmarkEnd w:id="1390"/>
    </w:p>
    <w:p w14:paraId="0DF41C31" w14:textId="0AC1D640" w:rsidR="00B01819" w:rsidDel="001C0A2A" w:rsidRDefault="00B01819" w:rsidP="00AF1BA7">
      <w:pPr>
        <w:spacing w:line="276" w:lineRule="auto"/>
        <w:rPr>
          <w:del w:id="1391" w:author="Shy Alon" w:date="2017-07-21T16:59:00Z"/>
          <w:rFonts w:ascii="Palatino Linotype" w:hAnsi="Palatino Linotype"/>
          <w:b/>
          <w:bCs/>
          <w:sz w:val="28"/>
          <w:szCs w:val="28"/>
          <w:lang w:val="en-GB" w:eastAsia="de-AT" w:bidi="ar-SA"/>
        </w:rPr>
      </w:pPr>
      <w:del w:id="1392" w:author="Shy Alon" w:date="2017-07-21T16:59:00Z">
        <w:r w:rsidDel="001C0A2A">
          <w:br w:type="page"/>
        </w:r>
      </w:del>
    </w:p>
    <w:p w14:paraId="68EA455C" w14:textId="23CF2644" w:rsidR="00F809DB" w:rsidRPr="009B1370" w:rsidDel="001C0A2A" w:rsidRDefault="00F809DB" w:rsidP="009B1370">
      <w:pPr>
        <w:pStyle w:val="Heading1"/>
        <w:rPr>
          <w:del w:id="1393" w:author="Shy Alon" w:date="2017-07-21T16:59:00Z"/>
        </w:rPr>
      </w:pPr>
      <w:del w:id="1394" w:author="Shy Alon" w:date="2017-07-21T16:59:00Z">
        <w:r w:rsidRPr="009B1370" w:rsidDel="001C0A2A">
          <w:delText xml:space="preserve">Abstract </w:delText>
        </w:r>
        <w:bookmarkStart w:id="1395" w:name="_Toc489124809"/>
        <w:bookmarkStart w:id="1396" w:name="_Toc489124938"/>
        <w:bookmarkStart w:id="1397" w:name="_Toc489129924"/>
        <w:bookmarkStart w:id="1398" w:name="_Toc489130054"/>
        <w:bookmarkStart w:id="1399" w:name="_Toc489130713"/>
        <w:bookmarkEnd w:id="1395"/>
        <w:bookmarkEnd w:id="1396"/>
        <w:bookmarkEnd w:id="1397"/>
        <w:bookmarkEnd w:id="1398"/>
        <w:bookmarkEnd w:id="1399"/>
      </w:del>
    </w:p>
    <w:p w14:paraId="3D382211" w14:textId="4039F183" w:rsidR="00254202" w:rsidRPr="00932E5B" w:rsidDel="001C0A2A" w:rsidRDefault="00725E06" w:rsidP="00FB69D7">
      <w:pPr>
        <w:rPr>
          <w:del w:id="1400" w:author="Shy Alon" w:date="2017-07-21T16:59:00Z"/>
        </w:rPr>
      </w:pPr>
      <w:moveFromRangeStart w:id="1401" w:author="Shy Alon" w:date="2017-07-21T17:00:00Z" w:name="move488419742"/>
      <w:moveFrom w:id="1402" w:author="Shy Alon" w:date="2017-07-21T17:00:00Z">
        <w:r w:rsidDel="001C0A2A">
          <w:t xml:space="preserve">This paper presents the development of </w:t>
        </w:r>
        <w:r w:rsidR="00A55DF3" w:rsidDel="001C0A2A">
          <w:t xml:space="preserve">a pharmaceutical research decision </w:t>
        </w:r>
        <w:r w:rsidR="00FB69D7" w:rsidDel="001C0A2A">
          <w:t>support</w:t>
        </w:r>
        <w:r w:rsidR="00A55DF3" w:rsidDel="001C0A2A">
          <w:t xml:space="preserve"> system for </w:t>
        </w:r>
        <w:r w:rsidR="00DF2D27" w:rsidDel="001C0A2A">
          <w:t>winnowing</w:t>
        </w:r>
        <w:r w:rsidR="00A55DF3" w:rsidDel="001C0A2A">
          <w:t xml:space="preserve"> </w:t>
        </w:r>
        <w:r w:rsidR="00DF2D27" w:rsidDel="001C0A2A">
          <w:t xml:space="preserve">thousands of </w:t>
        </w:r>
        <w:r w:rsidR="00636A26" w:rsidDel="001C0A2A">
          <w:t>candidate molecular compounds</w:t>
        </w:r>
        <w:r w:rsidR="00BB5C21" w:rsidDel="001C0A2A">
          <w:t xml:space="preserve">. This work presents the problem analysis, the method definition and the </w:t>
        </w:r>
        <w:r w:rsidR="00932E5B" w:rsidDel="001C0A2A">
          <w:t>development of an innovative clustering algor</w:t>
        </w:r>
        <w:r w:rsidR="00636A26" w:rsidDel="001C0A2A">
          <w:t xml:space="preserve">ithm focused on grouping molecular compounds with similar underlying </w:t>
        </w:r>
        <w:r w:rsidR="00932E5B" w:rsidDel="001C0A2A">
          <w:t xml:space="preserve">nature. The results are validated using multiple </w:t>
        </w:r>
        <w:r w:rsidR="00636A26" w:rsidDel="001C0A2A">
          <w:t>drug analysis</w:t>
        </w:r>
        <w:r w:rsidR="00932E5B" w:rsidDel="001C0A2A">
          <w:t xml:space="preserve"> datasets and other datasets with similar characteristics.</w:t>
        </w:r>
      </w:moveFrom>
      <w:moveFromRangeEnd w:id="1401"/>
      <w:del w:id="1403" w:author="Shy Alon" w:date="2017-07-21T16:59:00Z">
        <w:r w:rsidR="00254202" w:rsidDel="001C0A2A">
          <w:br w:type="page"/>
        </w:r>
        <w:bookmarkStart w:id="1404" w:name="_Toc489124810"/>
        <w:bookmarkStart w:id="1405" w:name="_Toc489124939"/>
        <w:bookmarkStart w:id="1406" w:name="_Toc489129925"/>
        <w:bookmarkStart w:id="1407" w:name="_Toc489130055"/>
        <w:bookmarkStart w:id="1408" w:name="_Toc489130714"/>
        <w:bookmarkEnd w:id="1404"/>
        <w:bookmarkEnd w:id="1405"/>
        <w:bookmarkEnd w:id="1406"/>
        <w:bookmarkEnd w:id="1407"/>
        <w:bookmarkEnd w:id="1408"/>
      </w:del>
    </w:p>
    <w:p w14:paraId="2D7FAE2F" w14:textId="5FBD77F3" w:rsidR="00165CF4" w:rsidRDefault="00A822B3" w:rsidP="00E2688D">
      <w:pPr>
        <w:pStyle w:val="Heading1"/>
        <w:numPr>
          <w:ilvl w:val="0"/>
          <w:numId w:val="58"/>
        </w:numPr>
        <w:rPr>
          <w:ins w:id="1409" w:author="Shy Alon" w:date="2017-07-21T17:33:00Z"/>
        </w:rPr>
        <w:pPrChange w:id="1410" w:author="Shy Alon" w:date="2017-07-21T22:16:00Z">
          <w:pPr>
            <w:pStyle w:val="Heading1"/>
          </w:pPr>
        </w:pPrChange>
      </w:pPr>
      <w:bookmarkStart w:id="1411" w:name="_Toc488420173"/>
      <w:del w:id="1412" w:author="Shy Alon" w:date="2017-07-21T22:16:00Z">
        <w:r w:rsidDel="00E2688D">
          <w:delText>1</w:delText>
        </w:r>
        <w:r w:rsidR="00E369F0" w:rsidDel="00E2688D">
          <w:delText xml:space="preserve">. </w:delText>
        </w:r>
      </w:del>
      <w:del w:id="1413" w:author="Shy Alon" w:date="2017-07-16T22:13:00Z">
        <w:r w:rsidR="003102B7" w:rsidRPr="008170D4" w:rsidDel="00937424">
          <w:delText xml:space="preserve">Introduction </w:delText>
        </w:r>
      </w:del>
      <w:bookmarkStart w:id="1414" w:name="_Toc489130715"/>
      <w:bookmarkEnd w:id="2"/>
      <w:bookmarkEnd w:id="1411"/>
      <w:ins w:id="1415" w:author="Shy Alon" w:date="2017-07-21T17:30:00Z">
        <w:r w:rsidR="00144BDE">
          <w:t>Introduction</w:t>
        </w:r>
      </w:ins>
      <w:bookmarkEnd w:id="1414"/>
      <w:ins w:id="1416" w:author="Shy Alon" w:date="2017-07-16T22:13:00Z">
        <w:r w:rsidR="00937424" w:rsidRPr="008170D4">
          <w:t xml:space="preserve"> </w:t>
        </w:r>
      </w:ins>
    </w:p>
    <w:p w14:paraId="17D60DE9" w14:textId="75917264" w:rsidR="00D10D1B" w:rsidRPr="00D10D1B" w:rsidRDefault="00D10D1B" w:rsidP="00D10D1B">
      <w:pPr>
        <w:pStyle w:val="Heading2"/>
        <w:numPr>
          <w:ilvl w:val="1"/>
          <w:numId w:val="58"/>
        </w:numPr>
        <w:rPr>
          <w:ins w:id="1417" w:author="Shy Alon" w:date="2017-07-21T17:33:00Z"/>
          <w:rPrChange w:id="1418" w:author="Shy Alon" w:date="2017-07-21T17:33:00Z">
            <w:rPr>
              <w:ins w:id="1419" w:author="Shy Alon" w:date="2017-07-21T17:33:00Z"/>
            </w:rPr>
          </w:rPrChange>
        </w:rPr>
        <w:pPrChange w:id="1420" w:author="Shy Alon" w:date="2017-07-21T17:33:00Z">
          <w:pPr>
            <w:pStyle w:val="Heading2"/>
          </w:pPr>
        </w:pPrChange>
      </w:pPr>
      <w:bookmarkStart w:id="1421" w:name="_Toc489130716"/>
      <w:ins w:id="1422" w:author="Shy Alon" w:date="2017-07-21T17:34:00Z">
        <w:r>
          <w:t>Motivation</w:t>
        </w:r>
      </w:ins>
      <w:bookmarkEnd w:id="1421"/>
    </w:p>
    <w:p w14:paraId="7D5990FD" w14:textId="4BFE5D64" w:rsidR="00D10D1B" w:rsidRPr="00D10D1B" w:rsidDel="00D10D1B" w:rsidRDefault="00D10D1B" w:rsidP="00D10D1B">
      <w:pPr>
        <w:rPr>
          <w:del w:id="1423" w:author="Shy Alon" w:date="2017-07-21T17:36:00Z"/>
          <w:rPrChange w:id="1424" w:author="Shy Alon" w:date="2017-07-21T17:33:00Z">
            <w:rPr>
              <w:del w:id="1425" w:author="Shy Alon" w:date="2017-07-21T17:36:00Z"/>
            </w:rPr>
          </w:rPrChange>
        </w:rPr>
        <w:pPrChange w:id="1426" w:author="Shy Alon" w:date="2017-07-21T17:33:00Z">
          <w:pPr>
            <w:pStyle w:val="Heading1"/>
          </w:pPr>
        </w:pPrChange>
      </w:pPr>
    </w:p>
    <w:p w14:paraId="164A09E8" w14:textId="3BFC84C7" w:rsidR="00D57C27" w:rsidRPr="00946890" w:rsidDel="00D10D1B" w:rsidRDefault="00A822B3" w:rsidP="00D10D1B">
      <w:pPr>
        <w:pStyle w:val="Heading2"/>
        <w:numPr>
          <w:ilvl w:val="1"/>
          <w:numId w:val="58"/>
        </w:numPr>
        <w:rPr>
          <w:del w:id="1427" w:author="Shy Alon" w:date="2017-07-21T17:36:00Z"/>
        </w:rPr>
        <w:pPrChange w:id="1428" w:author="Shy Alon" w:date="2017-07-21T17:34:00Z">
          <w:pPr>
            <w:pStyle w:val="Heading2"/>
          </w:pPr>
        </w:pPrChange>
      </w:pPr>
      <w:bookmarkStart w:id="1429" w:name="_Toc488420174"/>
      <w:del w:id="1430" w:author="Shy Alon" w:date="2017-07-21T17:34:00Z">
        <w:r w:rsidDel="00D10D1B">
          <w:delText>1</w:delText>
        </w:r>
        <w:r w:rsidR="00912597" w:rsidDel="00D10D1B">
          <w:delText xml:space="preserve">.1. </w:delText>
        </w:r>
      </w:del>
      <w:del w:id="1431" w:author="Shy Alon" w:date="2017-07-16T22:15:00Z">
        <w:r w:rsidR="004C3556" w:rsidDel="00BC2437">
          <w:delText>The</w:delText>
        </w:r>
        <w:r w:rsidR="004C3556" w:rsidRPr="001B6BD6" w:rsidDel="00BC2437">
          <w:delText xml:space="preserve"> need for </w:delText>
        </w:r>
        <w:r w:rsidR="001B6BD6" w:rsidDel="00BC2437">
          <w:delText>Decision Support System for</w:delText>
        </w:r>
        <w:r w:rsidR="001B6BD6" w:rsidRPr="001B6BD6" w:rsidDel="00BC2437">
          <w:delText xml:space="preserve"> </w:delText>
        </w:r>
        <w:r w:rsidR="00FB69D7" w:rsidDel="00BC2437">
          <w:delText>Drug Development First Phase</w:delText>
        </w:r>
      </w:del>
      <w:bookmarkEnd w:id="1429"/>
    </w:p>
    <w:p w14:paraId="7A922F09" w14:textId="668B6E02" w:rsidR="00FB69D7" w:rsidRDefault="0069137B" w:rsidP="00257F4F">
      <w:r>
        <w:t xml:space="preserve">The process of bringing a new drug to market </w:t>
      </w:r>
      <w:r w:rsidR="00535843">
        <w:t xml:space="preserve">(as described in </w:t>
      </w:r>
      <w:r w:rsidR="00124DA0">
        <w:t>figure</w:t>
      </w:r>
      <w:r w:rsidR="00535843">
        <w:t xml:space="preserve"> </w:t>
      </w:r>
      <w:del w:id="1432" w:author="Abraham Yosipof" w:date="2017-06-06T09:03:00Z">
        <w:r w:rsidR="00535843" w:rsidDel="00257F4F">
          <w:delText>one</w:delText>
        </w:r>
      </w:del>
      <w:ins w:id="1433" w:author="Abraham Yosipof" w:date="2017-06-06T09:03:00Z">
        <w:r w:rsidR="00257F4F">
          <w:t>1</w:t>
        </w:r>
      </w:ins>
      <w:r w:rsidR="00535843">
        <w:t xml:space="preserve">) </w:t>
      </w:r>
      <w:r>
        <w:t>is long and expensive one by all accounts with costs estimated by non-pharma market members in hundreds of millions of US dollars and reported by pharma market members as high as one billion US dollars</w:t>
      </w:r>
      <w:r w:rsidR="00C84B90">
        <w:t xml:space="preserve"> </w:t>
      </w:r>
      <w:r w:rsidR="00D94076">
        <w:t>[</w:t>
      </w:r>
      <w:r w:rsidR="00422009">
        <w:fldChar w:fldCharType="begin"/>
      </w:r>
      <w:r w:rsidR="00422009">
        <w:instrText xml:space="preserve"> REF _Ref483040638 \r \h </w:instrText>
      </w:r>
      <w:r w:rsidR="00422009">
        <w:fldChar w:fldCharType="separate"/>
      </w:r>
      <w:r w:rsidR="00422009">
        <w:rPr>
          <w:cs/>
        </w:rPr>
        <w:t>‎</w:t>
      </w:r>
      <w:r w:rsidR="00422009">
        <w:t>1</w:t>
      </w:r>
      <w:r w:rsidR="00422009">
        <w:fldChar w:fldCharType="end"/>
      </w:r>
      <w:r w:rsidR="00D94076">
        <w:t>]</w:t>
      </w:r>
      <w:r w:rsidR="00535843">
        <w:t>.</w:t>
      </w:r>
    </w:p>
    <w:p w14:paraId="4EFA8D78" w14:textId="21BA84AD" w:rsidR="001D74BA" w:rsidRDefault="00197676" w:rsidP="00C7482A">
      <w:r w:rsidRPr="00197676">
        <w:rPr>
          <w:noProof/>
        </w:rPr>
        <w:drawing>
          <wp:inline distT="0" distB="0" distL="0" distR="0" wp14:anchorId="380102CC" wp14:editId="44E8C5DB">
            <wp:extent cx="4280535" cy="2495973"/>
            <wp:effectExtent l="0" t="0" r="329565" b="3238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bookmarkStart w:id="1434" w:name="_GoBack"/>
      <w:bookmarkEnd w:id="1434"/>
    </w:p>
    <w:p w14:paraId="75CA5DE8" w14:textId="5100F3E0" w:rsidR="00F71172" w:rsidRDefault="001D74BA" w:rsidP="009038F0">
      <w:pPr>
        <w:pStyle w:val="Caption"/>
        <w:jc w:val="center"/>
        <w:rPr>
          <w:ins w:id="1435" w:author="Shy Alon" w:date="2017-07-04T21:14:00Z"/>
        </w:rPr>
      </w:pPr>
      <w:bookmarkStart w:id="1436" w:name="_Toc489130949"/>
      <w:commentRangeStart w:id="1437"/>
      <w:r>
        <w:t xml:space="preserve">Figure </w:t>
      </w:r>
      <w:r w:rsidR="00937424">
        <w:fldChar w:fldCharType="begin"/>
      </w:r>
      <w:r w:rsidR="00937424">
        <w:instrText xml:space="preserve"> SEQ Figure \* ARABIC </w:instrText>
      </w:r>
      <w:r w:rsidR="00937424">
        <w:fldChar w:fldCharType="separate"/>
      </w:r>
      <w:r w:rsidR="004B6266">
        <w:rPr>
          <w:noProof/>
        </w:rPr>
        <w:t>1</w:t>
      </w:r>
      <w:r w:rsidR="00937424">
        <w:rPr>
          <w:noProof/>
        </w:rPr>
        <w:fldChar w:fldCharType="end"/>
      </w:r>
      <w:r>
        <w:t xml:space="preserve"> Pharma </w:t>
      </w:r>
      <w:r w:rsidR="009038F0">
        <w:t>Compound</w:t>
      </w:r>
      <w:r>
        <w:t xml:space="preserve"> Funnel</w:t>
      </w:r>
      <w:commentRangeEnd w:id="1437"/>
      <w:r w:rsidR="00916194">
        <w:rPr>
          <w:rStyle w:val="CommentReference"/>
          <w:rFonts w:asciiTheme="majorBidi" w:eastAsiaTheme="minorHAnsi" w:hAnsiTheme="majorBidi" w:cstheme="majorBidi"/>
          <w:b w:val="0"/>
          <w:bCs w:val="0"/>
        </w:rPr>
        <w:commentReference w:id="1437"/>
      </w:r>
      <w:bookmarkEnd w:id="1436"/>
    </w:p>
    <w:p w14:paraId="3DF20EB5" w14:textId="09D26A16" w:rsidR="000B490F" w:rsidRDefault="00016383">
      <w:pPr>
        <w:rPr>
          <w:ins w:id="1438" w:author="Shy Alon" w:date="2017-07-04T21:18:00Z"/>
        </w:rPr>
        <w:pPrChange w:id="1439" w:author="Shy Alon" w:date="2017-07-04T21:17:00Z">
          <w:pPr>
            <w:pStyle w:val="Caption"/>
            <w:jc w:val="center"/>
          </w:pPr>
        </w:pPrChange>
      </w:pPr>
      <w:ins w:id="1440" w:author="Shy Alon" w:date="2017-07-04T21:17:00Z">
        <w:r>
          <w:t xml:space="preserve">According to the U.S. food </w:t>
        </w:r>
      </w:ins>
      <w:ins w:id="1441" w:author="Shy Alon" w:date="2017-07-04T21:18:00Z">
        <w:r>
          <w:t>and</w:t>
        </w:r>
      </w:ins>
      <w:ins w:id="1442" w:author="Shy Alon" w:date="2017-07-04T21:17:00Z">
        <w:r>
          <w:t xml:space="preserve"> drug administration (FDA) before a new drug hits the market there are </w:t>
        </w:r>
      </w:ins>
      <w:ins w:id="1443" w:author="Shy Alon" w:date="2017-07-04T21:18:00Z">
        <w:r>
          <w:t>4 required steps:</w:t>
        </w:r>
      </w:ins>
    </w:p>
    <w:p w14:paraId="6D509FBE" w14:textId="68F6B243" w:rsidR="00016383" w:rsidRDefault="00016383">
      <w:pPr>
        <w:pStyle w:val="ListParagraph"/>
        <w:numPr>
          <w:ilvl w:val="0"/>
          <w:numId w:val="44"/>
        </w:numPr>
        <w:ind w:left="426"/>
        <w:rPr>
          <w:ins w:id="1444" w:author="Shy Alon" w:date="2017-07-04T21:19:00Z"/>
        </w:rPr>
        <w:pPrChange w:id="1445" w:author="Shy Alon" w:date="2017-07-04T21:26:00Z">
          <w:pPr>
            <w:pStyle w:val="ListParagraph"/>
            <w:numPr>
              <w:numId w:val="44"/>
            </w:numPr>
            <w:ind w:hanging="360"/>
          </w:pPr>
        </w:pPrChange>
      </w:pPr>
      <w:ins w:id="1446" w:author="Shy Alon" w:date="2017-07-04T21:18:00Z">
        <w:r>
          <w:t>Discovery and development:</w:t>
        </w:r>
      </w:ins>
      <w:ins w:id="1447" w:author="Shy Alon" w:date="2017-07-04T21:19:00Z">
        <w:r>
          <w:t xml:space="preserve"> discover</w:t>
        </w:r>
      </w:ins>
      <w:ins w:id="1448" w:author="Shy Alon" w:date="2017-07-04T21:24:00Z">
        <w:r>
          <w:t>y of</w:t>
        </w:r>
      </w:ins>
      <w:ins w:id="1449" w:author="Shy Alon" w:date="2017-07-04T21:19:00Z">
        <w:r>
          <w:t xml:space="preserve"> new drugs through new insights into a disease process that allow researchers to design a product to stop or reverse the effects of the disease, </w:t>
        </w:r>
      </w:ins>
      <w:ins w:id="1450" w:author="Shy Alon" w:date="2017-07-04T21:25:00Z">
        <w:r w:rsidR="0058509D">
          <w:t>broad range of</w:t>
        </w:r>
      </w:ins>
      <w:ins w:id="1451" w:author="Shy Alon" w:date="2017-07-04T21:19:00Z">
        <w:r>
          <w:t xml:space="preserve"> tests of molecular compounds to find possible beneficial effects </w:t>
        </w:r>
      </w:ins>
      <w:ins w:id="1452" w:author="Shy Alon" w:date="2017-07-04T21:25:00Z">
        <w:r w:rsidR="0058509D">
          <w:t>for multiple</w:t>
        </w:r>
      </w:ins>
      <w:ins w:id="1453" w:author="Shy Alon" w:date="2017-07-04T21:19:00Z">
        <w:r>
          <w:t xml:space="preserve"> diseases</w:t>
        </w:r>
      </w:ins>
      <w:ins w:id="1454" w:author="Shy Alon" w:date="2017-07-04T21:26:00Z">
        <w:r w:rsidR="0058509D">
          <w:t xml:space="preserve"> or </w:t>
        </w:r>
      </w:ins>
      <w:ins w:id="1455" w:author="Shy Alon" w:date="2017-07-04T21:20:00Z">
        <w:r>
          <w:t>e</w:t>
        </w:r>
      </w:ins>
      <w:ins w:id="1456" w:author="Shy Alon" w:date="2017-07-04T21:19:00Z">
        <w:r>
          <w:t>xisting treatments that have unanticipated effects</w:t>
        </w:r>
      </w:ins>
      <w:ins w:id="1457" w:author="Shy Alon" w:date="2017-07-04T21:20:00Z">
        <w:r>
          <w:t xml:space="preserve"> or n</w:t>
        </w:r>
      </w:ins>
      <w:ins w:id="1458" w:author="Shy Alon" w:date="2017-07-04T21:19:00Z">
        <w:r>
          <w:t>ew technologies.</w:t>
        </w:r>
      </w:ins>
    </w:p>
    <w:p w14:paraId="683C9612" w14:textId="218D2BB7" w:rsidR="00016383" w:rsidRDefault="00016383">
      <w:pPr>
        <w:pStyle w:val="ListParagraph"/>
        <w:ind w:left="426"/>
        <w:rPr>
          <w:ins w:id="1459" w:author="Shy Alon" w:date="2017-07-04T21:31:00Z"/>
        </w:rPr>
        <w:pPrChange w:id="1460" w:author="Shy Alon" w:date="2017-07-04T21:30:00Z">
          <w:pPr>
            <w:pStyle w:val="Caption"/>
            <w:jc w:val="center"/>
          </w:pPr>
        </w:pPrChange>
      </w:pPr>
      <w:ins w:id="1461" w:author="Shy Alon" w:date="2017-07-04T21:19:00Z">
        <w:r>
          <w:t xml:space="preserve">At this stage in the process, </w:t>
        </w:r>
      </w:ins>
      <w:ins w:id="1462" w:author="Shy Alon" w:date="2017-07-04T21:26:00Z">
        <w:r w:rsidR="0058509D">
          <w:t xml:space="preserve">many </w:t>
        </w:r>
      </w:ins>
      <w:ins w:id="1463" w:author="Shy Alon" w:date="2017-07-04T21:19:00Z">
        <w:r>
          <w:t xml:space="preserve">thousands of compounds </w:t>
        </w:r>
      </w:ins>
      <w:ins w:id="1464" w:author="Shy Alon" w:date="2017-07-04T21:27:00Z">
        <w:r w:rsidR="0058509D">
          <w:t>are</w:t>
        </w:r>
      </w:ins>
      <w:ins w:id="1465" w:author="Shy Alon" w:date="2017-07-04T21:21:00Z">
        <w:r>
          <w:t xml:space="preserve"> </w:t>
        </w:r>
      </w:ins>
      <w:ins w:id="1466" w:author="Shy Alon" w:date="2017-07-04T21:27:00Z">
        <w:r w:rsidR="0058509D">
          <w:t xml:space="preserve">potentially </w:t>
        </w:r>
      </w:ins>
      <w:ins w:id="1467" w:author="Shy Alon" w:date="2017-07-04T21:19:00Z">
        <w:r>
          <w:t>candidates for development</w:t>
        </w:r>
        <w:r w:rsidR="0058509D">
          <w:t xml:space="preserve"> as a medical treatment. </w:t>
        </w:r>
      </w:ins>
      <w:ins w:id="1468" w:author="Shy Alon" w:date="2017-07-04T21:27:00Z">
        <w:r w:rsidR="0058509D">
          <w:t>E</w:t>
        </w:r>
      </w:ins>
      <w:ins w:id="1469" w:author="Shy Alon" w:date="2017-07-04T21:19:00Z">
        <w:r w:rsidR="0058509D">
          <w:t>arly testing</w:t>
        </w:r>
      </w:ins>
      <w:ins w:id="1470" w:author="Shy Alon" w:date="2017-07-04T21:28:00Z">
        <w:r w:rsidR="0058509D">
          <w:t xml:space="preserve"> </w:t>
        </w:r>
      </w:ins>
      <w:ins w:id="1471" w:author="Shy Alon" w:date="2017-07-04T21:27:00Z">
        <w:r w:rsidR="0058509D">
          <w:t>filters the candidates</w:t>
        </w:r>
      </w:ins>
      <w:ins w:id="1472" w:author="Shy Alon" w:date="2017-07-04T21:28:00Z">
        <w:r w:rsidR="0058509D">
          <w:t xml:space="preserve"> to </w:t>
        </w:r>
      </w:ins>
      <w:ins w:id="1473" w:author="Shy Alon" w:date="2017-07-04T21:19:00Z">
        <w:r>
          <w:t>a small number of compounds.</w:t>
        </w:r>
      </w:ins>
      <w:ins w:id="1474" w:author="Shy Alon" w:date="2017-07-04T21:21:00Z">
        <w:r>
          <w:t xml:space="preserve"> </w:t>
        </w:r>
      </w:ins>
      <w:ins w:id="1475" w:author="Shy Alon" w:date="2017-07-04T21:19:00Z">
        <w:r>
          <w:t xml:space="preserve">Once a promising compound </w:t>
        </w:r>
      </w:ins>
      <w:ins w:id="1476" w:author="Shy Alon" w:date="2017-07-04T21:28:00Z">
        <w:r w:rsidR="0058509D">
          <w:t xml:space="preserve">is identified </w:t>
        </w:r>
      </w:ins>
      <w:ins w:id="1477" w:author="Shy Alon" w:date="2017-07-04T21:19:00Z">
        <w:r>
          <w:t>experiments</w:t>
        </w:r>
      </w:ins>
      <w:ins w:id="1478" w:author="Shy Alon" w:date="2017-07-04T21:29:00Z">
        <w:r w:rsidR="0058509D">
          <w:t xml:space="preserve"> are conducted</w:t>
        </w:r>
      </w:ins>
      <w:ins w:id="1479" w:author="Shy Alon" w:date="2017-07-04T21:19:00Z">
        <w:r>
          <w:t xml:space="preserve"> to gather information on</w:t>
        </w:r>
      </w:ins>
      <w:ins w:id="1480" w:author="Shy Alon" w:date="2017-07-04T21:22:00Z">
        <w:r>
          <w:t xml:space="preserve"> how</w:t>
        </w:r>
      </w:ins>
      <w:ins w:id="1481" w:author="Shy Alon" w:date="2017-07-04T21:19:00Z">
        <w:r>
          <w:t xml:space="preserve"> it is absorbed, distributed, metabolized, and excreted</w:t>
        </w:r>
      </w:ins>
      <w:ins w:id="1482" w:author="Shy Alon" w:date="2017-07-04T21:22:00Z">
        <w:r>
          <w:t xml:space="preserve">; </w:t>
        </w:r>
      </w:ins>
      <w:ins w:id="1483" w:author="Shy Alon" w:date="2017-07-04T21:19:00Z">
        <w:r>
          <w:t>Its potential be</w:t>
        </w:r>
        <w:r w:rsidR="0058509D">
          <w:t>nefits</w:t>
        </w:r>
      </w:ins>
      <w:ins w:id="1484" w:author="Shy Alon" w:date="2017-07-04T21:29:00Z">
        <w:r w:rsidR="0058509D">
          <w:t xml:space="preserve">; </w:t>
        </w:r>
      </w:ins>
      <w:ins w:id="1485" w:author="Shy Alon" w:date="2017-07-04T21:22:00Z">
        <w:r>
          <w:t>t</w:t>
        </w:r>
      </w:ins>
      <w:ins w:id="1486" w:author="Shy Alon" w:date="2017-07-04T21:19:00Z">
        <w:r>
          <w:t>he best dosage</w:t>
        </w:r>
      </w:ins>
      <w:ins w:id="1487" w:author="Shy Alon" w:date="2017-07-04T21:22:00Z">
        <w:r>
          <w:t>; t</w:t>
        </w:r>
      </w:ins>
      <w:ins w:id="1488" w:author="Shy Alon" w:date="2017-07-04T21:19:00Z">
        <w:r>
          <w:t>he best way to give the drug (such as by mouth or injection)</w:t>
        </w:r>
      </w:ins>
      <w:ins w:id="1489" w:author="Shy Alon" w:date="2017-07-04T21:22:00Z">
        <w:r>
          <w:t>; s</w:t>
        </w:r>
      </w:ins>
      <w:ins w:id="1490" w:author="Shy Alon" w:date="2017-07-04T21:19:00Z">
        <w:r>
          <w:t>ide effects</w:t>
        </w:r>
      </w:ins>
      <w:ins w:id="1491" w:author="Shy Alon" w:date="2017-07-04T21:30:00Z">
        <w:r w:rsidR="0058509D">
          <w:t>;</w:t>
        </w:r>
      </w:ins>
      <w:ins w:id="1492" w:author="Shy Alon" w:date="2017-07-04T21:19:00Z">
        <w:r>
          <w:t xml:space="preserve"> </w:t>
        </w:r>
      </w:ins>
      <w:ins w:id="1493" w:author="Shy Alon" w:date="2017-07-04T21:30:00Z">
        <w:r w:rsidR="0058509D">
          <w:t xml:space="preserve">effects on </w:t>
        </w:r>
      </w:ins>
      <w:ins w:id="1494" w:author="Shy Alon" w:date="2017-07-04T21:19:00Z">
        <w:r>
          <w:t>different groups of people (such as by gender, race, or ethnicity)</w:t>
        </w:r>
      </w:ins>
      <w:ins w:id="1495" w:author="Shy Alon" w:date="2017-07-04T21:23:00Z">
        <w:r>
          <w:t xml:space="preserve">; </w:t>
        </w:r>
      </w:ins>
      <w:ins w:id="1496" w:author="Shy Alon" w:date="2017-07-04T21:19:00Z">
        <w:r w:rsidR="0058509D">
          <w:t>interact</w:t>
        </w:r>
      </w:ins>
      <w:ins w:id="1497" w:author="Shy Alon" w:date="2017-07-04T21:30:00Z">
        <w:r w:rsidR="0058509D">
          <w:t>ion</w:t>
        </w:r>
      </w:ins>
      <w:ins w:id="1498" w:author="Shy Alon" w:date="2017-07-04T21:19:00Z">
        <w:r>
          <w:t xml:space="preserve"> with other drugs and treatments</w:t>
        </w:r>
      </w:ins>
      <w:ins w:id="1499" w:author="Shy Alon" w:date="2017-07-04T21:23:00Z">
        <w:r>
          <w:t xml:space="preserve"> and i</w:t>
        </w:r>
      </w:ins>
      <w:ins w:id="1500" w:author="Shy Alon" w:date="2017-07-04T21:19:00Z">
        <w:r>
          <w:t>ts effectiveness as compared with similar drugs.</w:t>
        </w:r>
      </w:ins>
    </w:p>
    <w:p w14:paraId="3FD2C9D2" w14:textId="3B37510D" w:rsidR="0058509D" w:rsidRDefault="0058509D">
      <w:pPr>
        <w:pStyle w:val="ListParagraph"/>
        <w:numPr>
          <w:ilvl w:val="0"/>
          <w:numId w:val="44"/>
        </w:numPr>
        <w:ind w:left="426"/>
        <w:rPr>
          <w:ins w:id="1501" w:author="Shy Alon" w:date="2017-07-04T21:37:00Z"/>
        </w:rPr>
        <w:pPrChange w:id="1502" w:author="Shy Alon" w:date="2017-07-04T21:37:00Z">
          <w:pPr>
            <w:pStyle w:val="Caption"/>
            <w:jc w:val="center"/>
          </w:pPr>
        </w:pPrChange>
      </w:pPr>
      <w:ins w:id="1503" w:author="Shy Alon" w:date="2017-07-04T21:31:00Z">
        <w:r>
          <w:t>Preclinical Research: Before human trials</w:t>
        </w:r>
      </w:ins>
      <w:ins w:id="1504" w:author="Shy Alon" w:date="2017-07-04T21:32:00Z">
        <w:r>
          <w:t xml:space="preserve"> </w:t>
        </w:r>
      </w:ins>
      <w:ins w:id="1505" w:author="Shy Alon" w:date="2017-07-04T21:31:00Z">
        <w:r>
          <w:t xml:space="preserve">the </w:t>
        </w:r>
      </w:ins>
      <w:ins w:id="1506" w:author="Shy Alon" w:date="2017-07-04T21:32:00Z">
        <w:r>
          <w:t xml:space="preserve">compound’s toxicity must be </w:t>
        </w:r>
      </w:ins>
      <w:ins w:id="1507" w:author="Shy Alon" w:date="2017-07-04T21:33:00Z">
        <w:r>
          <w:t>ascertained using</w:t>
        </w:r>
      </w:ins>
      <w:ins w:id="1508" w:author="Shy Alon" w:date="2017-07-04T21:31:00Z">
        <w:r>
          <w:t xml:space="preserve"> two types of preclinical research</w:t>
        </w:r>
      </w:ins>
      <w:ins w:id="1509" w:author="Shy Alon" w:date="2017-07-04T21:34:00Z">
        <w:r>
          <w:t>:</w:t>
        </w:r>
      </w:ins>
      <w:ins w:id="1510" w:author="Shy Alon" w:date="2017-07-04T21:33:00Z">
        <w:r>
          <w:t xml:space="preserve"> i</w:t>
        </w:r>
      </w:ins>
      <w:ins w:id="1511" w:author="Shy Alon" w:date="2017-07-04T21:31:00Z">
        <w:r>
          <w:t xml:space="preserve">n </w:t>
        </w:r>
      </w:ins>
      <w:ins w:id="1512" w:author="Shy Alon" w:date="2017-07-04T21:34:00Z">
        <w:r>
          <w:t>v</w:t>
        </w:r>
      </w:ins>
      <w:ins w:id="1513" w:author="Shy Alon" w:date="2017-07-04T21:31:00Z">
        <w:r>
          <w:t>itro</w:t>
        </w:r>
      </w:ins>
      <w:ins w:id="1514" w:author="Shy Alon" w:date="2017-07-04T21:34:00Z">
        <w:r>
          <w:t xml:space="preserve"> (using </w:t>
        </w:r>
        <w:r w:rsidR="00B536D4">
          <w:t>controlled environment outside of a living organism) and in vivo (</w:t>
        </w:r>
      </w:ins>
      <w:ins w:id="1515" w:author="Shy Alon" w:date="2017-07-04T21:35:00Z">
        <w:r w:rsidR="00B536D4">
          <w:t>using living organisms such as cells and animals).</w:t>
        </w:r>
      </w:ins>
      <w:ins w:id="1516" w:author="Shy Alon" w:date="2017-07-04T21:36:00Z">
        <w:r w:rsidR="00B536D4">
          <w:t xml:space="preserve"> P</w:t>
        </w:r>
      </w:ins>
      <w:ins w:id="1517" w:author="Shy Alon" w:date="2017-07-04T21:31:00Z">
        <w:r>
          <w:t xml:space="preserve">reclinical studies </w:t>
        </w:r>
      </w:ins>
      <w:ins w:id="1518" w:author="Shy Alon" w:date="2017-07-04T21:37:00Z">
        <w:r w:rsidR="00B536D4">
          <w:t>are limited in scope but</w:t>
        </w:r>
      </w:ins>
      <w:ins w:id="1519" w:author="Shy Alon" w:date="2017-07-04T21:31:00Z">
        <w:r>
          <w:t xml:space="preserve"> must provide detailed informatio</w:t>
        </w:r>
        <w:r w:rsidR="00B536D4">
          <w:t>n on dosing and toxicity levels</w:t>
        </w:r>
      </w:ins>
      <w:ins w:id="1520" w:author="Shy Alon" w:date="2017-07-04T21:37:00Z">
        <w:r w:rsidR="00B536D4">
          <w:t xml:space="preserve">, leading to the decision </w:t>
        </w:r>
      </w:ins>
      <w:ins w:id="1521" w:author="Shy Alon" w:date="2017-07-04T21:31:00Z">
        <w:r>
          <w:t>whether the drug should be tested in people.</w:t>
        </w:r>
      </w:ins>
    </w:p>
    <w:p w14:paraId="542D2E52" w14:textId="4AAD9BC5" w:rsidR="00B536D4" w:rsidRDefault="00B536D4">
      <w:pPr>
        <w:pStyle w:val="ListParagraph"/>
        <w:numPr>
          <w:ilvl w:val="0"/>
          <w:numId w:val="44"/>
        </w:numPr>
        <w:ind w:left="426"/>
        <w:rPr>
          <w:ins w:id="1522" w:author="Shy Alon" w:date="2017-07-04T21:44:00Z"/>
        </w:rPr>
        <w:pPrChange w:id="1523" w:author="Shy Alon" w:date="2017-07-04T21:44:00Z">
          <w:pPr>
            <w:pStyle w:val="Caption"/>
            <w:jc w:val="center"/>
          </w:pPr>
        </w:pPrChange>
      </w:pPr>
      <w:ins w:id="1524" w:author="Shy Alon" w:date="2017-07-04T21:38:00Z">
        <w:r>
          <w:t>Clinical Research:</w:t>
        </w:r>
        <w:r w:rsidRPr="00B536D4">
          <w:t xml:space="preserve"> </w:t>
        </w:r>
      </w:ins>
      <w:ins w:id="1525" w:author="Shy Alon" w:date="2017-07-04T21:40:00Z">
        <w:r w:rsidR="00406795">
          <w:t>The</w:t>
        </w:r>
      </w:ins>
      <w:ins w:id="1526" w:author="Shy Alon" w:date="2017-07-04T21:38:00Z">
        <w:r w:rsidRPr="00B536D4">
          <w:t xml:space="preserve"> studies, or trials, that are </w:t>
        </w:r>
      </w:ins>
      <w:ins w:id="1527" w:author="Shy Alon" w:date="2017-07-04T21:42:00Z">
        <w:r w:rsidR="00406795">
          <w:t>conducted on</w:t>
        </w:r>
      </w:ins>
      <w:ins w:id="1528" w:author="Shy Alon" w:date="2017-07-04T21:38:00Z">
        <w:r w:rsidRPr="00B536D4">
          <w:t xml:space="preserve"> people. </w:t>
        </w:r>
      </w:ins>
      <w:ins w:id="1529" w:author="Shy Alon" w:date="2017-07-04T21:43:00Z">
        <w:r w:rsidR="00406795">
          <w:t>Clinical trials vary greatly on scales of risk and process</w:t>
        </w:r>
      </w:ins>
      <w:ins w:id="1530" w:author="Shy Alon" w:date="2017-07-04T21:44:00Z">
        <w:r w:rsidR="00406795">
          <w:t xml:space="preserve"> and </w:t>
        </w:r>
        <w:r w:rsidR="00406795" w:rsidRPr="00406795">
          <w:t>follow a typical series from early, small-scale, Phase 1 studies to late-stage, large scale, Phase 3 studies.</w:t>
        </w:r>
      </w:ins>
    </w:p>
    <w:p w14:paraId="013DBAC6" w14:textId="68BDFAA7" w:rsidR="00406795" w:rsidRDefault="00406795">
      <w:pPr>
        <w:pStyle w:val="ListParagraph"/>
        <w:numPr>
          <w:ilvl w:val="0"/>
          <w:numId w:val="44"/>
        </w:numPr>
        <w:ind w:left="426"/>
        <w:rPr>
          <w:ins w:id="1531" w:author="Shy Alon" w:date="2017-07-04T21:46:00Z"/>
        </w:rPr>
        <w:pPrChange w:id="1532" w:author="Shy Alon" w:date="2017-07-04T21:46:00Z">
          <w:pPr>
            <w:pStyle w:val="Caption"/>
            <w:jc w:val="center"/>
          </w:pPr>
        </w:pPrChange>
      </w:pPr>
      <w:ins w:id="1533" w:author="Shy Alon" w:date="2017-07-04T21:44:00Z">
        <w:r>
          <w:lastRenderedPageBreak/>
          <w:t xml:space="preserve">FDA Review: </w:t>
        </w:r>
      </w:ins>
      <w:ins w:id="1534" w:author="Shy Alon" w:date="2017-07-04T21:45:00Z">
        <w:r>
          <w:t xml:space="preserve">when a </w:t>
        </w:r>
        <w:r w:rsidRPr="00406795">
          <w:t xml:space="preserve">drug </w:t>
        </w:r>
        <w:r>
          <w:t>has indicated from</w:t>
        </w:r>
        <w:r w:rsidRPr="00406795">
          <w:t xml:space="preserve"> its early tests and preclinic</w:t>
        </w:r>
        <w:r>
          <w:t xml:space="preserve">al and clinical research that it </w:t>
        </w:r>
        <w:r w:rsidRPr="00406795">
          <w:t xml:space="preserve">is safe and effective for its intended use, the </w:t>
        </w:r>
        <w:r>
          <w:t>developer</w:t>
        </w:r>
        <w:r w:rsidRPr="00406795">
          <w:t xml:space="preserve"> can f</w:t>
        </w:r>
        <w:r>
          <w:t xml:space="preserve">ile an application to market </w:t>
        </w:r>
      </w:ins>
      <w:ins w:id="1535" w:author="Shy Alon" w:date="2017-07-04T21:46:00Z">
        <w:r>
          <w:t>it.</w:t>
        </w:r>
      </w:ins>
    </w:p>
    <w:p w14:paraId="5B45C337" w14:textId="04D8F225" w:rsidR="00406795" w:rsidDel="000E3F9F" w:rsidRDefault="00406795" w:rsidP="001C0A2A">
      <w:pPr>
        <w:rPr>
          <w:del w:id="1536" w:author="Shy Alon" w:date="2017-07-04T21:55:00Z"/>
        </w:rPr>
        <w:pPrChange w:id="1537" w:author="Shy Alon" w:date="2017-07-21T17:01:00Z">
          <w:pPr/>
        </w:pPrChange>
      </w:pPr>
    </w:p>
    <w:p w14:paraId="314B6DE8" w14:textId="3F352579" w:rsidR="000E3F9F" w:rsidRDefault="004866F5" w:rsidP="001C0A2A">
      <w:pPr>
        <w:rPr>
          <w:ins w:id="1538" w:author="Shy Alon" w:date="2017-07-04T22:00:00Z"/>
        </w:rPr>
        <w:pPrChange w:id="1539" w:author="Shy Alon" w:date="2017-07-21T17:01:00Z">
          <w:pPr>
            <w:pStyle w:val="Caption"/>
            <w:jc w:val="center"/>
          </w:pPr>
        </w:pPrChange>
      </w:pPr>
      <w:ins w:id="1540" w:author="Shy Alon" w:date="2017-07-04T21:57:00Z">
        <w:r>
          <w:t xml:space="preserve">According to PhRMA (a U.S. based biopharmaceutical research </w:t>
        </w:r>
      </w:ins>
      <w:ins w:id="1541" w:author="Shy Alon" w:date="2017-07-04T21:59:00Z">
        <w:r>
          <w:t>company’s</w:t>
        </w:r>
      </w:ins>
      <w:ins w:id="1542" w:author="Shy Alon" w:date="2017-07-04T21:57:00Z">
        <w:r>
          <w:t xml:space="preserve"> </w:t>
        </w:r>
      </w:ins>
      <w:ins w:id="1543" w:author="Shy Alon" w:date="2017-07-04T21:58:00Z">
        <w:r>
          <w:t>consortium</w:t>
        </w:r>
      </w:ins>
      <w:ins w:id="1544" w:author="Shy Alon" w:date="2017-07-04T21:57:00Z">
        <w:r>
          <w:t>)</w:t>
        </w:r>
      </w:ins>
      <w:ins w:id="1545" w:author="Shy Alon" w:date="2017-07-04T21:58:00Z">
        <w:r>
          <w:t xml:space="preserve"> the process for researching and developing new medicines </w:t>
        </w:r>
      </w:ins>
      <w:ins w:id="1546" w:author="Shy Alon" w:date="2017-07-04T21:59:00Z">
        <w:r>
          <w:t>keeps</w:t>
        </w:r>
      </w:ins>
      <w:ins w:id="1547" w:author="Shy Alon" w:date="2017-07-04T21:58:00Z">
        <w:r>
          <w:t xml:space="preserve"> growing in difficulty and length. On average, it takes at least ten years for a new medicine to complete the journey from initial discovery to the marketplace, with clinical trials alone taking six to seven years on average. The average cost to research and develop each successful drug is estimated to be $2.6 billion. This number incorporates </w:t>
        </w:r>
        <w:r w:rsidR="008536D9">
          <w:t>the cost</w:t>
        </w:r>
      </w:ins>
      <w:ins w:id="1548" w:author="Shy Alon" w:date="2017-07-04T22:00:00Z">
        <w:r w:rsidR="008536D9">
          <w:t xml:space="preserve"> (incurred by academic and governmental agencies)</w:t>
        </w:r>
      </w:ins>
      <w:ins w:id="1549" w:author="Shy Alon" w:date="2017-07-04T21:58:00Z">
        <w:r w:rsidR="008536D9">
          <w:t xml:space="preserve"> of failures</w:t>
        </w:r>
        <w:r>
          <w:t xml:space="preserve"> of the thousands and sometimes millions of compounds that may be screened</w:t>
        </w:r>
      </w:ins>
      <w:ins w:id="1550" w:author="Shy Alon" w:date="2017-07-04T21:59:00Z">
        <w:r>
          <w:t xml:space="preserve"> </w:t>
        </w:r>
      </w:ins>
      <w:ins w:id="1551" w:author="Shy Alon" w:date="2017-07-04T21:58:00Z">
        <w:r>
          <w:t>and assessed early in the R&amp;D process, only a few of which will ultimately receive approval. The overall probability of clinical success (the likelihood that a drug entering clinical testing will eventually be approved) is estimated to be less than 12%.</w:t>
        </w:r>
      </w:ins>
    </w:p>
    <w:p w14:paraId="7160BAFA" w14:textId="1DFC8240" w:rsidR="00B9189D" w:rsidDel="000E3F9F" w:rsidRDefault="00B9189D" w:rsidP="001C0A2A">
      <w:pPr>
        <w:rPr>
          <w:del w:id="1552" w:author="Shy Alon" w:date="2017-07-04T21:55:00Z"/>
        </w:rPr>
        <w:pPrChange w:id="1553" w:author="Shy Alon" w:date="2017-07-21T17:01:00Z">
          <w:pPr/>
        </w:pPrChange>
      </w:pPr>
      <w:commentRangeStart w:id="1554"/>
      <w:del w:id="1555" w:author="Shy Alon" w:date="2017-07-04T21:55:00Z">
        <w:r w:rsidDel="000E3F9F">
          <w:delText>In the area of Central Nervous Systems, which relies heavily on animal models (which have nervous systems significantly different from human), the problem is most acute with only 8% of the drugs that pass preclinical tests end up being approved [</w:delText>
        </w:r>
        <w:r w:rsidDel="000E3F9F">
          <w:fldChar w:fldCharType="begin"/>
        </w:r>
        <w:r w:rsidDel="000E3F9F">
          <w:delInstrText xml:space="preserve"> REF _Ref483669681 \r \h </w:delInstrText>
        </w:r>
      </w:del>
      <w:r w:rsidR="001C0A2A">
        <w:instrText xml:space="preserve"> \* MERGEFORMAT </w:instrText>
      </w:r>
      <w:del w:id="1556" w:author="Shy Alon" w:date="2017-07-04T21:55:00Z">
        <w:r w:rsidDel="000E3F9F">
          <w:fldChar w:fldCharType="separate"/>
        </w:r>
        <w:r w:rsidDel="000E3F9F">
          <w:rPr>
            <w:cs/>
          </w:rPr>
          <w:delText>‎</w:delText>
        </w:r>
        <w:r w:rsidDel="000E3F9F">
          <w:delText>3</w:delText>
        </w:r>
        <w:r w:rsidDel="000E3F9F">
          <w:fldChar w:fldCharType="end"/>
        </w:r>
        <w:r w:rsidDel="000E3F9F">
          <w:delText>].</w:delText>
        </w:r>
        <w:r w:rsidR="00BB6662" w:rsidDel="000E3F9F">
          <w:delText xml:space="preserve"> For example a 15 years long research on </w:delText>
        </w:r>
        <w:r w:rsidR="00BB6662" w:rsidRPr="00BB6662" w:rsidDel="000E3F9F">
          <w:delText>aripiprazole and bifeprunox</w:delText>
        </w:r>
        <w:r w:rsidR="00BB6662" w:rsidDel="000E3F9F">
          <w:delText xml:space="preserve"> resulted only in realizing that a unique human metabolite called OPC1485 is accountable for the difference in the results in rodent and human clinical trials.</w:delText>
        </w:r>
        <w:commentRangeEnd w:id="1554"/>
        <w:r w:rsidR="00916194" w:rsidDel="000E3F9F">
          <w:rPr>
            <w:rStyle w:val="CommentReference"/>
          </w:rPr>
          <w:commentReference w:id="1554"/>
        </w:r>
      </w:del>
    </w:p>
    <w:p w14:paraId="55C5CB03" w14:textId="7B1D961B" w:rsidR="00394893" w:rsidRDefault="00394893" w:rsidP="001C0A2A">
      <w:pPr>
        <w:pPrChange w:id="1557" w:author="Shy Alon" w:date="2017-07-21T17:01:00Z">
          <w:pPr/>
        </w:pPrChange>
      </w:pPr>
      <w:r>
        <w:t>A</w:t>
      </w:r>
      <w:ins w:id="1558" w:author="Shy Alon" w:date="2017-07-04T22:30:00Z">
        <w:r w:rsidR="00CD2571">
          <w:t xml:space="preserve"> </w:t>
        </w:r>
      </w:ins>
      <w:del w:id="1559" w:author="Shy Alon" w:date="2017-07-04T22:30:00Z">
        <w:r w:rsidDel="00CD2571">
          <w:delText xml:space="preserve">n additional </w:delText>
        </w:r>
      </w:del>
      <w:r>
        <w:t>worrying trend for pharmaceutical industry is the continued rise in costs of research and development</w:t>
      </w:r>
      <w:r w:rsidR="00124DA0">
        <w:t xml:space="preserve"> (as seen in figure 2</w:t>
      </w:r>
      <w:r w:rsidR="00B32590">
        <w:t>, based on [</w:t>
      </w:r>
      <w:r w:rsidR="00B32590">
        <w:fldChar w:fldCharType="begin"/>
      </w:r>
      <w:r w:rsidR="00B32590">
        <w:instrText xml:space="preserve"> REF _Ref483672806 \r \h </w:instrText>
      </w:r>
      <w:r w:rsidR="001C0A2A">
        <w:instrText xml:space="preserve"> \* MERGEFORMAT </w:instrText>
      </w:r>
      <w:r w:rsidR="00B32590">
        <w:fldChar w:fldCharType="separate"/>
      </w:r>
      <w:r w:rsidR="00B32590">
        <w:rPr>
          <w:cs/>
        </w:rPr>
        <w:t>‎</w:t>
      </w:r>
      <w:r w:rsidR="00B32590">
        <w:t>2</w:t>
      </w:r>
      <w:r w:rsidR="00B32590">
        <w:fldChar w:fldCharType="end"/>
      </w:r>
      <w:r w:rsidR="00B32590">
        <w:t>]</w:t>
      </w:r>
      <w:r w:rsidR="00124DA0">
        <w:t>)</w:t>
      </w:r>
      <w:r>
        <w:t>.</w:t>
      </w:r>
      <w:r w:rsidR="00977720">
        <w:t xml:space="preserve"> </w:t>
      </w:r>
      <w:r w:rsidR="003102FC">
        <w:t>In addition to regulation</w:t>
      </w:r>
      <w:r w:rsidR="00F6368B">
        <w:t xml:space="preserve">, competition in the global market and reduced government funding </w:t>
      </w:r>
      <w:r w:rsidR="009701BE">
        <w:t xml:space="preserve">the </w:t>
      </w:r>
      <w:r w:rsidR="00930317">
        <w:t xml:space="preserve">size of the field of </w:t>
      </w:r>
      <w:r w:rsidR="0098070D">
        <w:t>potential</w:t>
      </w:r>
      <w:r w:rsidR="000C33D3">
        <w:t xml:space="preserve"> compounds</w:t>
      </w:r>
      <w:r w:rsidR="00E75799">
        <w:t>.</w:t>
      </w:r>
      <w:r w:rsidR="000C33D3">
        <w:t xml:space="preserve"> </w:t>
      </w:r>
      <w:r w:rsidR="0098070D">
        <w:t xml:space="preserve"> </w:t>
      </w:r>
    </w:p>
    <w:p w14:paraId="732E5311" w14:textId="388BEB4B" w:rsidR="000D45AB" w:rsidRDefault="00B32590" w:rsidP="00B32590">
      <w:pPr>
        <w:keepNext/>
      </w:pPr>
      <w:del w:id="1560" w:author="Shy Alon" w:date="2017-07-04T23:20:00Z">
        <w:r w:rsidDel="00C86EF2">
          <w:rPr>
            <w:noProof/>
          </w:rPr>
          <w:drawing>
            <wp:inline distT="0" distB="0" distL="0" distR="0" wp14:anchorId="69245406" wp14:editId="597927ED">
              <wp:extent cx="5274310" cy="3660140"/>
              <wp:effectExtent l="0" t="0" r="8890" b="2286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del>
      <w:ins w:id="1561" w:author="Shy Alon" w:date="2017-07-04T23:20:00Z">
        <w:r w:rsidR="00FB01EF" w:rsidRPr="00FB01EF">
          <w:rPr>
            <w:noProof/>
          </w:rPr>
          <w:t xml:space="preserve"> </w:t>
        </w:r>
        <w:r w:rsidR="00FB01EF">
          <w:rPr>
            <w:noProof/>
          </w:rPr>
          <w:drawing>
            <wp:inline distT="0" distB="0" distL="0" distR="0" wp14:anchorId="605AF201" wp14:editId="76ECC813">
              <wp:extent cx="5274310" cy="3470275"/>
              <wp:effectExtent l="0" t="0" r="889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ins>
    </w:p>
    <w:p w14:paraId="1E654993" w14:textId="29D199B3" w:rsidR="00EF619D" w:rsidRDefault="006E449C" w:rsidP="00C91D56">
      <w:pPr>
        <w:pStyle w:val="Caption"/>
      </w:pPr>
      <w:bookmarkStart w:id="1562" w:name="_Toc489130950"/>
      <w:commentRangeStart w:id="1563"/>
      <w:r>
        <w:t xml:space="preserve">Figure </w:t>
      </w:r>
      <w:r w:rsidR="00937424">
        <w:fldChar w:fldCharType="begin"/>
      </w:r>
      <w:r w:rsidR="00937424">
        <w:instrText xml:space="preserve"> SEQ Figure \* ARABIC </w:instrText>
      </w:r>
      <w:r w:rsidR="00937424">
        <w:fldChar w:fldCharType="separate"/>
      </w:r>
      <w:r w:rsidR="004B6266">
        <w:rPr>
          <w:noProof/>
        </w:rPr>
        <w:t>2</w:t>
      </w:r>
      <w:r w:rsidR="00937424">
        <w:rPr>
          <w:noProof/>
        </w:rPr>
        <w:fldChar w:fldCharType="end"/>
      </w:r>
      <w:r>
        <w:t xml:space="preserve"> </w:t>
      </w:r>
      <w:del w:id="1564" w:author="Shy Alon" w:date="2017-07-04T23:21:00Z">
        <w:r w:rsidDel="00FB01EF">
          <w:delText>R&amp;D Expenditure per FDA Approved Drug ($ Million)</w:delText>
        </w:r>
        <w:commentRangeEnd w:id="1563"/>
        <w:r w:rsidR="00916194" w:rsidDel="00FB01EF">
          <w:rPr>
            <w:rStyle w:val="CommentReference"/>
            <w:rFonts w:asciiTheme="majorBidi" w:eastAsiaTheme="minorHAnsi" w:hAnsiTheme="majorBidi" w:cstheme="majorBidi"/>
            <w:b w:val="0"/>
            <w:bCs w:val="0"/>
          </w:rPr>
          <w:commentReference w:id="1563"/>
        </w:r>
      </w:del>
      <w:ins w:id="1565" w:author="Shy Alon" w:date="2017-07-04T23:21:00Z">
        <w:r w:rsidR="00FB01EF">
          <w:t xml:space="preserve">Average </w:t>
        </w:r>
        <w:r w:rsidR="00FB01EF" w:rsidRPr="00FB01EF">
          <w:t>PhRMA Member Company R&amp;D Expenditures, 1995-2015</w:t>
        </w:r>
      </w:ins>
      <w:bookmarkEnd w:id="1562"/>
    </w:p>
    <w:p w14:paraId="55F844F4" w14:textId="48BE68D0" w:rsidR="00CD2571" w:rsidRDefault="006F3D4D" w:rsidP="009671E1">
      <w:r>
        <w:t>The optimal compound</w:t>
      </w:r>
      <w:r w:rsidR="00CF7F64">
        <w:t xml:space="preserve"> </w:t>
      </w:r>
      <w:r>
        <w:t>to proceed with to the pre-clinical testing phase</w:t>
      </w:r>
      <w:r w:rsidR="00CF7F64">
        <w:t xml:space="preserve">, given it </w:t>
      </w:r>
      <w:r w:rsidR="007E40C3">
        <w:t xml:space="preserve">even </w:t>
      </w:r>
      <w:r w:rsidR="00CF7F64">
        <w:t>actually exists for a specific effect,</w:t>
      </w:r>
      <w:r>
        <w:t xml:space="preserve"> is the proverbial needle in a haystack a</w:t>
      </w:r>
      <w:r w:rsidR="00CF7F64">
        <w:t>nd finding it incurs a significant cost.</w:t>
      </w:r>
      <w:r w:rsidR="00C2711A">
        <w:t xml:space="preserve"> It is so difficult (and there</w:t>
      </w:r>
      <w:r w:rsidR="00151403">
        <w:t>fore unviable economically</w:t>
      </w:r>
      <w:r w:rsidR="00C52EA8">
        <w:t>) that it is manly funded by</w:t>
      </w:r>
      <w:ins w:id="1566" w:author="Shy Alon" w:date="2017-07-04T22:31:00Z">
        <w:r w:rsidR="00CD2571">
          <w:t xml:space="preserve"> academic institutions (universities and public research foundations),</w:t>
        </w:r>
      </w:ins>
      <w:r w:rsidR="00C52EA8">
        <w:t xml:space="preserve"> government</w:t>
      </w:r>
      <w:ins w:id="1567" w:author="Shy Alon" w:date="2017-07-04T22:31:00Z">
        <w:r w:rsidR="00CD2571">
          <w:t>s</w:t>
        </w:r>
      </w:ins>
      <w:r w:rsidR="00C52EA8">
        <w:t xml:space="preserve"> and philanthropic organizations [</w:t>
      </w:r>
      <w:r w:rsidR="00C52EA8">
        <w:fldChar w:fldCharType="begin"/>
      </w:r>
      <w:r w:rsidR="00C52EA8">
        <w:instrText xml:space="preserve"> REF _Ref483670889 \r \h </w:instrText>
      </w:r>
      <w:r w:rsidR="00C52EA8">
        <w:fldChar w:fldCharType="separate"/>
      </w:r>
      <w:r w:rsidR="00C52EA8">
        <w:rPr>
          <w:cs/>
        </w:rPr>
        <w:t>‎</w:t>
      </w:r>
      <w:r w:rsidR="00C52EA8">
        <w:t>4</w:t>
      </w:r>
      <w:r w:rsidR="00C52EA8">
        <w:fldChar w:fldCharType="end"/>
      </w:r>
      <w:r w:rsidR="00C52EA8">
        <w:t>].</w:t>
      </w:r>
    </w:p>
    <w:p w14:paraId="5912EE0D" w14:textId="26A60A60" w:rsidR="004B6004" w:rsidRDefault="00422009" w:rsidP="00422009">
      <w:pPr>
        <w:rPr>
          <w:ins w:id="1568" w:author="Shy Alon" w:date="2017-07-05T22:25:00Z"/>
        </w:rPr>
      </w:pPr>
      <w:commentRangeStart w:id="1569"/>
      <w:r>
        <w:t>According to the Tufts Center for the Study of Drug Development [</w:t>
      </w:r>
      <w:r>
        <w:fldChar w:fldCharType="begin"/>
      </w:r>
      <w:r>
        <w:instrText xml:space="preserve"> REF _Ref483425540 \r \h </w:instrText>
      </w:r>
      <w:r>
        <w:fldChar w:fldCharType="separate"/>
      </w:r>
      <w:r>
        <w:rPr>
          <w:cs/>
        </w:rPr>
        <w:t>‎</w:t>
      </w:r>
      <w:r>
        <w:t>2</w:t>
      </w:r>
      <w:r>
        <w:fldChar w:fldCharType="end"/>
      </w:r>
      <w:r>
        <w:t xml:space="preserve">] roughly 30% of the total cost of an approved new compound is attributed to the pre-human phase of the research </w:t>
      </w:r>
      <w:r>
        <w:lastRenderedPageBreak/>
        <w:t>which includes the drug discovery and the pre-clinical phase. That is a huge potential for savings which can be materialized using the tools and processes described in this paper.</w:t>
      </w:r>
      <w:commentRangeEnd w:id="1569"/>
      <w:r w:rsidR="00916194">
        <w:rPr>
          <w:rStyle w:val="CommentReference"/>
          <w:rtl/>
        </w:rPr>
        <w:commentReference w:id="1569"/>
      </w:r>
    </w:p>
    <w:p w14:paraId="10F818D6" w14:textId="2B260F07" w:rsidR="00916080" w:rsidRDefault="00023D53" w:rsidP="00FE5FA4">
      <w:pPr>
        <w:rPr>
          <w:ins w:id="1570" w:author="Shy Alon" w:date="2017-07-05T22:39:00Z"/>
        </w:rPr>
      </w:pPr>
      <w:ins w:id="1571" w:author="Shy Alon" w:date="2017-07-05T22:33:00Z">
        <w:r>
          <w:t>A</w:t>
        </w:r>
      </w:ins>
      <w:ins w:id="1572" w:author="Shy Alon" w:date="2017-07-05T22:29:00Z">
        <w:r w:rsidR="00DC3CEE">
          <w:t xml:space="preserve"> Nature</w:t>
        </w:r>
      </w:ins>
      <w:ins w:id="1573" w:author="Shy Alon" w:date="2017-07-05T22:30:00Z">
        <w:r w:rsidR="00DC3CEE">
          <w:t xml:space="preserve">’s Review article [5] </w:t>
        </w:r>
      </w:ins>
      <w:ins w:id="1574" w:author="Shy Alon" w:date="2017-07-05T22:34:00Z">
        <w:r>
          <w:t xml:space="preserve">presents a </w:t>
        </w:r>
        <w:r w:rsidRPr="00023D53">
          <w:t xml:space="preserve">model </w:t>
        </w:r>
        <w:r>
          <w:t xml:space="preserve">which </w:t>
        </w:r>
        <w:r w:rsidRPr="00023D53">
          <w:t xml:space="preserve">defines the distinct phases of drug discovery and development </w:t>
        </w:r>
        <w:r>
          <w:t>starting at</w:t>
        </w:r>
        <w:r w:rsidRPr="00023D53">
          <w:t xml:space="preserve"> the initial stage of </w:t>
        </w:r>
        <w:r>
          <w:t>“</w:t>
        </w:r>
        <w:r w:rsidRPr="00023D53">
          <w:t>target-to-hit</w:t>
        </w:r>
        <w:r>
          <w:t>” to the final stage</w:t>
        </w:r>
      </w:ins>
      <w:ins w:id="1575" w:author="Shy Alon" w:date="2017-07-05T22:35:00Z">
        <w:r>
          <w:t xml:space="preserve"> of releasing the drug to the market</w:t>
        </w:r>
      </w:ins>
      <w:ins w:id="1576" w:author="Shy Alon" w:date="2017-07-05T22:34:00Z">
        <w:r w:rsidRPr="00023D53">
          <w:t xml:space="preserve">. The model </w:t>
        </w:r>
      </w:ins>
      <w:ins w:id="1577" w:author="Shy Alon" w:date="2017-07-05T22:35:00Z">
        <w:r>
          <w:t>describes (among other identifiers)</w:t>
        </w:r>
      </w:ins>
      <w:ins w:id="1578" w:author="Shy Alon" w:date="2017-07-05T22:34:00Z">
        <w:r w:rsidRPr="00023D53">
          <w:t xml:space="preserve"> the probability of </w:t>
        </w:r>
      </w:ins>
      <w:ins w:id="1579" w:author="Shy Alon" w:date="2017-07-05T22:36:00Z">
        <w:r>
          <w:t xml:space="preserve">a </w:t>
        </w:r>
      </w:ins>
      <w:ins w:id="1580" w:author="Shy Alon" w:date="2017-07-05T22:34:00Z">
        <w:r w:rsidRPr="00023D53">
          <w:t xml:space="preserve">successful transition from one stage to the next </w:t>
        </w:r>
      </w:ins>
      <w:ins w:id="1581" w:author="Shy Alon" w:date="2017-07-05T22:37:00Z">
        <w:r w:rsidR="00FE5FA4">
          <w:t>and</w:t>
        </w:r>
      </w:ins>
      <w:ins w:id="1582" w:author="Shy Alon" w:date="2017-07-05T22:34:00Z">
        <w:r w:rsidRPr="00023D53">
          <w:t xml:space="preserve"> the phase cost for each project</w:t>
        </w:r>
      </w:ins>
      <w:ins w:id="1583" w:author="Shy Alon" w:date="2017-07-05T22:37:00Z">
        <w:r w:rsidR="00FE5FA4">
          <w:t>.</w:t>
        </w:r>
      </w:ins>
      <w:ins w:id="1584" w:author="Shy Alon" w:date="2017-07-05T22:34:00Z">
        <w:r w:rsidR="00FE5FA4">
          <w:t xml:space="preserve"> </w:t>
        </w:r>
      </w:ins>
      <w:ins w:id="1585" w:author="Shy Alon" w:date="2017-07-05T22:37:00Z">
        <w:r w:rsidR="00FE5FA4">
          <w:t>T</w:t>
        </w:r>
      </w:ins>
      <w:ins w:id="1586" w:author="Shy Alon" w:date="2017-07-05T22:34:00Z">
        <w:r w:rsidRPr="00023D53">
          <w:t xml:space="preserve">he model </w:t>
        </w:r>
      </w:ins>
      <w:ins w:id="1587" w:author="Shy Alon" w:date="2017-07-05T22:38:00Z">
        <w:r w:rsidR="00FE5FA4">
          <w:t>estimates</w:t>
        </w:r>
      </w:ins>
      <w:ins w:id="1588" w:author="Shy Alon" w:date="2017-07-05T22:34:00Z">
        <w:r w:rsidR="00FE5FA4">
          <w:t xml:space="preserve"> </w:t>
        </w:r>
        <w:r w:rsidRPr="00023D53">
          <w:t xml:space="preserve">the total cost to achieve one </w:t>
        </w:r>
      </w:ins>
      <w:ins w:id="1589" w:author="Shy Alon" w:date="2017-07-05T22:38:00Z">
        <w:r w:rsidR="00FE5FA4">
          <w:t>drug</w:t>
        </w:r>
      </w:ins>
      <w:ins w:id="1590" w:author="Shy Alon" w:date="2017-07-05T22:34:00Z">
        <w:r w:rsidR="00FE5FA4">
          <w:t xml:space="preserve"> launch per </w:t>
        </w:r>
      </w:ins>
      <w:ins w:id="1591" w:author="Shy Alon" w:date="2017-07-05T22:39:00Z">
        <w:r w:rsidR="00FE5FA4">
          <w:t>year at</w:t>
        </w:r>
      </w:ins>
      <w:ins w:id="1592" w:author="Shy Alon" w:date="2017-07-05T22:34:00Z">
        <w:r w:rsidRPr="00023D53">
          <w:t xml:space="preserve"> $1,778 million</w:t>
        </w:r>
      </w:ins>
      <w:ins w:id="1593" w:author="Shy Alon" w:date="2017-07-05T22:39:00Z">
        <w:r w:rsidR="00FE5FA4">
          <w:t>.</w:t>
        </w:r>
      </w:ins>
      <w:ins w:id="1594" w:author="Shy Alon" w:date="2017-07-05T22:34:00Z">
        <w:r w:rsidRPr="00023D53">
          <w:t xml:space="preserve"> per NME launch. It is important to note that this model does not include investments for exploratory discovery research</w:t>
        </w:r>
      </w:ins>
      <w:ins w:id="1595" w:author="Shy Alon" w:date="2017-07-05T22:40:00Z">
        <w:r w:rsidR="00FE5FA4">
          <w:t xml:space="preserve"> (which as mentioned before is rarely performed in the industry)</w:t>
        </w:r>
      </w:ins>
      <w:ins w:id="1596" w:author="Shy Alon" w:date="2017-07-05T22:34:00Z">
        <w:r w:rsidRPr="00023D53">
          <w:t>, post-launch expenses or overheads (that is, salaries for employees not engaged in R&amp;D activities but necessary to support the organization).</w:t>
        </w:r>
      </w:ins>
      <w:ins w:id="1597" w:author="Shy Alon" w:date="2017-07-05T22:32:00Z">
        <w:r>
          <w:t xml:space="preserve"> </w:t>
        </w:r>
      </w:ins>
    </w:p>
    <w:p w14:paraId="277E54B3" w14:textId="77777777" w:rsidR="00C91D56" w:rsidRDefault="00AF16E0">
      <w:pPr>
        <w:keepNext/>
        <w:rPr>
          <w:ins w:id="1598" w:author="Shy Alon" w:date="2017-07-05T22:58:00Z"/>
        </w:rPr>
        <w:pPrChange w:id="1599" w:author="Shy Alon" w:date="2017-07-05T22:58:00Z">
          <w:pPr/>
        </w:pPrChange>
      </w:pPr>
      <w:ins w:id="1600" w:author="Shy Alon" w:date="2017-07-05T22:56:00Z">
        <w:r>
          <w:rPr>
            <w:noProof/>
          </w:rPr>
          <w:drawing>
            <wp:inline distT="0" distB="0" distL="0" distR="0" wp14:anchorId="14A6C8A2" wp14:editId="67D75272">
              <wp:extent cx="5274310" cy="2296795"/>
              <wp:effectExtent l="0" t="0" r="8890" b="1460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ins>
    </w:p>
    <w:p w14:paraId="5E4B21A9" w14:textId="67E51622" w:rsidR="00FE5FA4" w:rsidRDefault="00C91D56">
      <w:pPr>
        <w:pStyle w:val="Caption"/>
        <w:jc w:val="center"/>
        <w:pPrChange w:id="1601" w:author="Shy Alon" w:date="2017-07-05T22:58:00Z">
          <w:pPr/>
        </w:pPrChange>
      </w:pPr>
      <w:bookmarkStart w:id="1602" w:name="_Toc489130951"/>
      <w:ins w:id="1603" w:author="Shy Alon" w:date="2017-07-05T22:58:00Z">
        <w:r>
          <w:t xml:space="preserve">Figure </w:t>
        </w:r>
        <w:r>
          <w:fldChar w:fldCharType="begin"/>
        </w:r>
        <w:r>
          <w:instrText xml:space="preserve"> SEQ Figure \* ARABIC </w:instrText>
        </w:r>
      </w:ins>
      <w:r>
        <w:fldChar w:fldCharType="separate"/>
      </w:r>
      <w:ins w:id="1604" w:author="Shy Alon" w:date="2017-07-29T19:55:00Z">
        <w:r w:rsidR="004B6266">
          <w:rPr>
            <w:noProof/>
          </w:rPr>
          <w:t>3</w:t>
        </w:r>
      </w:ins>
      <w:ins w:id="1605" w:author="Shy Alon" w:date="2017-07-05T22:58:00Z">
        <w:r>
          <w:fldChar w:fldCharType="end"/>
        </w:r>
        <w:r>
          <w:t xml:space="preserve"> Candidates Required for a Single Release</w:t>
        </w:r>
      </w:ins>
      <w:bookmarkEnd w:id="1602"/>
    </w:p>
    <w:p w14:paraId="6D0FA2CF" w14:textId="042F925D" w:rsidR="00D10D1B" w:rsidRDefault="00407913" w:rsidP="00D10D1B">
      <w:pPr>
        <w:pStyle w:val="Heading2"/>
        <w:numPr>
          <w:ilvl w:val="1"/>
          <w:numId w:val="58"/>
        </w:numPr>
        <w:rPr>
          <w:ins w:id="1606" w:author="Shy Alon" w:date="2017-07-21T17:38:00Z"/>
        </w:rPr>
        <w:pPrChange w:id="1607" w:author="Shy Alon" w:date="2017-07-21T17:38:00Z">
          <w:pPr>
            <w:pStyle w:val="Heading2"/>
            <w:numPr>
              <w:ilvl w:val="1"/>
              <w:numId w:val="58"/>
            </w:numPr>
            <w:ind w:left="720" w:hanging="720"/>
          </w:pPr>
        </w:pPrChange>
      </w:pPr>
      <w:bookmarkStart w:id="1608" w:name="_Toc488420175"/>
      <w:del w:id="1609" w:author="Shy Alon" w:date="2017-07-21T17:37:00Z">
        <w:r w:rsidDel="00D10D1B">
          <w:delText xml:space="preserve">1.2. </w:delText>
        </w:r>
      </w:del>
      <w:del w:id="1610" w:author="Shy Alon" w:date="2017-07-16T22:15:00Z">
        <w:r w:rsidDel="00BC2437">
          <w:delText>The</w:delText>
        </w:r>
        <w:r w:rsidRPr="001B6BD6" w:rsidDel="00BC2437">
          <w:delText xml:space="preserve"> </w:delText>
        </w:r>
        <w:r w:rsidDel="00BC2437">
          <w:delText>Applicability</w:delText>
        </w:r>
        <w:r w:rsidRPr="001B6BD6" w:rsidDel="00BC2437">
          <w:delText xml:space="preserve"> </w:delText>
        </w:r>
        <w:r w:rsidDel="00BC2437">
          <w:delText>of</w:delText>
        </w:r>
        <w:r w:rsidRPr="001B6BD6" w:rsidDel="00BC2437">
          <w:delText xml:space="preserve"> </w:delText>
        </w:r>
        <w:r w:rsidDel="00BC2437">
          <w:delText>Decision Support System for</w:delText>
        </w:r>
        <w:r w:rsidRPr="001B6BD6" w:rsidDel="00BC2437">
          <w:delText xml:space="preserve"> </w:delText>
        </w:r>
        <w:r w:rsidDel="00BC2437">
          <w:delText>Drug Development First Phase</w:delText>
        </w:r>
      </w:del>
      <w:bookmarkStart w:id="1611" w:name="_Toc489130717"/>
      <w:bookmarkEnd w:id="1608"/>
      <w:ins w:id="1612" w:author="Shy Alon" w:date="2017-07-21T17:37:00Z">
        <w:r w:rsidR="00D10D1B">
          <w:t>Research Structure</w:t>
        </w:r>
      </w:ins>
      <w:bookmarkEnd w:id="1611"/>
    </w:p>
    <w:p w14:paraId="4309349D" w14:textId="24FB0F0D" w:rsidR="00D10D1B" w:rsidRDefault="00D10D1B" w:rsidP="00D10D1B">
      <w:pPr>
        <w:autoSpaceDE w:val="0"/>
        <w:autoSpaceDN w:val="0"/>
        <w:adjustRightInd w:val="0"/>
        <w:spacing w:after="0" w:line="240" w:lineRule="auto"/>
        <w:jc w:val="left"/>
        <w:rPr>
          <w:ins w:id="1613" w:author="Shy Alon" w:date="2017-07-21T17:38:00Z"/>
          <w:rFonts w:ascii="URWPalladioL-Roma" w:hAnsi="URWPalladioL-Roma" w:cs="URWPalladioL-Roma"/>
        </w:rPr>
      </w:pPr>
      <w:ins w:id="1614" w:author="Shy Alon" w:date="2017-07-21T17:38:00Z">
        <w:r>
          <w:rPr>
            <w:rFonts w:ascii="URWPalladioL-Roma" w:hAnsi="URWPalladioL-Roma" w:cs="URWPalladioL-Roma"/>
          </w:rPr>
          <w:t xml:space="preserve">The study is </w:t>
        </w:r>
      </w:ins>
      <w:ins w:id="1615" w:author="Shy Alon" w:date="2017-07-21T17:40:00Z">
        <w:r>
          <w:rPr>
            <w:rFonts w:ascii="URWPalladioL-Roma" w:hAnsi="URWPalladioL-Roma" w:cs="URWPalladioL-Roma"/>
          </w:rPr>
          <w:t>comprised of</w:t>
        </w:r>
      </w:ins>
      <w:ins w:id="1616" w:author="Shy Alon" w:date="2017-07-21T17:38:00Z">
        <w:r>
          <w:rPr>
            <w:rFonts w:ascii="URWPalladioL-Roma" w:hAnsi="URWPalladioL-Roma" w:cs="URWPalladioL-Roma"/>
          </w:rPr>
          <w:t xml:space="preserve"> four</w:t>
        </w:r>
      </w:ins>
      <w:ins w:id="1617" w:author="Shy Alon" w:date="2017-07-21T17:40:00Z">
        <w:r>
          <w:rPr>
            <w:rFonts w:ascii="URWPalladioL-Roma" w:hAnsi="URWPalladioL-Roma" w:cs="URWPalladioL-Roma"/>
          </w:rPr>
          <w:t xml:space="preserve"> parts</w:t>
        </w:r>
      </w:ins>
      <w:ins w:id="1618" w:author="Shy Alon" w:date="2017-07-21T17:38:00Z">
        <w:r>
          <w:rPr>
            <w:rFonts w:ascii="URWPalladioL-Roma" w:hAnsi="URWPalladioL-Roma" w:cs="URWPalladioL-Roma"/>
          </w:rPr>
          <w:t>:</w:t>
        </w:r>
      </w:ins>
    </w:p>
    <w:p w14:paraId="711C3BD9" w14:textId="12753C00" w:rsidR="00D10D1B" w:rsidRDefault="00D10D1B" w:rsidP="001312EF">
      <w:pPr>
        <w:pStyle w:val="Heading3"/>
        <w:rPr>
          <w:ins w:id="1619" w:author="Shy Alon" w:date="2017-07-21T17:43:00Z"/>
          <w:rFonts w:ascii="URWPalladioL-Bold" w:hAnsi="URWPalladioL-Bold" w:cs="URWPalladioL-Bold"/>
          <w:b/>
          <w:bCs/>
        </w:rPr>
        <w:pPrChange w:id="1620" w:author="Shy Alon" w:date="2017-07-21T17:41:00Z">
          <w:pPr>
            <w:autoSpaceDE w:val="0"/>
            <w:autoSpaceDN w:val="0"/>
            <w:adjustRightInd w:val="0"/>
            <w:spacing w:after="0" w:line="240" w:lineRule="auto"/>
            <w:jc w:val="left"/>
          </w:pPr>
        </w:pPrChange>
      </w:pPr>
      <w:bookmarkStart w:id="1621" w:name="_Toc489130718"/>
      <w:ins w:id="1622" w:author="Shy Alon" w:date="2017-07-21T17:38:00Z">
        <w:r>
          <w:rPr>
            <w:rFonts w:ascii="URWPalladioL-Bold" w:hAnsi="URWPalladioL-Bold" w:cs="URWPalladioL-Bold"/>
            <w:b/>
            <w:bCs/>
          </w:rPr>
          <w:t xml:space="preserve">Needs </w:t>
        </w:r>
      </w:ins>
      <w:ins w:id="1623" w:author="Shy Alon" w:date="2017-07-21T17:40:00Z">
        <w:r>
          <w:rPr>
            <w:rFonts w:ascii="URWPalladioL-Bold" w:hAnsi="URWPalladioL-Bold" w:cs="URWPalladioL-Bold"/>
            <w:b/>
            <w:bCs/>
          </w:rPr>
          <w:t>and</w:t>
        </w:r>
      </w:ins>
      <w:ins w:id="1624" w:author="Shy Alon" w:date="2017-07-21T17:38:00Z">
        <w:r>
          <w:rPr>
            <w:rFonts w:ascii="URWPalladioL-Bold" w:hAnsi="URWPalladioL-Bold" w:cs="URWPalladioL-Bold"/>
            <w:b/>
            <w:bCs/>
          </w:rPr>
          <w:t xml:space="preserve"> Process Analysis</w:t>
        </w:r>
      </w:ins>
      <w:bookmarkEnd w:id="1621"/>
    </w:p>
    <w:p w14:paraId="7DA0D9EF" w14:textId="2B5CC372" w:rsidR="00D10D1B" w:rsidRDefault="001312EF" w:rsidP="001312EF">
      <w:pPr>
        <w:rPr>
          <w:ins w:id="1625" w:author="Shy Alon" w:date="2017-07-21T17:38:00Z"/>
          <w:rFonts w:ascii="URWPalladioL-Roma" w:hAnsi="URWPalladioL-Roma" w:cs="URWPalladioL-Roma"/>
        </w:rPr>
        <w:pPrChange w:id="1626" w:author="Shy Alon" w:date="2017-07-21T17:46:00Z">
          <w:pPr>
            <w:autoSpaceDE w:val="0"/>
            <w:autoSpaceDN w:val="0"/>
            <w:adjustRightInd w:val="0"/>
            <w:spacing w:after="0" w:line="240" w:lineRule="auto"/>
            <w:jc w:val="left"/>
          </w:pPr>
        </w:pPrChange>
      </w:pPr>
      <w:ins w:id="1627" w:author="Shy Alon" w:date="2017-07-21T17:43:00Z">
        <w:r>
          <w:t xml:space="preserve">The </w:t>
        </w:r>
      </w:ins>
      <w:ins w:id="1628" w:author="Shy Alon" w:date="2017-07-21T17:44:00Z">
        <w:r>
          <w:t xml:space="preserve">research and development process </w:t>
        </w:r>
      </w:ins>
      <w:ins w:id="1629" w:author="Shy Alon" w:date="2017-07-21T17:43:00Z">
        <w:r>
          <w:t>of the pharmaceutical industry</w:t>
        </w:r>
      </w:ins>
      <w:ins w:id="1630" w:author="Shy Alon" w:date="2017-07-21T17:45:00Z">
        <w:r>
          <w:t xml:space="preserve"> discovery phase</w:t>
        </w:r>
      </w:ins>
      <w:ins w:id="1631" w:author="Shy Alon" w:date="2017-07-21T17:46:00Z">
        <w:r>
          <w:t>, specifically comparing candidate compounds,</w:t>
        </w:r>
      </w:ins>
      <w:ins w:id="1632" w:author="Shy Alon" w:date="2017-07-21T17:43:00Z">
        <w:r>
          <w:t xml:space="preserve"> is </w:t>
        </w:r>
      </w:ins>
      <w:ins w:id="1633" w:author="Shy Alon" w:date="2017-07-21T17:44:00Z">
        <w:r>
          <w:t>analyzed</w:t>
        </w:r>
      </w:ins>
      <w:ins w:id="1634" w:author="Shy Alon" w:date="2017-07-21T17:46:00Z">
        <w:r>
          <w:t>.</w:t>
        </w:r>
      </w:ins>
    </w:p>
    <w:p w14:paraId="2872D25C" w14:textId="3A5663DD" w:rsidR="001312EF" w:rsidRDefault="001312EF" w:rsidP="001312EF">
      <w:pPr>
        <w:pStyle w:val="Heading3"/>
        <w:rPr>
          <w:ins w:id="1635" w:author="Shy Alon" w:date="2017-07-21T17:42:00Z"/>
          <w:rFonts w:ascii="URWPalladioL-Bold" w:hAnsi="URWPalladioL-Bold" w:cs="URWPalladioL-Bold"/>
          <w:b/>
          <w:bCs/>
        </w:rPr>
        <w:pPrChange w:id="1636" w:author="Shy Alon" w:date="2017-07-21T17:41:00Z">
          <w:pPr>
            <w:autoSpaceDE w:val="0"/>
            <w:autoSpaceDN w:val="0"/>
            <w:adjustRightInd w:val="0"/>
            <w:spacing w:after="0" w:line="240" w:lineRule="auto"/>
            <w:jc w:val="left"/>
          </w:pPr>
        </w:pPrChange>
      </w:pPr>
      <w:bookmarkStart w:id="1637" w:name="_Toc489130719"/>
      <w:ins w:id="1638" w:author="Shy Alon" w:date="2017-07-21T17:38:00Z">
        <w:r>
          <w:rPr>
            <w:rFonts w:ascii="URWPalladioL-Bold" w:hAnsi="URWPalladioL-Bold" w:cs="URWPalladioL-Bold"/>
            <w:b/>
            <w:bCs/>
          </w:rPr>
          <w:t xml:space="preserve">Data </w:t>
        </w:r>
      </w:ins>
      <w:ins w:id="1639" w:author="Shy Alon" w:date="2017-07-21T17:46:00Z">
        <w:r>
          <w:rPr>
            <w:rFonts w:ascii="URWPalladioL-Bold" w:hAnsi="URWPalladioL-Bold" w:cs="URWPalladioL-Bold"/>
            <w:b/>
            <w:bCs/>
          </w:rPr>
          <w:t>Acquisition</w:t>
        </w:r>
      </w:ins>
      <w:ins w:id="1640" w:author="Shy Alon" w:date="2017-07-21T17:38:00Z">
        <w:r>
          <w:rPr>
            <w:rFonts w:ascii="URWPalladioL-Bold" w:hAnsi="URWPalladioL-Bold" w:cs="URWPalladioL-Bold"/>
            <w:b/>
            <w:bCs/>
          </w:rPr>
          <w:t xml:space="preserve"> </w:t>
        </w:r>
      </w:ins>
      <w:ins w:id="1641" w:author="Shy Alon" w:date="2017-07-21T17:41:00Z">
        <w:r>
          <w:rPr>
            <w:rFonts w:ascii="URWPalladioL-Bold" w:hAnsi="URWPalladioL-Bold" w:cs="URWPalladioL-Bold"/>
            <w:b/>
            <w:bCs/>
          </w:rPr>
          <w:t>and</w:t>
        </w:r>
      </w:ins>
      <w:ins w:id="1642" w:author="Shy Alon" w:date="2017-07-21T17:38:00Z">
        <w:r w:rsidR="00D10D1B">
          <w:rPr>
            <w:rFonts w:ascii="URWPalladioL-Bold" w:hAnsi="URWPalladioL-Bold" w:cs="URWPalladioL-Bold"/>
            <w:b/>
            <w:bCs/>
          </w:rPr>
          <w:t xml:space="preserve"> Modeling</w:t>
        </w:r>
      </w:ins>
      <w:bookmarkEnd w:id="1637"/>
    </w:p>
    <w:p w14:paraId="0B959491" w14:textId="433A2269" w:rsidR="00D10D1B" w:rsidRDefault="001312EF" w:rsidP="001312EF">
      <w:pPr>
        <w:rPr>
          <w:ins w:id="1643" w:author="Shy Alon" w:date="2017-07-21T17:38:00Z"/>
        </w:rPr>
        <w:pPrChange w:id="1644" w:author="Shy Alon" w:date="2017-07-21T17:47:00Z">
          <w:pPr>
            <w:autoSpaceDE w:val="0"/>
            <w:autoSpaceDN w:val="0"/>
            <w:adjustRightInd w:val="0"/>
            <w:spacing w:after="0" w:line="240" w:lineRule="auto"/>
            <w:jc w:val="left"/>
          </w:pPr>
        </w:pPrChange>
      </w:pPr>
      <w:ins w:id="1645" w:author="Shy Alon" w:date="2017-07-21T17:47:00Z">
        <w:r>
          <w:t xml:space="preserve">A data sample is acquired and preprocessed for the sake of identifying </w:t>
        </w:r>
      </w:ins>
      <w:ins w:id="1646" w:author="Shy Alon" w:date="2017-07-21T17:48:00Z">
        <w:r>
          <w:t>the predictability of potential effect of a compound based on selected feature projection and</w:t>
        </w:r>
      </w:ins>
      <w:ins w:id="1647" w:author="Shy Alon" w:date="2017-07-21T17:49:00Z">
        <w:r>
          <w:t>.</w:t>
        </w:r>
      </w:ins>
    </w:p>
    <w:p w14:paraId="2281DE41" w14:textId="77777777" w:rsidR="001312EF" w:rsidRDefault="001312EF" w:rsidP="001312EF">
      <w:pPr>
        <w:pStyle w:val="Heading3"/>
        <w:rPr>
          <w:ins w:id="1648" w:author="Shy Alon" w:date="2017-07-21T17:42:00Z"/>
          <w:rFonts w:ascii="URWPalladioL-Bold" w:hAnsi="URWPalladioL-Bold" w:cs="URWPalladioL-Bold"/>
          <w:b/>
          <w:bCs/>
        </w:rPr>
        <w:pPrChange w:id="1649" w:author="Shy Alon" w:date="2017-07-21T17:42:00Z">
          <w:pPr>
            <w:autoSpaceDE w:val="0"/>
            <w:autoSpaceDN w:val="0"/>
            <w:adjustRightInd w:val="0"/>
            <w:spacing w:after="0" w:line="240" w:lineRule="auto"/>
            <w:jc w:val="left"/>
          </w:pPr>
        </w:pPrChange>
      </w:pPr>
      <w:bookmarkStart w:id="1650" w:name="_Toc489130720"/>
      <w:ins w:id="1651" w:author="Shy Alon" w:date="2017-07-21T17:42:00Z">
        <w:r>
          <w:rPr>
            <w:rFonts w:ascii="URWPalladioL-Bold" w:hAnsi="URWPalladioL-Bold" w:cs="URWPalladioL-Bold"/>
            <w:b/>
            <w:bCs/>
          </w:rPr>
          <w:t>Algorithmic Solution</w:t>
        </w:r>
        <w:bookmarkEnd w:id="1650"/>
      </w:ins>
    </w:p>
    <w:p w14:paraId="51BBE750" w14:textId="7171BF78" w:rsidR="00D10D1B" w:rsidRDefault="001312EF" w:rsidP="001312EF">
      <w:pPr>
        <w:rPr>
          <w:ins w:id="1652" w:author="Shy Alon" w:date="2017-07-21T17:38:00Z"/>
          <w:rFonts w:ascii="URWPalladioL-Roma" w:hAnsi="URWPalladioL-Roma" w:cs="URWPalladioL-Roma"/>
        </w:rPr>
        <w:pPrChange w:id="1653" w:author="Shy Alon" w:date="2017-07-21T17:50:00Z">
          <w:pPr>
            <w:autoSpaceDE w:val="0"/>
            <w:autoSpaceDN w:val="0"/>
            <w:adjustRightInd w:val="0"/>
            <w:spacing w:after="0" w:line="240" w:lineRule="auto"/>
            <w:jc w:val="left"/>
          </w:pPr>
        </w:pPrChange>
      </w:pPr>
      <w:ins w:id="1654" w:author="Shy Alon" w:date="2017-07-21T17:50:00Z">
        <w:r>
          <w:t>The</w:t>
        </w:r>
      </w:ins>
      <w:ins w:id="1655" w:author="Shy Alon" w:date="2017-07-21T17:49:00Z">
        <w:r>
          <w:t xml:space="preserve"> algorithm which will perform the classification process</w:t>
        </w:r>
      </w:ins>
      <w:ins w:id="1656" w:author="Shy Alon" w:date="2017-07-21T17:50:00Z">
        <w:r>
          <w:t xml:space="preserve"> is </w:t>
        </w:r>
        <w:r w:rsidR="00F6113E">
          <w:t>defined and impleme</w:t>
        </w:r>
      </w:ins>
      <w:ins w:id="1657" w:author="Shy Alon" w:date="2017-07-21T17:51:00Z">
        <w:r w:rsidR="00F6113E">
          <w:t>nted using state of the art environments</w:t>
        </w:r>
      </w:ins>
      <w:ins w:id="1658" w:author="Shy Alon" w:date="2017-07-21T17:49:00Z">
        <w:r>
          <w:t>.</w:t>
        </w:r>
      </w:ins>
      <w:ins w:id="1659" w:author="Shy Alon" w:date="2017-07-21T17:50:00Z">
        <w:r>
          <w:t xml:space="preserve"> </w:t>
        </w:r>
      </w:ins>
      <w:ins w:id="1660" w:author="Shy Alon" w:date="2017-07-21T17:51:00Z">
        <w:r w:rsidR="00F6113E">
          <w:t>For that purpose the</w:t>
        </w:r>
      </w:ins>
      <w:ins w:id="1661" w:author="Shy Alon" w:date="2017-07-21T17:50:00Z">
        <w:r>
          <w:t xml:space="preserve"> specific building blocks and the interactions between those</w:t>
        </w:r>
      </w:ins>
      <w:ins w:id="1662" w:author="Shy Alon" w:date="2017-07-21T17:51:00Z">
        <w:r w:rsidR="00F6113E">
          <w:t xml:space="preserve"> are identified</w:t>
        </w:r>
      </w:ins>
      <w:ins w:id="1663" w:author="Shy Alon" w:date="2017-07-21T17:50:00Z">
        <w:r>
          <w:t>.</w:t>
        </w:r>
      </w:ins>
    </w:p>
    <w:p w14:paraId="4654DF36" w14:textId="007BE571" w:rsidR="001312EF" w:rsidRDefault="001312EF" w:rsidP="001312EF">
      <w:pPr>
        <w:pStyle w:val="Heading3"/>
        <w:rPr>
          <w:ins w:id="1664" w:author="Shy Alon" w:date="2017-07-21T17:51:00Z"/>
          <w:rFonts w:ascii="URWPalladioL-Bold" w:hAnsi="URWPalladioL-Bold" w:cs="URWPalladioL-Bold"/>
          <w:b/>
          <w:bCs/>
        </w:rPr>
        <w:pPrChange w:id="1665" w:author="Shy Alon" w:date="2017-07-21T17:42:00Z">
          <w:pPr>
            <w:autoSpaceDE w:val="0"/>
            <w:autoSpaceDN w:val="0"/>
            <w:adjustRightInd w:val="0"/>
            <w:spacing w:after="0" w:line="240" w:lineRule="auto"/>
            <w:jc w:val="left"/>
          </w:pPr>
        </w:pPrChange>
      </w:pPr>
      <w:bookmarkStart w:id="1666" w:name="_Toc489130721"/>
      <w:ins w:id="1667" w:author="Shy Alon" w:date="2017-07-21T17:43:00Z">
        <w:r>
          <w:rPr>
            <w:rFonts w:ascii="URWPalladioL-Bold" w:hAnsi="URWPalladioL-Bold" w:cs="URWPalladioL-Bold"/>
            <w:b/>
            <w:bCs/>
          </w:rPr>
          <w:t>Algorithm</w:t>
        </w:r>
      </w:ins>
      <w:ins w:id="1668" w:author="Shy Alon" w:date="2017-07-21T17:38:00Z">
        <w:r>
          <w:rPr>
            <w:rFonts w:ascii="URWPalladioL-Bold" w:hAnsi="URWPalladioL-Bold" w:cs="URWPalladioL-Bold"/>
            <w:b/>
            <w:bCs/>
          </w:rPr>
          <w:t xml:space="preserve"> Validation</w:t>
        </w:r>
      </w:ins>
      <w:bookmarkEnd w:id="1666"/>
    </w:p>
    <w:p w14:paraId="2C1DC2F8" w14:textId="10D993F3" w:rsidR="00F6113E" w:rsidRDefault="00F6113E" w:rsidP="00F6113E">
      <w:pPr>
        <w:rPr>
          <w:ins w:id="1669" w:author="Shy Alon" w:date="2017-07-21T22:16:00Z"/>
        </w:rPr>
        <w:pPrChange w:id="1670" w:author="Shy Alon" w:date="2017-07-21T17:51:00Z">
          <w:pPr>
            <w:autoSpaceDE w:val="0"/>
            <w:autoSpaceDN w:val="0"/>
            <w:adjustRightInd w:val="0"/>
            <w:spacing w:after="0" w:line="240" w:lineRule="auto"/>
            <w:jc w:val="left"/>
          </w:pPr>
        </w:pPrChange>
      </w:pPr>
      <w:ins w:id="1671" w:author="Shy Alon" w:date="2017-07-21T17:51:00Z">
        <w:r>
          <w:t>The results of the algorithm are anal</w:t>
        </w:r>
      </w:ins>
      <w:ins w:id="1672" w:author="Shy Alon" w:date="2017-07-21T17:52:00Z">
        <w:r>
          <w:t>yzed and the algorithm is evaluated for correctness, efficiency and industrial applications.</w:t>
        </w:r>
      </w:ins>
    </w:p>
    <w:p w14:paraId="64A105BB" w14:textId="2FB698C5" w:rsidR="00E2688D" w:rsidRDefault="00034CEA" w:rsidP="004647BC">
      <w:pPr>
        <w:pStyle w:val="Heading1"/>
        <w:numPr>
          <w:ilvl w:val="0"/>
          <w:numId w:val="58"/>
        </w:numPr>
        <w:jc w:val="left"/>
        <w:rPr>
          <w:ins w:id="1673" w:author="Shy Alon" w:date="2017-07-21T22:16:00Z"/>
        </w:rPr>
        <w:pPrChange w:id="1674" w:author="Shy Alon" w:date="2017-07-29T22:28:00Z">
          <w:pPr>
            <w:pStyle w:val="Heading1"/>
          </w:pPr>
        </w:pPrChange>
      </w:pPr>
      <w:bookmarkStart w:id="1675" w:name="_Toc489130722"/>
      <w:ins w:id="1676" w:author="Shy Alon" w:date="2017-07-21T22:17:00Z">
        <w:r>
          <w:lastRenderedPageBreak/>
          <w:t>Research Hypothesis and Methods</w:t>
        </w:r>
      </w:ins>
      <w:bookmarkEnd w:id="1675"/>
    </w:p>
    <w:p w14:paraId="41A075E2" w14:textId="6CD7E8D2" w:rsidR="00034CEA" w:rsidRDefault="00034CEA" w:rsidP="00034CEA">
      <w:pPr>
        <w:pStyle w:val="Heading2"/>
        <w:numPr>
          <w:ilvl w:val="1"/>
          <w:numId w:val="58"/>
        </w:numPr>
        <w:rPr>
          <w:ins w:id="1677" w:author="Shy Alon" w:date="2017-07-21T22:20:00Z"/>
        </w:rPr>
        <w:pPrChange w:id="1678" w:author="Shy Alon" w:date="2017-07-21T22:20:00Z">
          <w:pPr>
            <w:autoSpaceDE w:val="0"/>
            <w:autoSpaceDN w:val="0"/>
            <w:adjustRightInd w:val="0"/>
            <w:spacing w:after="0" w:line="240" w:lineRule="auto"/>
            <w:jc w:val="left"/>
          </w:pPr>
        </w:pPrChange>
      </w:pPr>
      <w:bookmarkStart w:id="1679" w:name="_Toc489130723"/>
      <w:ins w:id="1680" w:author="Shy Alon" w:date="2017-07-21T22:17:00Z">
        <w:r>
          <w:t>Hypothesis</w:t>
        </w:r>
      </w:ins>
      <w:bookmarkEnd w:id="1679"/>
    </w:p>
    <w:p w14:paraId="6DFE5749" w14:textId="7087AB3E" w:rsidR="00034CEA" w:rsidRDefault="00994E2D" w:rsidP="00034CEA">
      <w:pPr>
        <w:rPr>
          <w:ins w:id="1681" w:author="Shy Alon" w:date="2017-07-21T22:28:00Z"/>
        </w:rPr>
        <w:pPrChange w:id="1682" w:author="Shy Alon" w:date="2017-07-21T22:20:00Z">
          <w:pPr/>
        </w:pPrChange>
      </w:pPr>
      <w:ins w:id="1683" w:author="Shy Alon" w:date="2017-07-21T22:27:00Z">
        <w:r>
          <w:t>To</w:t>
        </w:r>
      </w:ins>
      <w:ins w:id="1684" w:author="Shy Alon" w:date="2017-07-21T22:22:00Z">
        <w:r w:rsidR="00034CEA">
          <w:t xml:space="preserve"> make the task of </w:t>
        </w:r>
      </w:ins>
      <w:ins w:id="1685" w:author="Shy Alon" w:date="2017-07-21T22:25:00Z">
        <w:r w:rsidR="00034CEA">
          <w:t>conducting the discovery phase</w:t>
        </w:r>
      </w:ins>
      <w:ins w:id="1686" w:author="Shy Alon" w:date="2017-07-21T22:24:00Z">
        <w:r w:rsidR="00034CEA">
          <w:t xml:space="preserve"> cost effective</w:t>
        </w:r>
      </w:ins>
      <w:ins w:id="1687" w:author="Shy Alon" w:date="2017-07-21T22:22:00Z">
        <w:r w:rsidR="00034CEA">
          <w:t xml:space="preserve"> </w:t>
        </w:r>
      </w:ins>
      <w:ins w:id="1688" w:author="Shy Alon" w:date="2017-07-21T22:25:00Z">
        <w:r w:rsidR="00034CEA">
          <w:t>t</w:t>
        </w:r>
      </w:ins>
      <w:ins w:id="1689" w:author="Shy Alon" w:date="2017-07-21T22:20:00Z">
        <w:r w:rsidR="00034CEA">
          <w:t xml:space="preserve">he field of potential compounds to test </w:t>
        </w:r>
      </w:ins>
      <w:ins w:id="1690" w:author="Shy Alon" w:date="2017-07-21T22:26:00Z">
        <w:r w:rsidR="00034CEA">
          <w:t>needs to be narrowed sign</w:t>
        </w:r>
        <w:r>
          <w:t>ificantly. Without trimming the number of potential candidates</w:t>
        </w:r>
      </w:ins>
      <w:ins w:id="1691" w:author="Shy Alon" w:date="2017-07-21T22:21:00Z">
        <w:r w:rsidR="00034CEA">
          <w:t xml:space="preserve"> is too </w:t>
        </w:r>
      </w:ins>
      <w:ins w:id="1692" w:author="Shy Alon" w:date="2017-07-21T22:26:00Z">
        <w:r>
          <w:t>big</w:t>
        </w:r>
      </w:ins>
      <w:ins w:id="1693" w:author="Shy Alon" w:date="2017-07-21T22:21:00Z">
        <w:r w:rsidR="00034CEA">
          <w:t xml:space="preserve"> to scour</w:t>
        </w:r>
      </w:ins>
      <w:ins w:id="1694" w:author="Shy Alon" w:date="2017-07-21T22:27:00Z">
        <w:r>
          <w:t>.</w:t>
        </w:r>
      </w:ins>
      <w:ins w:id="1695" w:author="Shy Alon" w:date="2017-07-21T22:21:00Z">
        <w:r w:rsidR="00034CEA">
          <w:t xml:space="preserve"> </w:t>
        </w:r>
      </w:ins>
      <w:ins w:id="1696" w:author="Shy Alon" w:date="2017-07-21T22:27:00Z">
        <w:r>
          <w:t>W</w:t>
        </w:r>
      </w:ins>
      <w:ins w:id="1697" w:author="Shy Alon" w:date="2017-07-21T22:21:00Z">
        <w:r w:rsidR="00034CEA">
          <w:t>ithout a definite methodology which would bring down the time required to find a single worthy candidate by at</w:t>
        </w:r>
        <w:r>
          <w:t xml:space="preserve"> least two orders of magnitude</w:t>
        </w:r>
      </w:ins>
      <w:ins w:id="1698" w:author="Shy Alon" w:date="2017-07-21T22:28:00Z">
        <w:r>
          <w:t xml:space="preserve"> that task would remain a non-profit task.</w:t>
        </w:r>
      </w:ins>
    </w:p>
    <w:p w14:paraId="1FC15EDD" w14:textId="29D4E19F" w:rsidR="00994E2D" w:rsidRDefault="00994E2D" w:rsidP="00034CEA">
      <w:pPr>
        <w:rPr>
          <w:ins w:id="1699" w:author="Shy Alon" w:date="2017-07-28T12:12:00Z"/>
        </w:rPr>
        <w:pPrChange w:id="1700" w:author="Shy Alon" w:date="2017-07-21T22:20:00Z">
          <w:pPr/>
        </w:pPrChange>
      </w:pPr>
      <w:ins w:id="1701" w:author="Shy Alon" w:date="2017-07-21T22:28:00Z">
        <w:r>
          <w:t>This research presents a systems</w:t>
        </w:r>
      </w:ins>
      <w:ins w:id="1702" w:author="Shy Alon" w:date="2017-07-21T22:30:00Z">
        <w:r>
          <w:t>’</w:t>
        </w:r>
      </w:ins>
      <w:ins w:id="1703" w:author="Shy Alon" w:date="2017-07-21T22:28:00Z">
        <w:r>
          <w:t xml:space="preserve"> thinking based solution for </w:t>
        </w:r>
      </w:ins>
      <w:ins w:id="1704" w:author="Shy Alon" w:date="2017-07-21T22:29:00Z">
        <w:r>
          <w:t xml:space="preserve">winnowing the field of candidates using techniques from the fields of machine learning, special analysis and </w:t>
        </w:r>
      </w:ins>
      <w:ins w:id="1705" w:author="Shy Alon" w:date="2017-07-21T22:30:00Z">
        <w:r>
          <w:t>probability theory. The resulting system</w:t>
        </w:r>
      </w:ins>
      <w:ins w:id="1706" w:author="Shy Alon" w:date="2017-07-21T22:31:00Z">
        <w:r>
          <w:t xml:space="preserve"> increases the probability of selecting a valid candidate</w:t>
        </w:r>
      </w:ins>
      <w:ins w:id="1707" w:author="Shy Alon" w:date="2017-07-21T22:32:00Z">
        <w:r>
          <w:t>, if such a compound exists,</w:t>
        </w:r>
      </w:ins>
      <w:ins w:id="1708" w:author="Shy Alon" w:date="2017-07-21T22:31:00Z">
        <w:r>
          <w:t xml:space="preserve"> from </w:t>
        </w:r>
      </w:ins>
      <w:ins w:id="1709" w:author="Shy Alon" w:date="2017-07-21T22:32:00Z">
        <w:r>
          <w:t>random selection to a probability of above 0.9.</w:t>
        </w:r>
      </w:ins>
      <w:ins w:id="1710" w:author="Shy Alon" w:date="2017-07-21T22:34:00Z">
        <w:r w:rsidR="009A0EEA">
          <w:t xml:space="preserve"> </w:t>
        </w:r>
      </w:ins>
      <w:ins w:id="1711" w:author="Shy Alon" w:date="2017-07-21T22:37:00Z">
        <w:r w:rsidR="009A0EEA">
          <w:t xml:space="preserve">For </w:t>
        </w:r>
      </w:ins>
      <w:ins w:id="1712" w:author="Shy Alon" w:date="2017-07-21T22:43:00Z">
        <w:r w:rsidR="0065659E">
          <w:t>example,</w:t>
        </w:r>
      </w:ins>
      <w:ins w:id="1713" w:author="Shy Alon" w:date="2017-07-21T22:37:00Z">
        <w:r w:rsidR="009A0EEA">
          <w:t xml:space="preserve"> t</w:t>
        </w:r>
      </w:ins>
      <w:ins w:id="1714" w:author="Shy Alon" w:date="2017-07-21T22:34:00Z">
        <w:r>
          <w:t>he following figure</w:t>
        </w:r>
      </w:ins>
      <w:ins w:id="1715" w:author="Shy Alon" w:date="2017-07-21T22:40:00Z">
        <w:r w:rsidR="009A0EEA">
          <w:t xml:space="preserve"> (</w:t>
        </w:r>
      </w:ins>
      <w:ins w:id="1716" w:author="Shy Alon" w:date="2017-07-21T22:41:00Z">
        <w:r w:rsidR="009A0EEA">
          <w:fldChar w:fldCharType="begin"/>
        </w:r>
        <w:r w:rsidR="009A0EEA">
          <w:instrText xml:space="preserve"> REF _Ref488440197 \h </w:instrText>
        </w:r>
      </w:ins>
      <w:r w:rsidR="009A0EEA">
        <w:fldChar w:fldCharType="separate"/>
      </w:r>
      <w:ins w:id="1717" w:author="Shy Alon" w:date="2017-07-21T22:41:00Z">
        <w:r w:rsidR="009A0EEA">
          <w:t xml:space="preserve">Figure </w:t>
        </w:r>
        <w:r w:rsidR="009A0EEA">
          <w:rPr>
            <w:noProof/>
          </w:rPr>
          <w:t>4</w:t>
        </w:r>
        <w:r w:rsidR="009A0EEA">
          <w:t xml:space="preserve"> Mapping by Serotonin</w:t>
        </w:r>
        <w:r w:rsidR="009A0EEA">
          <w:fldChar w:fldCharType="end"/>
        </w:r>
      </w:ins>
      <w:ins w:id="1718" w:author="Shy Alon" w:date="2017-07-21T22:40:00Z">
        <w:r w:rsidR="009A0EEA">
          <w:t>)</w:t>
        </w:r>
      </w:ins>
      <w:ins w:id="1719" w:author="Shy Alon" w:date="2017-07-21T22:36:00Z">
        <w:r w:rsidR="009A0EEA">
          <w:t xml:space="preserve"> show</w:t>
        </w:r>
      </w:ins>
      <w:ins w:id="1720" w:author="Shy Alon" w:date="2017-07-21T22:37:00Z">
        <w:r w:rsidR="009A0EEA">
          <w:t>s</w:t>
        </w:r>
      </w:ins>
      <w:ins w:id="1721" w:author="Shy Alon" w:date="2017-07-21T22:36:00Z">
        <w:r w:rsidR="009A0EEA">
          <w:t xml:space="preserve"> </w:t>
        </w:r>
      </w:ins>
      <w:ins w:id="1722" w:author="Shy Alon" w:date="2017-07-21T22:37:00Z">
        <w:r w:rsidR="009A0EEA">
          <w:t xml:space="preserve">a single mapping of compounds </w:t>
        </w:r>
      </w:ins>
      <w:ins w:id="1723" w:author="Shy Alon" w:date="2017-07-21T22:38:00Z">
        <w:r w:rsidR="009A0EEA">
          <w:t>tagged by their effect on Serotonin.</w:t>
        </w:r>
      </w:ins>
      <w:ins w:id="1724" w:author="Shy Alon" w:date="2017-07-21T22:40:00Z">
        <w:r w:rsidR="009A0EEA">
          <w:t xml:space="preserve"> </w:t>
        </w:r>
      </w:ins>
      <w:ins w:id="1725" w:author="Shy Alon" w:date="2017-07-21T22:41:00Z">
        <w:r w:rsidR="009A0EEA">
          <w:t xml:space="preserve">In that mapping selecting randomly a compound </w:t>
        </w:r>
      </w:ins>
      <w:ins w:id="1726" w:author="Shy Alon" w:date="2017-07-21T22:42:00Z">
        <w:r w:rsidR="009A0EEA">
          <w:t>which</w:t>
        </w:r>
      </w:ins>
      <w:ins w:id="1727" w:author="Shy Alon" w:date="2017-07-21T22:41:00Z">
        <w:r w:rsidR="009A0EEA">
          <w:t xml:space="preserve"> is nearest to </w:t>
        </w:r>
      </w:ins>
      <w:ins w:id="1728" w:author="Shy Alon" w:date="2017-07-21T22:42:00Z">
        <w:r w:rsidR="009A0EEA">
          <w:t>a tagged compound has a 0.935 to have the same tag – meaning that they share the same effect.</w:t>
        </w:r>
      </w:ins>
    </w:p>
    <w:p w14:paraId="66E06B93" w14:textId="323F67F3" w:rsidR="00C870E9" w:rsidRDefault="00C870E9" w:rsidP="00C870E9">
      <w:pPr>
        <w:rPr>
          <w:ins w:id="1729" w:author="Shy Alon" w:date="2017-07-21T22:38:00Z"/>
        </w:rPr>
        <w:pPrChange w:id="1730" w:author="Shy Alon" w:date="2017-07-28T12:12:00Z">
          <w:pPr/>
        </w:pPrChange>
      </w:pPr>
      <w:ins w:id="1731" w:author="Shy Alon" w:date="2017-07-28T12:12:00Z">
        <w:r>
          <w:t>The system assumes that there are underlying properties of different compounds with the same attributes. Those underlying properties can be used to identify similar compounds to compounds which are known to have desirable properties and therefore reduce the immense field of potential compounds to be tested to a much more cost effective smaller field.</w:t>
        </w:r>
      </w:ins>
    </w:p>
    <w:p w14:paraId="504CACB6" w14:textId="77777777" w:rsidR="009A0EEA" w:rsidRDefault="009A0EEA" w:rsidP="009A0EEA">
      <w:pPr>
        <w:keepNext/>
        <w:rPr>
          <w:ins w:id="1732" w:author="Shy Alon" w:date="2017-07-21T22:40:00Z"/>
        </w:rPr>
        <w:pPrChange w:id="1733" w:author="Shy Alon" w:date="2017-07-21T22:40:00Z">
          <w:pPr/>
        </w:pPrChange>
      </w:pPr>
      <w:ins w:id="1734" w:author="Shy Alon" w:date="2017-07-21T22:38:00Z">
        <w:r>
          <w:rPr>
            <w:noProof/>
          </w:rPr>
          <w:drawing>
            <wp:inline distT="0" distB="0" distL="0" distR="0" wp14:anchorId="7775CCC7" wp14:editId="7BCF155B">
              <wp:extent cx="5274310" cy="3955733"/>
              <wp:effectExtent l="0" t="0" r="0" b="0"/>
              <wp:docPr id="48" name="Picture 48" descr="C:\Users\Shy Alon\AppData\Local\Microsoft\Windows\INetCache\Content.Word\joined_serotonin_q_0.935_q3_0.934_q5_0.928_trust_0.087_features_3D7ABBBC018A61EB7789FD4710FFD807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y Alon\AppData\Local\Microsoft\Windows\INetCache\Content.Word\joined_serotonin_q_0.935_q3_0.934_q5_0.928_trust_0.087_features_3D7ABBBC018A61EB7789FD4710FFD8079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ins>
    </w:p>
    <w:p w14:paraId="0543683C" w14:textId="4247176F" w:rsidR="009A0EEA" w:rsidRDefault="009A0EEA" w:rsidP="009A0EEA">
      <w:pPr>
        <w:pStyle w:val="Caption"/>
        <w:jc w:val="center"/>
        <w:rPr>
          <w:ins w:id="1735" w:author="Shy Alon" w:date="2017-07-21T22:20:00Z"/>
        </w:rPr>
        <w:pPrChange w:id="1736" w:author="Shy Alon" w:date="2017-07-21T22:40:00Z">
          <w:pPr/>
        </w:pPrChange>
      </w:pPr>
      <w:bookmarkStart w:id="1737" w:name="_Ref488440197"/>
      <w:bookmarkStart w:id="1738" w:name="_Toc489130952"/>
      <w:ins w:id="1739" w:author="Shy Alon" w:date="2017-07-21T22:40:00Z">
        <w:r>
          <w:t xml:space="preserve">Figure </w:t>
        </w:r>
        <w:r>
          <w:fldChar w:fldCharType="begin"/>
        </w:r>
        <w:r>
          <w:instrText xml:space="preserve"> SEQ Figure \* ARABIC </w:instrText>
        </w:r>
      </w:ins>
      <w:r>
        <w:fldChar w:fldCharType="separate"/>
      </w:r>
      <w:ins w:id="1740" w:author="Shy Alon" w:date="2017-07-29T19:55:00Z">
        <w:r w:rsidR="004B6266">
          <w:rPr>
            <w:noProof/>
          </w:rPr>
          <w:t>4</w:t>
        </w:r>
      </w:ins>
      <w:ins w:id="1741" w:author="Shy Alon" w:date="2017-07-21T22:40:00Z">
        <w:r>
          <w:fldChar w:fldCharType="end"/>
        </w:r>
        <w:r>
          <w:t xml:space="preserve"> Mapping by Serotonin</w:t>
        </w:r>
      </w:ins>
      <w:bookmarkEnd w:id="1737"/>
      <w:bookmarkEnd w:id="1738"/>
    </w:p>
    <w:p w14:paraId="3C1F58EB" w14:textId="26345DE1" w:rsidR="00034CEA" w:rsidRDefault="0065659E" w:rsidP="00E82EEB">
      <w:pPr>
        <w:rPr>
          <w:ins w:id="1742" w:author="Shy Alon" w:date="2017-07-21T22:17:00Z"/>
        </w:rPr>
        <w:pPrChange w:id="1743" w:author="Shy Alon" w:date="2017-07-21T22:47:00Z">
          <w:pPr>
            <w:autoSpaceDE w:val="0"/>
            <w:autoSpaceDN w:val="0"/>
            <w:adjustRightInd w:val="0"/>
            <w:spacing w:after="0" w:line="240" w:lineRule="auto"/>
            <w:jc w:val="left"/>
          </w:pPr>
        </w:pPrChange>
      </w:pPr>
      <w:ins w:id="1744" w:author="Shy Alon" w:date="2017-07-21T22:43:00Z">
        <w:r>
          <w:t xml:space="preserve">The </w:t>
        </w:r>
      </w:ins>
      <w:ins w:id="1745" w:author="Shy Alon" w:date="2017-07-21T22:44:00Z">
        <w:r>
          <w:t>research hypothesis</w:t>
        </w:r>
      </w:ins>
      <w:ins w:id="1746" w:author="Shy Alon" w:date="2017-07-22T17:10:00Z">
        <w:r w:rsidR="0098774D">
          <w:t xml:space="preserve"> in general is that by using a combination of feature selection</w:t>
        </w:r>
      </w:ins>
      <w:ins w:id="1747" w:author="Shy Alon" w:date="2017-07-22T17:12:00Z">
        <w:r w:rsidR="0098774D">
          <w:t xml:space="preserve"> algorithms, partially tagged multi-dimensional data</w:t>
        </w:r>
      </w:ins>
      <w:ins w:id="1748" w:author="Shy Alon" w:date="2017-07-22T17:11:00Z">
        <w:r w:rsidR="0098774D">
          <w:t xml:space="preserve"> and dimensionality reduction algorithms a powerful classification algorithm can be implemented</w:t>
        </w:r>
      </w:ins>
      <w:ins w:id="1749" w:author="Shy Alon" w:date="2017-07-22T17:12:00Z">
        <w:r w:rsidR="0098774D">
          <w:t xml:space="preserve"> and applied to the data</w:t>
        </w:r>
      </w:ins>
      <w:ins w:id="1750" w:author="Shy Alon" w:date="2017-07-21T22:47:00Z">
        <w:r w:rsidR="00E82EEB">
          <w:t>.</w:t>
        </w:r>
      </w:ins>
    </w:p>
    <w:p w14:paraId="5215D04E" w14:textId="6415D509" w:rsidR="00034CEA" w:rsidRDefault="00034CEA" w:rsidP="00034CEA">
      <w:pPr>
        <w:pStyle w:val="Heading2"/>
        <w:numPr>
          <w:ilvl w:val="1"/>
          <w:numId w:val="58"/>
        </w:numPr>
        <w:rPr>
          <w:ins w:id="1751" w:author="Shy Alon" w:date="2017-07-22T17:10:00Z"/>
        </w:rPr>
      </w:pPr>
      <w:bookmarkStart w:id="1752" w:name="_Toc489130724"/>
      <w:ins w:id="1753" w:author="Shy Alon" w:date="2017-07-21T22:18:00Z">
        <w:r>
          <w:lastRenderedPageBreak/>
          <w:t>Application</w:t>
        </w:r>
      </w:ins>
      <w:bookmarkEnd w:id="1752"/>
    </w:p>
    <w:p w14:paraId="7D4A3DD9" w14:textId="55F0381F" w:rsidR="00034CEA" w:rsidRDefault="00097201" w:rsidP="0098774D">
      <w:pPr>
        <w:rPr>
          <w:ins w:id="1754" w:author="Shy Alon" w:date="2017-07-22T17:15:00Z"/>
        </w:rPr>
        <w:pPrChange w:id="1755" w:author="Shy Alon" w:date="2017-07-22T17:14:00Z">
          <w:pPr>
            <w:autoSpaceDE w:val="0"/>
            <w:autoSpaceDN w:val="0"/>
            <w:adjustRightInd w:val="0"/>
            <w:spacing w:after="0" w:line="240" w:lineRule="auto"/>
            <w:jc w:val="left"/>
          </w:pPr>
        </w:pPrChange>
      </w:pPr>
      <w:ins w:id="1756" w:author="Shy Alon" w:date="2017-07-22T17:10:00Z">
        <w:r>
          <w:t>The research hypothesis discussed in this paper</w:t>
        </w:r>
      </w:ins>
      <w:ins w:id="1757" w:author="Shy Alon" w:date="2017-07-22T17:13:00Z">
        <w:r w:rsidR="0098774D">
          <w:t>, in the context of pharmaceutical industry research,</w:t>
        </w:r>
      </w:ins>
      <w:ins w:id="1758" w:author="Shy Alon" w:date="2017-07-22T17:10:00Z">
        <w:r>
          <w:t xml:space="preserve"> is that it is possible to optimize a feature selection for a dimensionality reduction algorithm so that the compounds selected according to the distance from tagged compounds present the best candidate for pre-clinical trials. This is accomplished by building an algorithmic candidate and testing it on a rich enough database.</w:t>
        </w:r>
      </w:ins>
    </w:p>
    <w:p w14:paraId="5D791534" w14:textId="7BB4627C" w:rsidR="0098774D" w:rsidRDefault="0098774D" w:rsidP="004647BC">
      <w:pPr>
        <w:pStyle w:val="Heading1"/>
        <w:numPr>
          <w:ilvl w:val="0"/>
          <w:numId w:val="58"/>
        </w:numPr>
        <w:jc w:val="left"/>
        <w:rPr>
          <w:ins w:id="1759" w:author="Shy Alon" w:date="2017-07-22T17:15:00Z"/>
        </w:rPr>
        <w:pPrChange w:id="1760" w:author="Shy Alon" w:date="2017-07-29T22:28:00Z">
          <w:pPr>
            <w:pStyle w:val="Heading1"/>
            <w:numPr>
              <w:numId w:val="58"/>
            </w:numPr>
            <w:ind w:left="528" w:hanging="528"/>
          </w:pPr>
        </w:pPrChange>
      </w:pPr>
      <w:bookmarkStart w:id="1761" w:name="_Toc489130725"/>
      <w:ins w:id="1762" w:author="Shy Alon" w:date="2017-07-22T17:15:00Z">
        <w:r>
          <w:t>Needs and Process Analysis</w:t>
        </w:r>
        <w:bookmarkEnd w:id="1761"/>
      </w:ins>
    </w:p>
    <w:p w14:paraId="092F6607" w14:textId="61371D96" w:rsidR="0098774D" w:rsidRDefault="00012229" w:rsidP="0098774D">
      <w:pPr>
        <w:pStyle w:val="Heading2"/>
        <w:numPr>
          <w:ilvl w:val="1"/>
          <w:numId w:val="58"/>
        </w:numPr>
        <w:rPr>
          <w:ins w:id="1763" w:author="Shy Alon" w:date="2017-07-22T17:15:00Z"/>
        </w:rPr>
      </w:pPr>
      <w:bookmarkStart w:id="1764" w:name="_Toc489130726"/>
      <w:ins w:id="1765" w:author="Shy Alon" w:date="2017-07-22T18:40:00Z">
        <w:r>
          <w:t>Needs</w:t>
        </w:r>
      </w:ins>
      <w:bookmarkEnd w:id="1764"/>
    </w:p>
    <w:p w14:paraId="7A69DC54" w14:textId="5AE9A01A" w:rsidR="0098774D" w:rsidRDefault="00B02A7F" w:rsidP="0098774D">
      <w:pPr>
        <w:rPr>
          <w:ins w:id="1766" w:author="Shy Alon" w:date="2017-07-22T18:41:00Z"/>
        </w:rPr>
      </w:pPr>
      <w:ins w:id="1767" w:author="Shy Alon" w:date="2017-07-22T18:41:00Z">
        <w:r>
          <w:t>The needs of the pharmaceutical industry for the discovery phase are:</w:t>
        </w:r>
      </w:ins>
    </w:p>
    <w:p w14:paraId="06819E34" w14:textId="0E003993" w:rsidR="00B02A7F" w:rsidRDefault="00B02A7F" w:rsidP="00B02A7F">
      <w:pPr>
        <w:pStyle w:val="ListParagraph"/>
        <w:numPr>
          <w:ilvl w:val="0"/>
          <w:numId w:val="60"/>
        </w:numPr>
        <w:rPr>
          <w:ins w:id="1768" w:author="Shy Alon" w:date="2017-07-22T18:42:00Z"/>
        </w:rPr>
        <w:pPrChange w:id="1769" w:author="Shy Alon" w:date="2017-07-22T18:41:00Z">
          <w:pPr/>
        </w:pPrChange>
      </w:pPr>
      <w:ins w:id="1770" w:author="Shy Alon" w:date="2017-07-22T18:42:00Z">
        <w:r>
          <w:t>The process needs to accept a list of tagged compounds with their respective features.</w:t>
        </w:r>
      </w:ins>
    </w:p>
    <w:p w14:paraId="39AD725A" w14:textId="5A95A937" w:rsidR="00B02A7F" w:rsidRDefault="00B02A7F" w:rsidP="00B02A7F">
      <w:pPr>
        <w:pStyle w:val="ListParagraph"/>
        <w:numPr>
          <w:ilvl w:val="0"/>
          <w:numId w:val="60"/>
        </w:numPr>
        <w:rPr>
          <w:ins w:id="1771" w:author="Shy Alon" w:date="2017-07-22T18:44:00Z"/>
        </w:rPr>
        <w:pPrChange w:id="1772" w:author="Shy Alon" w:date="2017-07-22T18:41:00Z">
          <w:pPr/>
        </w:pPrChange>
      </w:pPr>
      <w:ins w:id="1773" w:author="Shy Alon" w:date="2017-07-22T18:42:00Z">
        <w:r>
          <w:t xml:space="preserve">The process needs to accept a </w:t>
        </w:r>
      </w:ins>
      <w:ins w:id="1774" w:author="Shy Alon" w:date="2017-07-22T18:43:00Z">
        <w:r>
          <w:t>significantly larger list of</w:t>
        </w:r>
      </w:ins>
      <w:ins w:id="1775" w:author="Shy Alon" w:date="2017-07-22T18:45:00Z">
        <w:r>
          <w:t xml:space="preserve"> candidate</w:t>
        </w:r>
      </w:ins>
      <w:ins w:id="1776" w:author="Shy Alon" w:date="2017-07-22T18:43:00Z">
        <w:r>
          <w:t xml:space="preserve"> untagged compounds with the exact same features.</w:t>
        </w:r>
      </w:ins>
    </w:p>
    <w:p w14:paraId="7BA5F18C" w14:textId="13EB8920" w:rsidR="0098774D" w:rsidRDefault="00B02A7F" w:rsidP="00B02A7F">
      <w:pPr>
        <w:pStyle w:val="ListParagraph"/>
        <w:numPr>
          <w:ilvl w:val="0"/>
          <w:numId w:val="60"/>
        </w:numPr>
        <w:rPr>
          <w:ins w:id="1777" w:author="Shy Alon" w:date="2017-07-22T19:17:00Z"/>
        </w:rPr>
        <w:pPrChange w:id="1778" w:author="Shy Alon" w:date="2017-07-22T18:46:00Z">
          <w:pPr>
            <w:autoSpaceDE w:val="0"/>
            <w:autoSpaceDN w:val="0"/>
            <w:adjustRightInd w:val="0"/>
            <w:spacing w:after="0" w:line="240" w:lineRule="auto"/>
            <w:jc w:val="left"/>
          </w:pPr>
        </w:pPrChange>
      </w:pPr>
      <w:ins w:id="1779" w:author="Shy Alon" w:date="2017-07-22T18:44:00Z">
        <w:r>
          <w:t>The process needs to provide a short list of the candidate</w:t>
        </w:r>
      </w:ins>
      <w:ins w:id="1780" w:author="Shy Alon" w:date="2017-07-22T18:45:00Z">
        <w:r>
          <w:t xml:space="preserve"> compounds</w:t>
        </w:r>
      </w:ins>
      <w:ins w:id="1781" w:author="Shy Alon" w:date="2017-07-22T18:44:00Z">
        <w:r>
          <w:t xml:space="preserve"> which are the most likely to have si</w:t>
        </w:r>
      </w:ins>
      <w:ins w:id="1782" w:author="Shy Alon" w:date="2017-07-22T18:45:00Z">
        <w:r>
          <w:t>milar results as the tagged compounds.</w:t>
        </w:r>
      </w:ins>
    </w:p>
    <w:p w14:paraId="4DF84E24" w14:textId="6B955AA2" w:rsidR="00F76223" w:rsidRDefault="00F76223" w:rsidP="00F76223">
      <w:pPr>
        <w:pStyle w:val="Heading3"/>
        <w:rPr>
          <w:ins w:id="1783" w:author="Shy Alon" w:date="2017-07-22T18:48:00Z"/>
        </w:rPr>
        <w:pPrChange w:id="1784" w:author="Shy Alon" w:date="2017-07-22T19:18:00Z">
          <w:pPr>
            <w:autoSpaceDE w:val="0"/>
            <w:autoSpaceDN w:val="0"/>
            <w:adjustRightInd w:val="0"/>
            <w:spacing w:after="0" w:line="240" w:lineRule="auto"/>
            <w:jc w:val="left"/>
          </w:pPr>
        </w:pPrChange>
      </w:pPr>
      <w:bookmarkStart w:id="1785" w:name="_Toc489130727"/>
      <w:ins w:id="1786" w:author="Shy Alon" w:date="2017-07-22T19:17:00Z">
        <w:r>
          <w:t>Compound Features</w:t>
        </w:r>
      </w:ins>
      <w:bookmarkEnd w:id="1785"/>
    </w:p>
    <w:p w14:paraId="2EC509BB" w14:textId="7B260990" w:rsidR="00B02A7F" w:rsidRDefault="00B02A7F" w:rsidP="00B02A7F">
      <w:pPr>
        <w:rPr>
          <w:ins w:id="1787" w:author="Shy Alon" w:date="2017-07-22T18:49:00Z"/>
        </w:rPr>
        <w:pPrChange w:id="1788" w:author="Shy Alon" w:date="2017-07-22T18:48:00Z">
          <w:pPr>
            <w:autoSpaceDE w:val="0"/>
            <w:autoSpaceDN w:val="0"/>
            <w:adjustRightInd w:val="0"/>
            <w:spacing w:after="0" w:line="240" w:lineRule="auto"/>
            <w:jc w:val="left"/>
          </w:pPr>
        </w:pPrChange>
      </w:pPr>
      <w:ins w:id="1789" w:author="Shy Alon" w:date="2017-07-22T18:48:00Z">
        <w:r>
          <w:t xml:space="preserve">The features are common industry characteristics of compounds. For </w:t>
        </w:r>
      </w:ins>
      <w:ins w:id="1790" w:author="Shy Alon" w:date="2017-07-22T18:49:00Z">
        <w:r>
          <w:t>example,</w:t>
        </w:r>
      </w:ins>
      <w:ins w:id="1791" w:author="Shy Alon" w:date="2017-07-22T18:48:00Z">
        <w:r>
          <w:t xml:space="preserve"> a list of features </w:t>
        </w:r>
      </w:ins>
      <w:ins w:id="1792" w:author="Shy Alon" w:date="2017-07-22T18:49:00Z">
        <w:r>
          <w:t>used in one of the experiments included:</w:t>
        </w:r>
      </w:ins>
    </w:p>
    <w:p w14:paraId="4EE62F16" w14:textId="3C125523" w:rsidR="00B02A7F" w:rsidRDefault="00F76223" w:rsidP="00F76223">
      <w:pPr>
        <w:rPr>
          <w:ins w:id="1793" w:author="Shy Alon" w:date="2017-07-22T19:15:00Z"/>
        </w:rPr>
        <w:pPrChange w:id="1794" w:author="Shy Alon" w:date="2017-07-22T19:13:00Z">
          <w:pPr>
            <w:autoSpaceDE w:val="0"/>
            <w:autoSpaceDN w:val="0"/>
            <w:adjustRightInd w:val="0"/>
            <w:spacing w:after="0" w:line="240" w:lineRule="auto"/>
            <w:jc w:val="left"/>
          </w:pPr>
        </w:pPrChange>
      </w:pPr>
      <w:ins w:id="1795" w:author="Shy Alon" w:date="2017-07-22T19:11:00Z">
        <w:r>
          <w:t>5-HT1A, ALogP98</w:t>
        </w:r>
        <w:r w:rsidR="00E51782" w:rsidRPr="00E51782">
          <w:t>, Apol, Formal</w:t>
        </w:r>
        <w:r>
          <w:t xml:space="preserve"> </w:t>
        </w:r>
        <w:r w:rsidR="00E51782" w:rsidRPr="00E51782">
          <w:t>Charge, Coord</w:t>
        </w:r>
        <w:r>
          <w:t xml:space="preserve"> </w:t>
        </w:r>
        <w:r w:rsidR="00E51782" w:rsidRPr="00E51782">
          <w:t>Dimension, Is</w:t>
        </w:r>
      </w:ins>
      <w:ins w:id="1796" w:author="Shy Alon" w:date="2017-07-22T19:12:00Z">
        <w:r>
          <w:t xml:space="preserve"> </w:t>
        </w:r>
      </w:ins>
      <w:ins w:id="1797" w:author="Shy Alon" w:date="2017-07-22T19:11:00Z">
        <w:r w:rsidR="00E51782" w:rsidRPr="00E51782">
          <w:t>Chiral, LogD, Molecular</w:t>
        </w:r>
      </w:ins>
      <w:ins w:id="1798" w:author="Shy Alon" w:date="2017-07-22T19:12:00Z">
        <w:r>
          <w:t xml:space="preserve"> </w:t>
        </w:r>
      </w:ins>
      <w:ins w:id="1799" w:author="Shy Alon" w:date="2017-07-22T19:11:00Z">
        <w:r w:rsidR="00E51782" w:rsidRPr="00E51782">
          <w:t>Weight, Molecular</w:t>
        </w:r>
      </w:ins>
      <w:ins w:id="1800" w:author="Shy Alon" w:date="2017-07-22T19:12:00Z">
        <w:r>
          <w:t xml:space="preserve"> </w:t>
        </w:r>
      </w:ins>
      <w:ins w:id="1801" w:author="Shy Alon" w:date="2017-07-22T19:11:00Z">
        <w:r w:rsidR="00E51782" w:rsidRPr="00E51782">
          <w:t>Mass, Molecular</w:t>
        </w:r>
      </w:ins>
      <w:ins w:id="1802" w:author="Shy Alon" w:date="2017-07-22T19:12:00Z">
        <w:r>
          <w:t xml:space="preserve"> </w:t>
        </w:r>
      </w:ins>
      <w:ins w:id="1803" w:author="Shy Alon" w:date="2017-07-22T19:11:00Z">
        <w:r w:rsidR="00E51782" w:rsidRPr="00E51782">
          <w:t>Solubility, VSA</w:t>
        </w:r>
      </w:ins>
      <w:ins w:id="1804" w:author="Shy Alon" w:date="2017-07-22T19:12:00Z">
        <w:r>
          <w:t xml:space="preserve"> </w:t>
        </w:r>
      </w:ins>
      <w:ins w:id="1805" w:author="Shy Alon" w:date="2017-07-22T19:11:00Z">
        <w:r w:rsidR="00E51782" w:rsidRPr="00E51782">
          <w:t>Total</w:t>
        </w:r>
      </w:ins>
      <w:ins w:id="1806" w:author="Shy Alon" w:date="2017-07-22T19:12:00Z">
        <w:r>
          <w:t xml:space="preserve"> </w:t>
        </w:r>
      </w:ins>
      <w:ins w:id="1807" w:author="Shy Alon" w:date="2017-07-22T19:11:00Z">
        <w:r w:rsidR="00E51782" w:rsidRPr="00E51782">
          <w:t>Area, HBA</w:t>
        </w:r>
      </w:ins>
      <w:ins w:id="1808" w:author="Shy Alon" w:date="2017-07-22T19:12:00Z">
        <w:r>
          <w:t xml:space="preserve"> </w:t>
        </w:r>
      </w:ins>
      <w:ins w:id="1809" w:author="Shy Alon" w:date="2017-07-22T19:11:00Z">
        <w:r w:rsidR="00E51782" w:rsidRPr="00E51782">
          <w:t>Count, HBD</w:t>
        </w:r>
      </w:ins>
      <w:ins w:id="1810" w:author="Shy Alon" w:date="2017-07-22T19:12:00Z">
        <w:r>
          <w:t xml:space="preserve"> </w:t>
        </w:r>
      </w:ins>
      <w:ins w:id="1811" w:author="Shy Alon" w:date="2017-07-22T19:11:00Z">
        <w:r w:rsidR="00E51782" w:rsidRPr="00E51782">
          <w:t>Count, NPlusO</w:t>
        </w:r>
      </w:ins>
      <w:ins w:id="1812" w:author="Shy Alon" w:date="2017-07-22T19:12:00Z">
        <w:r>
          <w:t xml:space="preserve"> </w:t>
        </w:r>
      </w:ins>
      <w:ins w:id="1813" w:author="Shy Alon" w:date="2017-07-22T19:11:00Z">
        <w:r w:rsidR="00E51782" w:rsidRPr="00E51782">
          <w:t>Count, Num</w:t>
        </w:r>
      </w:ins>
      <w:ins w:id="1814" w:author="Shy Alon" w:date="2017-07-22T19:12:00Z">
        <w:r>
          <w:t xml:space="preserve">ber of </w:t>
        </w:r>
      </w:ins>
      <w:ins w:id="1815" w:author="Shy Alon" w:date="2017-07-22T19:11:00Z">
        <w:r w:rsidR="00E51782" w:rsidRPr="00E51782">
          <w:t>Atoms, Num</w:t>
        </w:r>
      </w:ins>
      <w:ins w:id="1816" w:author="Shy Alon" w:date="2017-07-22T19:12:00Z">
        <w:r>
          <w:t xml:space="preserve">ber of </w:t>
        </w:r>
      </w:ins>
      <w:ins w:id="1817" w:author="Shy Alon" w:date="2017-07-22T19:11:00Z">
        <w:r>
          <w:t>Bonds, Num</w:t>
        </w:r>
      </w:ins>
      <w:ins w:id="1818" w:author="Shy Alon" w:date="2017-07-22T19:12:00Z">
        <w:r>
          <w:t xml:space="preserve">ber of </w:t>
        </w:r>
      </w:ins>
      <w:ins w:id="1819" w:author="Shy Alon" w:date="2017-07-22T19:11:00Z">
        <w:r>
          <w:t>Hydrogens, Num</w:t>
        </w:r>
      </w:ins>
      <w:ins w:id="1820" w:author="Shy Alon" w:date="2017-07-22T19:12:00Z">
        <w:r>
          <w:t xml:space="preserve">ber of </w:t>
        </w:r>
      </w:ins>
      <w:ins w:id="1821" w:author="Shy Alon" w:date="2017-07-22T19:11:00Z">
        <w:r w:rsidR="00E51782" w:rsidRPr="00E51782">
          <w:t>Explicit</w:t>
        </w:r>
      </w:ins>
      <w:ins w:id="1822" w:author="Shy Alon" w:date="2017-07-22T19:12:00Z">
        <w:r>
          <w:t xml:space="preserve"> </w:t>
        </w:r>
      </w:ins>
      <w:ins w:id="1823" w:author="Shy Alon" w:date="2017-07-22T19:11:00Z">
        <w:r w:rsidR="00E51782" w:rsidRPr="00E51782">
          <w:t xml:space="preserve">Hydrogens, </w:t>
        </w:r>
      </w:ins>
      <w:ins w:id="1824" w:author="Shy Alon" w:date="2017-07-22T19:13:00Z">
        <w:r>
          <w:t xml:space="preserve">Number of </w:t>
        </w:r>
      </w:ins>
      <w:ins w:id="1825" w:author="Shy Alon" w:date="2017-07-22T19:11:00Z">
        <w:r w:rsidR="00E51782" w:rsidRPr="00E51782">
          <w:t>Explicit</w:t>
        </w:r>
      </w:ins>
      <w:ins w:id="1826" w:author="Shy Alon" w:date="2017-07-22T19:13:00Z">
        <w:r>
          <w:t xml:space="preserve"> </w:t>
        </w:r>
      </w:ins>
      <w:ins w:id="1827" w:author="Shy Alon" w:date="2017-07-22T19:11:00Z">
        <w:r w:rsidR="00E51782" w:rsidRPr="00E51782">
          <w:t xml:space="preserve">Atoms, </w:t>
        </w:r>
      </w:ins>
      <w:ins w:id="1828" w:author="Shy Alon" w:date="2017-07-22T19:13:00Z">
        <w:r>
          <w:t xml:space="preserve">Number of </w:t>
        </w:r>
      </w:ins>
      <w:ins w:id="1829" w:author="Shy Alon" w:date="2017-07-22T19:11:00Z">
        <w:r w:rsidR="00E51782" w:rsidRPr="00E51782">
          <w:t>Explicit</w:t>
        </w:r>
      </w:ins>
      <w:ins w:id="1830" w:author="Shy Alon" w:date="2017-07-22T19:13:00Z">
        <w:r>
          <w:t xml:space="preserve"> </w:t>
        </w:r>
      </w:ins>
      <w:ins w:id="1831" w:author="Shy Alon" w:date="2017-07-22T19:11:00Z">
        <w:r w:rsidR="00E51782" w:rsidRPr="00E51782">
          <w:t xml:space="preserve">Bonds, </w:t>
        </w:r>
      </w:ins>
      <w:ins w:id="1832" w:author="Shy Alon" w:date="2017-07-22T19:13:00Z">
        <w:r>
          <w:t xml:space="preserve">Number of </w:t>
        </w:r>
      </w:ins>
      <w:ins w:id="1833" w:author="Shy Alon" w:date="2017-07-22T19:11:00Z">
        <w:r w:rsidR="00E51782" w:rsidRPr="00E51782">
          <w:t>Positive</w:t>
        </w:r>
      </w:ins>
      <w:ins w:id="1834" w:author="Shy Alon" w:date="2017-07-22T19:14:00Z">
        <w:r>
          <w:t xml:space="preserve"> </w:t>
        </w:r>
      </w:ins>
      <w:ins w:id="1835" w:author="Shy Alon" w:date="2017-07-22T19:11:00Z">
        <w:r w:rsidR="00E51782" w:rsidRPr="00E51782">
          <w:t xml:space="preserve">Atoms, </w:t>
        </w:r>
      </w:ins>
      <w:ins w:id="1836" w:author="Shy Alon" w:date="2017-07-22T19:13:00Z">
        <w:r>
          <w:t xml:space="preserve">Number of </w:t>
        </w:r>
      </w:ins>
      <w:ins w:id="1837" w:author="Shy Alon" w:date="2017-07-22T19:11:00Z">
        <w:r w:rsidR="00E51782" w:rsidRPr="00E51782">
          <w:t>Negative</w:t>
        </w:r>
      </w:ins>
      <w:ins w:id="1838" w:author="Shy Alon" w:date="2017-07-22T19:14:00Z">
        <w:r>
          <w:t xml:space="preserve"> </w:t>
        </w:r>
      </w:ins>
      <w:ins w:id="1839" w:author="Shy Alon" w:date="2017-07-22T19:11:00Z">
        <w:r w:rsidR="00E51782" w:rsidRPr="00E51782">
          <w:t xml:space="preserve">Atoms, </w:t>
        </w:r>
      </w:ins>
      <w:ins w:id="1840" w:author="Shy Alon" w:date="2017-07-22T19:13:00Z">
        <w:r>
          <w:t xml:space="preserve">Number of </w:t>
        </w:r>
      </w:ins>
      <w:ins w:id="1841" w:author="Shy Alon" w:date="2017-07-22T19:11:00Z">
        <w:r w:rsidR="00E51782" w:rsidRPr="00E51782">
          <w:t>Spiro</w:t>
        </w:r>
      </w:ins>
      <w:ins w:id="1842" w:author="Shy Alon" w:date="2017-07-22T19:14:00Z">
        <w:r>
          <w:t xml:space="preserve"> </w:t>
        </w:r>
      </w:ins>
      <w:ins w:id="1843" w:author="Shy Alon" w:date="2017-07-22T19:11:00Z">
        <w:r w:rsidR="00E51782" w:rsidRPr="00E51782">
          <w:t xml:space="preserve">Atoms, </w:t>
        </w:r>
      </w:ins>
      <w:ins w:id="1844" w:author="Shy Alon" w:date="2017-07-22T19:13:00Z">
        <w:r>
          <w:t xml:space="preserve">Number of </w:t>
        </w:r>
      </w:ins>
      <w:ins w:id="1845" w:author="Shy Alon" w:date="2017-07-22T19:11:00Z">
        <w:r w:rsidR="00E51782" w:rsidRPr="00E51782">
          <w:t>Bridge</w:t>
        </w:r>
      </w:ins>
      <w:ins w:id="1846" w:author="Shy Alon" w:date="2017-07-22T19:14:00Z">
        <w:r>
          <w:t xml:space="preserve"> </w:t>
        </w:r>
      </w:ins>
      <w:ins w:id="1847" w:author="Shy Alon" w:date="2017-07-22T19:11:00Z">
        <w:r w:rsidR="00E51782" w:rsidRPr="00E51782">
          <w:t>Head</w:t>
        </w:r>
      </w:ins>
      <w:ins w:id="1848" w:author="Shy Alon" w:date="2017-07-22T19:14:00Z">
        <w:r>
          <w:t xml:space="preserve"> </w:t>
        </w:r>
      </w:ins>
      <w:ins w:id="1849" w:author="Shy Alon" w:date="2017-07-22T19:11:00Z">
        <w:r w:rsidR="00E51782" w:rsidRPr="00E51782">
          <w:t xml:space="preserve">Atoms, </w:t>
        </w:r>
      </w:ins>
      <w:ins w:id="1850" w:author="Shy Alon" w:date="2017-07-22T19:13:00Z">
        <w:r>
          <w:t xml:space="preserve">Number of </w:t>
        </w:r>
      </w:ins>
      <w:ins w:id="1851" w:author="Shy Alon" w:date="2017-07-22T19:11:00Z">
        <w:r w:rsidR="00E51782" w:rsidRPr="00E51782">
          <w:t>Ring</w:t>
        </w:r>
      </w:ins>
      <w:ins w:id="1852" w:author="Shy Alon" w:date="2017-07-22T19:14:00Z">
        <w:r>
          <w:t xml:space="preserve"> </w:t>
        </w:r>
      </w:ins>
      <w:ins w:id="1853" w:author="Shy Alon" w:date="2017-07-22T19:11:00Z">
        <w:r w:rsidR="00E51782" w:rsidRPr="00E51782">
          <w:t xml:space="preserve">Bonds, </w:t>
        </w:r>
      </w:ins>
      <w:ins w:id="1854" w:author="Shy Alon" w:date="2017-07-22T19:13:00Z">
        <w:r>
          <w:t xml:space="preserve">Number of </w:t>
        </w:r>
      </w:ins>
      <w:ins w:id="1855" w:author="Shy Alon" w:date="2017-07-22T19:11:00Z">
        <w:r w:rsidR="00E51782" w:rsidRPr="00E51782">
          <w:t>Rotatable</w:t>
        </w:r>
      </w:ins>
      <w:ins w:id="1856" w:author="Shy Alon" w:date="2017-07-22T19:14:00Z">
        <w:r>
          <w:t xml:space="preserve"> </w:t>
        </w:r>
      </w:ins>
      <w:ins w:id="1857" w:author="Shy Alon" w:date="2017-07-22T19:11:00Z">
        <w:r w:rsidR="00E51782" w:rsidRPr="00E51782">
          <w:t xml:space="preserve">Bonds, </w:t>
        </w:r>
      </w:ins>
      <w:ins w:id="1858" w:author="Shy Alon" w:date="2017-07-22T19:13:00Z">
        <w:r>
          <w:t xml:space="preserve">Number of </w:t>
        </w:r>
      </w:ins>
      <w:ins w:id="1859" w:author="Shy Alon" w:date="2017-07-22T19:11:00Z">
        <w:r w:rsidR="00E51782" w:rsidRPr="00E51782">
          <w:t>Aromatic</w:t>
        </w:r>
      </w:ins>
      <w:ins w:id="1860" w:author="Shy Alon" w:date="2017-07-22T19:14:00Z">
        <w:r>
          <w:t xml:space="preserve"> </w:t>
        </w:r>
      </w:ins>
      <w:ins w:id="1861" w:author="Shy Alon" w:date="2017-07-22T19:11:00Z">
        <w:r w:rsidR="00E51782" w:rsidRPr="00E51782">
          <w:t xml:space="preserve">Bonds, </w:t>
        </w:r>
      </w:ins>
      <w:ins w:id="1862" w:author="Shy Alon" w:date="2017-07-22T19:13:00Z">
        <w:r>
          <w:t xml:space="preserve">Number of </w:t>
        </w:r>
      </w:ins>
      <w:ins w:id="1863" w:author="Shy Alon" w:date="2017-07-22T19:11:00Z">
        <w:r w:rsidR="00E51782" w:rsidRPr="00E51782">
          <w:t>Bridge</w:t>
        </w:r>
      </w:ins>
      <w:ins w:id="1864" w:author="Shy Alon" w:date="2017-07-22T19:14:00Z">
        <w:r>
          <w:t xml:space="preserve"> </w:t>
        </w:r>
      </w:ins>
      <w:ins w:id="1865" w:author="Shy Alon" w:date="2017-07-22T19:11:00Z">
        <w:r w:rsidR="00E51782" w:rsidRPr="00E51782">
          <w:t xml:space="preserve">Bonds, </w:t>
        </w:r>
      </w:ins>
      <w:ins w:id="1866" w:author="Shy Alon" w:date="2017-07-22T19:13:00Z">
        <w:r>
          <w:t xml:space="preserve">Number of </w:t>
        </w:r>
      </w:ins>
      <w:ins w:id="1867" w:author="Shy Alon" w:date="2017-07-22T19:11:00Z">
        <w:r w:rsidR="00E51782" w:rsidRPr="00E51782">
          <w:t xml:space="preserve">Rings, </w:t>
        </w:r>
      </w:ins>
      <w:ins w:id="1868" w:author="Shy Alon" w:date="2017-07-22T19:13:00Z">
        <w:r>
          <w:t xml:space="preserve">Number of </w:t>
        </w:r>
      </w:ins>
      <w:ins w:id="1869" w:author="Shy Alon" w:date="2017-07-22T19:11:00Z">
        <w:r w:rsidR="00E51782" w:rsidRPr="00E51782">
          <w:t>Aromatic</w:t>
        </w:r>
      </w:ins>
      <w:ins w:id="1870" w:author="Shy Alon" w:date="2017-07-22T19:14:00Z">
        <w:r>
          <w:t xml:space="preserve"> </w:t>
        </w:r>
      </w:ins>
      <w:ins w:id="1871" w:author="Shy Alon" w:date="2017-07-22T19:11:00Z">
        <w:r w:rsidR="00E51782" w:rsidRPr="00E51782">
          <w:t xml:space="preserve">Rings, </w:t>
        </w:r>
      </w:ins>
      <w:ins w:id="1872" w:author="Shy Alon" w:date="2017-07-22T19:13:00Z">
        <w:r>
          <w:t xml:space="preserve">Number of </w:t>
        </w:r>
      </w:ins>
      <w:ins w:id="1873" w:author="Shy Alon" w:date="2017-07-22T19:11:00Z">
        <w:r w:rsidR="00E51782" w:rsidRPr="00E51782">
          <w:t>Ring</w:t>
        </w:r>
      </w:ins>
      <w:ins w:id="1874" w:author="Shy Alon" w:date="2017-07-22T19:14:00Z">
        <w:r>
          <w:t xml:space="preserve"> </w:t>
        </w:r>
      </w:ins>
      <w:ins w:id="1875" w:author="Shy Alon" w:date="2017-07-22T19:11:00Z">
        <w:r w:rsidR="00E51782" w:rsidRPr="00E51782">
          <w:t xml:space="preserve">Assemblies, </w:t>
        </w:r>
      </w:ins>
      <w:ins w:id="1876" w:author="Shy Alon" w:date="2017-07-22T19:13:00Z">
        <w:r>
          <w:t xml:space="preserve">Number of </w:t>
        </w:r>
      </w:ins>
      <w:ins w:id="1877" w:author="Shy Alon" w:date="2017-07-22T19:11:00Z">
        <w:r w:rsidR="00E51782" w:rsidRPr="00E51782">
          <w:t xml:space="preserve">Rings3, </w:t>
        </w:r>
      </w:ins>
      <w:ins w:id="1878" w:author="Shy Alon" w:date="2017-07-22T19:13:00Z">
        <w:r>
          <w:t xml:space="preserve">Number of </w:t>
        </w:r>
      </w:ins>
      <w:ins w:id="1879" w:author="Shy Alon" w:date="2017-07-22T19:11:00Z">
        <w:r w:rsidR="00E51782" w:rsidRPr="00E51782">
          <w:t xml:space="preserve">Rings4, </w:t>
        </w:r>
      </w:ins>
      <w:ins w:id="1880" w:author="Shy Alon" w:date="2017-07-22T19:13:00Z">
        <w:r>
          <w:t xml:space="preserve">Number of </w:t>
        </w:r>
      </w:ins>
      <w:ins w:id="1881" w:author="Shy Alon" w:date="2017-07-22T19:11:00Z">
        <w:r w:rsidR="00E51782" w:rsidRPr="00E51782">
          <w:t xml:space="preserve">Rings5, </w:t>
        </w:r>
      </w:ins>
      <w:ins w:id="1882" w:author="Shy Alon" w:date="2017-07-22T19:13:00Z">
        <w:r>
          <w:t xml:space="preserve">Number of </w:t>
        </w:r>
      </w:ins>
      <w:ins w:id="1883" w:author="Shy Alon" w:date="2017-07-22T19:11:00Z">
        <w:r w:rsidR="00E51782" w:rsidRPr="00E51782">
          <w:t xml:space="preserve">Rings6, </w:t>
        </w:r>
      </w:ins>
      <w:ins w:id="1884" w:author="Shy Alon" w:date="2017-07-22T19:13:00Z">
        <w:r>
          <w:t xml:space="preserve">Number of </w:t>
        </w:r>
      </w:ins>
      <w:ins w:id="1885" w:author="Shy Alon" w:date="2017-07-22T19:11:00Z">
        <w:r w:rsidR="00E51782" w:rsidRPr="00E51782">
          <w:t xml:space="preserve">Rings7, </w:t>
        </w:r>
      </w:ins>
      <w:ins w:id="1886" w:author="Shy Alon" w:date="2017-07-22T19:13:00Z">
        <w:r>
          <w:t xml:space="preserve">Number of </w:t>
        </w:r>
      </w:ins>
      <w:ins w:id="1887" w:author="Shy Alon" w:date="2017-07-22T19:11:00Z">
        <w:r w:rsidR="00E51782" w:rsidRPr="00E51782">
          <w:t xml:space="preserve">Rings8, </w:t>
        </w:r>
      </w:ins>
      <w:ins w:id="1888" w:author="Shy Alon" w:date="2017-07-22T19:13:00Z">
        <w:r>
          <w:t xml:space="preserve">Number of </w:t>
        </w:r>
      </w:ins>
      <w:ins w:id="1889" w:author="Shy Alon" w:date="2017-07-22T19:11:00Z">
        <w:r w:rsidR="00E51782" w:rsidRPr="00E51782">
          <w:t xml:space="preserve">Rings9Plus, </w:t>
        </w:r>
      </w:ins>
      <w:ins w:id="1890" w:author="Shy Alon" w:date="2017-07-22T19:13:00Z">
        <w:r>
          <w:t xml:space="preserve">Number of </w:t>
        </w:r>
      </w:ins>
      <w:ins w:id="1891" w:author="Shy Alon" w:date="2017-07-22T19:11:00Z">
        <w:r w:rsidR="00E51782" w:rsidRPr="00E51782">
          <w:t xml:space="preserve">Chains, </w:t>
        </w:r>
      </w:ins>
      <w:ins w:id="1892" w:author="Shy Alon" w:date="2017-07-22T19:13:00Z">
        <w:r>
          <w:t xml:space="preserve">Number of </w:t>
        </w:r>
      </w:ins>
      <w:ins w:id="1893" w:author="Shy Alon" w:date="2017-07-22T19:11:00Z">
        <w:r w:rsidR="00E51782" w:rsidRPr="00E51782">
          <w:t>Chain</w:t>
        </w:r>
      </w:ins>
      <w:ins w:id="1894" w:author="Shy Alon" w:date="2017-07-22T19:14:00Z">
        <w:r>
          <w:t xml:space="preserve"> </w:t>
        </w:r>
      </w:ins>
      <w:ins w:id="1895" w:author="Shy Alon" w:date="2017-07-22T19:11:00Z">
        <w:r w:rsidR="00E51782" w:rsidRPr="00E51782">
          <w:t xml:space="preserve">Assemblies, </w:t>
        </w:r>
      </w:ins>
      <w:ins w:id="1896" w:author="Shy Alon" w:date="2017-07-22T19:13:00Z">
        <w:r>
          <w:t xml:space="preserve">Number of </w:t>
        </w:r>
      </w:ins>
      <w:ins w:id="1897" w:author="Shy Alon" w:date="2017-07-22T19:11:00Z">
        <w:r w:rsidR="00E51782" w:rsidRPr="00E51782">
          <w:t xml:space="preserve">Fragments, </w:t>
        </w:r>
      </w:ins>
      <w:ins w:id="1898" w:author="Shy Alon" w:date="2017-07-22T19:13:00Z">
        <w:r>
          <w:t xml:space="preserve">Number of </w:t>
        </w:r>
      </w:ins>
      <w:ins w:id="1899" w:author="Shy Alon" w:date="2017-07-22T19:11:00Z">
        <w:r w:rsidR="00E51782" w:rsidRPr="00E51782">
          <w:t>Complexed</w:t>
        </w:r>
      </w:ins>
      <w:ins w:id="1900" w:author="Shy Alon" w:date="2017-07-22T19:14:00Z">
        <w:r>
          <w:t xml:space="preserve"> </w:t>
        </w:r>
      </w:ins>
      <w:ins w:id="1901" w:author="Shy Alon" w:date="2017-07-22T19:11:00Z">
        <w:r w:rsidR="00E51782" w:rsidRPr="00E51782">
          <w:t xml:space="preserve">Fragments, </w:t>
        </w:r>
      </w:ins>
      <w:ins w:id="1902" w:author="Shy Alon" w:date="2017-07-22T19:13:00Z">
        <w:r>
          <w:t xml:space="preserve">Number of </w:t>
        </w:r>
      </w:ins>
      <w:ins w:id="1903" w:author="Shy Alon" w:date="2017-07-22T19:11:00Z">
        <w:r w:rsidR="00E51782" w:rsidRPr="00E51782">
          <w:t>Metal</w:t>
        </w:r>
      </w:ins>
      <w:ins w:id="1904" w:author="Shy Alon" w:date="2017-07-22T19:14:00Z">
        <w:r>
          <w:t xml:space="preserve"> </w:t>
        </w:r>
      </w:ins>
      <w:ins w:id="1905" w:author="Shy Alon" w:date="2017-07-22T19:11:00Z">
        <w:r w:rsidR="00E51782" w:rsidRPr="00E51782">
          <w:t xml:space="preserve">Atoms, </w:t>
        </w:r>
      </w:ins>
      <w:ins w:id="1906" w:author="Shy Alon" w:date="2017-07-22T19:13:00Z">
        <w:r>
          <w:t xml:space="preserve">Number of </w:t>
        </w:r>
      </w:ins>
      <w:ins w:id="1907" w:author="Shy Alon" w:date="2017-07-22T19:11:00Z">
        <w:r w:rsidR="00E51782" w:rsidRPr="00E51782">
          <w:t xml:space="preserve">SGroups, </w:t>
        </w:r>
      </w:ins>
      <w:ins w:id="1908" w:author="Shy Alon" w:date="2017-07-22T19:13:00Z">
        <w:r>
          <w:t xml:space="preserve">Number of </w:t>
        </w:r>
      </w:ins>
      <w:ins w:id="1909" w:author="Shy Alon" w:date="2017-07-22T19:11:00Z">
        <w:r w:rsidR="00E51782" w:rsidRPr="00E51782">
          <w:t>Super</w:t>
        </w:r>
      </w:ins>
      <w:ins w:id="1910" w:author="Shy Alon" w:date="2017-07-22T19:14:00Z">
        <w:r>
          <w:t xml:space="preserve"> </w:t>
        </w:r>
      </w:ins>
      <w:ins w:id="1911" w:author="Shy Alon" w:date="2017-07-22T19:11:00Z">
        <w:r w:rsidR="00E51782" w:rsidRPr="00E51782">
          <w:t xml:space="preserve">atoms, </w:t>
        </w:r>
      </w:ins>
      <w:ins w:id="1912" w:author="Shy Alon" w:date="2017-07-22T19:13:00Z">
        <w:r>
          <w:t xml:space="preserve">Number of </w:t>
        </w:r>
      </w:ins>
      <w:ins w:id="1913" w:author="Shy Alon" w:date="2017-07-22T19:11:00Z">
        <w:r w:rsidR="00E51782" w:rsidRPr="00E51782">
          <w:t xml:space="preserve">Isotopes, </w:t>
        </w:r>
      </w:ins>
      <w:ins w:id="1914" w:author="Shy Alon" w:date="2017-07-22T19:13:00Z">
        <w:r>
          <w:t xml:space="preserve">Number of </w:t>
        </w:r>
      </w:ins>
      <w:ins w:id="1915" w:author="Shy Alon" w:date="2017-07-22T19:11:00Z">
        <w:r w:rsidR="00E51782" w:rsidRPr="00E51782">
          <w:t>Custom</w:t>
        </w:r>
      </w:ins>
      <w:ins w:id="1916" w:author="Shy Alon" w:date="2017-07-22T19:14:00Z">
        <w:r>
          <w:t xml:space="preserve"> </w:t>
        </w:r>
      </w:ins>
      <w:ins w:id="1917" w:author="Shy Alon" w:date="2017-07-22T19:11:00Z">
        <w:r w:rsidR="00E51782" w:rsidRPr="00E51782">
          <w:t xml:space="preserve">Data, </w:t>
        </w:r>
      </w:ins>
      <w:ins w:id="1918" w:author="Shy Alon" w:date="2017-07-22T19:13:00Z">
        <w:r>
          <w:t xml:space="preserve">Number of </w:t>
        </w:r>
      </w:ins>
      <w:ins w:id="1919" w:author="Shy Alon" w:date="2017-07-22T19:11:00Z">
        <w:r w:rsidR="00E51782" w:rsidRPr="00E51782">
          <w:t>Pi</w:t>
        </w:r>
      </w:ins>
      <w:ins w:id="1920" w:author="Shy Alon" w:date="2017-07-22T19:14:00Z">
        <w:r>
          <w:t xml:space="preserve"> </w:t>
        </w:r>
      </w:ins>
      <w:ins w:id="1921" w:author="Shy Alon" w:date="2017-07-22T19:11:00Z">
        <w:r w:rsidR="00E51782" w:rsidRPr="00E51782">
          <w:t xml:space="preserve">Bonds, </w:t>
        </w:r>
      </w:ins>
      <w:ins w:id="1922" w:author="Shy Alon" w:date="2017-07-22T19:13:00Z">
        <w:r>
          <w:t xml:space="preserve">Number of </w:t>
        </w:r>
      </w:ins>
      <w:ins w:id="1923" w:author="Shy Alon" w:date="2017-07-22T19:11:00Z">
        <w:r w:rsidR="00E51782" w:rsidRPr="00E51782">
          <w:t>Repeat</w:t>
        </w:r>
      </w:ins>
      <w:ins w:id="1924" w:author="Shy Alon" w:date="2017-07-22T19:14:00Z">
        <w:r>
          <w:t xml:space="preserve"> </w:t>
        </w:r>
      </w:ins>
      <w:ins w:id="1925" w:author="Shy Alon" w:date="2017-07-22T19:11:00Z">
        <w:r w:rsidR="00E51782" w:rsidRPr="00E51782">
          <w:t xml:space="preserve">Units, </w:t>
        </w:r>
      </w:ins>
      <w:ins w:id="1926" w:author="Shy Alon" w:date="2017-07-22T19:13:00Z">
        <w:r>
          <w:t xml:space="preserve">Number of </w:t>
        </w:r>
      </w:ins>
      <w:ins w:id="1927" w:author="Shy Alon" w:date="2017-07-22T19:11:00Z">
        <w:r w:rsidR="00E51782" w:rsidRPr="00E51782">
          <w:t xml:space="preserve">V3000Templates, </w:t>
        </w:r>
      </w:ins>
      <w:ins w:id="1928" w:author="Shy Alon" w:date="2017-07-22T19:13:00Z">
        <w:r>
          <w:t xml:space="preserve">Number of </w:t>
        </w:r>
      </w:ins>
      <w:ins w:id="1929" w:author="Shy Alon" w:date="2017-07-22T19:11:00Z">
        <w:r w:rsidR="00E51782" w:rsidRPr="00E51782">
          <w:t>R</w:t>
        </w:r>
      </w:ins>
      <w:ins w:id="1930" w:author="Shy Alon" w:date="2017-07-22T19:14:00Z">
        <w:r>
          <w:t xml:space="preserve"> </w:t>
        </w:r>
      </w:ins>
      <w:ins w:id="1931" w:author="Shy Alon" w:date="2017-07-22T19:11:00Z">
        <w:r w:rsidR="00E51782" w:rsidRPr="00E51782">
          <w:t>Group</w:t>
        </w:r>
      </w:ins>
      <w:ins w:id="1932" w:author="Shy Alon" w:date="2017-07-22T19:14:00Z">
        <w:r>
          <w:t xml:space="preserve"> </w:t>
        </w:r>
      </w:ins>
      <w:ins w:id="1933" w:author="Shy Alon" w:date="2017-07-22T19:11:00Z">
        <w:r w:rsidR="00E51782" w:rsidRPr="00E51782">
          <w:t xml:space="preserve">Fragments, </w:t>
        </w:r>
      </w:ins>
      <w:ins w:id="1934" w:author="Shy Alon" w:date="2017-07-22T19:13:00Z">
        <w:r>
          <w:t xml:space="preserve">Number of </w:t>
        </w:r>
      </w:ins>
      <w:ins w:id="1935" w:author="Shy Alon" w:date="2017-07-22T19:11:00Z">
        <w:r w:rsidR="00E51782" w:rsidRPr="00E51782">
          <w:t>Stereo</w:t>
        </w:r>
      </w:ins>
      <w:ins w:id="1936" w:author="Shy Alon" w:date="2017-07-22T19:14:00Z">
        <w:r>
          <w:t xml:space="preserve"> </w:t>
        </w:r>
      </w:ins>
      <w:ins w:id="1937" w:author="Shy Alon" w:date="2017-07-22T19:11:00Z">
        <w:r w:rsidR="00E51782" w:rsidRPr="00E51782">
          <w:t xml:space="preserve">Atoms, </w:t>
        </w:r>
      </w:ins>
      <w:ins w:id="1938" w:author="Shy Alon" w:date="2017-07-22T19:13:00Z">
        <w:r>
          <w:t xml:space="preserve">Number of </w:t>
        </w:r>
      </w:ins>
      <w:ins w:id="1939" w:author="Shy Alon" w:date="2017-07-22T19:11:00Z">
        <w:r w:rsidR="00E51782" w:rsidRPr="00E51782">
          <w:t>Stereo</w:t>
        </w:r>
      </w:ins>
      <w:ins w:id="1940" w:author="Shy Alon" w:date="2017-07-22T19:14:00Z">
        <w:r>
          <w:t xml:space="preserve"> </w:t>
        </w:r>
      </w:ins>
      <w:ins w:id="1941" w:author="Shy Alon" w:date="2017-07-22T19:11:00Z">
        <w:r w:rsidR="00E51782" w:rsidRPr="00E51782">
          <w:t xml:space="preserve">Bonds, </w:t>
        </w:r>
      </w:ins>
      <w:ins w:id="1942" w:author="Shy Alon" w:date="2017-07-22T19:13:00Z">
        <w:r>
          <w:t xml:space="preserve">Number of </w:t>
        </w:r>
      </w:ins>
      <w:ins w:id="1943" w:author="Shy Alon" w:date="2017-07-22T19:11:00Z">
        <w:r w:rsidR="00E51782" w:rsidRPr="00E51782">
          <w:t>Single</w:t>
        </w:r>
      </w:ins>
      <w:ins w:id="1944" w:author="Shy Alon" w:date="2017-07-22T19:14:00Z">
        <w:r>
          <w:t xml:space="preserve"> </w:t>
        </w:r>
      </w:ins>
      <w:ins w:id="1945" w:author="Shy Alon" w:date="2017-07-22T19:11:00Z">
        <w:r w:rsidR="00E51782" w:rsidRPr="00E51782">
          <w:t xml:space="preserve">Bonds, </w:t>
        </w:r>
      </w:ins>
      <w:ins w:id="1946" w:author="Shy Alon" w:date="2017-07-22T19:13:00Z">
        <w:r>
          <w:t xml:space="preserve">Number of </w:t>
        </w:r>
      </w:ins>
      <w:ins w:id="1947" w:author="Shy Alon" w:date="2017-07-22T19:11:00Z">
        <w:r w:rsidR="00E51782" w:rsidRPr="00E51782">
          <w:t>Double</w:t>
        </w:r>
      </w:ins>
      <w:ins w:id="1948" w:author="Shy Alon" w:date="2017-07-22T19:15:00Z">
        <w:r>
          <w:t xml:space="preserve"> </w:t>
        </w:r>
      </w:ins>
      <w:ins w:id="1949" w:author="Shy Alon" w:date="2017-07-22T19:11:00Z">
        <w:r w:rsidR="00E51782" w:rsidRPr="00E51782">
          <w:t xml:space="preserve">Bonds, </w:t>
        </w:r>
      </w:ins>
      <w:ins w:id="1950" w:author="Shy Alon" w:date="2017-07-22T19:13:00Z">
        <w:r>
          <w:t xml:space="preserve">Number of </w:t>
        </w:r>
      </w:ins>
      <w:ins w:id="1951" w:author="Shy Alon" w:date="2017-07-22T19:11:00Z">
        <w:r w:rsidR="00E51782" w:rsidRPr="00E51782">
          <w:t>Triple</w:t>
        </w:r>
      </w:ins>
      <w:ins w:id="1952" w:author="Shy Alon" w:date="2017-07-22T19:15:00Z">
        <w:r>
          <w:t xml:space="preserve"> </w:t>
        </w:r>
      </w:ins>
      <w:ins w:id="1953" w:author="Shy Alon" w:date="2017-07-22T19:11:00Z">
        <w:r w:rsidR="00E51782" w:rsidRPr="00E51782">
          <w:t xml:space="preserve">Bonds, </w:t>
        </w:r>
      </w:ins>
      <w:ins w:id="1954" w:author="Shy Alon" w:date="2017-07-22T19:13:00Z">
        <w:r>
          <w:t xml:space="preserve">Number of </w:t>
        </w:r>
      </w:ins>
      <w:ins w:id="1955" w:author="Shy Alon" w:date="2017-07-22T19:11:00Z">
        <w:r w:rsidR="00E51782" w:rsidRPr="00E51782">
          <w:t>Aliphatic</w:t>
        </w:r>
      </w:ins>
      <w:ins w:id="1956" w:author="Shy Alon" w:date="2017-07-22T19:15:00Z">
        <w:r>
          <w:t xml:space="preserve"> </w:t>
        </w:r>
      </w:ins>
      <w:ins w:id="1957" w:author="Shy Alon" w:date="2017-07-22T19:11:00Z">
        <w:r w:rsidR="00E51782" w:rsidRPr="00E51782">
          <w:t>Single</w:t>
        </w:r>
      </w:ins>
      <w:ins w:id="1958" w:author="Shy Alon" w:date="2017-07-22T19:15:00Z">
        <w:r>
          <w:t xml:space="preserve"> </w:t>
        </w:r>
      </w:ins>
      <w:ins w:id="1959" w:author="Shy Alon" w:date="2017-07-22T19:11:00Z">
        <w:r w:rsidR="00E51782" w:rsidRPr="00E51782">
          <w:t xml:space="preserve">Bonds, </w:t>
        </w:r>
      </w:ins>
      <w:ins w:id="1960" w:author="Shy Alon" w:date="2017-07-22T19:13:00Z">
        <w:r>
          <w:t xml:space="preserve">Number of </w:t>
        </w:r>
      </w:ins>
      <w:ins w:id="1961" w:author="Shy Alon" w:date="2017-07-22T19:11:00Z">
        <w:r w:rsidR="00E51782" w:rsidRPr="00E51782">
          <w:t>Aliphatic</w:t>
        </w:r>
      </w:ins>
      <w:ins w:id="1962" w:author="Shy Alon" w:date="2017-07-22T19:15:00Z">
        <w:r>
          <w:t xml:space="preserve"> </w:t>
        </w:r>
      </w:ins>
      <w:ins w:id="1963" w:author="Shy Alon" w:date="2017-07-22T19:11:00Z">
        <w:r w:rsidR="00E51782" w:rsidRPr="00E51782">
          <w:t>Double</w:t>
        </w:r>
      </w:ins>
      <w:ins w:id="1964" w:author="Shy Alon" w:date="2017-07-22T19:15:00Z">
        <w:r>
          <w:t xml:space="preserve"> </w:t>
        </w:r>
      </w:ins>
      <w:ins w:id="1965" w:author="Shy Alon" w:date="2017-07-22T19:11:00Z">
        <w:r w:rsidR="00E51782" w:rsidRPr="00E51782">
          <w:t xml:space="preserve">Bonds, </w:t>
        </w:r>
      </w:ins>
      <w:ins w:id="1966" w:author="Shy Alon" w:date="2017-07-22T19:13:00Z">
        <w:r>
          <w:t xml:space="preserve">Number of </w:t>
        </w:r>
      </w:ins>
      <w:ins w:id="1967" w:author="Shy Alon" w:date="2017-07-22T19:11:00Z">
        <w:r w:rsidR="00E51782" w:rsidRPr="00E51782">
          <w:t>Unknown</w:t>
        </w:r>
      </w:ins>
      <w:ins w:id="1968" w:author="Shy Alon" w:date="2017-07-22T19:15:00Z">
        <w:r>
          <w:t xml:space="preserve"> </w:t>
        </w:r>
      </w:ins>
      <w:ins w:id="1969" w:author="Shy Alon" w:date="2017-07-22T19:11:00Z">
        <w:r w:rsidR="00E51782" w:rsidRPr="00E51782">
          <w:t>Stereo</w:t>
        </w:r>
      </w:ins>
      <w:ins w:id="1970" w:author="Shy Alon" w:date="2017-07-22T19:15:00Z">
        <w:r>
          <w:t xml:space="preserve"> </w:t>
        </w:r>
      </w:ins>
      <w:ins w:id="1971" w:author="Shy Alon" w:date="2017-07-22T19:11:00Z">
        <w:r w:rsidR="00E51782" w:rsidRPr="00E51782">
          <w:t xml:space="preserve">Atoms, </w:t>
        </w:r>
      </w:ins>
      <w:ins w:id="1972" w:author="Shy Alon" w:date="2017-07-22T19:13:00Z">
        <w:r>
          <w:t xml:space="preserve">Number of </w:t>
        </w:r>
      </w:ins>
      <w:ins w:id="1973" w:author="Shy Alon" w:date="2017-07-22T19:11:00Z">
        <w:r w:rsidR="00E51782" w:rsidRPr="00E51782">
          <w:t>Unknown</w:t>
        </w:r>
      </w:ins>
      <w:ins w:id="1974" w:author="Shy Alon" w:date="2017-07-22T19:15:00Z">
        <w:r>
          <w:t xml:space="preserve"> </w:t>
        </w:r>
      </w:ins>
      <w:ins w:id="1975" w:author="Shy Alon" w:date="2017-07-22T19:11:00Z">
        <w:r w:rsidR="00E51782" w:rsidRPr="00E51782">
          <w:t>Stereo</w:t>
        </w:r>
      </w:ins>
      <w:ins w:id="1976" w:author="Shy Alon" w:date="2017-07-22T19:15:00Z">
        <w:r>
          <w:t xml:space="preserve"> </w:t>
        </w:r>
      </w:ins>
      <w:ins w:id="1977" w:author="Shy Alon" w:date="2017-07-22T19:11:00Z">
        <w:r w:rsidR="00E51782" w:rsidRPr="00E51782">
          <w:t xml:space="preserve">Bonds, </w:t>
        </w:r>
      </w:ins>
      <w:ins w:id="1978" w:author="Shy Alon" w:date="2017-07-22T19:13:00Z">
        <w:r>
          <w:t xml:space="preserve">Number of </w:t>
        </w:r>
      </w:ins>
      <w:ins w:id="1979" w:author="Shy Alon" w:date="2017-07-22T19:11:00Z">
        <w:r w:rsidR="00E51782" w:rsidRPr="00E51782">
          <w:t>Dative</w:t>
        </w:r>
      </w:ins>
      <w:ins w:id="1980" w:author="Shy Alon" w:date="2017-07-22T19:15:00Z">
        <w:r>
          <w:t xml:space="preserve"> </w:t>
        </w:r>
      </w:ins>
      <w:ins w:id="1981" w:author="Shy Alon" w:date="2017-07-22T19:11:00Z">
        <w:r w:rsidR="00E51782" w:rsidRPr="00E51782">
          <w:t xml:space="preserve">Bonds, </w:t>
        </w:r>
      </w:ins>
      <w:ins w:id="1982" w:author="Shy Alon" w:date="2017-07-22T19:13:00Z">
        <w:r>
          <w:t xml:space="preserve">Number of </w:t>
        </w:r>
      </w:ins>
      <w:ins w:id="1983" w:author="Shy Alon" w:date="2017-07-22T19:11:00Z">
        <w:r w:rsidR="00E51782" w:rsidRPr="00E51782">
          <w:t>Hydrogen</w:t>
        </w:r>
      </w:ins>
      <w:ins w:id="1984" w:author="Shy Alon" w:date="2017-07-22T19:15:00Z">
        <w:r>
          <w:t xml:space="preserve"> </w:t>
        </w:r>
      </w:ins>
      <w:ins w:id="1985" w:author="Shy Alon" w:date="2017-07-22T19:11:00Z">
        <w:r w:rsidR="00E51782" w:rsidRPr="00E51782">
          <w:t xml:space="preserve">Bonds, </w:t>
        </w:r>
      </w:ins>
      <w:ins w:id="1986" w:author="Shy Alon" w:date="2017-07-22T19:13:00Z">
        <w:r>
          <w:t xml:space="preserve">Number of </w:t>
        </w:r>
      </w:ins>
      <w:ins w:id="1987" w:author="Shy Alon" w:date="2017-07-22T19:11:00Z">
        <w:r w:rsidR="00E51782" w:rsidRPr="00E51782">
          <w:t>Allene</w:t>
        </w:r>
      </w:ins>
      <w:ins w:id="1988" w:author="Shy Alon" w:date="2017-07-22T19:15:00Z">
        <w:r>
          <w:t xml:space="preserve"> </w:t>
        </w:r>
      </w:ins>
      <w:ins w:id="1989" w:author="Shy Alon" w:date="2017-07-22T19:11:00Z">
        <w:r w:rsidR="00E51782" w:rsidRPr="00E51782">
          <w:t>Stereo</w:t>
        </w:r>
      </w:ins>
      <w:ins w:id="1990" w:author="Shy Alon" w:date="2017-07-22T19:15:00Z">
        <w:r>
          <w:t xml:space="preserve"> </w:t>
        </w:r>
      </w:ins>
      <w:ins w:id="1991" w:author="Shy Alon" w:date="2017-07-22T19:11:00Z">
        <w:r w:rsidR="00E51782" w:rsidRPr="00E51782">
          <w:t xml:space="preserve">Centers, </w:t>
        </w:r>
      </w:ins>
      <w:ins w:id="1992" w:author="Shy Alon" w:date="2017-07-22T19:13:00Z">
        <w:r>
          <w:t xml:space="preserve">Number of </w:t>
        </w:r>
      </w:ins>
      <w:ins w:id="1993" w:author="Shy Alon" w:date="2017-07-22T19:11:00Z">
        <w:r w:rsidR="00E51782" w:rsidRPr="00E51782">
          <w:t>Atropisomer</w:t>
        </w:r>
      </w:ins>
      <w:ins w:id="1994" w:author="Shy Alon" w:date="2017-07-22T19:15:00Z">
        <w:r>
          <w:t xml:space="preserve"> </w:t>
        </w:r>
      </w:ins>
      <w:ins w:id="1995" w:author="Shy Alon" w:date="2017-07-22T19:11:00Z">
        <w:r w:rsidR="005151ED">
          <w:t>Centers</w:t>
        </w:r>
      </w:ins>
      <w:ins w:id="1996" w:author="Shy Alon" w:date="2017-07-22T21:12:00Z">
        <w:r w:rsidR="005151ED">
          <w:t xml:space="preserve"> and</w:t>
        </w:r>
      </w:ins>
      <w:ins w:id="1997" w:author="Shy Alon" w:date="2017-07-22T19:11:00Z">
        <w:r w:rsidR="00E51782" w:rsidRPr="00E51782">
          <w:t xml:space="preserve"> </w:t>
        </w:r>
      </w:ins>
      <w:ins w:id="1998" w:author="Shy Alon" w:date="2017-07-22T19:13:00Z">
        <w:r>
          <w:t xml:space="preserve">Number of </w:t>
        </w:r>
      </w:ins>
      <w:ins w:id="1999" w:author="Shy Alon" w:date="2017-07-22T19:11:00Z">
        <w:r w:rsidR="00E51782" w:rsidRPr="00E51782">
          <w:t>Axial</w:t>
        </w:r>
      </w:ins>
      <w:ins w:id="2000" w:author="Shy Alon" w:date="2017-07-22T19:15:00Z">
        <w:r>
          <w:t xml:space="preserve"> </w:t>
        </w:r>
      </w:ins>
      <w:ins w:id="2001" w:author="Shy Alon" w:date="2017-07-22T19:11:00Z">
        <w:r w:rsidR="00E51782" w:rsidRPr="00E51782">
          <w:t>Stereo</w:t>
        </w:r>
      </w:ins>
      <w:ins w:id="2002" w:author="Shy Alon" w:date="2017-07-22T19:15:00Z">
        <w:r>
          <w:t>.</w:t>
        </w:r>
      </w:ins>
    </w:p>
    <w:p w14:paraId="0952A529" w14:textId="7703B864" w:rsidR="00F76223" w:rsidRDefault="00F76223" w:rsidP="00F76223">
      <w:pPr>
        <w:rPr>
          <w:ins w:id="2003" w:author="Shy Alon" w:date="2017-07-22T18:49:00Z"/>
        </w:rPr>
        <w:pPrChange w:id="2004" w:author="Shy Alon" w:date="2017-07-22T19:13:00Z">
          <w:pPr>
            <w:autoSpaceDE w:val="0"/>
            <w:autoSpaceDN w:val="0"/>
            <w:adjustRightInd w:val="0"/>
            <w:spacing w:after="0" w:line="240" w:lineRule="auto"/>
            <w:jc w:val="left"/>
          </w:pPr>
        </w:pPrChange>
      </w:pPr>
      <w:ins w:id="2005" w:author="Shy Alon" w:date="2017-07-22T19:15:00Z">
        <w:r>
          <w:t>The large number of feat</w:t>
        </w:r>
      </w:ins>
      <w:ins w:id="2006" w:author="Shy Alon" w:date="2017-07-22T19:16:00Z">
        <w:r>
          <w:t>ures gives the feature selection process enough space to search in and the number of samples allows the dimensionality re</w:t>
        </w:r>
      </w:ins>
      <w:ins w:id="2007" w:author="Shy Alon" w:date="2017-07-22T19:17:00Z">
        <w:r>
          <w:t>duction to converge on the axis of the selected dimensions.</w:t>
        </w:r>
      </w:ins>
      <w:ins w:id="2008" w:author="Shy Alon" w:date="2017-07-22T19:16:00Z">
        <w:r>
          <w:t xml:space="preserve"> </w:t>
        </w:r>
      </w:ins>
    </w:p>
    <w:p w14:paraId="3CEA7C3E" w14:textId="380EBCC5" w:rsidR="00B02A7F" w:rsidRDefault="00F76223" w:rsidP="00F76223">
      <w:pPr>
        <w:pStyle w:val="Heading3"/>
        <w:rPr>
          <w:ins w:id="2009" w:author="Shy Alon" w:date="2017-07-22T18:49:00Z"/>
        </w:rPr>
        <w:pPrChange w:id="2010" w:author="Shy Alon" w:date="2017-07-22T19:18:00Z">
          <w:pPr>
            <w:autoSpaceDE w:val="0"/>
            <w:autoSpaceDN w:val="0"/>
            <w:adjustRightInd w:val="0"/>
            <w:spacing w:after="0" w:line="240" w:lineRule="auto"/>
            <w:jc w:val="left"/>
          </w:pPr>
        </w:pPrChange>
      </w:pPr>
      <w:bookmarkStart w:id="2011" w:name="_Toc489130728"/>
      <w:ins w:id="2012" w:author="Shy Alon" w:date="2017-07-22T19:18:00Z">
        <w:r>
          <w:t>Tagging</w:t>
        </w:r>
      </w:ins>
      <w:bookmarkEnd w:id="2011"/>
    </w:p>
    <w:p w14:paraId="4ED44BC5" w14:textId="69016A28" w:rsidR="00B02A7F" w:rsidRDefault="00F76223" w:rsidP="008F4971">
      <w:pPr>
        <w:rPr>
          <w:ins w:id="2013" w:author="Shy Alon" w:date="2017-07-24T22:10:00Z"/>
        </w:rPr>
        <w:pPrChange w:id="2014" w:author="Shy Alon" w:date="2017-07-24T22:10:00Z">
          <w:pPr>
            <w:autoSpaceDE w:val="0"/>
            <w:autoSpaceDN w:val="0"/>
            <w:adjustRightInd w:val="0"/>
            <w:spacing w:after="0" w:line="240" w:lineRule="auto"/>
            <w:jc w:val="left"/>
          </w:pPr>
        </w:pPrChange>
      </w:pPr>
      <w:ins w:id="2015" w:author="Shy Alon" w:date="2017-07-22T19:18:00Z">
        <w:r>
          <w:t xml:space="preserve">The tagged compounds carry the information </w:t>
        </w:r>
      </w:ins>
      <w:ins w:id="2016" w:author="Shy Alon" w:date="2017-07-22T19:19:00Z">
        <w:r>
          <w:t xml:space="preserve">of the effect of the compound. </w:t>
        </w:r>
      </w:ins>
      <w:ins w:id="2017" w:author="Shy Alon" w:date="2017-07-24T22:09:00Z">
        <w:r w:rsidR="00151961">
          <w:t xml:space="preserve">The compounds in the database are tagged with the </w:t>
        </w:r>
      </w:ins>
      <w:ins w:id="2018" w:author="Shy Alon" w:date="2017-07-24T22:10:00Z">
        <w:r w:rsidR="008F4971">
          <w:t>organic compound they effect which are:</w:t>
        </w:r>
      </w:ins>
    </w:p>
    <w:p w14:paraId="1FFDE2EE" w14:textId="2A71C3C5" w:rsidR="008F4971" w:rsidRDefault="008F4971" w:rsidP="008F4971">
      <w:pPr>
        <w:pStyle w:val="Heading4"/>
        <w:rPr>
          <w:ins w:id="2019" w:author="Shy Alon" w:date="2017-07-24T22:12:00Z"/>
        </w:rPr>
        <w:pPrChange w:id="2020" w:author="Shy Alon" w:date="2017-07-24T22:11:00Z">
          <w:pPr>
            <w:autoSpaceDE w:val="0"/>
            <w:autoSpaceDN w:val="0"/>
            <w:adjustRightInd w:val="0"/>
            <w:spacing w:after="0" w:line="240" w:lineRule="auto"/>
            <w:jc w:val="left"/>
          </w:pPr>
        </w:pPrChange>
      </w:pPr>
      <w:ins w:id="2021" w:author="Shy Alon" w:date="2017-07-24T22:11:00Z">
        <w:r>
          <w:t>Dopamine</w:t>
        </w:r>
      </w:ins>
    </w:p>
    <w:p w14:paraId="4C73ADF6" w14:textId="0727CAA0" w:rsidR="008F4971" w:rsidRDefault="008F4971" w:rsidP="008F4971">
      <w:pPr>
        <w:rPr>
          <w:ins w:id="2022" w:author="Shy Alon" w:date="2017-07-24T22:12:00Z"/>
        </w:rPr>
        <w:pPrChange w:id="2023" w:author="Shy Alon" w:date="2017-07-24T22:16:00Z">
          <w:pPr/>
        </w:pPrChange>
      </w:pPr>
      <w:ins w:id="2024" w:author="Shy Alon" w:date="2017-07-24T22:12:00Z">
        <w:r>
          <w:t>Dopamine is an organic chemical that</w:t>
        </w:r>
      </w:ins>
      <w:ins w:id="2025" w:author="Shy Alon" w:date="2017-07-24T22:27:00Z">
        <w:r w:rsidR="00684E63">
          <w:t xml:space="preserve"> is excreted by individual cells and</w:t>
        </w:r>
      </w:ins>
      <w:ins w:id="2026" w:author="Shy Alon" w:date="2017-07-24T22:12:00Z">
        <w:r>
          <w:t xml:space="preserve"> plays several important roles in both the brain and the body.</w:t>
        </w:r>
      </w:ins>
      <w:ins w:id="2027" w:author="Shy Alon" w:date="2017-07-24T22:13:00Z">
        <w:r>
          <w:t xml:space="preserve"> </w:t>
        </w:r>
      </w:ins>
      <w:ins w:id="2028" w:author="Shy Alon" w:date="2017-07-24T22:12:00Z">
        <w:r>
          <w:t xml:space="preserve">In the brain, dopamine functions as a </w:t>
        </w:r>
        <w:r>
          <w:lastRenderedPageBreak/>
          <w:t>neurotransmitter</w:t>
        </w:r>
      </w:ins>
      <w:ins w:id="2029" w:author="Shy Alon" w:date="2017-07-24T22:13:00Z">
        <w:r>
          <w:t xml:space="preserve"> which is </w:t>
        </w:r>
      </w:ins>
      <w:ins w:id="2030" w:author="Shy Alon" w:date="2017-07-24T22:12:00Z">
        <w:r>
          <w:t xml:space="preserve">a chemical released by nerve cells to send signals to other nerve cells. </w:t>
        </w:r>
      </w:ins>
      <w:ins w:id="2031" w:author="Shy Alon" w:date="2017-07-24T22:14:00Z">
        <w:r>
          <w:t>One of the few</w:t>
        </w:r>
      </w:ins>
      <w:ins w:id="2032" w:author="Shy Alon" w:date="2017-07-24T22:12:00Z">
        <w:r>
          <w:t xml:space="preserve"> </w:t>
        </w:r>
      </w:ins>
      <w:ins w:id="2033" w:author="Shy Alon" w:date="2017-07-24T22:14:00Z">
        <w:r>
          <w:t xml:space="preserve">distinct dopamine pathways in the </w:t>
        </w:r>
      </w:ins>
      <w:ins w:id="2034" w:author="Shy Alon" w:date="2017-07-24T22:12:00Z">
        <w:r>
          <w:t>brain plays a major role in reward-motivated behavior</w:t>
        </w:r>
      </w:ins>
      <w:ins w:id="2035" w:author="Shy Alon" w:date="2017-07-24T22:15:00Z">
        <w:r>
          <w:t xml:space="preserve"> and most </w:t>
        </w:r>
      </w:ins>
      <w:ins w:id="2036" w:author="Shy Alon" w:date="2017-07-24T22:12:00Z">
        <w:r>
          <w:t xml:space="preserve">types of rewards </w:t>
        </w:r>
      </w:ins>
      <w:ins w:id="2037" w:author="Shy Alon" w:date="2017-07-24T22:15:00Z">
        <w:r>
          <w:t xml:space="preserve">(winning a bet or sugar rush) </w:t>
        </w:r>
      </w:ins>
      <w:ins w:id="2038" w:author="Shy Alon" w:date="2017-07-24T22:12:00Z">
        <w:r>
          <w:t>increase the level of dopamine in the brain</w:t>
        </w:r>
      </w:ins>
      <w:ins w:id="2039" w:author="Shy Alon" w:date="2017-07-24T22:15:00Z">
        <w:r>
          <w:t>. M</w:t>
        </w:r>
      </w:ins>
      <w:ins w:id="2040" w:author="Shy Alon" w:date="2017-07-24T22:12:00Z">
        <w:r>
          <w:t>any addictive drugs increase dopamine neuronal activity</w:t>
        </w:r>
      </w:ins>
      <w:ins w:id="2041" w:author="Shy Alon" w:date="2017-07-24T22:16:00Z">
        <w:r>
          <w:t>.</w:t>
        </w:r>
      </w:ins>
    </w:p>
    <w:p w14:paraId="5F7DC00B" w14:textId="262C695E" w:rsidR="008F4971" w:rsidRDefault="008F4971" w:rsidP="00684E63">
      <w:pPr>
        <w:rPr>
          <w:ins w:id="2042" w:author="Shy Alon" w:date="2017-07-24T22:12:00Z"/>
        </w:rPr>
        <w:pPrChange w:id="2043" w:author="Shy Alon" w:date="2017-07-24T22:22:00Z">
          <w:pPr/>
        </w:pPrChange>
      </w:pPr>
      <w:ins w:id="2044" w:author="Shy Alon" w:date="2017-07-24T22:17:00Z">
        <w:r>
          <w:t>D</w:t>
        </w:r>
      </w:ins>
      <w:ins w:id="2045" w:author="Shy Alon" w:date="2017-07-24T22:12:00Z">
        <w:r>
          <w:t xml:space="preserve">opamine functions </w:t>
        </w:r>
      </w:ins>
      <w:ins w:id="2046" w:author="Shy Alon" w:date="2017-07-24T22:17:00Z">
        <w:r>
          <w:t xml:space="preserve">outside the central nervous system </w:t>
        </w:r>
      </w:ins>
      <w:ins w:id="2047" w:author="Shy Alon" w:date="2017-07-24T22:12:00Z">
        <w:r>
          <w:t>primarily as a local chemical messenger.</w:t>
        </w:r>
      </w:ins>
      <w:ins w:id="2048" w:author="Shy Alon" w:date="2017-07-24T22:17:00Z">
        <w:r>
          <w:t xml:space="preserve"> I</w:t>
        </w:r>
      </w:ins>
      <w:ins w:id="2049" w:author="Shy Alon" w:date="2017-07-24T22:12:00Z">
        <w:r>
          <w:t xml:space="preserve">t inhibits norepinephrine release </w:t>
        </w:r>
      </w:ins>
      <w:ins w:id="2050" w:author="Shy Alon" w:date="2017-07-24T22:17:00Z">
        <w:r>
          <w:t>in blood vessels</w:t>
        </w:r>
      </w:ins>
      <w:ins w:id="2051" w:author="Shy Alon" w:date="2017-07-24T22:12:00Z">
        <w:r>
          <w:t>;</w:t>
        </w:r>
      </w:ins>
      <w:ins w:id="2052" w:author="Shy Alon" w:date="2017-07-24T22:19:00Z">
        <w:r>
          <w:t xml:space="preserve"> it increases sodium excretion and urine output</w:t>
        </w:r>
      </w:ins>
      <w:ins w:id="2053" w:author="Shy Alon" w:date="2017-07-24T22:12:00Z">
        <w:r>
          <w:t xml:space="preserve"> in the kidneys</w:t>
        </w:r>
      </w:ins>
      <w:ins w:id="2054" w:author="Shy Alon" w:date="2017-07-24T22:20:00Z">
        <w:r>
          <w:t xml:space="preserve"> and</w:t>
        </w:r>
      </w:ins>
      <w:ins w:id="2055" w:author="Shy Alon" w:date="2017-07-24T22:12:00Z">
        <w:r>
          <w:t xml:space="preserve"> reduces insulin production</w:t>
        </w:r>
      </w:ins>
      <w:ins w:id="2056" w:author="Shy Alon" w:date="2017-07-24T22:20:00Z">
        <w:r w:rsidR="00684E63">
          <w:t xml:space="preserve"> in the pancreas. </w:t>
        </w:r>
      </w:ins>
      <w:ins w:id="2057" w:author="Shy Alon" w:date="2017-07-24T22:21:00Z">
        <w:r w:rsidR="00684E63">
          <w:t xml:space="preserve">Dopamine </w:t>
        </w:r>
      </w:ins>
      <w:ins w:id="2058" w:author="Shy Alon" w:date="2017-07-24T22:12:00Z">
        <w:r>
          <w:t>reduces gastrointestinal motility</w:t>
        </w:r>
      </w:ins>
      <w:ins w:id="2059" w:author="Shy Alon" w:date="2017-07-24T22:21:00Z">
        <w:r w:rsidR="00684E63">
          <w:t xml:space="preserve"> in the digestive system,</w:t>
        </w:r>
      </w:ins>
      <w:ins w:id="2060" w:author="Shy Alon" w:date="2017-07-24T22:22:00Z">
        <w:r w:rsidR="00684E63">
          <w:t xml:space="preserve"> </w:t>
        </w:r>
      </w:ins>
      <w:ins w:id="2061" w:author="Shy Alon" w:date="2017-07-24T22:12:00Z">
        <w:r w:rsidR="00684E63">
          <w:t xml:space="preserve">and </w:t>
        </w:r>
      </w:ins>
      <w:ins w:id="2062" w:author="Shy Alon" w:date="2017-07-24T22:22:00Z">
        <w:r w:rsidR="00684E63">
          <w:t>reduces the activity of lymphocytes</w:t>
        </w:r>
      </w:ins>
      <w:ins w:id="2063" w:author="Shy Alon" w:date="2017-07-24T22:12:00Z">
        <w:r w:rsidR="00684E63">
          <w:t xml:space="preserve"> in the immune system</w:t>
        </w:r>
      </w:ins>
    </w:p>
    <w:p w14:paraId="697034D4" w14:textId="39C92E1E" w:rsidR="008F4971" w:rsidRPr="008F4971" w:rsidRDefault="00684E63" w:rsidP="00684E63">
      <w:pPr>
        <w:rPr>
          <w:ins w:id="2064" w:author="Shy Alon" w:date="2017-07-22T18:49:00Z"/>
          <w:rPrChange w:id="2065" w:author="Shy Alon" w:date="2017-07-24T22:12:00Z">
            <w:rPr>
              <w:ins w:id="2066" w:author="Shy Alon" w:date="2017-07-22T18:49:00Z"/>
            </w:rPr>
          </w:rPrChange>
        </w:rPr>
        <w:pPrChange w:id="2067" w:author="Shy Alon" w:date="2017-07-24T22:25:00Z">
          <w:pPr>
            <w:autoSpaceDE w:val="0"/>
            <w:autoSpaceDN w:val="0"/>
            <w:adjustRightInd w:val="0"/>
            <w:spacing w:after="0" w:line="240" w:lineRule="auto"/>
            <w:jc w:val="left"/>
          </w:pPr>
        </w:pPrChange>
      </w:pPr>
      <w:ins w:id="2068" w:author="Shy Alon" w:date="2017-07-24T22:23:00Z">
        <w:r>
          <w:t>The Dopamine system is associated with s</w:t>
        </w:r>
      </w:ins>
      <w:ins w:id="2069" w:author="Shy Alon" w:date="2017-07-24T22:12:00Z">
        <w:r w:rsidR="008F4971">
          <w:t xml:space="preserve">everal important diseases of the nervous system and some of the key </w:t>
        </w:r>
      </w:ins>
      <w:ins w:id="2070" w:author="Shy Alon" w:date="2017-07-24T22:24:00Z">
        <w:r>
          <w:t>medicinal</w:t>
        </w:r>
      </w:ins>
      <w:ins w:id="2071" w:author="Shy Alon" w:date="2017-07-24T22:23:00Z">
        <w:r>
          <w:t xml:space="preserve"> </w:t>
        </w:r>
      </w:ins>
      <w:ins w:id="2072" w:author="Shy Alon" w:date="2017-07-24T22:24:00Z">
        <w:r>
          <w:t>compounds</w:t>
        </w:r>
      </w:ins>
      <w:ins w:id="2073" w:author="Shy Alon" w:date="2017-07-24T22:12:00Z">
        <w:r w:rsidR="008F4971">
          <w:t xml:space="preserve"> used to treat them work by altering the effects of dopamine. Parkinson's disease</w:t>
        </w:r>
      </w:ins>
      <w:ins w:id="2074" w:author="Shy Alon" w:date="2017-07-24T22:24:00Z">
        <w:r>
          <w:t>,</w:t>
        </w:r>
      </w:ins>
      <w:ins w:id="2075" w:author="Shy Alon" w:date="2017-07-24T22:12:00Z">
        <w:r w:rsidR="008F4971">
          <w:t xml:space="preserve"> schizophrenia and attention deficit hyperactivity disorder (ADHD) are associated with </w:t>
        </w:r>
      </w:ins>
      <w:ins w:id="2076" w:author="Shy Alon" w:date="2017-07-24T22:25:00Z">
        <w:r>
          <w:t>unregulated</w:t>
        </w:r>
      </w:ins>
      <w:ins w:id="2077" w:author="Shy Alon" w:date="2017-07-24T22:12:00Z">
        <w:r>
          <w:t xml:space="preserve"> dopamine activity.</w:t>
        </w:r>
      </w:ins>
    </w:p>
    <w:p w14:paraId="452605BA" w14:textId="77430ED2" w:rsidR="00B02A7F" w:rsidRDefault="00684E63" w:rsidP="00684E63">
      <w:pPr>
        <w:pStyle w:val="Heading4"/>
        <w:rPr>
          <w:ins w:id="2078" w:author="Shy Alon" w:date="2017-07-24T22:28:00Z"/>
        </w:rPr>
        <w:pPrChange w:id="2079" w:author="Shy Alon" w:date="2017-07-24T22:28:00Z">
          <w:pPr>
            <w:autoSpaceDE w:val="0"/>
            <w:autoSpaceDN w:val="0"/>
            <w:adjustRightInd w:val="0"/>
            <w:spacing w:after="0" w:line="240" w:lineRule="auto"/>
            <w:jc w:val="left"/>
          </w:pPr>
        </w:pPrChange>
      </w:pPr>
      <w:ins w:id="2080" w:author="Shy Alon" w:date="2017-07-24T22:28:00Z">
        <w:r>
          <w:t>A</w:t>
        </w:r>
        <w:r w:rsidRPr="00684E63">
          <w:t>drenoceptors</w:t>
        </w:r>
      </w:ins>
    </w:p>
    <w:p w14:paraId="44D42D68" w14:textId="7B0D27EC" w:rsidR="00684E63" w:rsidRDefault="00684E63" w:rsidP="00B02A7F">
      <w:pPr>
        <w:rPr>
          <w:ins w:id="2081" w:author="Shy Alon" w:date="2017-07-24T22:31:00Z"/>
        </w:rPr>
        <w:pPrChange w:id="2082" w:author="Shy Alon" w:date="2017-07-22T18:48:00Z">
          <w:pPr>
            <w:autoSpaceDE w:val="0"/>
            <w:autoSpaceDN w:val="0"/>
            <w:adjustRightInd w:val="0"/>
            <w:spacing w:after="0" w:line="240" w:lineRule="auto"/>
            <w:jc w:val="left"/>
          </w:pPr>
        </w:pPrChange>
      </w:pPr>
      <w:ins w:id="2083" w:author="Shy Alon" w:date="2017-07-24T22:28:00Z">
        <w:r>
          <w:t>A</w:t>
        </w:r>
        <w:r w:rsidRPr="00684E63">
          <w:t xml:space="preserve">drenergic receptors (or adrenoceptors) are a class of </w:t>
        </w:r>
        <w:r>
          <w:t>cell</w:t>
        </w:r>
        <w:r w:rsidRPr="00684E63">
          <w:t xml:space="preserve"> receptors that are targets of the catecholamines, especially norepinephrine (noradrenaline) and epinephrine (adrenaline).</w:t>
        </w:r>
      </w:ins>
      <w:ins w:id="2084" w:author="Shy Alon" w:date="2017-07-24T22:29:00Z">
        <w:r>
          <w:t xml:space="preserve"> An</w:t>
        </w:r>
        <w:r w:rsidRPr="00684E63">
          <w:t xml:space="preserve"> catecholamine</w:t>
        </w:r>
        <w:r>
          <w:t xml:space="preserve"> binding</w:t>
        </w:r>
        <w:r w:rsidRPr="00684E63">
          <w:t xml:space="preserve"> to the receptor will generally stimulate </w:t>
        </w:r>
        <w:r>
          <w:t xml:space="preserve">the sympathetic nervous system </w:t>
        </w:r>
      </w:ins>
      <w:ins w:id="2085" w:author="Shy Alon" w:date="2017-07-24T22:30:00Z">
        <w:r w:rsidR="00910F48">
          <w:t>which causes</w:t>
        </w:r>
      </w:ins>
      <w:ins w:id="2086" w:author="Shy Alon" w:date="2017-07-24T22:29:00Z">
        <w:r w:rsidRPr="00684E63">
          <w:t xml:space="preserve"> includes dilating the pupils, increasing heart rate, mobilizing energy, and diverting blood flow from non-essential organs to skeletal muscle</w:t>
        </w:r>
      </w:ins>
      <w:ins w:id="2087" w:author="Shy Alon" w:date="2017-07-24T22:30:00Z">
        <w:r w:rsidR="00910F48">
          <w:t xml:space="preserve"> (a fight or flight response)</w:t>
        </w:r>
      </w:ins>
      <w:ins w:id="2088" w:author="Shy Alon" w:date="2017-07-24T22:29:00Z">
        <w:r w:rsidRPr="00684E63">
          <w:t>.</w:t>
        </w:r>
      </w:ins>
    </w:p>
    <w:p w14:paraId="5B2D29BE" w14:textId="77777777" w:rsidR="00910F48" w:rsidRDefault="00910F48" w:rsidP="00910F48">
      <w:pPr>
        <w:pStyle w:val="Heading4"/>
        <w:rPr>
          <w:ins w:id="2089" w:author="Shy Alon" w:date="2017-07-24T22:31:00Z"/>
        </w:rPr>
        <w:pPrChange w:id="2090" w:author="Shy Alon" w:date="2017-07-24T22:31:00Z">
          <w:pPr>
            <w:autoSpaceDE w:val="0"/>
            <w:autoSpaceDN w:val="0"/>
            <w:adjustRightInd w:val="0"/>
            <w:spacing w:after="0" w:line="240" w:lineRule="auto"/>
            <w:jc w:val="left"/>
          </w:pPr>
        </w:pPrChange>
      </w:pPr>
      <w:ins w:id="2091" w:author="Shy Alon" w:date="2017-07-24T22:31:00Z">
        <w:r w:rsidRPr="00910F48">
          <w:t xml:space="preserve">Histamine </w:t>
        </w:r>
      </w:ins>
    </w:p>
    <w:p w14:paraId="42C19380" w14:textId="042BA011" w:rsidR="00910F48" w:rsidRDefault="00910F48" w:rsidP="00B02A7F">
      <w:pPr>
        <w:rPr>
          <w:ins w:id="2092" w:author="Shy Alon" w:date="2017-07-24T22:37:00Z"/>
        </w:rPr>
        <w:pPrChange w:id="2093" w:author="Shy Alon" w:date="2017-07-22T18:48:00Z">
          <w:pPr>
            <w:autoSpaceDE w:val="0"/>
            <w:autoSpaceDN w:val="0"/>
            <w:adjustRightInd w:val="0"/>
            <w:spacing w:after="0" w:line="240" w:lineRule="auto"/>
            <w:jc w:val="left"/>
          </w:pPr>
        </w:pPrChange>
      </w:pPr>
      <w:ins w:id="2094" w:author="Shy Alon" w:date="2017-07-24T22:31:00Z">
        <w:r w:rsidRPr="00910F48">
          <w:t xml:space="preserve">Histamine is an organic compound </w:t>
        </w:r>
      </w:ins>
      <w:ins w:id="2095" w:author="Shy Alon" w:date="2017-07-24T22:32:00Z">
        <w:r>
          <w:t>taking part in</w:t>
        </w:r>
      </w:ins>
      <w:ins w:id="2096" w:author="Shy Alon" w:date="2017-07-24T22:31:00Z">
        <w:r w:rsidRPr="00910F48">
          <w:t xml:space="preserve"> local immune responses as well as regulating physiological function in the </w:t>
        </w:r>
      </w:ins>
      <w:ins w:id="2097" w:author="Shy Alon" w:date="2017-07-24T22:32:00Z">
        <w:r>
          <w:t>gastro intestines</w:t>
        </w:r>
      </w:ins>
      <w:ins w:id="2098" w:author="Shy Alon" w:date="2017-07-24T22:31:00Z">
        <w:r w:rsidRPr="00910F48">
          <w:t xml:space="preserve"> and acting as a neu</w:t>
        </w:r>
        <w:r>
          <w:t>rotransmitter for the uterus</w:t>
        </w:r>
      </w:ins>
      <w:ins w:id="2099" w:author="Shy Alon" w:date="2017-07-24T22:33:00Z">
        <w:r>
          <w:t xml:space="preserve"> and </w:t>
        </w:r>
      </w:ins>
      <w:ins w:id="2100" w:author="Shy Alon" w:date="2017-07-24T22:31:00Z">
        <w:r w:rsidRPr="00910F48">
          <w:t xml:space="preserve">is involved in the </w:t>
        </w:r>
      </w:ins>
      <w:ins w:id="2101" w:author="Shy Alon" w:date="2017-07-24T22:34:00Z">
        <w:r w:rsidRPr="00910F48">
          <w:t>inflammatory</w:t>
        </w:r>
        <w:r>
          <w:t xml:space="preserve"> response. </w:t>
        </w:r>
        <w:r w:rsidRPr="00910F48">
          <w:t>Histamine increases the permeability of the capillaries to white blood cells and some proteins, to allow them to engage pathogens in the infected tissues</w:t>
        </w:r>
        <w:r>
          <w:t xml:space="preserve"> </w:t>
        </w:r>
      </w:ins>
      <w:ins w:id="2102" w:author="Shy Alon" w:date="2017-07-24T22:35:00Z">
        <w:r>
          <w:t>and</w:t>
        </w:r>
      </w:ins>
      <w:ins w:id="2103" w:author="Shy Alon" w:date="2017-07-24T22:31:00Z">
        <w:r w:rsidRPr="00910F48">
          <w:t xml:space="preserve"> is produced by basophils and by mast cells found in nearby connective tissues.</w:t>
        </w:r>
      </w:ins>
    </w:p>
    <w:p w14:paraId="18A850F8" w14:textId="7D20C507" w:rsidR="00910F48" w:rsidRDefault="00910F48" w:rsidP="00910F48">
      <w:pPr>
        <w:pStyle w:val="Heading4"/>
        <w:rPr>
          <w:ins w:id="2104" w:author="Shy Alon" w:date="2017-07-24T22:36:00Z"/>
        </w:rPr>
        <w:pPrChange w:id="2105" w:author="Shy Alon" w:date="2017-07-24T22:37:00Z">
          <w:pPr>
            <w:autoSpaceDE w:val="0"/>
            <w:autoSpaceDN w:val="0"/>
            <w:adjustRightInd w:val="0"/>
            <w:spacing w:after="0" w:line="240" w:lineRule="auto"/>
            <w:jc w:val="left"/>
          </w:pPr>
        </w:pPrChange>
      </w:pPr>
      <w:ins w:id="2106" w:author="Shy Alon" w:date="2017-07-24T22:37:00Z">
        <w:r>
          <w:t>Muscarinic</w:t>
        </w:r>
      </w:ins>
    </w:p>
    <w:p w14:paraId="5DD267DB" w14:textId="71A05E02" w:rsidR="00910F48" w:rsidRDefault="00910F48" w:rsidP="00910F48">
      <w:pPr>
        <w:rPr>
          <w:ins w:id="2107" w:author="Shy Alon" w:date="2017-07-24T22:36:00Z"/>
        </w:rPr>
        <w:pPrChange w:id="2108" w:author="Shy Alon" w:date="2017-07-24T22:38:00Z">
          <w:pPr/>
        </w:pPrChange>
      </w:pPr>
      <w:ins w:id="2109" w:author="Shy Alon" w:date="2017-07-24T22:36:00Z">
        <w:r>
          <w:t>Muscarinic acetylcholine receptors</w:t>
        </w:r>
      </w:ins>
      <w:ins w:id="2110" w:author="Shy Alon" w:date="2017-07-24T22:37:00Z">
        <w:r>
          <w:t xml:space="preserve"> </w:t>
        </w:r>
      </w:ins>
      <w:ins w:id="2111" w:author="Shy Alon" w:date="2017-07-24T22:36:00Z">
        <w:r>
          <w:t xml:space="preserve">are acetylcholine receptors in the cell membranes of certain neurons and other cells. </w:t>
        </w:r>
      </w:ins>
      <w:ins w:id="2112" w:author="Shy Alon" w:date="2017-07-24T22:38:00Z">
        <w:r>
          <w:t>Muscarinic acetylcholine receptors act</w:t>
        </w:r>
      </w:ins>
      <w:ins w:id="2113" w:author="Shy Alon" w:date="2017-07-24T22:36:00Z">
        <w:r>
          <w:t xml:space="preserve"> as the main end-receptor stimulated by acetylcholine released from postganglionic fibers in the parasympathetic nervous system.</w:t>
        </w:r>
      </w:ins>
    </w:p>
    <w:p w14:paraId="6D6264B5" w14:textId="2D2B1DBF" w:rsidR="00910F48" w:rsidRDefault="00910F48" w:rsidP="00910F48">
      <w:pPr>
        <w:rPr>
          <w:ins w:id="2114" w:author="Shy Alon" w:date="2017-07-24T22:39:00Z"/>
        </w:rPr>
        <w:pPrChange w:id="2115" w:author="Shy Alon" w:date="2017-07-22T18:48:00Z">
          <w:pPr>
            <w:autoSpaceDE w:val="0"/>
            <w:autoSpaceDN w:val="0"/>
            <w:adjustRightInd w:val="0"/>
            <w:spacing w:after="0" w:line="240" w:lineRule="auto"/>
            <w:jc w:val="left"/>
          </w:pPr>
        </w:pPrChange>
      </w:pPr>
      <w:ins w:id="2116" w:author="Shy Alon" w:date="2017-07-24T22:36:00Z">
        <w:r>
          <w:t>Muscarinic receptors are more sensitive to muscarine than to nicotine</w:t>
        </w:r>
      </w:ins>
      <w:ins w:id="2117" w:author="Shy Alon" w:date="2017-07-24T22:39:00Z">
        <w:r>
          <w:t xml:space="preserve"> a</w:t>
        </w:r>
      </w:ins>
      <w:ins w:id="2118" w:author="Shy Alon" w:date="2017-07-24T22:38:00Z">
        <w:r>
          <w:t>nd m</w:t>
        </w:r>
      </w:ins>
      <w:ins w:id="2119" w:author="Shy Alon" w:date="2017-07-24T22:36:00Z">
        <w:r>
          <w:t>any drugs and other substances (for example pilocarpine and scopolamine) manipulate these two distinct receptors by acting as selective agonists or antagonists.</w:t>
        </w:r>
      </w:ins>
    </w:p>
    <w:p w14:paraId="6A20F88F" w14:textId="2B165938" w:rsidR="00910F48" w:rsidRDefault="00910F48" w:rsidP="00910F48">
      <w:pPr>
        <w:pStyle w:val="Heading4"/>
        <w:rPr>
          <w:ins w:id="2120" w:author="Shy Alon" w:date="2017-07-24T22:40:00Z"/>
        </w:rPr>
        <w:pPrChange w:id="2121" w:author="Shy Alon" w:date="2017-07-24T22:39:00Z">
          <w:pPr>
            <w:autoSpaceDE w:val="0"/>
            <w:autoSpaceDN w:val="0"/>
            <w:adjustRightInd w:val="0"/>
            <w:spacing w:after="0" w:line="240" w:lineRule="auto"/>
            <w:jc w:val="left"/>
          </w:pPr>
        </w:pPrChange>
      </w:pPr>
      <w:ins w:id="2122" w:author="Shy Alon" w:date="2017-07-24T22:39:00Z">
        <w:r>
          <w:t>S</w:t>
        </w:r>
        <w:r w:rsidRPr="00910F48">
          <w:t>erotonin</w:t>
        </w:r>
      </w:ins>
    </w:p>
    <w:p w14:paraId="39C9AEE9" w14:textId="6E284C98" w:rsidR="00910F48" w:rsidRDefault="00910F48" w:rsidP="00C579CC">
      <w:pPr>
        <w:rPr>
          <w:ins w:id="2123" w:author="Shy Alon" w:date="2017-07-24T22:40:00Z"/>
        </w:rPr>
        <w:pPrChange w:id="2124" w:author="Shy Alon" w:date="2017-07-24T23:14:00Z">
          <w:pPr/>
        </w:pPrChange>
      </w:pPr>
      <w:ins w:id="2125" w:author="Shy Alon" w:date="2017-07-24T22:40:00Z">
        <w:r>
          <w:t>Serotonin is</w:t>
        </w:r>
        <w:r w:rsidR="00522E40">
          <w:t xml:space="preserve"> a monoamine neurotransmitter that can be b</w:t>
        </w:r>
        <w:r>
          <w:t>iochemic</w:t>
        </w:r>
        <w:r w:rsidR="00522E40">
          <w:t>ally derived from tryptophan</w:t>
        </w:r>
      </w:ins>
      <w:ins w:id="2126" w:author="Shy Alon" w:date="2017-07-24T22:41:00Z">
        <w:r w:rsidR="00522E40">
          <w:t>.</w:t>
        </w:r>
      </w:ins>
      <w:ins w:id="2127" w:author="Shy Alon" w:date="2017-07-24T22:40:00Z">
        <w:r w:rsidR="00522E40">
          <w:t xml:space="preserve"> </w:t>
        </w:r>
      </w:ins>
      <w:ins w:id="2128" w:author="Shy Alon" w:date="2017-07-24T22:41:00Z">
        <w:r w:rsidR="00522E40">
          <w:t>S</w:t>
        </w:r>
      </w:ins>
      <w:ins w:id="2129" w:author="Shy Alon" w:date="2017-07-24T22:40:00Z">
        <w:r>
          <w:t xml:space="preserve">erotonin is primarily found in the gastrointestinal tract (GI tract), blood platelets, and the central nervous system (CNS) of animals, including humans. It is </w:t>
        </w:r>
      </w:ins>
      <w:ins w:id="2130" w:author="Shy Alon" w:date="2017-07-24T23:11:00Z">
        <w:r w:rsidR="00C55A09">
          <w:t>generally</w:t>
        </w:r>
      </w:ins>
      <w:ins w:id="2131" w:author="Shy Alon" w:date="2017-07-24T23:10:00Z">
        <w:r w:rsidR="00620BB5">
          <w:t xml:space="preserve"> </w:t>
        </w:r>
      </w:ins>
      <w:ins w:id="2132" w:author="Shy Alon" w:date="2017-07-24T23:20:00Z">
        <w:r w:rsidR="00DF55AA">
          <w:t>accepted as</w:t>
        </w:r>
      </w:ins>
      <w:ins w:id="2133" w:author="Shy Alon" w:date="2017-07-24T22:40:00Z">
        <w:r>
          <w:t xml:space="preserve"> a contributor to feelings </w:t>
        </w:r>
        <w:r w:rsidR="00C55A09">
          <w:t>of well-being and happiness.</w:t>
        </w:r>
      </w:ins>
    </w:p>
    <w:p w14:paraId="0947E37C" w14:textId="2DCAC6C3" w:rsidR="00910F48" w:rsidRDefault="00C579CC" w:rsidP="00910F48">
      <w:pPr>
        <w:rPr>
          <w:ins w:id="2134" w:author="Shy Alon" w:date="2017-07-24T22:40:00Z"/>
        </w:rPr>
      </w:pPr>
      <w:ins w:id="2135" w:author="Shy Alon" w:date="2017-07-24T23:14:00Z">
        <w:r>
          <w:t>Serotonin</w:t>
        </w:r>
      </w:ins>
      <w:ins w:id="2136" w:author="Shy Alon" w:date="2017-07-24T22:40:00Z">
        <w:r w:rsidR="00910F48">
          <w:t xml:space="preserve"> is used to regulate intestinal movement</w:t>
        </w:r>
      </w:ins>
      <w:ins w:id="2137" w:author="Shy Alon" w:date="2017-07-24T23:12:00Z">
        <w:r w:rsidR="00C55A09">
          <w:t>s as well as</w:t>
        </w:r>
      </w:ins>
      <w:ins w:id="2138" w:author="Shy Alon" w:date="2017-07-24T22:40:00Z">
        <w:r w:rsidR="00C55A09">
          <w:t xml:space="preserve"> regulat</w:t>
        </w:r>
      </w:ins>
      <w:ins w:id="2139" w:author="Shy Alon" w:date="2017-07-24T23:13:00Z">
        <w:r w:rsidR="00C55A09">
          <w:t>e</w:t>
        </w:r>
      </w:ins>
      <w:ins w:id="2140" w:author="Shy Alon" w:date="2017-07-24T22:40:00Z">
        <w:r w:rsidR="00910F48">
          <w:t xml:space="preserve"> mood</w:t>
        </w:r>
      </w:ins>
      <w:ins w:id="2141" w:author="Shy Alon" w:date="2017-07-24T23:13:00Z">
        <w:r w:rsidR="00C55A09">
          <w:t>s</w:t>
        </w:r>
      </w:ins>
      <w:ins w:id="2142" w:author="Shy Alon" w:date="2017-07-24T22:40:00Z">
        <w:r w:rsidR="00910F48">
          <w:t xml:space="preserve">, </w:t>
        </w:r>
      </w:ins>
      <w:ins w:id="2143" w:author="Shy Alon" w:date="2017-07-24T23:13:00Z">
        <w:r w:rsidR="00C55A09">
          <w:t xml:space="preserve">the </w:t>
        </w:r>
      </w:ins>
      <w:ins w:id="2144" w:author="Shy Alon" w:date="2017-07-24T22:40:00Z">
        <w:r w:rsidR="00C55A09">
          <w:t>appetite</w:t>
        </w:r>
      </w:ins>
      <w:ins w:id="2145" w:author="Shy Alon" w:date="2017-07-24T23:13:00Z">
        <w:r w:rsidR="00C55A09">
          <w:t xml:space="preserve"> </w:t>
        </w:r>
      </w:ins>
      <w:ins w:id="2146" w:author="Shy Alon" w:date="2017-07-24T22:40:00Z">
        <w:r w:rsidR="00910F48">
          <w:t xml:space="preserve">and sleep. Serotonin </w:t>
        </w:r>
      </w:ins>
      <w:ins w:id="2147" w:author="Shy Alon" w:date="2017-07-24T23:13:00Z">
        <w:r w:rsidR="00C55A09">
          <w:t>effects</w:t>
        </w:r>
      </w:ins>
      <w:ins w:id="2148" w:author="Shy Alon" w:date="2017-07-24T22:40:00Z">
        <w:r w:rsidR="00910F48">
          <w:t xml:space="preserve"> cognitive functions, including memory and learning. Modulation of serotonin at synapses is thought to be a major action of several classes of pharmacological antidepressants.</w:t>
        </w:r>
      </w:ins>
    </w:p>
    <w:p w14:paraId="25EEC06C" w14:textId="238C5C16" w:rsidR="00910F48" w:rsidRDefault="009C5E13" w:rsidP="00910F48">
      <w:pPr>
        <w:rPr>
          <w:ins w:id="2149" w:author="Shy Alon" w:date="2017-07-24T22:40:00Z"/>
        </w:rPr>
      </w:pPr>
      <w:ins w:id="2150" w:author="Shy Alon" w:date="2017-07-24T23:19:00Z">
        <w:r>
          <w:lastRenderedPageBreak/>
          <w:t>The system is required to apply the tags mentioned above with as high a probability as possible on the untagged compounds.</w:t>
        </w:r>
      </w:ins>
    </w:p>
    <w:p w14:paraId="415EEFB5" w14:textId="6235993C" w:rsidR="00D10D1B" w:rsidRDefault="00D10D1B" w:rsidP="00D10D1B">
      <w:pPr>
        <w:pStyle w:val="Heading2"/>
        <w:numPr>
          <w:ilvl w:val="1"/>
          <w:numId w:val="58"/>
        </w:numPr>
        <w:rPr>
          <w:ins w:id="2151" w:author="Shy Alon" w:date="2017-07-21T17:37:00Z"/>
        </w:rPr>
      </w:pPr>
      <w:bookmarkStart w:id="2152" w:name="_Toc489130729"/>
      <w:ins w:id="2153" w:author="Shy Alon" w:date="2017-07-21T17:37:00Z">
        <w:r>
          <w:t>Operational Requirements</w:t>
        </w:r>
        <w:bookmarkEnd w:id="2152"/>
      </w:ins>
    </w:p>
    <w:p w14:paraId="2EB6AFFF" w14:textId="17AB5EAE" w:rsidR="00D10D1B" w:rsidRDefault="00D10D1B" w:rsidP="00C870E9">
      <w:pPr>
        <w:rPr>
          <w:ins w:id="2154" w:author="Shy Alon" w:date="2017-07-16T22:18:00Z"/>
        </w:rPr>
        <w:pPrChange w:id="2155" w:author="Shy Alon" w:date="2017-07-28T12:13:00Z">
          <w:pPr>
            <w:pStyle w:val="Heading2"/>
          </w:pPr>
        </w:pPrChange>
      </w:pPr>
      <w:ins w:id="2156" w:author="Shy Alon" w:date="2017-07-21T17:37:00Z">
        <w:r>
          <w:t>The system, however complex in its implementation, has a very simple operational r</w:t>
        </w:r>
        <w:r w:rsidR="00C870E9">
          <w:t>equirement to fulfill which is:</w:t>
        </w:r>
      </w:ins>
    </w:p>
    <w:p w14:paraId="50152FAC" w14:textId="6C5E915A" w:rsidR="00BC2437" w:rsidRPr="00BC2437" w:rsidRDefault="00BC2437" w:rsidP="00BC2437">
      <w:pPr>
        <w:rPr>
          <w:ins w:id="2157" w:author="Shy Alon" w:date="2017-07-16T22:14:00Z"/>
          <w:b/>
          <w:bCs/>
          <w:i/>
          <w:iCs/>
          <w:rPrChange w:id="2158" w:author="Shy Alon" w:date="2017-07-16T22:20:00Z">
            <w:rPr>
              <w:ins w:id="2159" w:author="Shy Alon" w:date="2017-07-16T22:14:00Z"/>
            </w:rPr>
          </w:rPrChange>
        </w:rPr>
        <w:pPrChange w:id="2160" w:author="Shy Alon" w:date="2017-07-16T22:16:00Z">
          <w:pPr>
            <w:pStyle w:val="Heading2"/>
          </w:pPr>
        </w:pPrChange>
      </w:pPr>
      <w:ins w:id="2161" w:author="Shy Alon" w:date="2017-07-16T22:18:00Z">
        <w:r w:rsidRPr="00BC2437">
          <w:rPr>
            <w:b/>
            <w:bCs/>
            <w:i/>
            <w:iCs/>
            <w:rPrChange w:id="2162" w:author="Shy Alon" w:date="2017-07-16T22:20:00Z">
              <w:rPr/>
            </w:rPrChange>
          </w:rPr>
          <w:t xml:space="preserve">The system shall analyze large corpus of compound data and generate </w:t>
        </w:r>
      </w:ins>
      <w:ins w:id="2163" w:author="Shy Alon" w:date="2017-07-16T22:19:00Z">
        <w:r w:rsidRPr="00BC2437">
          <w:rPr>
            <w:b/>
            <w:bCs/>
            <w:i/>
            <w:iCs/>
            <w:rPrChange w:id="2164" w:author="Shy Alon" w:date="2017-07-16T22:20:00Z">
              <w:rPr/>
            </w:rPrChange>
          </w:rPr>
          <w:t>recommendations with regard to the applicability of analyzed compoun</w:t>
        </w:r>
      </w:ins>
      <w:ins w:id="2165" w:author="Shy Alon" w:date="2017-07-16T22:20:00Z">
        <w:r w:rsidRPr="00BC2437">
          <w:rPr>
            <w:b/>
            <w:bCs/>
            <w:i/>
            <w:iCs/>
            <w:rPrChange w:id="2166" w:author="Shy Alon" w:date="2017-07-16T22:20:00Z">
              <w:rPr/>
            </w:rPrChange>
          </w:rPr>
          <w:t>ds as candidates for preclinical trials.</w:t>
        </w:r>
      </w:ins>
    </w:p>
    <w:p w14:paraId="4EB4E7A8" w14:textId="47E19D7A" w:rsidR="00BC2437" w:rsidRPr="00E73FED" w:rsidRDefault="00EF7031" w:rsidP="00EF7031">
      <w:pPr>
        <w:pStyle w:val="Heading1"/>
        <w:numPr>
          <w:ilvl w:val="0"/>
          <w:numId w:val="58"/>
        </w:numPr>
        <w:rPr>
          <w:ins w:id="2167" w:author="Shy Alon" w:date="2017-07-16T22:14:00Z"/>
        </w:rPr>
        <w:pPrChange w:id="2168" w:author="Shy Alon" w:date="2017-07-24T23:23:00Z">
          <w:pPr>
            <w:pStyle w:val="Heading2"/>
          </w:pPr>
        </w:pPrChange>
      </w:pPr>
      <w:bookmarkStart w:id="2169" w:name="_Toc489130730"/>
      <w:ins w:id="2170" w:author="Shy Alon" w:date="2017-07-24T23:22:00Z">
        <w:r>
          <w:t xml:space="preserve">System Modeling and </w:t>
        </w:r>
      </w:ins>
      <w:ins w:id="2171" w:author="Shy Alon" w:date="2017-07-28T12:13:00Z">
        <w:r w:rsidR="00C870E9">
          <w:t>Context</w:t>
        </w:r>
      </w:ins>
      <w:ins w:id="2172" w:author="Shy Alon" w:date="2017-07-24T23:22:00Z">
        <w:r>
          <w:t xml:space="preserve"> Analysis</w:t>
        </w:r>
      </w:ins>
      <w:bookmarkEnd w:id="2169"/>
    </w:p>
    <w:p w14:paraId="0A3628B6" w14:textId="41460282" w:rsidR="0080351A" w:rsidDel="0080351A" w:rsidRDefault="0080351A" w:rsidP="0008166F">
      <w:pPr>
        <w:rPr>
          <w:del w:id="2173" w:author="Shy Alon" w:date="2017-07-16T22:29:00Z"/>
          <w:moveTo w:id="2174" w:author="Shy Alon" w:date="2017-07-16T22:29:00Z"/>
          <w:rFonts w:ascii="Times New Roman" w:eastAsia="Calibri" w:hAnsi="Times New Roman" w:cs="Arial"/>
        </w:rPr>
        <w:pPrChange w:id="2175" w:author="Shy Alon" w:date="2017-07-26T22:33:00Z">
          <w:pPr/>
        </w:pPrChange>
      </w:pPr>
      <w:moveToRangeStart w:id="2176" w:author="Shy Alon" w:date="2017-07-16T22:29:00Z" w:name="move488007472"/>
      <w:moveTo w:id="2177" w:author="Shy Alon" w:date="2017-07-16T22:29:00Z">
        <w:del w:id="2178" w:author="Shy Alon" w:date="2017-07-26T22:32:00Z">
          <w:r w:rsidDel="0008166F">
            <w:delText>The assum</w:delText>
          </w:r>
        </w:del>
        <w:del w:id="2179" w:author="Shy Alon" w:date="2017-07-16T22:29:00Z">
          <w:r w:rsidDel="0080351A">
            <w:delText>ption</w:delText>
          </w:r>
        </w:del>
        <w:del w:id="2180" w:author="Shy Alon" w:date="2017-07-26T22:32:00Z">
          <w:r w:rsidDel="0008166F">
            <w:delText xml:space="preserve"> </w:delText>
          </w:r>
        </w:del>
        <w:del w:id="2181" w:author="Shy Alon" w:date="2017-07-16T22:29:00Z">
          <w:r w:rsidDel="0080351A">
            <w:delText xml:space="preserve">this research proves is </w:delText>
          </w:r>
        </w:del>
        <w:del w:id="2182" w:author="Shy Alon" w:date="2017-07-26T22:32:00Z">
          <w:r w:rsidDel="0008166F">
            <w:delText>that there are underlying properties of different compounds with the same attributes. Those underlying properties can be used to identify similar compounds to compounds which are known to have desirable properties and therefore reduce the immense field of potential compounds to be tested to a much more cost effective smaller field.</w:delText>
          </w:r>
        </w:del>
        <w:bookmarkStart w:id="2183" w:name="_Toc489124827"/>
        <w:bookmarkStart w:id="2184" w:name="_Toc489124956"/>
        <w:bookmarkStart w:id="2185" w:name="_Toc489129942"/>
        <w:bookmarkStart w:id="2186" w:name="_Toc489130072"/>
        <w:bookmarkStart w:id="2187" w:name="_Toc489130731"/>
        <w:bookmarkEnd w:id="2183"/>
        <w:bookmarkEnd w:id="2184"/>
        <w:bookmarkEnd w:id="2185"/>
        <w:bookmarkEnd w:id="2186"/>
        <w:bookmarkEnd w:id="2187"/>
      </w:moveTo>
    </w:p>
    <w:p w14:paraId="238A2B45" w14:textId="079365B9" w:rsidR="0080351A" w:rsidRDefault="0008166F" w:rsidP="0008166F">
      <w:pPr>
        <w:pStyle w:val="Heading2"/>
        <w:numPr>
          <w:ilvl w:val="1"/>
          <w:numId w:val="58"/>
        </w:numPr>
        <w:rPr>
          <w:ins w:id="2188" w:author="Shy Alon" w:date="2017-07-28T12:08:00Z"/>
        </w:rPr>
        <w:pPrChange w:id="2189" w:author="Shy Alon" w:date="2017-07-26T22:31:00Z">
          <w:pPr>
            <w:pStyle w:val="Heading2"/>
          </w:pPr>
        </w:pPrChange>
      </w:pPr>
      <w:bookmarkStart w:id="2190" w:name="_Toc489130732"/>
      <w:moveToRangeEnd w:id="2176"/>
      <w:ins w:id="2191" w:author="Shy Alon" w:date="2017-07-26T22:35:00Z">
        <w:r>
          <w:t>Context</w:t>
        </w:r>
      </w:ins>
      <w:ins w:id="2192" w:author="Shy Alon" w:date="2017-07-16T22:27:00Z">
        <w:r w:rsidR="0080351A">
          <w:t xml:space="preserve"> </w:t>
        </w:r>
        <w:bookmarkStart w:id="2193" w:name="_Toc488420177"/>
        <w:r w:rsidR="0080351A">
          <w:t>Analysis</w:t>
        </w:r>
      </w:ins>
      <w:bookmarkEnd w:id="2190"/>
      <w:bookmarkEnd w:id="2193"/>
    </w:p>
    <w:p w14:paraId="3CB22B3F" w14:textId="4C484340" w:rsidR="00C870E9" w:rsidRPr="00C870E9" w:rsidRDefault="00C870E9" w:rsidP="00C870E9">
      <w:pPr>
        <w:pStyle w:val="Heading3"/>
        <w:rPr>
          <w:ins w:id="2194" w:author="Shy Alon" w:date="2017-07-26T22:32:00Z"/>
          <w:rPrChange w:id="2195" w:author="Shy Alon" w:date="2017-07-28T12:08:00Z">
            <w:rPr>
              <w:ins w:id="2196" w:author="Shy Alon" w:date="2017-07-26T22:32:00Z"/>
            </w:rPr>
          </w:rPrChange>
        </w:rPr>
        <w:pPrChange w:id="2197" w:author="Shy Alon" w:date="2017-07-28T12:09:00Z">
          <w:pPr>
            <w:pStyle w:val="Heading2"/>
          </w:pPr>
        </w:pPrChange>
      </w:pPr>
      <w:bookmarkStart w:id="2198" w:name="_Toc489130733"/>
      <w:ins w:id="2199" w:author="Shy Alon" w:date="2017-07-28T12:09:00Z">
        <w:r>
          <w:t>Corpus</w:t>
        </w:r>
      </w:ins>
      <w:bookmarkEnd w:id="2198"/>
    </w:p>
    <w:p w14:paraId="28A5874E" w14:textId="718953D8" w:rsidR="0008166F" w:rsidRDefault="0008166F" w:rsidP="0008166F">
      <w:pPr>
        <w:rPr>
          <w:ins w:id="2200" w:author="Shy Alon" w:date="2017-07-28T12:09:00Z"/>
        </w:rPr>
        <w:pPrChange w:id="2201" w:author="Shy Alon" w:date="2017-07-26T22:32:00Z">
          <w:pPr>
            <w:pStyle w:val="ListParagraph"/>
            <w:numPr>
              <w:numId w:val="58"/>
            </w:numPr>
            <w:ind w:left="528" w:hanging="528"/>
          </w:pPr>
        </w:pPrChange>
      </w:pPr>
      <w:ins w:id="2202" w:author="Shy Alon" w:date="2017-07-26T22:32:00Z">
        <w:r>
          <w:t>The system operates within the context of a pharmaceutical company with a pre-existing corpus of analyzed compounds and a pool of potential compounds from which to select candidates for preclinical trials.</w:t>
        </w:r>
      </w:ins>
      <w:ins w:id="2203" w:author="Shy Alon" w:date="2017-07-28T11:51:00Z">
        <w:r w:rsidR="00B80092">
          <w:t xml:space="preserve"> The </w:t>
        </w:r>
        <w:r w:rsidR="001D67AC">
          <w:t xml:space="preserve">corpus of the compounds </w:t>
        </w:r>
      </w:ins>
      <w:ins w:id="2204" w:author="Shy Alon" w:date="2017-07-28T12:08:00Z">
        <w:r w:rsidR="00C870E9">
          <w:t>must</w:t>
        </w:r>
      </w:ins>
      <w:ins w:id="2205" w:author="Shy Alon" w:date="2017-07-28T11:51:00Z">
        <w:r w:rsidR="001D67AC">
          <w:t xml:space="preserve"> be in </w:t>
        </w:r>
      </w:ins>
      <w:ins w:id="2206" w:author="Shy Alon" w:date="2017-07-28T11:52:00Z">
        <w:r w:rsidR="001D67AC">
          <w:t xml:space="preserve">a size (number of compounds * number of features) which will both provide the algorithm </w:t>
        </w:r>
      </w:ins>
      <w:ins w:id="2207" w:author="Shy Alon" w:date="2017-07-28T11:53:00Z">
        <w:r w:rsidR="001D67AC">
          <w:t xml:space="preserve">with enough data to provide meaningful results and </w:t>
        </w:r>
      </w:ins>
      <w:ins w:id="2208" w:author="Shy Alon" w:date="2017-07-28T12:07:00Z">
        <w:r w:rsidR="00C870E9">
          <w:t xml:space="preserve">small enough for the algorithm to converge on a solution in a frame of time which allow the researchers to use it as a </w:t>
        </w:r>
      </w:ins>
      <w:ins w:id="2209" w:author="Shy Alon" w:date="2017-07-28T12:08:00Z">
        <w:r w:rsidR="00C870E9">
          <w:t>decision</w:t>
        </w:r>
      </w:ins>
      <w:ins w:id="2210" w:author="Shy Alon" w:date="2017-07-28T12:07:00Z">
        <w:r w:rsidR="00C870E9">
          <w:t xml:space="preserve"> support sys</w:t>
        </w:r>
      </w:ins>
      <w:ins w:id="2211" w:author="Shy Alon" w:date="2017-07-28T12:08:00Z">
        <w:r w:rsidR="00C870E9">
          <w:t>tem.</w:t>
        </w:r>
      </w:ins>
    </w:p>
    <w:p w14:paraId="3C6285F9" w14:textId="6C28AD72" w:rsidR="00C870E9" w:rsidRDefault="00C870E9" w:rsidP="00C870E9">
      <w:pPr>
        <w:pStyle w:val="Heading3"/>
        <w:rPr>
          <w:ins w:id="2212" w:author="Shy Alon" w:date="2017-07-26T22:32:00Z"/>
        </w:rPr>
        <w:pPrChange w:id="2213" w:author="Shy Alon" w:date="2017-07-28T12:09:00Z">
          <w:pPr>
            <w:pStyle w:val="ListParagraph"/>
            <w:numPr>
              <w:numId w:val="58"/>
            </w:numPr>
            <w:ind w:left="528" w:hanging="528"/>
          </w:pPr>
        </w:pPrChange>
      </w:pPr>
      <w:bookmarkStart w:id="2214" w:name="_Toc489130734"/>
      <w:ins w:id="2215" w:author="Shy Alon" w:date="2017-07-28T12:09:00Z">
        <w:r>
          <w:t>Timeliness</w:t>
        </w:r>
      </w:ins>
      <w:bookmarkEnd w:id="2214"/>
    </w:p>
    <w:p w14:paraId="7144716E" w14:textId="235746E0" w:rsidR="0008166F" w:rsidRDefault="0008166F" w:rsidP="0008166F">
      <w:pPr>
        <w:rPr>
          <w:ins w:id="2216" w:author="Shy Alon" w:date="2017-07-28T12:10:00Z"/>
        </w:rPr>
        <w:pPrChange w:id="2217" w:author="Shy Alon" w:date="2017-07-26T22:32:00Z">
          <w:pPr>
            <w:pStyle w:val="ListParagraph"/>
            <w:numPr>
              <w:numId w:val="58"/>
            </w:numPr>
            <w:ind w:left="528" w:hanging="528"/>
          </w:pPr>
        </w:pPrChange>
      </w:pPr>
      <w:ins w:id="2218" w:author="Shy Alon" w:date="2017-07-26T22:32:00Z">
        <w:r>
          <w:t>The system is to be used as a non-real-time support system. This means it will perform its function in parallel to the function of an active research and development team and augment its capabilities with decision support capabilities.</w:t>
        </w:r>
      </w:ins>
    </w:p>
    <w:p w14:paraId="6646D611" w14:textId="5F9AEB49" w:rsidR="00C870E9" w:rsidRDefault="00C870E9" w:rsidP="00C870E9">
      <w:pPr>
        <w:pStyle w:val="Heading3"/>
        <w:rPr>
          <w:ins w:id="2219" w:author="Shy Alon" w:date="2017-07-26T22:32:00Z"/>
        </w:rPr>
        <w:pPrChange w:id="2220" w:author="Shy Alon" w:date="2017-07-28T12:10:00Z">
          <w:pPr>
            <w:pStyle w:val="ListParagraph"/>
            <w:numPr>
              <w:numId w:val="58"/>
            </w:numPr>
            <w:ind w:left="528" w:hanging="528"/>
          </w:pPr>
        </w:pPrChange>
      </w:pPr>
      <w:bookmarkStart w:id="2221" w:name="_Toc489130735"/>
      <w:ins w:id="2222" w:author="Shy Alon" w:date="2017-07-28T12:10:00Z">
        <w:r>
          <w:t>Personnel and Infrastructure Qualifications</w:t>
        </w:r>
      </w:ins>
      <w:bookmarkEnd w:id="2221"/>
    </w:p>
    <w:p w14:paraId="69C08EB5" w14:textId="77777777" w:rsidR="0008166F" w:rsidRDefault="0008166F" w:rsidP="0008166F">
      <w:pPr>
        <w:rPr>
          <w:ins w:id="2223" w:author="Shy Alon" w:date="2017-07-26T22:32:00Z"/>
        </w:rPr>
        <w:pPrChange w:id="2224" w:author="Shy Alon" w:date="2017-07-26T22:32:00Z">
          <w:pPr>
            <w:pStyle w:val="ListParagraph"/>
            <w:numPr>
              <w:numId w:val="58"/>
            </w:numPr>
            <w:ind w:left="528" w:hanging="528"/>
          </w:pPr>
        </w:pPrChange>
      </w:pPr>
      <w:ins w:id="2225" w:author="Shy Alon" w:date="2017-07-26T22:32:00Z">
        <w:r>
          <w:t>The system is to be used by specifically trained personnel so it has no strict user experience limitations on the learning curve it incurs.</w:t>
        </w:r>
      </w:ins>
    </w:p>
    <w:p w14:paraId="1B2F9870" w14:textId="40883045" w:rsidR="0008166F" w:rsidRDefault="0008166F" w:rsidP="0008166F">
      <w:pPr>
        <w:rPr>
          <w:ins w:id="2226" w:author="Shy Alon" w:date="2017-07-28T12:12:00Z"/>
        </w:rPr>
        <w:pPrChange w:id="2227" w:author="Shy Alon" w:date="2017-07-26T22:32:00Z">
          <w:pPr>
            <w:pStyle w:val="ListParagraph"/>
            <w:numPr>
              <w:numId w:val="58"/>
            </w:numPr>
            <w:ind w:left="528" w:hanging="528"/>
          </w:pPr>
        </w:pPrChange>
      </w:pPr>
      <w:ins w:id="2228" w:author="Shy Alon" w:date="2017-07-26T22:32:00Z">
        <w:r>
          <w:t>The system, being software based, is agnostic to the hardware it runs on and can be executed in various environments such as cloud environment or on-premise environment.</w:t>
        </w:r>
      </w:ins>
    </w:p>
    <w:p w14:paraId="43B09F68" w14:textId="7A44485E" w:rsidR="00C870E9" w:rsidRDefault="00C870E9" w:rsidP="00C870E9">
      <w:pPr>
        <w:pStyle w:val="Heading2"/>
        <w:numPr>
          <w:ilvl w:val="1"/>
          <w:numId w:val="58"/>
        </w:numPr>
        <w:rPr>
          <w:ins w:id="2229" w:author="Shy Alon" w:date="2017-07-28T16:02:00Z"/>
        </w:rPr>
        <w:pPrChange w:id="2230" w:author="Shy Alon" w:date="2017-07-28T12:12:00Z">
          <w:pPr>
            <w:pStyle w:val="ListParagraph"/>
            <w:numPr>
              <w:numId w:val="58"/>
            </w:numPr>
            <w:ind w:left="528" w:hanging="528"/>
          </w:pPr>
        </w:pPrChange>
      </w:pPr>
      <w:bookmarkStart w:id="2231" w:name="_Toc489130736"/>
      <w:ins w:id="2232" w:author="Shy Alon" w:date="2017-07-28T12:12:00Z">
        <w:r>
          <w:t>System Model</w:t>
        </w:r>
      </w:ins>
      <w:bookmarkEnd w:id="2231"/>
    </w:p>
    <w:p w14:paraId="28994027" w14:textId="53C2A98C" w:rsidR="009D21DF" w:rsidRDefault="009D21DF" w:rsidP="009D21DF">
      <w:pPr>
        <w:rPr>
          <w:ins w:id="2233" w:author="Shy Alon" w:date="2017-07-28T16:06:00Z"/>
        </w:rPr>
        <w:pPrChange w:id="2234" w:author="Shy Alon" w:date="2017-07-28T16:02:00Z">
          <w:pPr>
            <w:pStyle w:val="ListParagraph"/>
            <w:numPr>
              <w:numId w:val="58"/>
            </w:numPr>
            <w:ind w:left="528" w:hanging="528"/>
          </w:pPr>
        </w:pPrChange>
      </w:pPr>
      <w:ins w:id="2235" w:author="Shy Alon" w:date="2017-07-28T16:04:00Z">
        <w:r>
          <w:t xml:space="preserve">The </w:t>
        </w:r>
      </w:ins>
      <w:ins w:id="2236" w:author="Shy Alon" w:date="2017-07-28T16:06:00Z">
        <w:r w:rsidR="008711EF">
          <w:t xml:space="preserve">bottom level </w:t>
        </w:r>
      </w:ins>
      <w:ins w:id="2237" w:author="Shy Alon" w:date="2017-07-28T16:04:00Z">
        <w:r>
          <w:t xml:space="preserve">capabilities of the system </w:t>
        </w:r>
      </w:ins>
      <w:ins w:id="2238" w:author="Shy Alon" w:date="2017-07-28T16:05:00Z">
        <w:r>
          <w:t xml:space="preserve">(described graphically in </w:t>
        </w:r>
        <w:r w:rsidR="008711EF">
          <w:fldChar w:fldCharType="begin"/>
        </w:r>
        <w:r w:rsidR="008711EF">
          <w:instrText xml:space="preserve"> REF _Ref489021278 \h </w:instrText>
        </w:r>
      </w:ins>
      <w:r w:rsidR="008711EF">
        <w:fldChar w:fldCharType="separate"/>
      </w:r>
      <w:ins w:id="2239" w:author="Shy Alon" w:date="2017-07-28T16:05:00Z">
        <w:r w:rsidR="008711EF">
          <w:t xml:space="preserve">Figure </w:t>
        </w:r>
        <w:r w:rsidR="008711EF">
          <w:rPr>
            <w:noProof/>
          </w:rPr>
          <w:t>5</w:t>
        </w:r>
        <w:r w:rsidR="008711EF">
          <w:fldChar w:fldCharType="end"/>
        </w:r>
        <w:r w:rsidR="008711EF">
          <w:t>)</w:t>
        </w:r>
      </w:ins>
      <w:ins w:id="2240" w:author="Shy Alon" w:date="2017-07-28T16:06:00Z">
        <w:r w:rsidR="008711EF">
          <w:t xml:space="preserve"> are as follows:</w:t>
        </w:r>
      </w:ins>
    </w:p>
    <w:p w14:paraId="6DEF3221" w14:textId="1BB6FA11" w:rsidR="008711EF" w:rsidRDefault="008711EF" w:rsidP="008711EF">
      <w:pPr>
        <w:pStyle w:val="Heading3"/>
        <w:rPr>
          <w:ins w:id="2241" w:author="Shy Alon" w:date="2017-07-28T16:07:00Z"/>
        </w:rPr>
        <w:pPrChange w:id="2242" w:author="Shy Alon" w:date="2017-07-28T16:07:00Z">
          <w:pPr>
            <w:pStyle w:val="ListParagraph"/>
            <w:numPr>
              <w:numId w:val="58"/>
            </w:numPr>
            <w:ind w:left="528" w:hanging="528"/>
          </w:pPr>
        </w:pPrChange>
      </w:pPr>
      <w:bookmarkStart w:id="2243" w:name="_Toc489130737"/>
      <w:ins w:id="2244" w:author="Shy Alon" w:date="2017-07-28T16:07:00Z">
        <w:r>
          <w:t>Dimensionality Reduction</w:t>
        </w:r>
        <w:bookmarkEnd w:id="2243"/>
      </w:ins>
    </w:p>
    <w:p w14:paraId="55A4174F" w14:textId="3B495233" w:rsidR="008711EF" w:rsidRDefault="008711EF" w:rsidP="008711EF">
      <w:pPr>
        <w:rPr>
          <w:ins w:id="2245" w:author="Shy Alon" w:date="2017-07-28T16:09:00Z"/>
        </w:rPr>
        <w:pPrChange w:id="2246" w:author="Shy Alon" w:date="2017-07-28T16:07:00Z">
          <w:pPr>
            <w:pStyle w:val="ListParagraph"/>
            <w:numPr>
              <w:numId w:val="58"/>
            </w:numPr>
            <w:ind w:left="528" w:hanging="528"/>
          </w:pPr>
        </w:pPrChange>
      </w:pPr>
      <w:ins w:id="2247" w:author="Shy Alon" w:date="2017-07-28T16:07:00Z">
        <w:r>
          <w:t>In the context of our system the dimensionality reduction serves dual purpose. In addition to making the data more comprehensib</w:t>
        </w:r>
      </w:ins>
      <w:ins w:id="2248" w:author="Shy Alon" w:date="2017-07-28T16:08:00Z">
        <w:r>
          <w:t>le it allows for the distance between compounds to be processed in a way which puts emphasis on closeness</w:t>
        </w:r>
      </w:ins>
      <w:ins w:id="2249" w:author="Shy Alon" w:date="2017-07-28T16:09:00Z">
        <w:r>
          <w:t>, which I critical to the system which uses a nearest neighbor as a selection metric.</w:t>
        </w:r>
      </w:ins>
    </w:p>
    <w:p w14:paraId="0181D332" w14:textId="32015311" w:rsidR="008711EF" w:rsidRDefault="008711EF" w:rsidP="008711EF">
      <w:pPr>
        <w:pStyle w:val="Heading3"/>
        <w:rPr>
          <w:ins w:id="2250" w:author="Shy Alon" w:date="2017-07-28T16:09:00Z"/>
        </w:rPr>
        <w:pPrChange w:id="2251" w:author="Shy Alon" w:date="2017-07-28T16:09:00Z">
          <w:pPr>
            <w:pStyle w:val="ListParagraph"/>
            <w:numPr>
              <w:numId w:val="58"/>
            </w:numPr>
            <w:ind w:left="528" w:hanging="528"/>
          </w:pPr>
        </w:pPrChange>
      </w:pPr>
      <w:bookmarkStart w:id="2252" w:name="_Toc489130738"/>
      <w:ins w:id="2253" w:author="Shy Alon" w:date="2017-07-28T16:09:00Z">
        <w:r>
          <w:t>Quality Factor</w:t>
        </w:r>
        <w:bookmarkEnd w:id="2252"/>
      </w:ins>
    </w:p>
    <w:p w14:paraId="77DC73B0" w14:textId="40284257" w:rsidR="008711EF" w:rsidRDefault="008711EF" w:rsidP="008711EF">
      <w:pPr>
        <w:rPr>
          <w:ins w:id="2254" w:author="Shy Alon" w:date="2017-07-28T16:13:00Z"/>
        </w:rPr>
        <w:pPrChange w:id="2255" w:author="Shy Alon" w:date="2017-07-28T16:09:00Z">
          <w:pPr>
            <w:pStyle w:val="ListParagraph"/>
            <w:numPr>
              <w:numId w:val="58"/>
            </w:numPr>
            <w:ind w:left="528" w:hanging="528"/>
          </w:pPr>
        </w:pPrChange>
      </w:pPr>
      <w:ins w:id="2256" w:author="Shy Alon" w:date="2017-07-28T16:09:00Z">
        <w:r>
          <w:t xml:space="preserve">The ability to </w:t>
        </w:r>
      </w:ins>
      <w:ins w:id="2257" w:author="Shy Alon" w:date="2017-07-28T16:10:00Z">
        <w:r>
          <w:t xml:space="preserve">attribute a certain mapping with a quality factor is </w:t>
        </w:r>
      </w:ins>
      <w:ins w:id="2258" w:author="Shy Alon" w:date="2017-07-28T16:12:00Z">
        <w:r>
          <w:t>critical to determine whether the results can be counted on. There are two proce</w:t>
        </w:r>
      </w:ins>
      <w:ins w:id="2259" w:author="Shy Alon" w:date="2017-07-28T16:13:00Z">
        <w:r>
          <w:t>sses which need to be measured for quality for the process to be successful:</w:t>
        </w:r>
      </w:ins>
    </w:p>
    <w:p w14:paraId="6385E190" w14:textId="64EEE2E7" w:rsidR="008711EF" w:rsidRDefault="008711EF" w:rsidP="008711EF">
      <w:pPr>
        <w:pStyle w:val="ListParagraph"/>
        <w:numPr>
          <w:ilvl w:val="0"/>
          <w:numId w:val="68"/>
        </w:numPr>
        <w:rPr>
          <w:ins w:id="2260" w:author="Shy Alon" w:date="2017-07-28T16:16:00Z"/>
        </w:rPr>
        <w:pPrChange w:id="2261" w:author="Shy Alon" w:date="2017-07-28T16:13:00Z">
          <w:pPr>
            <w:pStyle w:val="ListParagraph"/>
            <w:numPr>
              <w:numId w:val="58"/>
            </w:numPr>
            <w:ind w:left="528" w:hanging="528"/>
          </w:pPr>
        </w:pPrChange>
      </w:pPr>
      <w:ins w:id="2262" w:author="Shy Alon" w:date="2017-07-28T16:13:00Z">
        <w:r>
          <w:t>Clusterin</w:t>
        </w:r>
      </w:ins>
      <w:ins w:id="2263" w:author="Shy Alon" w:date="2017-07-28T16:14:00Z">
        <w:r>
          <w:t xml:space="preserve">g: this is measured by the relative change in the distances between points </w:t>
        </w:r>
      </w:ins>
      <w:ins w:id="2264" w:author="Shy Alon" w:date="2017-07-28T16:15:00Z">
        <w:r>
          <w:t>–</w:t>
        </w:r>
      </w:ins>
      <w:ins w:id="2265" w:author="Shy Alon" w:date="2017-07-28T16:14:00Z">
        <w:r>
          <w:t xml:space="preserve"> </w:t>
        </w:r>
      </w:ins>
      <w:ins w:id="2266" w:author="Shy Alon" w:date="2017-07-28T16:15:00Z">
        <w:r>
          <w:t xml:space="preserve">points </w:t>
        </w:r>
        <w:r w:rsidRPr="009A794F">
          <w:rPr>
            <w:b/>
            <w:bCs/>
            <w:i/>
            <w:iCs/>
            <w:rPrChange w:id="2267" w:author="Shy Alon" w:date="2017-07-28T16:16:00Z">
              <w:rPr/>
            </w:rPrChange>
          </w:rPr>
          <w:t>a</w:t>
        </w:r>
        <w:r>
          <w:t xml:space="preserve"> and </w:t>
        </w:r>
      </w:ins>
      <w:ins w:id="2268" w:author="Shy Alon" w:date="2017-07-28T16:16:00Z">
        <w:r w:rsidR="009A794F" w:rsidRPr="009A794F">
          <w:rPr>
            <w:b/>
            <w:bCs/>
            <w:i/>
            <w:iCs/>
            <w:rPrChange w:id="2269" w:author="Shy Alon" w:date="2017-07-28T16:16:00Z">
              <w:rPr/>
            </w:rPrChange>
          </w:rPr>
          <w:t>b</w:t>
        </w:r>
      </w:ins>
      <w:ins w:id="2270" w:author="Shy Alon" w:date="2017-07-28T16:15:00Z">
        <w:r>
          <w:t xml:space="preserve"> which were closer together than points </w:t>
        </w:r>
        <w:r w:rsidRPr="009A794F">
          <w:rPr>
            <w:b/>
            <w:bCs/>
            <w:i/>
            <w:iCs/>
            <w:rPrChange w:id="2271" w:author="Shy Alon" w:date="2017-07-28T16:16:00Z">
              <w:rPr/>
            </w:rPrChange>
          </w:rPr>
          <w:t>c</w:t>
        </w:r>
        <w:r>
          <w:t xml:space="preserve"> and </w:t>
        </w:r>
        <w:r w:rsidRPr="009A794F">
          <w:rPr>
            <w:b/>
            <w:bCs/>
            <w:i/>
            <w:iCs/>
            <w:rPrChange w:id="2272" w:author="Shy Alon" w:date="2017-07-28T16:16:00Z">
              <w:rPr/>
            </w:rPrChange>
          </w:rPr>
          <w:t>d</w:t>
        </w:r>
        <w:r>
          <w:t xml:space="preserve"> in the original space should be closer in the </w:t>
        </w:r>
        <w:r w:rsidR="009A794F">
          <w:t xml:space="preserve">mapped lower </w:t>
        </w:r>
      </w:ins>
      <w:ins w:id="2273" w:author="Shy Alon" w:date="2017-07-28T16:16:00Z">
        <w:r w:rsidR="009A794F">
          <w:t>dimension</w:t>
        </w:r>
      </w:ins>
      <w:ins w:id="2274" w:author="Shy Alon" w:date="2017-07-28T16:15:00Z">
        <w:r w:rsidR="009A794F">
          <w:t xml:space="preserve"> space.</w:t>
        </w:r>
      </w:ins>
    </w:p>
    <w:p w14:paraId="3B83B679" w14:textId="3FE0F529" w:rsidR="009A794F" w:rsidRDefault="009A794F" w:rsidP="008711EF">
      <w:pPr>
        <w:pStyle w:val="ListParagraph"/>
        <w:numPr>
          <w:ilvl w:val="0"/>
          <w:numId w:val="68"/>
        </w:numPr>
        <w:rPr>
          <w:ins w:id="2275" w:author="Shy Alon" w:date="2017-07-28T16:17:00Z"/>
        </w:rPr>
        <w:pPrChange w:id="2276" w:author="Shy Alon" w:date="2017-07-28T16:13:00Z">
          <w:pPr>
            <w:pStyle w:val="ListParagraph"/>
            <w:numPr>
              <w:numId w:val="58"/>
            </w:numPr>
            <w:ind w:left="528" w:hanging="528"/>
          </w:pPr>
        </w:pPrChange>
      </w:pPr>
      <w:ins w:id="2277" w:author="Shy Alon" w:date="2017-07-28T16:16:00Z">
        <w:r>
          <w:t xml:space="preserve">Classification: This is measured by the probability of a tagged point </w:t>
        </w:r>
      </w:ins>
      <w:ins w:id="2278" w:author="Shy Alon" w:date="2017-07-28T16:17:00Z">
        <w:r>
          <w:t>having a nearest neighbor with the same tag.</w:t>
        </w:r>
      </w:ins>
    </w:p>
    <w:p w14:paraId="3429EE20" w14:textId="156D1AD1" w:rsidR="009A794F" w:rsidRDefault="009A794F" w:rsidP="009A794F">
      <w:pPr>
        <w:pStyle w:val="Heading3"/>
        <w:rPr>
          <w:ins w:id="2279" w:author="Shy Alon" w:date="2017-07-28T16:17:00Z"/>
        </w:rPr>
        <w:pPrChange w:id="2280" w:author="Shy Alon" w:date="2017-07-28T16:17:00Z">
          <w:pPr>
            <w:pStyle w:val="ListParagraph"/>
            <w:numPr>
              <w:numId w:val="58"/>
            </w:numPr>
            <w:ind w:left="528" w:hanging="528"/>
          </w:pPr>
        </w:pPrChange>
      </w:pPr>
      <w:bookmarkStart w:id="2281" w:name="_Toc489130739"/>
      <w:ins w:id="2282" w:author="Shy Alon" w:date="2017-07-28T16:18:00Z">
        <w:r>
          <w:lastRenderedPageBreak/>
          <w:t>Progressive</w:t>
        </w:r>
      </w:ins>
      <w:ins w:id="2283" w:author="Shy Alon" w:date="2017-07-28T16:17:00Z">
        <w:r>
          <w:t xml:space="preserve"> Filtering</w:t>
        </w:r>
        <w:bookmarkEnd w:id="2281"/>
      </w:ins>
    </w:p>
    <w:p w14:paraId="1E379F74" w14:textId="67EA279B" w:rsidR="009A794F" w:rsidRDefault="009A794F" w:rsidP="009A794F">
      <w:pPr>
        <w:rPr>
          <w:ins w:id="2284" w:author="Shy Alon" w:date="2017-07-28T16:17:00Z"/>
        </w:rPr>
        <w:pPrChange w:id="2285" w:author="Shy Alon" w:date="2017-07-28T16:17:00Z">
          <w:pPr>
            <w:pStyle w:val="ListParagraph"/>
            <w:numPr>
              <w:numId w:val="58"/>
            </w:numPr>
            <w:ind w:left="528" w:hanging="528"/>
          </w:pPr>
        </w:pPrChange>
      </w:pPr>
      <w:ins w:id="2286" w:author="Shy Alon" w:date="2017-07-28T16:18:00Z">
        <w:r>
          <w:t xml:space="preserve">The projection created for certain sets of features should be </w:t>
        </w:r>
      </w:ins>
      <w:ins w:id="2287" w:author="Shy Alon" w:date="2017-07-28T16:19:00Z">
        <w:r>
          <w:t>progressively filtered so better and better feature sets are used.</w:t>
        </w:r>
      </w:ins>
    </w:p>
    <w:p w14:paraId="31D26BB9" w14:textId="77777777" w:rsidR="009D21DF" w:rsidRDefault="009D21DF" w:rsidP="009D21DF">
      <w:pPr>
        <w:keepNext/>
        <w:rPr>
          <w:ins w:id="2288" w:author="Shy Alon" w:date="2017-07-28T16:02:00Z"/>
        </w:rPr>
        <w:pPrChange w:id="2289" w:author="Shy Alon" w:date="2017-07-28T16:02:00Z">
          <w:pPr>
            <w:keepNext/>
          </w:pPr>
        </w:pPrChange>
      </w:pPr>
      <w:ins w:id="2290" w:author="Shy Alon" w:date="2017-07-28T16:01:00Z">
        <w:r>
          <w:rPr>
            <w:noProof/>
          </w:rPr>
          <w:drawing>
            <wp:inline distT="0" distB="0" distL="0" distR="0" wp14:anchorId="1844CCE3" wp14:editId="01CADF2F">
              <wp:extent cx="5274310" cy="3076575"/>
              <wp:effectExtent l="0" t="0" r="0" b="9525"/>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ins>
    </w:p>
    <w:p w14:paraId="29468986" w14:textId="43D12F34" w:rsidR="009D21DF" w:rsidRDefault="009D21DF" w:rsidP="009D21DF">
      <w:pPr>
        <w:pStyle w:val="Caption"/>
        <w:jc w:val="center"/>
        <w:rPr>
          <w:ins w:id="2291" w:author="Shy Alon" w:date="2017-07-28T16:01:00Z"/>
        </w:rPr>
        <w:pPrChange w:id="2292" w:author="Shy Alon" w:date="2017-07-28T16:02:00Z">
          <w:pPr>
            <w:pStyle w:val="ListParagraph"/>
            <w:keepNext/>
            <w:numPr>
              <w:numId w:val="58"/>
            </w:numPr>
            <w:ind w:left="528" w:hanging="528"/>
          </w:pPr>
        </w:pPrChange>
      </w:pPr>
      <w:bookmarkStart w:id="2293" w:name="_Ref489021278"/>
      <w:bookmarkStart w:id="2294" w:name="_Toc489130953"/>
      <w:ins w:id="2295" w:author="Shy Alon" w:date="2017-07-28T16:02:00Z">
        <w:r>
          <w:t xml:space="preserve">Figure </w:t>
        </w:r>
        <w:r>
          <w:fldChar w:fldCharType="begin"/>
        </w:r>
        <w:r>
          <w:instrText xml:space="preserve"> SEQ Figure \* ARABIC </w:instrText>
        </w:r>
      </w:ins>
      <w:r>
        <w:fldChar w:fldCharType="separate"/>
      </w:r>
      <w:ins w:id="2296" w:author="Shy Alon" w:date="2017-07-29T19:55:00Z">
        <w:r w:rsidR="004B6266">
          <w:rPr>
            <w:noProof/>
          </w:rPr>
          <w:t>5</w:t>
        </w:r>
      </w:ins>
      <w:ins w:id="2297" w:author="Shy Alon" w:date="2017-07-28T16:02:00Z">
        <w:r>
          <w:fldChar w:fldCharType="end"/>
        </w:r>
        <w:bookmarkEnd w:id="2293"/>
        <w:r>
          <w:t xml:space="preserve"> Capabilities</w:t>
        </w:r>
      </w:ins>
      <w:bookmarkEnd w:id="2294"/>
    </w:p>
    <w:p w14:paraId="0B7BEC4B" w14:textId="77777777" w:rsidR="009D21DF" w:rsidRDefault="009D21DF" w:rsidP="009D21DF">
      <w:pPr>
        <w:rPr>
          <w:ins w:id="2298" w:author="Shy Alon" w:date="2017-07-28T16:01:00Z"/>
        </w:rPr>
        <w:pPrChange w:id="2299" w:author="Shy Alon" w:date="2017-07-28T16:02:00Z">
          <w:pPr>
            <w:pStyle w:val="ListParagraph"/>
            <w:numPr>
              <w:numId w:val="58"/>
            </w:numPr>
            <w:ind w:left="528" w:hanging="528"/>
          </w:pPr>
        </w:pPrChange>
      </w:pPr>
      <w:ins w:id="2300" w:author="Shy Alon" w:date="2017-07-28T16:01:00Z">
        <w:r>
          <w:t>The system needs to be able to measure the distance effectively and for that purpose needs to intelligently reduce the dimensions of the data space (as opposed to simply assuming equal weight on each dimension) and measure the quality of the dimensionality reduction by using clustering algorithm on a-priori tagged data.</w:t>
        </w:r>
      </w:ins>
    </w:p>
    <w:p w14:paraId="334F6968" w14:textId="20983783" w:rsidR="009D21DF" w:rsidRPr="009D21DF" w:rsidRDefault="009D21DF" w:rsidP="00D23655">
      <w:pPr>
        <w:rPr>
          <w:ins w:id="2301" w:author="Shy Alon" w:date="2017-07-26T22:32:00Z"/>
          <w:rPrChange w:id="2302" w:author="Shy Alon" w:date="2017-07-28T16:01:00Z">
            <w:rPr>
              <w:ins w:id="2303" w:author="Shy Alon" w:date="2017-07-26T22:32:00Z"/>
            </w:rPr>
          </w:rPrChange>
        </w:rPr>
        <w:pPrChange w:id="2304" w:author="Shy Alon" w:date="2017-07-28T16:23:00Z">
          <w:pPr>
            <w:pStyle w:val="ListParagraph"/>
            <w:numPr>
              <w:numId w:val="58"/>
            </w:numPr>
            <w:ind w:left="528" w:hanging="528"/>
          </w:pPr>
        </w:pPrChange>
      </w:pPr>
      <w:ins w:id="2305" w:author="Shy Alon" w:date="2017-07-28T16:01:00Z">
        <w:r>
          <w:t>The system needs to select the tested features of the data out of a large field of diverse features. For that purpose, the feature selection mechanism needs to be adaptive and to be able to progressively improve while allowing for and fixing mistakes.</w:t>
        </w:r>
      </w:ins>
    </w:p>
    <w:p w14:paraId="110C5810" w14:textId="77777777" w:rsidR="0080351A" w:rsidRPr="00BC2437" w:rsidDel="0080351A" w:rsidRDefault="0080351A" w:rsidP="00C870E9">
      <w:pPr>
        <w:rPr>
          <w:del w:id="2306" w:author="Shy Alon" w:date="2017-07-16T22:29:00Z"/>
          <w:rPrChange w:id="2307" w:author="Shy Alon" w:date="2017-07-16T22:14:00Z">
            <w:rPr>
              <w:del w:id="2308" w:author="Shy Alon" w:date="2017-07-16T22:29:00Z"/>
            </w:rPr>
          </w:rPrChange>
        </w:rPr>
        <w:pPrChange w:id="2309" w:author="Shy Alon" w:date="2017-07-28T12:15:00Z">
          <w:pPr>
            <w:pStyle w:val="Heading2"/>
          </w:pPr>
        </w:pPrChange>
      </w:pPr>
    </w:p>
    <w:p w14:paraId="46F176C3" w14:textId="18BD0846" w:rsidR="003861D9" w:rsidDel="0080351A" w:rsidRDefault="00407913" w:rsidP="00C870E9">
      <w:pPr>
        <w:rPr>
          <w:moveFrom w:id="2310" w:author="Shy Alon" w:date="2017-07-16T22:29:00Z"/>
          <w:rFonts w:ascii="Times New Roman" w:eastAsia="Calibri" w:hAnsi="Times New Roman" w:cs="Arial"/>
        </w:rPr>
        <w:pPrChange w:id="2311" w:author="Shy Alon" w:date="2017-07-28T12:15:00Z">
          <w:pPr/>
        </w:pPrChange>
      </w:pPr>
      <w:moveFromRangeStart w:id="2312" w:author="Shy Alon" w:date="2017-07-16T22:29:00Z" w:name="move488007472"/>
      <w:moveFrom w:id="2313" w:author="Shy Alon" w:date="2017-07-16T22:29:00Z">
        <w:r w:rsidDel="0080351A">
          <w:t xml:space="preserve">The assumption this research proves is that there are underlying properties of different compounds with the same attributes. Those underlying properties can be used to identify similar compounds to compounds which are known to have desirable properties and </w:t>
        </w:r>
        <w:r w:rsidR="00CC590B" w:rsidDel="0080351A">
          <w:t>therefore reduce the immense field of potential compounds to be tested to a much more cost effective smaller field.</w:t>
        </w:r>
      </w:moveFrom>
    </w:p>
    <w:moveFromRangeEnd w:id="2312"/>
    <w:p w14:paraId="3865E79D" w14:textId="784C32A1" w:rsidR="00D6770B" w:rsidDel="0080351A" w:rsidRDefault="00D6770B" w:rsidP="00C870E9">
      <w:pPr>
        <w:rPr>
          <w:del w:id="2314" w:author="Shy Alon" w:date="2017-07-16T22:28:00Z"/>
          <w:rFonts w:ascii="Times New Roman" w:eastAsia="Times New Roman" w:hAnsi="Times New Roman" w:cs="Arial"/>
        </w:rPr>
        <w:pPrChange w:id="2315" w:author="Shy Alon" w:date="2017-07-28T12:15:00Z">
          <w:pPr>
            <w:suppressAutoHyphens/>
          </w:pPr>
        </w:pPrChange>
      </w:pPr>
    </w:p>
    <w:p w14:paraId="6B72063F" w14:textId="7DE4B140" w:rsidR="00C77C04" w:rsidDel="0080351A" w:rsidRDefault="00C77C04" w:rsidP="00C870E9">
      <w:pPr>
        <w:rPr>
          <w:del w:id="2316" w:author="Shy Alon" w:date="2017-07-16T22:28:00Z"/>
          <w:rFonts w:ascii="Palatino Linotype" w:hAnsi="Palatino Linotype"/>
          <w:b/>
          <w:bCs/>
          <w:sz w:val="28"/>
          <w:szCs w:val="28"/>
          <w:lang w:val="en-GB" w:eastAsia="de-AT" w:bidi="ar-SA"/>
        </w:rPr>
        <w:pPrChange w:id="2317" w:author="Shy Alon" w:date="2017-07-28T12:15:00Z">
          <w:pPr>
            <w:spacing w:line="276" w:lineRule="auto"/>
          </w:pPr>
        </w:pPrChange>
      </w:pPr>
      <w:del w:id="2318" w:author="Shy Alon" w:date="2017-07-16T22:28:00Z">
        <w:r w:rsidDel="0080351A">
          <w:br w:type="page"/>
        </w:r>
      </w:del>
    </w:p>
    <w:p w14:paraId="38734488" w14:textId="3FA29B89" w:rsidR="00D6770B" w:rsidDel="0080351A" w:rsidRDefault="00A822B3" w:rsidP="00C870E9">
      <w:pPr>
        <w:rPr>
          <w:del w:id="2319" w:author="Shy Alon" w:date="2017-07-16T22:28:00Z"/>
        </w:rPr>
        <w:pPrChange w:id="2320" w:author="Shy Alon" w:date="2017-07-28T12:15:00Z">
          <w:pPr>
            <w:pStyle w:val="Heading1"/>
          </w:pPr>
        </w:pPrChange>
      </w:pPr>
      <w:del w:id="2321" w:author="Shy Alon" w:date="2017-07-16T22:28:00Z">
        <w:r w:rsidDel="0080351A">
          <w:delText>2</w:delText>
        </w:r>
        <w:r w:rsidR="00E369F0" w:rsidDel="0080351A">
          <w:delText xml:space="preserve">. </w:delText>
        </w:r>
        <w:r w:rsidR="00D6770B" w:rsidRPr="00117CB5" w:rsidDel="0080351A">
          <w:delText>Methods</w:delText>
        </w:r>
      </w:del>
    </w:p>
    <w:p w14:paraId="3918EEB9" w14:textId="16504727" w:rsidR="00270339" w:rsidRPr="0072562E" w:rsidDel="0080351A" w:rsidRDefault="00A822B3" w:rsidP="00C870E9">
      <w:pPr>
        <w:rPr>
          <w:del w:id="2322" w:author="Shy Alon" w:date="2017-07-16T22:28:00Z"/>
        </w:rPr>
        <w:pPrChange w:id="2323" w:author="Shy Alon" w:date="2017-07-28T12:15:00Z">
          <w:pPr>
            <w:pStyle w:val="Heading2"/>
          </w:pPr>
        </w:pPrChange>
      </w:pPr>
      <w:del w:id="2324" w:author="Shy Alon" w:date="2017-07-16T22:28:00Z">
        <w:r w:rsidDel="0080351A">
          <w:delText>2</w:delText>
        </w:r>
        <w:r w:rsidR="00912597" w:rsidDel="0080351A">
          <w:delText xml:space="preserve">.1. </w:delText>
        </w:r>
        <w:r w:rsidR="00270339" w:rsidRPr="0072562E" w:rsidDel="0080351A">
          <w:delText>System Overview</w:delText>
        </w:r>
      </w:del>
    </w:p>
    <w:p w14:paraId="2BCC3538" w14:textId="5AFEC557" w:rsidR="00A05084" w:rsidRDefault="008119E0" w:rsidP="00C870E9">
      <w:pPr>
        <w:rPr>
          <w:ins w:id="2325" w:author="Shy Alon" w:date="2017-07-28T12:14:00Z"/>
          <w:rFonts w:eastAsia="Times New Roman"/>
        </w:rPr>
        <w:pPrChange w:id="2326" w:author="Shy Alon" w:date="2017-07-28T12:15:00Z">
          <w:pPr>
            <w:suppressAutoHyphens/>
          </w:pPr>
        </w:pPrChange>
      </w:pPr>
      <w:r>
        <w:rPr>
          <w:rFonts w:eastAsia="Times New Roman"/>
        </w:rPr>
        <w:t xml:space="preserve">The designed </w:t>
      </w:r>
      <w:del w:id="2327" w:author="Shy Alon" w:date="2017-07-16T22:29:00Z">
        <w:r w:rsidDel="0080351A">
          <w:rPr>
            <w:rFonts w:eastAsia="Times New Roman"/>
          </w:rPr>
          <w:delText xml:space="preserve">DSS </w:delText>
        </w:r>
      </w:del>
      <w:ins w:id="2328" w:author="Shy Alon" w:date="2017-07-16T22:29:00Z">
        <w:r w:rsidR="0080351A">
          <w:rPr>
            <w:rFonts w:eastAsia="Times New Roman"/>
          </w:rPr>
          <w:t xml:space="preserve">decision support system </w:t>
        </w:r>
      </w:ins>
      <w:r>
        <w:rPr>
          <w:rFonts w:eastAsia="Times New Roman"/>
        </w:rPr>
        <w:t xml:space="preserve">is </w:t>
      </w:r>
      <w:r w:rsidR="00A05084">
        <w:rPr>
          <w:rFonts w:eastAsia="Times New Roman"/>
        </w:rPr>
        <w:t>currently demonstrated using a combination of MATLAB</w:t>
      </w:r>
      <w:r w:rsidR="00A45D6F">
        <w:rPr>
          <w:rFonts w:eastAsia="Times New Roman"/>
        </w:rPr>
        <w:t xml:space="preserve"> (preforming pre-processing and the enveloping optimization process)</w:t>
      </w:r>
      <w:r w:rsidR="00A05084">
        <w:rPr>
          <w:rFonts w:eastAsia="Times New Roman"/>
        </w:rPr>
        <w:t xml:space="preserve"> and </w:t>
      </w:r>
      <w:r w:rsidR="00A45D6F">
        <w:rPr>
          <w:rFonts w:eastAsia="Times New Roman"/>
        </w:rPr>
        <w:t>C++ code performing the dimensionality reduction process.</w:t>
      </w:r>
    </w:p>
    <w:p w14:paraId="5F2DD934" w14:textId="3D74F8A0" w:rsidR="00C870E9" w:rsidRDefault="00C870E9" w:rsidP="00C870E9">
      <w:pPr>
        <w:rPr>
          <w:ins w:id="2329" w:author="Shy Alon" w:date="2017-07-28T12:15:00Z"/>
          <w:rFonts w:eastAsia="Times New Roman"/>
        </w:rPr>
        <w:pPrChange w:id="2330" w:author="Shy Alon" w:date="2017-07-28T12:16:00Z">
          <w:pPr>
            <w:suppressAutoHyphens/>
          </w:pPr>
        </w:pPrChange>
      </w:pPr>
      <w:ins w:id="2331" w:author="Shy Alon" w:date="2017-07-28T12:15:00Z">
        <w:r>
          <w:rPr>
            <w:rFonts w:eastAsia="Times New Roman"/>
          </w:rPr>
          <w:t>As mentioned above the system’s goal is to cluster all potential compounds with the selected features in the way which will allow us to assume in the highest probability that the neighbor of a compound with desirable attributes is highly likely to share those attributes</w:t>
        </w:r>
      </w:ins>
      <w:ins w:id="2332" w:author="Shy Alon" w:date="2017-07-28T12:16:00Z">
        <w:r>
          <w:rPr>
            <w:rFonts w:eastAsia="Times New Roman"/>
          </w:rPr>
          <w:t xml:space="preserve"> and t</w:t>
        </w:r>
      </w:ins>
      <w:ins w:id="2333" w:author="Shy Alon" w:date="2017-07-28T12:15:00Z">
        <w:r>
          <w:rPr>
            <w:rFonts w:eastAsia="Times New Roman"/>
          </w:rPr>
          <w:t xml:space="preserve">he underlying assumption is that inside the data there are features which are pertinent to the classification of the compounds into classes of desired effect. </w:t>
        </w:r>
      </w:ins>
    </w:p>
    <w:p w14:paraId="7CF27A40" w14:textId="41ADEA28" w:rsidR="00C870E9" w:rsidRDefault="00C870E9" w:rsidP="00C870E9">
      <w:pPr>
        <w:rPr>
          <w:ins w:id="2334" w:author="Shy Alon" w:date="2017-07-28T12:15:00Z"/>
          <w:rFonts w:eastAsia="Times New Roman"/>
        </w:rPr>
        <w:pPrChange w:id="2335" w:author="Shy Alon" w:date="2017-07-28T12:15:00Z">
          <w:pPr>
            <w:suppressAutoHyphens/>
          </w:pPr>
        </w:pPrChange>
      </w:pPr>
      <w:ins w:id="2336" w:author="Shy Alon" w:date="2017-07-28T12:15:00Z">
        <w:r>
          <w:rPr>
            <w:rFonts w:eastAsia="Times New Roman"/>
          </w:rPr>
          <w:t xml:space="preserve">The purpose behind the tool is to identify potentially effective compounds using previously known information about a small number of compounds. For example, if we can tag a few of the compounds we can – by association – estimate with a high probability of success whether the compounds near them in the resulting map (such as in </w:t>
        </w:r>
      </w:ins>
      <w:ins w:id="2337" w:author="Shy Alon" w:date="2017-07-28T12:18:00Z">
        <w:r w:rsidR="00C47F4B">
          <w:rPr>
            <w:rFonts w:eastAsia="Times New Roman"/>
          </w:rPr>
          <w:fldChar w:fldCharType="begin"/>
        </w:r>
        <w:r w:rsidR="00C47F4B">
          <w:rPr>
            <w:rFonts w:eastAsia="Times New Roman"/>
          </w:rPr>
          <w:instrText xml:space="preserve"> REF _Ref489007614 \h </w:instrText>
        </w:r>
        <w:r w:rsidR="00C47F4B">
          <w:rPr>
            <w:rFonts w:eastAsia="Times New Roman"/>
          </w:rPr>
        </w:r>
      </w:ins>
      <w:r w:rsidR="00C47F4B">
        <w:rPr>
          <w:rFonts w:eastAsia="Times New Roman"/>
        </w:rPr>
        <w:fldChar w:fldCharType="separate"/>
      </w:r>
      <w:ins w:id="2338" w:author="Shy Alon" w:date="2017-07-28T12:18:00Z">
        <w:r w:rsidR="00C47F4B">
          <w:t xml:space="preserve">Figure </w:t>
        </w:r>
      </w:ins>
      <w:ins w:id="2339" w:author="Shy Alon" w:date="2017-07-28T16:03:00Z">
        <w:r w:rsidR="009D21DF">
          <w:rPr>
            <w:noProof/>
          </w:rPr>
          <w:t>6</w:t>
        </w:r>
      </w:ins>
      <w:ins w:id="2340" w:author="Shy Alon" w:date="2017-07-28T12:18:00Z">
        <w:r w:rsidR="00C47F4B">
          <w:rPr>
            <w:rFonts w:eastAsia="Times New Roman"/>
          </w:rPr>
          <w:fldChar w:fldCharType="end"/>
        </w:r>
      </w:ins>
      <w:ins w:id="2341" w:author="Shy Alon" w:date="2017-07-28T12:15:00Z">
        <w:r>
          <w:rPr>
            <w:rFonts w:eastAsia="Times New Roman"/>
          </w:rPr>
          <w:t>) have high effectiveness potential.</w:t>
        </w:r>
      </w:ins>
    </w:p>
    <w:p w14:paraId="0561E926" w14:textId="77777777" w:rsidR="00C870E9" w:rsidRDefault="00C870E9" w:rsidP="00C870E9">
      <w:pPr>
        <w:keepNext/>
        <w:suppressAutoHyphens/>
        <w:rPr>
          <w:ins w:id="2342" w:author="Shy Alon" w:date="2017-07-28T12:17:00Z"/>
        </w:rPr>
        <w:pPrChange w:id="2343" w:author="Shy Alon" w:date="2017-07-28T12:17:00Z">
          <w:pPr>
            <w:keepNext/>
            <w:suppressAutoHyphens/>
          </w:pPr>
        </w:pPrChange>
      </w:pPr>
      <w:ins w:id="2344" w:author="Shy Alon" w:date="2017-07-28T12:15:00Z">
        <w:r>
          <w:rPr>
            <w:rFonts w:ascii="Times New Roman" w:eastAsia="Calibri" w:hAnsi="Times New Roman" w:cs="Arial"/>
            <w:noProof/>
          </w:rPr>
          <w:lastRenderedPageBreak/>
          <w:drawing>
            <wp:inline distT="0" distB="0" distL="0" distR="0" wp14:anchorId="663DC59E" wp14:editId="6AD31AC8">
              <wp:extent cx="5274310" cy="3953510"/>
              <wp:effectExtent l="0" t="0" r="8890" b="8890"/>
              <wp:docPr id="49" name="Picture 49" descr="t-SNE/Doc/Hill%20Climbing/Bitter/Bitter_quality_0.980_3n_0.325_6n_0.162_trustworthiness_0.727_number_1212608_feature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SNE/Doc/Hill%20Climbing/Bitter/Bitter_quality_0.980_3n_0.325_6n_0.162_trustworthiness_0.727_number_1212608_features_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ins>
    </w:p>
    <w:p w14:paraId="7D48EBB2" w14:textId="3EECDB2F" w:rsidR="00C870E9" w:rsidRDefault="00C870E9" w:rsidP="00C870E9">
      <w:pPr>
        <w:pStyle w:val="Caption"/>
        <w:jc w:val="center"/>
        <w:rPr>
          <w:ins w:id="2345" w:author="Shy Alon" w:date="2017-07-28T12:15:00Z"/>
        </w:rPr>
        <w:pPrChange w:id="2346" w:author="Shy Alon" w:date="2017-07-28T12:17:00Z">
          <w:pPr>
            <w:keepNext/>
            <w:suppressAutoHyphens/>
          </w:pPr>
        </w:pPrChange>
      </w:pPr>
      <w:bookmarkStart w:id="2347" w:name="_Ref489007614"/>
      <w:ins w:id="2348" w:author="Shy Alon" w:date="2017-07-28T12:17:00Z">
        <w:r>
          <w:t xml:space="preserve">Figure </w:t>
        </w:r>
      </w:ins>
      <w:ins w:id="2349" w:author="Shy Alon" w:date="2017-07-28T16:03:00Z">
        <w:r w:rsidR="009D21DF">
          <w:t>6</w:t>
        </w:r>
      </w:ins>
      <w:ins w:id="2350" w:author="Shy Alon" w:date="2017-07-28T12:17:00Z">
        <w:r>
          <w:t xml:space="preserve"> Compounds grouped by bitterness</w:t>
        </w:r>
      </w:ins>
      <w:bookmarkEnd w:id="2347"/>
    </w:p>
    <w:p w14:paraId="6E09AA76" w14:textId="169373C5" w:rsidR="00C47F4B" w:rsidRDefault="00C47F4B" w:rsidP="00C47F4B">
      <w:pPr>
        <w:rPr>
          <w:moveTo w:id="2351" w:author="Shy Alon" w:date="2017-07-28T12:20:00Z"/>
          <w:rFonts w:eastAsia="Times New Roman"/>
        </w:rPr>
        <w:pPrChange w:id="2352" w:author="Shy Alon" w:date="2017-07-28T12:22:00Z">
          <w:pPr/>
        </w:pPrChange>
      </w:pPr>
      <w:ins w:id="2353" w:author="Shy Alon" w:date="2017-07-28T12:19:00Z">
        <w:r>
          <w:rPr>
            <w:rFonts w:eastAsia="Times New Roman"/>
          </w:rPr>
          <w:t xml:space="preserve">Following is a </w:t>
        </w:r>
      </w:ins>
      <w:ins w:id="2354" w:author="Shy Alon" w:date="2017-07-28T12:20:00Z">
        <w:r>
          <w:rPr>
            <w:rFonts w:eastAsia="Times New Roman"/>
          </w:rPr>
          <w:t>graphical depiction</w:t>
        </w:r>
      </w:ins>
      <w:ins w:id="2355" w:author="Shy Alon" w:date="2017-07-28T12:23:00Z">
        <w:r>
          <w:rPr>
            <w:rFonts w:eastAsia="Times New Roman"/>
          </w:rPr>
          <w:t xml:space="preserve"> (</w:t>
        </w:r>
        <w:r>
          <w:rPr>
            <w:rFonts w:eastAsia="Times New Roman"/>
          </w:rPr>
          <w:fldChar w:fldCharType="begin"/>
        </w:r>
        <w:r>
          <w:rPr>
            <w:rFonts w:eastAsia="Times New Roman"/>
          </w:rPr>
          <w:instrText xml:space="preserve"> REF _Ref489007926 \h </w:instrText>
        </w:r>
        <w:r>
          <w:rPr>
            <w:rFonts w:eastAsia="Times New Roman"/>
          </w:rPr>
        </w:r>
      </w:ins>
      <w:r>
        <w:rPr>
          <w:rFonts w:eastAsia="Times New Roman"/>
        </w:rPr>
        <w:fldChar w:fldCharType="separate"/>
      </w:r>
      <w:ins w:id="2356" w:author="Shy Alon" w:date="2017-07-28T12:23:00Z">
        <w:r>
          <w:t xml:space="preserve">Figure </w:t>
        </w:r>
      </w:ins>
      <w:ins w:id="2357" w:author="Shy Alon" w:date="2017-07-28T16:03:00Z">
        <w:r w:rsidR="009D21DF">
          <w:rPr>
            <w:noProof/>
          </w:rPr>
          <w:t>7</w:t>
        </w:r>
      </w:ins>
      <w:ins w:id="2358" w:author="Shy Alon" w:date="2017-07-28T12:23:00Z">
        <w:r>
          <w:rPr>
            <w:rFonts w:eastAsia="Times New Roman"/>
          </w:rPr>
          <w:fldChar w:fldCharType="end"/>
        </w:r>
        <w:r>
          <w:rPr>
            <w:rFonts w:eastAsia="Times New Roman"/>
          </w:rPr>
          <w:t>)</w:t>
        </w:r>
      </w:ins>
      <w:ins w:id="2359" w:author="Shy Alon" w:date="2017-07-28T12:20:00Z">
        <w:r>
          <w:rPr>
            <w:rFonts w:eastAsia="Times New Roman"/>
          </w:rPr>
          <w:t xml:space="preserve"> of the </w:t>
        </w:r>
      </w:ins>
      <w:ins w:id="2360" w:author="Shy Alon" w:date="2017-07-28T12:22:00Z">
        <w:r>
          <w:rPr>
            <w:rFonts w:eastAsia="Times New Roman"/>
          </w:rPr>
          <w:t>system</w:t>
        </w:r>
      </w:ins>
      <w:ins w:id="2361" w:author="Shy Alon" w:date="2017-07-28T12:21:00Z">
        <w:r>
          <w:rPr>
            <w:rFonts w:eastAsia="Times New Roman"/>
          </w:rPr>
          <w:t xml:space="preserve"> </w:t>
        </w:r>
      </w:ins>
      <w:ins w:id="2362" w:author="Shy Alon" w:date="2017-07-28T12:22:00Z">
        <w:r>
          <w:rPr>
            <w:rFonts w:eastAsia="Times New Roman"/>
          </w:rPr>
          <w:t xml:space="preserve">meeting the requirements described above. The </w:t>
        </w:r>
      </w:ins>
      <w:moveToRangeStart w:id="2363" w:author="Shy Alon" w:date="2017-07-28T12:20:00Z" w:name="move489007777"/>
      <w:moveTo w:id="2364" w:author="Shy Alon" w:date="2017-07-28T12:20:00Z">
        <w:del w:id="2365" w:author="Shy Alon" w:date="2017-07-28T12:22:00Z">
          <w:r w:rsidDel="00C47F4B">
            <w:rPr>
              <w:rFonts w:eastAsia="Times New Roman"/>
            </w:rPr>
            <w:delText xml:space="preserve">As depicted in </w:delText>
          </w:r>
        </w:del>
        <w:del w:id="2366" w:author="Shy Alon" w:date="2017-07-28T12:20:00Z">
          <w:r w:rsidDel="00C47F4B">
            <w:rPr>
              <w:rFonts w:eastAsia="Times New Roman"/>
            </w:rPr>
            <w:delText xml:space="preserve">figure 2 </w:delText>
          </w:r>
        </w:del>
        <w:del w:id="2367" w:author="Shy Alon" w:date="2017-07-28T12:22:00Z">
          <w:r w:rsidDel="00C47F4B">
            <w:rPr>
              <w:rFonts w:eastAsia="Times New Roman"/>
            </w:rPr>
            <w:delText xml:space="preserve">the </w:delText>
          </w:r>
        </w:del>
        <w:r>
          <w:rPr>
            <w:rFonts w:eastAsia="Times New Roman"/>
          </w:rPr>
          <w:t>system is comprised of 5 functional parts:</w:t>
        </w:r>
      </w:moveTo>
    </w:p>
    <w:p w14:paraId="03DD61CA" w14:textId="63396204" w:rsidR="00C47F4B" w:rsidRPr="00C47F4B" w:rsidRDefault="00C47F4B" w:rsidP="00C47F4B">
      <w:pPr>
        <w:pStyle w:val="ListParagraph"/>
        <w:numPr>
          <w:ilvl w:val="0"/>
          <w:numId w:val="63"/>
        </w:numPr>
        <w:rPr>
          <w:moveTo w:id="2368" w:author="Shy Alon" w:date="2017-07-28T12:20:00Z"/>
          <w:rFonts w:eastAsia="Times New Roman"/>
          <w:rPrChange w:id="2369" w:author="Shy Alon" w:date="2017-07-28T12:22:00Z">
            <w:rPr>
              <w:moveTo w:id="2370" w:author="Shy Alon" w:date="2017-07-28T12:20:00Z"/>
              <w:rFonts w:eastAsia="Times New Roman"/>
            </w:rPr>
          </w:rPrChange>
        </w:rPr>
        <w:pPrChange w:id="2371" w:author="Shy Alon" w:date="2017-07-28T12:22:00Z">
          <w:pPr/>
        </w:pPrChange>
      </w:pPr>
      <w:moveTo w:id="2372" w:author="Shy Alon" w:date="2017-07-28T12:20:00Z">
        <w:r w:rsidRPr="00C47F4B">
          <w:rPr>
            <w:rFonts w:eastAsia="Times New Roman"/>
            <w:rPrChange w:id="2373" w:author="Shy Alon" w:date="2017-07-28T12:22:00Z">
              <w:rPr>
                <w:rFonts w:eastAsia="Times New Roman"/>
              </w:rPr>
            </w:rPrChange>
          </w:rPr>
          <w:t>The input database which supplies the raw data to the system</w:t>
        </w:r>
      </w:moveTo>
      <w:ins w:id="2374" w:author="Shy Alon" w:date="2017-07-28T12:23:00Z">
        <w:r>
          <w:rPr>
            <w:rFonts w:eastAsia="Times New Roman"/>
          </w:rPr>
          <w:t xml:space="preserve"> </w:t>
        </w:r>
      </w:ins>
      <w:ins w:id="2375" w:author="Shy Alon" w:date="2017-07-28T12:24:00Z">
        <w:r>
          <w:rPr>
            <w:rFonts w:eastAsia="Times New Roman"/>
          </w:rPr>
          <w:t>–</w:t>
        </w:r>
      </w:ins>
      <w:ins w:id="2376" w:author="Shy Alon" w:date="2017-07-28T12:23:00Z">
        <w:r>
          <w:rPr>
            <w:rFonts w:eastAsia="Times New Roman"/>
          </w:rPr>
          <w:t xml:space="preserve"> the </w:t>
        </w:r>
      </w:ins>
      <w:ins w:id="2377" w:author="Shy Alon" w:date="2017-07-28T12:24:00Z">
        <w:r>
          <w:rPr>
            <w:rFonts w:eastAsia="Times New Roman"/>
          </w:rPr>
          <w:t>feature information about the all compounds and the tagging information of previously tagged compounds</w:t>
        </w:r>
      </w:ins>
      <w:moveTo w:id="2378" w:author="Shy Alon" w:date="2017-07-28T12:20:00Z">
        <w:r w:rsidRPr="00C47F4B">
          <w:rPr>
            <w:rFonts w:eastAsia="Times New Roman"/>
            <w:rPrChange w:id="2379" w:author="Shy Alon" w:date="2017-07-28T12:22:00Z">
              <w:rPr>
                <w:rFonts w:eastAsia="Times New Roman"/>
              </w:rPr>
            </w:rPrChange>
          </w:rPr>
          <w:t>.</w:t>
        </w:r>
      </w:moveTo>
    </w:p>
    <w:p w14:paraId="5EFD2BAB" w14:textId="77777777" w:rsidR="00C47F4B" w:rsidRPr="00C47F4B" w:rsidRDefault="00C47F4B" w:rsidP="00C47F4B">
      <w:pPr>
        <w:pStyle w:val="ListParagraph"/>
        <w:numPr>
          <w:ilvl w:val="0"/>
          <w:numId w:val="63"/>
        </w:numPr>
        <w:rPr>
          <w:moveTo w:id="2380" w:author="Shy Alon" w:date="2017-07-28T12:20:00Z"/>
          <w:rFonts w:eastAsia="Times New Roman"/>
          <w:rPrChange w:id="2381" w:author="Shy Alon" w:date="2017-07-28T12:22:00Z">
            <w:rPr>
              <w:moveTo w:id="2382" w:author="Shy Alon" w:date="2017-07-28T12:20:00Z"/>
              <w:rFonts w:eastAsia="Times New Roman"/>
            </w:rPr>
          </w:rPrChange>
        </w:rPr>
        <w:pPrChange w:id="2383" w:author="Shy Alon" w:date="2017-07-28T12:22:00Z">
          <w:pPr/>
        </w:pPrChange>
      </w:pPr>
      <w:moveTo w:id="2384" w:author="Shy Alon" w:date="2017-07-28T12:20:00Z">
        <w:r w:rsidRPr="00C47F4B">
          <w:rPr>
            <w:rFonts w:eastAsia="Times New Roman"/>
            <w:rPrChange w:id="2385" w:author="Shy Alon" w:date="2017-07-28T12:22:00Z">
              <w:rPr>
                <w:rFonts w:eastAsia="Times New Roman"/>
              </w:rPr>
            </w:rPrChange>
          </w:rPr>
          <w:t>The feature selection mechanism which (at the beginning of the process) generates a rich enough population of feature selection combination and in subsequent steps uses Genetic Algorithm to create the next generation.</w:t>
        </w:r>
      </w:moveTo>
    </w:p>
    <w:p w14:paraId="31811C2F" w14:textId="77777777" w:rsidR="00C47F4B" w:rsidRPr="00C47F4B" w:rsidRDefault="00C47F4B" w:rsidP="00C47F4B">
      <w:pPr>
        <w:pStyle w:val="ListParagraph"/>
        <w:numPr>
          <w:ilvl w:val="0"/>
          <w:numId w:val="63"/>
        </w:numPr>
        <w:rPr>
          <w:moveTo w:id="2386" w:author="Shy Alon" w:date="2017-07-28T12:20:00Z"/>
          <w:rFonts w:eastAsia="Times New Roman"/>
          <w:rPrChange w:id="2387" w:author="Shy Alon" w:date="2017-07-28T12:22:00Z">
            <w:rPr>
              <w:moveTo w:id="2388" w:author="Shy Alon" w:date="2017-07-28T12:20:00Z"/>
              <w:rFonts w:eastAsia="Times New Roman"/>
            </w:rPr>
          </w:rPrChange>
        </w:rPr>
        <w:pPrChange w:id="2389" w:author="Shy Alon" w:date="2017-07-28T12:22:00Z">
          <w:pPr/>
        </w:pPrChange>
      </w:pPr>
      <w:moveTo w:id="2390" w:author="Shy Alon" w:date="2017-07-28T12:20:00Z">
        <w:r w:rsidRPr="00C47F4B">
          <w:rPr>
            <w:rFonts w:eastAsia="Times New Roman"/>
            <w:rPrChange w:id="2391" w:author="Shy Alon" w:date="2017-07-28T12:22:00Z">
              <w:rPr>
                <w:rFonts w:eastAsia="Times New Roman"/>
              </w:rPr>
            </w:rPrChange>
          </w:rPr>
          <w:t>The dimensionality reduction process which reduces the multi-dimensional feature space into a two-dimensional space. The process is one which attributes more weight to close distances than to long distances and therefore prioritizes keeping neighbors together over preserving ratios of long distances.</w:t>
        </w:r>
      </w:moveTo>
    </w:p>
    <w:p w14:paraId="4123017A" w14:textId="77777777" w:rsidR="00C47F4B" w:rsidRPr="00C47F4B" w:rsidRDefault="00C47F4B" w:rsidP="00C47F4B">
      <w:pPr>
        <w:pStyle w:val="ListParagraph"/>
        <w:numPr>
          <w:ilvl w:val="0"/>
          <w:numId w:val="63"/>
        </w:numPr>
        <w:rPr>
          <w:moveTo w:id="2392" w:author="Shy Alon" w:date="2017-07-28T12:20:00Z"/>
          <w:rFonts w:eastAsia="Times New Roman"/>
          <w:rPrChange w:id="2393" w:author="Shy Alon" w:date="2017-07-28T12:22:00Z">
            <w:rPr>
              <w:moveTo w:id="2394" w:author="Shy Alon" w:date="2017-07-28T12:20:00Z"/>
              <w:rFonts w:eastAsia="Times New Roman"/>
            </w:rPr>
          </w:rPrChange>
        </w:rPr>
        <w:pPrChange w:id="2395" w:author="Shy Alon" w:date="2017-07-28T12:22:00Z">
          <w:pPr/>
        </w:pPrChange>
      </w:pPr>
      <w:moveTo w:id="2396" w:author="Shy Alon" w:date="2017-07-28T12:20:00Z">
        <w:r w:rsidRPr="00C47F4B">
          <w:rPr>
            <w:rFonts w:eastAsia="Times New Roman"/>
            <w:rPrChange w:id="2397" w:author="Shy Alon" w:date="2017-07-28T12:22:00Z">
              <w:rPr>
                <w:rFonts w:eastAsia="Times New Roman"/>
              </w:rPr>
            </w:rPrChange>
          </w:rPr>
          <w:t>A fitness function calculation using the tagged data as a measure of success. Even though a few metrics are being used for measurement the fitness function relies on the fraction of known data points with their closest known data point sharing the same tag.</w:t>
        </w:r>
      </w:moveTo>
    </w:p>
    <w:p w14:paraId="76FC8D51" w14:textId="77777777" w:rsidR="00C47F4B" w:rsidRPr="00C47F4B" w:rsidRDefault="00C47F4B" w:rsidP="00C47F4B">
      <w:pPr>
        <w:pStyle w:val="ListParagraph"/>
        <w:numPr>
          <w:ilvl w:val="0"/>
          <w:numId w:val="63"/>
        </w:numPr>
        <w:rPr>
          <w:moveTo w:id="2398" w:author="Shy Alon" w:date="2017-07-28T12:20:00Z"/>
          <w:rFonts w:eastAsia="Times New Roman"/>
          <w:rPrChange w:id="2399" w:author="Shy Alon" w:date="2017-07-28T12:22:00Z">
            <w:rPr>
              <w:moveTo w:id="2400" w:author="Shy Alon" w:date="2017-07-28T12:20:00Z"/>
              <w:rFonts w:eastAsia="Times New Roman"/>
            </w:rPr>
          </w:rPrChange>
        </w:rPr>
        <w:pPrChange w:id="2401" w:author="Shy Alon" w:date="2017-07-28T12:22:00Z">
          <w:pPr/>
        </w:pPrChange>
      </w:pPr>
      <w:moveTo w:id="2402" w:author="Shy Alon" w:date="2017-07-28T12:20:00Z">
        <w:r w:rsidRPr="00C47F4B">
          <w:rPr>
            <w:rFonts w:eastAsia="Times New Roman"/>
            <w:rPrChange w:id="2403" w:author="Shy Alon" w:date="2017-07-28T12:22:00Z">
              <w:rPr>
                <w:rFonts w:eastAsia="Times New Roman"/>
              </w:rPr>
            </w:rPrChange>
          </w:rPr>
          <w:t>Model selection and generation using genetic algorithms to create ever improving generations until a quality condition is satisfied or the maximal number of iterations is reached.</w:t>
        </w:r>
      </w:moveTo>
    </w:p>
    <w:moveToRangeEnd w:id="2363"/>
    <w:p w14:paraId="07A9AFB1" w14:textId="77777777" w:rsidR="00C47F4B" w:rsidRDefault="00C47F4B" w:rsidP="00C870E9">
      <w:pPr>
        <w:rPr>
          <w:rFonts w:eastAsia="Times New Roman"/>
        </w:rPr>
        <w:pPrChange w:id="2404" w:author="Shy Alon" w:date="2017-07-28T12:13:00Z">
          <w:pPr>
            <w:suppressAutoHyphens/>
          </w:pPr>
        </w:pPrChange>
      </w:pPr>
    </w:p>
    <w:p w14:paraId="0CAB94F9" w14:textId="77777777" w:rsidR="00C47F4B" w:rsidRDefault="00A45D6F" w:rsidP="00C47F4B">
      <w:pPr>
        <w:keepNext/>
        <w:suppressAutoHyphens/>
        <w:rPr>
          <w:ins w:id="2405" w:author="Shy Alon" w:date="2017-07-28T12:21:00Z"/>
        </w:rPr>
        <w:pPrChange w:id="2406" w:author="Shy Alon" w:date="2017-07-28T12:21:00Z">
          <w:pPr>
            <w:keepNext/>
            <w:suppressAutoHyphens/>
          </w:pPr>
        </w:pPrChange>
      </w:pPr>
      <w:r w:rsidRPr="00A45D6F">
        <w:rPr>
          <w:rFonts w:ascii="Times New Roman" w:eastAsia="Times New Roman" w:hAnsi="Times New Roman" w:cs="Arial"/>
          <w:noProof/>
        </w:rPr>
        <w:lastRenderedPageBreak/>
        <mc:AlternateContent>
          <mc:Choice Requires="wpg">
            <w:drawing>
              <wp:inline distT="0" distB="0" distL="0" distR="0" wp14:anchorId="5266ECE0" wp14:editId="33608F12">
                <wp:extent cx="5208432" cy="4020019"/>
                <wp:effectExtent l="57150" t="0" r="0" b="133350"/>
                <wp:docPr id="17" name="Group 1"/>
                <wp:cNvGraphicFramePr/>
                <a:graphic xmlns:a="http://schemas.openxmlformats.org/drawingml/2006/main">
                  <a:graphicData uri="http://schemas.microsoft.com/office/word/2010/wordprocessingGroup">
                    <wpg:wgp>
                      <wpg:cNvGrpSpPr/>
                      <wpg:grpSpPr>
                        <a:xfrm>
                          <a:off x="0" y="0"/>
                          <a:ext cx="5208432" cy="4020019"/>
                          <a:chOff x="0" y="0"/>
                          <a:chExt cx="4279249" cy="3602251"/>
                        </a:xfrm>
                      </wpg:grpSpPr>
                      <wps:wsp>
                        <wps:cNvPr id="20" name="Flowchart: Process 53"/>
                        <wps:cNvSpPr/>
                        <wps:spPr>
                          <a:xfrm>
                            <a:off x="0" y="0"/>
                            <a:ext cx="3735227"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33208BA2" w14:textId="77777777" w:rsidR="00647193" w:rsidRDefault="00647193" w:rsidP="00A45D6F">
                              <w:pPr>
                                <w:pStyle w:val="NormalWeb"/>
                                <w:bidi w:val="0"/>
                                <w:spacing w:after="0"/>
                                <w:jc w:val="center"/>
                              </w:pPr>
                              <w:r>
                                <w:rPr>
                                  <w:rFonts w:ascii="Calibri" w:hAnsi="Calibri" w:cstheme="minorBidi"/>
                                  <w:color w:val="000000"/>
                                  <w:sz w:val="48"/>
                                  <w:szCs w:val="48"/>
                                </w:rPr>
                                <w:t>Input Database</w:t>
                              </w:r>
                            </w:p>
                          </w:txbxContent>
                        </wps:txbx>
                        <wps:bodyPr rtlCol="0" anchor="ctr"/>
                      </wps:wsp>
                      <wps:wsp>
                        <wps:cNvPr id="22" name="Flowchart: Process 54"/>
                        <wps:cNvSpPr/>
                        <wps:spPr>
                          <a:xfrm>
                            <a:off x="0" y="767656"/>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56BEC6F1" w14:textId="77777777" w:rsidR="00647193" w:rsidRDefault="00647193" w:rsidP="00A45D6F">
                              <w:pPr>
                                <w:pStyle w:val="NormalWeb"/>
                                <w:bidi w:val="0"/>
                                <w:spacing w:after="0"/>
                                <w:jc w:val="center"/>
                              </w:pPr>
                              <w:r>
                                <w:rPr>
                                  <w:rFonts w:ascii="Calibri" w:hAnsi="Calibri" w:cstheme="minorBidi"/>
                                  <w:color w:val="000000"/>
                                  <w:sz w:val="48"/>
                                  <w:szCs w:val="48"/>
                                </w:rPr>
                                <w:t>Selection of Features</w:t>
                              </w:r>
                            </w:p>
                          </w:txbxContent>
                        </wps:txbx>
                        <wps:bodyPr rtlCol="0" anchor="ctr"/>
                      </wps:wsp>
                      <wps:wsp>
                        <wps:cNvPr id="26" name="Flowchart: Process 55"/>
                        <wps:cNvSpPr/>
                        <wps:spPr>
                          <a:xfrm>
                            <a:off x="0" y="1535312"/>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7178341E" w14:textId="77777777" w:rsidR="00647193" w:rsidRDefault="00647193" w:rsidP="00A45D6F">
                              <w:pPr>
                                <w:pStyle w:val="NormalWeb"/>
                                <w:bidi w:val="0"/>
                                <w:spacing w:after="0"/>
                                <w:jc w:val="center"/>
                              </w:pPr>
                              <w:r>
                                <w:rPr>
                                  <w:rFonts w:ascii="Calibri" w:hAnsi="Calibri" w:cstheme="minorBidi"/>
                                  <w:color w:val="000000"/>
                                  <w:sz w:val="48"/>
                                  <w:szCs w:val="48"/>
                                </w:rPr>
                                <w:t>Run t-SNE</w:t>
                              </w:r>
                            </w:p>
                          </w:txbxContent>
                        </wps:txbx>
                        <wps:bodyPr rtlCol="0" anchor="ctr"/>
                      </wps:wsp>
                      <wps:wsp>
                        <wps:cNvPr id="28" name="Connector: Elbow 35"/>
                        <wps:cNvCnPr/>
                        <wps:spPr>
                          <a:xfrm flipV="1">
                            <a:off x="3735228" y="1005716"/>
                            <a:ext cx="12700" cy="1563066"/>
                          </a:xfrm>
                          <a:prstGeom prst="bentConnector4">
                            <a:avLst>
                              <a:gd name="adj1" fmla="val 2400000"/>
                              <a:gd name="adj2" fmla="val 99128"/>
                            </a:avLst>
                          </a:prstGeom>
                          <a:noFill/>
                          <a:ln w="19050" cap="flat" cmpd="sng" algn="ctr">
                            <a:solidFill>
                              <a:sysClr val="windowText" lastClr="000000"/>
                            </a:solidFill>
                            <a:prstDash val="solid"/>
                            <a:miter lim="800000"/>
                            <a:tailEnd type="triangle"/>
                          </a:ln>
                          <a:effectLst/>
                        </wps:spPr>
                        <wps:bodyPr/>
                      </wps:wsp>
                      <wps:wsp>
                        <wps:cNvPr id="32" name="Text Box 32"/>
                        <wps:cNvSpPr txBox="1"/>
                        <wps:spPr>
                          <a:xfrm rot="16200000">
                            <a:off x="2537205" y="1662882"/>
                            <a:ext cx="3175238" cy="308851"/>
                          </a:xfrm>
                          <a:prstGeom prst="rect">
                            <a:avLst/>
                          </a:prstGeom>
                          <a:noFill/>
                        </wps:spPr>
                        <wps:txbx>
                          <w:txbxContent>
                            <w:p w14:paraId="28CBC80F" w14:textId="77777777" w:rsidR="00647193" w:rsidRDefault="00647193" w:rsidP="00A45D6F">
                              <w:pPr>
                                <w:pStyle w:val="NormalWeb"/>
                                <w:bidi w:val="0"/>
                                <w:spacing w:after="0"/>
                              </w:pPr>
                              <w:r>
                                <w:rPr>
                                  <w:rFonts w:ascii="Calibri" w:hAnsi="Calibri" w:cstheme="minorBidi"/>
                                  <w:color w:val="000000"/>
                                  <w:sz w:val="48"/>
                                  <w:szCs w:val="48"/>
                                </w:rPr>
                                <w:t>Optimization Engine (GA)</w:t>
                              </w:r>
                            </w:p>
                          </w:txbxContent>
                        </wps:txbx>
                        <wps:bodyPr wrap="square" rtlCol="0">
                          <a:noAutofit/>
                        </wps:bodyPr>
                      </wps:wsp>
                      <wps:wsp>
                        <wps:cNvPr id="33" name="Flowchart: Process 58"/>
                        <wps:cNvSpPr/>
                        <wps:spPr>
                          <a:xfrm>
                            <a:off x="0" y="2302968"/>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5DF53C72" w14:textId="77777777" w:rsidR="00647193" w:rsidRDefault="00647193" w:rsidP="00A45D6F">
                              <w:pPr>
                                <w:pStyle w:val="NormalWeb"/>
                                <w:bidi w:val="0"/>
                                <w:spacing w:after="0"/>
                                <w:jc w:val="center"/>
                              </w:pPr>
                              <w:r>
                                <w:rPr>
                                  <w:rFonts w:ascii="Calibri" w:hAnsi="Calibri" w:cstheme="minorBidi"/>
                                  <w:color w:val="000000"/>
                                  <w:sz w:val="48"/>
                                  <w:szCs w:val="48"/>
                                </w:rPr>
                                <w:t>Calculate Fitness Function</w:t>
                              </w:r>
                            </w:p>
                          </w:txbxContent>
                        </wps:txbx>
                        <wps:bodyPr rtlCol="0" anchor="ctr"/>
                      </wps:wsp>
                      <wps:wsp>
                        <wps:cNvPr id="34" name="Flowchart: Process 59"/>
                        <wps:cNvSpPr/>
                        <wps:spPr>
                          <a:xfrm>
                            <a:off x="50800" y="3070623"/>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7D4B5E27" w14:textId="77777777" w:rsidR="00647193" w:rsidRDefault="00647193" w:rsidP="00A45D6F">
                              <w:pPr>
                                <w:pStyle w:val="NormalWeb"/>
                                <w:bidi w:val="0"/>
                                <w:spacing w:after="0"/>
                                <w:jc w:val="center"/>
                              </w:pPr>
                              <w:r>
                                <w:rPr>
                                  <w:rFonts w:ascii="Calibri" w:hAnsi="Calibri" w:cstheme="minorBidi"/>
                                  <w:color w:val="000000"/>
                                  <w:sz w:val="48"/>
                                  <w:szCs w:val="48"/>
                                </w:rPr>
                                <w:t>Select Best Model</w:t>
                              </w:r>
                            </w:p>
                          </w:txbxContent>
                        </wps:txbx>
                        <wps:bodyPr rtlCol="0" anchor="ctr"/>
                      </wps:wsp>
                      <wps:wsp>
                        <wps:cNvPr id="35" name="Straight Arrow Connector 35"/>
                        <wps:cNvCnPr/>
                        <wps:spPr>
                          <a:xfrm>
                            <a:off x="1897245" y="53162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6" name="Straight Arrow Connector 36"/>
                        <wps:cNvCnPr/>
                        <wps:spPr>
                          <a:xfrm>
                            <a:off x="1897245" y="130773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7" name="Straight Arrow Connector 37"/>
                        <wps:cNvCnPr/>
                        <wps:spPr>
                          <a:xfrm>
                            <a:off x="1897245" y="208384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8" name="Straight Arrow Connector 38"/>
                        <wps:cNvCnPr/>
                        <wps:spPr>
                          <a:xfrm>
                            <a:off x="1897245" y="2859958"/>
                            <a:ext cx="0" cy="236028"/>
                          </a:xfrm>
                          <a:prstGeom prst="straightConnector1">
                            <a:avLst/>
                          </a:prstGeom>
                          <a:noFill/>
                          <a:ln w="19050" cap="flat" cmpd="sng" algn="ctr">
                            <a:solidFill>
                              <a:sysClr val="windowText" lastClr="000000"/>
                            </a:solidFill>
                            <a:prstDash val="solid"/>
                            <a:miter lim="800000"/>
                            <a:tailEnd type="triangle"/>
                          </a:ln>
                          <a:effectLst/>
                        </wps:spPr>
                        <wps:bodyPr/>
                      </wps:wsp>
                    </wpg:wgp>
                  </a:graphicData>
                </a:graphic>
              </wp:inline>
            </w:drawing>
          </mc:Choice>
          <mc:Fallback>
            <w:pict>
              <v:group w14:anchorId="5266ECE0" id="Group 1" o:spid="_x0000_s1026" style="width:410.1pt;height:316.55pt;mso-position-horizontal-relative:char;mso-position-vertical-relative:line" coordsize="42792,36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">
                <v:shapetype id="_x0000_t109" coordsize="21600,21600" o:spt="109" path="m,l,21600r21600,l21600,xe">
                  <v:stroke joinstyle="miter"/>
                  <v:path gradientshapeok="t" o:connecttype="rect"/>
                </v:shapetype>
                <v:shape id="Flowchart: Process 53" o:spid="_x0000_s1027" type="#_x0000_t109" style="position:absolute;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" fillcolor="#bdd7ee" strokecolor="#5b9bd5" strokeweight="1pt">
                  <v:stroke opacity="60909f"/>
                  <v:shadow on="t" color="#b4c7e7" offset="0,4pt"/>
                  <v:textbox>
                    <w:txbxContent>
                      <w:p w14:paraId="33208BA2" w14:textId="77777777" w:rsidR="00647193" w:rsidRDefault="00647193" w:rsidP="00A45D6F">
                        <w:pPr>
                          <w:pStyle w:val="NormalWeb"/>
                          <w:bidi w:val="0"/>
                          <w:spacing w:after="0"/>
                          <w:jc w:val="center"/>
                        </w:pPr>
                        <w:r>
                          <w:rPr>
                            <w:rFonts w:ascii="Calibri" w:hAnsi="Calibri" w:cstheme="minorBidi"/>
                            <w:color w:val="000000"/>
                            <w:sz w:val="48"/>
                            <w:szCs w:val="48"/>
                          </w:rPr>
                          <w:t>Input Database</w:t>
                        </w:r>
                      </w:p>
                    </w:txbxContent>
                  </v:textbox>
                </v:shape>
                <v:shape id="Flowchart: Process 54" o:spid="_x0000_s1028" type="#_x0000_t109" style="position:absolute;top:7676;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" fillcolor="#bdd7ee" strokecolor="#5b9bd5" strokeweight="1pt">
                  <v:stroke opacity="60909f"/>
                  <v:shadow on="t" color="#b4c7e7" offset="0,4pt"/>
                  <v:textbox>
                    <w:txbxContent>
                      <w:p w14:paraId="56BEC6F1" w14:textId="77777777" w:rsidR="00647193" w:rsidRDefault="00647193" w:rsidP="00A45D6F">
                        <w:pPr>
                          <w:pStyle w:val="NormalWeb"/>
                          <w:bidi w:val="0"/>
                          <w:spacing w:after="0"/>
                          <w:jc w:val="center"/>
                        </w:pPr>
                        <w:r>
                          <w:rPr>
                            <w:rFonts w:ascii="Calibri" w:hAnsi="Calibri" w:cstheme="minorBidi"/>
                            <w:color w:val="000000"/>
                            <w:sz w:val="48"/>
                            <w:szCs w:val="48"/>
                          </w:rPr>
                          <w:t>Selection of Features</w:t>
                        </w:r>
                      </w:p>
                    </w:txbxContent>
                  </v:textbox>
                </v:shape>
                <v:shape id="Flowchart: Process 55" o:spid="_x0000_s1029" type="#_x0000_t109" style="position:absolute;top:15353;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" fillcolor="#bdd7ee" strokecolor="#5b9bd5" strokeweight="1pt">
                  <v:stroke opacity="60909f"/>
                  <v:shadow on="t" color="#b4c7e7" offset="0,4pt"/>
                  <v:textbox>
                    <w:txbxContent>
                      <w:p w14:paraId="7178341E" w14:textId="77777777" w:rsidR="00647193" w:rsidRDefault="00647193" w:rsidP="00A45D6F">
                        <w:pPr>
                          <w:pStyle w:val="NormalWeb"/>
                          <w:bidi w:val="0"/>
                          <w:spacing w:after="0"/>
                          <w:jc w:val="center"/>
                        </w:pPr>
                        <w:r>
                          <w:rPr>
                            <w:rFonts w:ascii="Calibri" w:hAnsi="Calibri" w:cstheme="minorBidi"/>
                            <w:color w:val="000000"/>
                            <w:sz w:val="48"/>
                            <w:szCs w:val="48"/>
                          </w:rPr>
                          <w:t>Run t-SNE</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35" o:spid="_x0000_s1030" type="#_x0000_t35" style="position:absolute;left:37352;top:10057;width:127;height:156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" adj="518400,21412" strokecolor="windowText" strokeweight="1.5pt">
                  <v:stroke endarrow="block"/>
                </v:shape>
                <v:shapetype id="_x0000_t202" coordsize="21600,21600" o:spt="202" path="m,l,21600r21600,l21600,xe">
                  <v:stroke joinstyle="miter"/>
                  <v:path gradientshapeok="t" o:connecttype="rect"/>
                </v:shapetype>
                <v:shape id="Text Box 32" o:spid="_x0000_s1031" type="#_x0000_t202" style="position:absolute;left:25371;top:16628;width:31753;height:30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" filled="f" stroked="f">
                  <v:textbox>
                    <w:txbxContent>
                      <w:p w14:paraId="28CBC80F" w14:textId="77777777" w:rsidR="00647193" w:rsidRDefault="00647193" w:rsidP="00A45D6F">
                        <w:pPr>
                          <w:pStyle w:val="NormalWeb"/>
                          <w:bidi w:val="0"/>
                          <w:spacing w:after="0"/>
                        </w:pPr>
                        <w:r>
                          <w:rPr>
                            <w:rFonts w:ascii="Calibri" w:hAnsi="Calibri" w:cstheme="minorBidi"/>
                            <w:color w:val="000000"/>
                            <w:sz w:val="48"/>
                            <w:szCs w:val="48"/>
                          </w:rPr>
                          <w:t>Optimization Engine (GA)</w:t>
                        </w:r>
                      </w:p>
                    </w:txbxContent>
                  </v:textbox>
                </v:shape>
                <v:shape id="Flowchart: Process 58" o:spid="_x0000_s1032" type="#_x0000_t109" style="position:absolute;top:23029;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" fillcolor="#bdd7ee" strokecolor="#5b9bd5" strokeweight="1pt">
                  <v:stroke opacity="60909f"/>
                  <v:shadow on="t" color="#b4c7e7" offset="0,4pt"/>
                  <v:textbox>
                    <w:txbxContent>
                      <w:p w14:paraId="5DF53C72" w14:textId="77777777" w:rsidR="00647193" w:rsidRDefault="00647193" w:rsidP="00A45D6F">
                        <w:pPr>
                          <w:pStyle w:val="NormalWeb"/>
                          <w:bidi w:val="0"/>
                          <w:spacing w:after="0"/>
                          <w:jc w:val="center"/>
                        </w:pPr>
                        <w:r>
                          <w:rPr>
                            <w:rFonts w:ascii="Calibri" w:hAnsi="Calibri" w:cstheme="minorBidi"/>
                            <w:color w:val="000000"/>
                            <w:sz w:val="48"/>
                            <w:szCs w:val="48"/>
                          </w:rPr>
                          <w:t>Calculate Fitness Function</w:t>
                        </w:r>
                      </w:p>
                    </w:txbxContent>
                  </v:textbox>
                </v:shape>
                <v:shape id="Flowchart: Process 59" o:spid="_x0000_s1033" type="#_x0000_t109" style="position:absolute;left:508;top:30706;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" fillcolor="#bdd7ee" strokecolor="#5b9bd5" strokeweight="1pt">
                  <v:stroke opacity="60909f"/>
                  <v:shadow on="t" color="#b4c7e7" offset="0,4pt"/>
                  <v:textbox>
                    <w:txbxContent>
                      <w:p w14:paraId="7D4B5E27" w14:textId="77777777" w:rsidR="00647193" w:rsidRDefault="00647193" w:rsidP="00A45D6F">
                        <w:pPr>
                          <w:pStyle w:val="NormalWeb"/>
                          <w:bidi w:val="0"/>
                          <w:spacing w:after="0"/>
                          <w:jc w:val="center"/>
                        </w:pPr>
                        <w:r>
                          <w:rPr>
                            <w:rFonts w:ascii="Calibri" w:hAnsi="Calibri" w:cstheme="minorBidi"/>
                            <w:color w:val="000000"/>
                            <w:sz w:val="48"/>
                            <w:szCs w:val="48"/>
                          </w:rPr>
                          <w:t>Select Best Model</w:t>
                        </w:r>
                      </w:p>
                    </w:txbxContent>
                  </v:textbox>
                </v:shape>
                <v:shapetype id="_x0000_t32" coordsize="21600,21600" o:spt="32" o:oned="t" path="m,l21600,21600e" filled="f">
                  <v:path arrowok="t" fillok="f" o:connecttype="none"/>
                  <o:lock v:ext="edit" shapetype="t"/>
                </v:shapetype>
                <v:shape id="Straight Arrow Connector 35" o:spid="_x0000_s1034" type="#_x0000_t32" style="position:absolute;left:18972;top:5316;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" strokecolor="windowText" strokeweight="1.5pt">
                  <v:stroke endarrow="block" joinstyle="miter"/>
                </v:shape>
                <v:shape id="Straight Arrow Connector 36" o:spid="_x0000_s1035" type="#_x0000_t32" style="position:absolute;left:18972;top:13077;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" strokecolor="windowText" strokeweight="1.5pt">
                  <v:stroke endarrow="block" joinstyle="miter"/>
                </v:shape>
                <v:shape id="Straight Arrow Connector 37" o:spid="_x0000_s1036" type="#_x0000_t32" style="position:absolute;left:18972;top:20838;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" strokecolor="windowText" strokeweight="1.5pt">
                  <v:stroke endarrow="block" joinstyle="miter"/>
                </v:shape>
                <v:shape id="Straight Arrow Connector 38" o:spid="_x0000_s1037" type="#_x0000_t32" style="position:absolute;left:18972;top:28599;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" strokecolor="windowText" strokeweight="1.5pt">
                  <v:stroke endarrow="block" joinstyle="miter"/>
                </v:shape>
                <w10:anchorlock/>
              </v:group>
            </w:pict>
          </mc:Fallback>
        </mc:AlternateContent>
      </w:r>
    </w:p>
    <w:p w14:paraId="3B4B317F" w14:textId="1A4355BE" w:rsidR="00D119E1" w:rsidRDefault="00C47F4B" w:rsidP="00D119E1">
      <w:pPr>
        <w:pStyle w:val="Caption"/>
        <w:jc w:val="center"/>
        <w:rPr>
          <w:ins w:id="2407" w:author="Shy Alon" w:date="2017-07-28T14:39:00Z"/>
        </w:rPr>
        <w:pPrChange w:id="2408" w:author="Shy Alon" w:date="2017-07-28T14:40:00Z">
          <w:pPr>
            <w:keepNext/>
            <w:suppressAutoHyphens/>
          </w:pPr>
        </w:pPrChange>
      </w:pPr>
      <w:bookmarkStart w:id="2409" w:name="_Ref489007926"/>
      <w:ins w:id="2410" w:author="Shy Alon" w:date="2017-07-28T12:21:00Z">
        <w:r>
          <w:t xml:space="preserve">Figure </w:t>
        </w:r>
      </w:ins>
      <w:ins w:id="2411" w:author="Shy Alon" w:date="2017-07-28T16:03:00Z">
        <w:r w:rsidR="009D21DF">
          <w:t>7</w:t>
        </w:r>
      </w:ins>
      <w:ins w:id="2412" w:author="Shy Alon" w:date="2017-07-28T12:21:00Z">
        <w:r>
          <w:t xml:space="preserve"> </w:t>
        </w:r>
        <w:r w:rsidRPr="00F22274">
          <w:t>t-SNE Optimization Algorithm</w:t>
        </w:r>
      </w:ins>
      <w:bookmarkEnd w:id="2409"/>
    </w:p>
    <w:p w14:paraId="1690905F" w14:textId="03C3C0D3" w:rsidR="00D119E1" w:rsidRDefault="00D119E1" w:rsidP="00D119E1">
      <w:pPr>
        <w:pStyle w:val="Heading3"/>
        <w:rPr>
          <w:ins w:id="2413" w:author="Shy Alon" w:date="2017-07-28T14:39:00Z"/>
        </w:rPr>
        <w:pPrChange w:id="2414" w:author="Shy Alon" w:date="2017-07-28T14:39:00Z">
          <w:pPr/>
        </w:pPrChange>
      </w:pPr>
      <w:bookmarkStart w:id="2415" w:name="_Toc489130740"/>
      <w:ins w:id="2416" w:author="Shy Alon" w:date="2017-07-28T14:39:00Z">
        <w:r>
          <w:t>Input Data</w:t>
        </w:r>
        <w:bookmarkEnd w:id="2415"/>
      </w:ins>
    </w:p>
    <w:p w14:paraId="5900F3A5" w14:textId="1FEE669C" w:rsidR="00D119E1" w:rsidRDefault="00D119E1" w:rsidP="00D119E1">
      <w:pPr>
        <w:rPr>
          <w:ins w:id="2417" w:author="Shy Alon" w:date="2017-07-28T14:39:00Z"/>
        </w:rPr>
        <w:pPrChange w:id="2418" w:author="Shy Alon" w:date="2017-07-28T14:40:00Z">
          <w:pPr/>
        </w:pPrChange>
      </w:pPr>
      <w:ins w:id="2419" w:author="Shy Alon" w:date="2017-07-28T14:39:00Z">
        <w:r>
          <w:t xml:space="preserve">The first stage consists of data input. The system accepts digital comma separated value files created using </w:t>
        </w:r>
      </w:ins>
      <w:ins w:id="2420" w:author="Shy Alon" w:date="2017-07-28T14:41:00Z">
        <w:r>
          <w:t>specifically prepared data set (compiled from private data sources)</w:t>
        </w:r>
      </w:ins>
      <w:ins w:id="2421" w:author="Shy Alon" w:date="2017-07-28T14:39:00Z">
        <w:r>
          <w:t xml:space="preserve"> and, for some, classifications </w:t>
        </w:r>
      </w:ins>
      <w:ins w:id="2422" w:author="Shy Alon" w:date="2017-07-28T14:42:00Z">
        <w:r>
          <w:t>into their compound tagging group</w:t>
        </w:r>
      </w:ins>
      <w:ins w:id="2423" w:author="Shy Alon" w:date="2017-07-28T14:39:00Z">
        <w:r>
          <w:t xml:space="preserve">. </w:t>
        </w:r>
      </w:ins>
    </w:p>
    <w:p w14:paraId="148FE739" w14:textId="563F9AB6" w:rsidR="00D119E1" w:rsidRDefault="00D119E1" w:rsidP="00D119E1">
      <w:pPr>
        <w:pStyle w:val="Heading3"/>
        <w:rPr>
          <w:ins w:id="2424" w:author="Shy Alon" w:date="2017-07-28T14:39:00Z"/>
        </w:rPr>
        <w:pPrChange w:id="2425" w:author="Shy Alon" w:date="2017-07-28T14:39:00Z">
          <w:pPr/>
        </w:pPrChange>
      </w:pPr>
      <w:bookmarkStart w:id="2426" w:name="_Toc489130741"/>
      <w:ins w:id="2427" w:author="Shy Alon" w:date="2017-07-28T14:39:00Z">
        <w:r>
          <w:t>Feature Selection</w:t>
        </w:r>
        <w:bookmarkEnd w:id="2426"/>
      </w:ins>
    </w:p>
    <w:p w14:paraId="779AEF5F" w14:textId="77777777" w:rsidR="007E1979" w:rsidRDefault="00D119E1" w:rsidP="00D119E1">
      <w:pPr>
        <w:rPr>
          <w:ins w:id="2428" w:author="Shy Alon" w:date="2017-07-28T14:53:00Z"/>
        </w:rPr>
      </w:pPr>
      <w:ins w:id="2429" w:author="Shy Alon" w:date="2017-07-28T14:39:00Z">
        <w:r>
          <w:t>Under the assumption that some of the features carry more information than others for the snapshot of the world the data represents the goal of the algorithm is to select the optimal feature set.</w:t>
        </w:r>
      </w:ins>
      <w:ins w:id="2430" w:author="Shy Alon" w:date="2017-07-28T14:51:00Z">
        <w:r w:rsidR="00460628">
          <w:rPr>
            <w:rFonts w:hint="cs"/>
            <w:rtl/>
          </w:rPr>
          <w:t xml:space="preserve"> </w:t>
        </w:r>
      </w:ins>
      <w:ins w:id="2431" w:author="Shy Alon" w:date="2017-07-28T14:52:00Z">
        <w:r w:rsidR="00460628">
          <w:t xml:space="preserve">The selected feature selection </w:t>
        </w:r>
      </w:ins>
      <w:ins w:id="2432" w:author="Shy Alon" w:date="2017-07-28T14:53:00Z">
        <w:r w:rsidR="00460628">
          <w:t xml:space="preserve">optimization </w:t>
        </w:r>
      </w:ins>
      <w:ins w:id="2433" w:author="Shy Alon" w:date="2017-07-28T14:52:00Z">
        <w:r w:rsidR="00460628">
          <w:t xml:space="preserve">algorithm was </w:t>
        </w:r>
      </w:ins>
      <w:ins w:id="2434" w:author="Shy Alon" w:date="2017-07-28T14:53:00Z">
        <w:r w:rsidR="007E1979">
          <w:t>Genetic Algorithm.</w:t>
        </w:r>
      </w:ins>
    </w:p>
    <w:p w14:paraId="3C31DFD5" w14:textId="46ABFC4A" w:rsidR="007E1979" w:rsidRDefault="007E1979" w:rsidP="007E1979">
      <w:pPr>
        <w:pStyle w:val="Heading4"/>
        <w:rPr>
          <w:ins w:id="2435" w:author="Shy Alon" w:date="2017-07-28T14:53:00Z"/>
        </w:rPr>
        <w:pPrChange w:id="2436" w:author="Shy Alon" w:date="2017-07-28T14:53:00Z">
          <w:pPr/>
        </w:pPrChange>
      </w:pPr>
      <w:ins w:id="2437" w:author="Shy Alon" w:date="2017-07-28T14:53:00Z">
        <w:r>
          <w:t>Genetic Algorithm</w:t>
        </w:r>
      </w:ins>
    </w:p>
    <w:p w14:paraId="696F568F" w14:textId="49B2D8C0" w:rsidR="007E1979" w:rsidRDefault="007E1979" w:rsidP="00783E02">
      <w:pPr>
        <w:rPr>
          <w:ins w:id="2438" w:author="Shy Alon" w:date="2017-07-28T14:55:00Z"/>
        </w:rPr>
        <w:pPrChange w:id="2439" w:author="Shy Alon" w:date="2017-07-28T15:08:00Z">
          <w:pPr/>
        </w:pPrChange>
      </w:pPr>
      <w:ins w:id="2440" w:author="Shy Alon" w:date="2017-07-28T14:55:00Z">
        <w:r>
          <w:t xml:space="preserve">In optimization theory, </w:t>
        </w:r>
        <w:r w:rsidRPr="007E1979">
          <w:rPr>
            <w:b/>
            <w:bCs/>
            <w:i/>
            <w:iCs/>
            <w:rPrChange w:id="2441" w:author="Shy Alon" w:date="2017-07-28T14:55:00Z">
              <w:rPr/>
            </w:rPrChange>
          </w:rPr>
          <w:t>genetic algorithm</w:t>
        </w:r>
        <w:r>
          <w:t xml:space="preserve"> is a </w:t>
        </w:r>
      </w:ins>
      <w:ins w:id="2442" w:author="Shy Alon" w:date="2017-07-28T14:56:00Z">
        <w:r>
          <w:t xml:space="preserve">natural selection based </w:t>
        </w:r>
      </w:ins>
      <w:ins w:id="2443" w:author="Shy Alon" w:date="2017-07-28T14:55:00Z">
        <w:r>
          <w:t xml:space="preserve">method for solving both constrained and unconstrained optimization problems. The genetic algorithm </w:t>
        </w:r>
      </w:ins>
      <w:ins w:id="2444" w:author="Shy Alon" w:date="2017-07-28T14:56:00Z">
        <w:r>
          <w:t>iteratively</w:t>
        </w:r>
      </w:ins>
      <w:ins w:id="2445" w:author="Shy Alon" w:date="2017-07-28T14:55:00Z">
        <w:r>
          <w:t xml:space="preserve"> modifies a population of </w:t>
        </w:r>
      </w:ins>
      <w:ins w:id="2446" w:author="Shy Alon" w:date="2017-07-28T14:57:00Z">
        <w:r>
          <w:t xml:space="preserve">possible </w:t>
        </w:r>
      </w:ins>
      <w:ins w:id="2447" w:author="Shy Alon" w:date="2017-07-28T14:55:00Z">
        <w:r>
          <w:t xml:space="preserve">individual solutions. At each </w:t>
        </w:r>
      </w:ins>
      <w:ins w:id="2448" w:author="Shy Alon" w:date="2017-07-28T14:57:00Z">
        <w:r>
          <w:t>iteration</w:t>
        </w:r>
      </w:ins>
      <w:ins w:id="2449" w:author="Shy Alon" w:date="2017-07-28T14:55:00Z">
        <w:r>
          <w:t>, the genetic algorithm selects individuals from the current population</w:t>
        </w:r>
      </w:ins>
      <w:ins w:id="2450" w:author="Shy Alon" w:date="2017-07-28T14:57:00Z">
        <w:r>
          <w:t xml:space="preserve"> according to certain</w:t>
        </w:r>
      </w:ins>
      <w:ins w:id="2451" w:author="Shy Alon" w:date="2017-07-28T14:58:00Z">
        <w:r>
          <w:t xml:space="preserve"> </w:t>
        </w:r>
      </w:ins>
      <w:ins w:id="2452" w:author="Shy Alon" w:date="2017-07-28T15:09:00Z">
        <w:r w:rsidR="00783E02">
          <w:t xml:space="preserve">selection, mutation and </w:t>
        </w:r>
      </w:ins>
      <w:ins w:id="2453" w:author="Shy Alon" w:date="2017-07-28T15:07:00Z">
        <w:r w:rsidR="00783E02">
          <w:t xml:space="preserve">cross over </w:t>
        </w:r>
      </w:ins>
      <w:ins w:id="2454" w:author="Shy Alon" w:date="2017-07-28T14:58:00Z">
        <w:r>
          <w:t>rules</w:t>
        </w:r>
      </w:ins>
      <w:ins w:id="2455" w:author="Shy Alon" w:date="2017-07-28T15:07:00Z">
        <w:r w:rsidR="00783E02">
          <w:t xml:space="preserve"> (addressed below)</w:t>
        </w:r>
      </w:ins>
      <w:ins w:id="2456" w:author="Shy Alon" w:date="2017-07-28T14:58:00Z">
        <w:r>
          <w:t xml:space="preserve"> and uses them</w:t>
        </w:r>
      </w:ins>
      <w:ins w:id="2457" w:author="Shy Alon" w:date="2017-07-28T14:55:00Z">
        <w:r>
          <w:t xml:space="preserve"> </w:t>
        </w:r>
      </w:ins>
      <w:ins w:id="2458" w:author="Shy Alon" w:date="2017-07-28T14:58:00Z">
        <w:r>
          <w:t>as</w:t>
        </w:r>
      </w:ins>
      <w:ins w:id="2459" w:author="Shy Alon" w:date="2017-07-28T14:55:00Z">
        <w:r>
          <w:t xml:space="preserve"> parents to produce the children </w:t>
        </w:r>
      </w:ins>
      <w:ins w:id="2460" w:author="Shy Alon" w:date="2017-07-28T14:58:00Z">
        <w:r>
          <w:t>of</w:t>
        </w:r>
      </w:ins>
      <w:ins w:id="2461" w:author="Shy Alon" w:date="2017-07-28T14:55:00Z">
        <w:r>
          <w:t xml:space="preserve"> the next generation. </w:t>
        </w:r>
      </w:ins>
      <w:ins w:id="2462" w:author="Shy Alon" w:date="2017-07-28T15:01:00Z">
        <w:r>
          <w:t>Each and every</w:t>
        </w:r>
      </w:ins>
      <w:ins w:id="2463" w:author="Shy Alon" w:date="2017-07-28T14:55:00Z">
        <w:r>
          <w:t xml:space="preserve"> successive generations</w:t>
        </w:r>
      </w:ins>
      <w:ins w:id="2464" w:author="Shy Alon" w:date="2017-07-28T15:01:00Z">
        <w:r>
          <w:t xml:space="preserve"> brings</w:t>
        </w:r>
      </w:ins>
      <w:ins w:id="2465" w:author="Shy Alon" w:date="2017-07-28T14:55:00Z">
        <w:r>
          <w:t xml:space="preserve"> the population </w:t>
        </w:r>
      </w:ins>
      <w:ins w:id="2466" w:author="Shy Alon" w:date="2017-07-28T15:01:00Z">
        <w:r>
          <w:t>closer to</w:t>
        </w:r>
      </w:ins>
      <w:ins w:id="2467" w:author="Shy Alon" w:date="2017-07-28T14:55:00Z">
        <w:r>
          <w:t xml:space="preserve"> an optimal solution. </w:t>
        </w:r>
      </w:ins>
      <w:ins w:id="2468" w:author="Shy Alon" w:date="2017-07-28T15:02:00Z">
        <w:r>
          <w:t>G</w:t>
        </w:r>
      </w:ins>
      <w:ins w:id="2469" w:author="Shy Alon" w:date="2017-07-28T14:55:00Z">
        <w:r>
          <w:t>enetic algorithm</w:t>
        </w:r>
      </w:ins>
      <w:ins w:id="2470" w:author="Shy Alon" w:date="2017-07-28T15:02:00Z">
        <w:r>
          <w:t>s can be applied</w:t>
        </w:r>
      </w:ins>
      <w:ins w:id="2471" w:author="Shy Alon" w:date="2017-07-28T14:55:00Z">
        <w:r>
          <w:t xml:space="preserve"> to a variety of optimization problems that are not well suited for standard optimization algorithms, including problems in which the objective function is discontinuous, nondifferentiable, s</w:t>
        </w:r>
        <w:r w:rsidR="00783E02">
          <w:t>tochastic, or highly nonlinear.</w:t>
        </w:r>
      </w:ins>
    </w:p>
    <w:p w14:paraId="6F5895D2" w14:textId="19C49FA8" w:rsidR="007E1979" w:rsidRDefault="00783E02" w:rsidP="007E1979">
      <w:pPr>
        <w:rPr>
          <w:ins w:id="2472" w:author="Shy Alon" w:date="2017-07-28T14:55:00Z"/>
        </w:rPr>
      </w:pPr>
      <w:ins w:id="2473" w:author="Shy Alon" w:date="2017-07-28T15:08:00Z">
        <w:r>
          <w:t>A</w:t>
        </w:r>
      </w:ins>
      <w:ins w:id="2474" w:author="Shy Alon" w:date="2017-07-28T14:55:00Z">
        <w:r w:rsidR="007E1979">
          <w:t xml:space="preserve"> genetic algorithm uses three main types of </w:t>
        </w:r>
      </w:ins>
      <w:ins w:id="2475" w:author="Shy Alon" w:date="2017-07-28T15:10:00Z">
        <w:r>
          <w:t xml:space="preserve">generation </w:t>
        </w:r>
      </w:ins>
      <w:ins w:id="2476" w:author="Shy Alon" w:date="2017-07-28T14:55:00Z">
        <w:r w:rsidR="007E1979">
          <w:t xml:space="preserve">rules at each step to </w:t>
        </w:r>
      </w:ins>
      <w:ins w:id="2477" w:author="Shy Alon" w:date="2017-07-28T15:10:00Z">
        <w:r>
          <w:t>propagate</w:t>
        </w:r>
      </w:ins>
      <w:ins w:id="2478" w:author="Shy Alon" w:date="2017-07-28T14:55:00Z">
        <w:r w:rsidR="007E1979">
          <w:t xml:space="preserve"> the next generation from </w:t>
        </w:r>
      </w:ins>
      <w:ins w:id="2479" w:author="Shy Alon" w:date="2017-07-28T15:09:00Z">
        <w:r>
          <w:t>a</w:t>
        </w:r>
      </w:ins>
      <w:ins w:id="2480" w:author="Shy Alon" w:date="2017-07-28T14:55:00Z">
        <w:r w:rsidR="007E1979">
          <w:t xml:space="preserve"> current population:</w:t>
        </w:r>
      </w:ins>
    </w:p>
    <w:p w14:paraId="34788C61" w14:textId="77777777" w:rsidR="007E1979" w:rsidRDefault="007E1979" w:rsidP="007E1979">
      <w:pPr>
        <w:rPr>
          <w:ins w:id="2481" w:author="Shy Alon" w:date="2017-07-28T14:55:00Z"/>
        </w:rPr>
      </w:pPr>
    </w:p>
    <w:p w14:paraId="0FAE3F15" w14:textId="77777777" w:rsidR="007E1979" w:rsidRDefault="007E1979" w:rsidP="00783E02">
      <w:pPr>
        <w:pStyle w:val="ListParagraph"/>
        <w:numPr>
          <w:ilvl w:val="0"/>
          <w:numId w:val="66"/>
        </w:numPr>
        <w:rPr>
          <w:ins w:id="2482" w:author="Shy Alon" w:date="2017-07-28T14:55:00Z"/>
        </w:rPr>
        <w:pPrChange w:id="2483" w:author="Shy Alon" w:date="2017-07-28T15:09:00Z">
          <w:pPr/>
        </w:pPrChange>
      </w:pPr>
      <w:ins w:id="2484" w:author="Shy Alon" w:date="2017-07-28T14:55:00Z">
        <w:r w:rsidRPr="00783E02">
          <w:rPr>
            <w:b/>
            <w:bCs/>
            <w:rPrChange w:id="2485" w:author="Shy Alon" w:date="2017-07-28T15:09:00Z">
              <w:rPr/>
            </w:rPrChange>
          </w:rPr>
          <w:lastRenderedPageBreak/>
          <w:t>Selection</w:t>
        </w:r>
        <w:r>
          <w:t xml:space="preserve"> rules select the individuals, called parents, that contribute to the population at the next generation.</w:t>
        </w:r>
      </w:ins>
    </w:p>
    <w:p w14:paraId="2AB6B3F0" w14:textId="77777777" w:rsidR="007E1979" w:rsidRDefault="007E1979" w:rsidP="00783E02">
      <w:pPr>
        <w:pStyle w:val="ListParagraph"/>
        <w:numPr>
          <w:ilvl w:val="0"/>
          <w:numId w:val="66"/>
        </w:numPr>
        <w:rPr>
          <w:ins w:id="2486" w:author="Shy Alon" w:date="2017-07-28T14:55:00Z"/>
        </w:rPr>
        <w:pPrChange w:id="2487" w:author="Shy Alon" w:date="2017-07-28T15:09:00Z">
          <w:pPr/>
        </w:pPrChange>
      </w:pPr>
      <w:ins w:id="2488" w:author="Shy Alon" w:date="2017-07-28T14:55:00Z">
        <w:r w:rsidRPr="00783E02">
          <w:rPr>
            <w:b/>
            <w:bCs/>
            <w:rPrChange w:id="2489" w:author="Shy Alon" w:date="2017-07-28T15:09:00Z">
              <w:rPr/>
            </w:rPrChange>
          </w:rPr>
          <w:t>Crossover</w:t>
        </w:r>
        <w:r>
          <w:t xml:space="preserve"> rules combine two parents to form children for the next generation.</w:t>
        </w:r>
      </w:ins>
    </w:p>
    <w:p w14:paraId="70EAC3A1" w14:textId="5E7C2C4B" w:rsidR="007E1979" w:rsidRDefault="007E1979" w:rsidP="00783E02">
      <w:pPr>
        <w:pStyle w:val="ListParagraph"/>
        <w:numPr>
          <w:ilvl w:val="0"/>
          <w:numId w:val="66"/>
        </w:numPr>
        <w:rPr>
          <w:ins w:id="2490" w:author="Shy Alon" w:date="2017-07-28T14:54:00Z"/>
        </w:rPr>
        <w:pPrChange w:id="2491" w:author="Shy Alon" w:date="2017-07-28T15:11:00Z">
          <w:pPr/>
        </w:pPrChange>
      </w:pPr>
      <w:ins w:id="2492" w:author="Shy Alon" w:date="2017-07-28T14:55:00Z">
        <w:r w:rsidRPr="00783E02">
          <w:rPr>
            <w:b/>
            <w:bCs/>
            <w:rPrChange w:id="2493" w:author="Shy Alon" w:date="2017-07-28T15:09:00Z">
              <w:rPr/>
            </w:rPrChange>
          </w:rPr>
          <w:t>Mutation</w:t>
        </w:r>
        <w:r>
          <w:t xml:space="preserve"> rules apply random changes to individual parents to form children.</w:t>
        </w:r>
      </w:ins>
    </w:p>
    <w:p w14:paraId="6FA626DB" w14:textId="1CBCE447" w:rsidR="00D119E1" w:rsidRDefault="00783E02" w:rsidP="00D119E1">
      <w:pPr>
        <w:rPr>
          <w:ins w:id="2494" w:author="Shy Alon" w:date="2017-07-28T14:39:00Z"/>
        </w:rPr>
      </w:pPr>
      <w:ins w:id="2495" w:author="Shy Alon" w:date="2017-07-28T15:11:00Z">
        <w:r>
          <w:t xml:space="preserve">In the context of the </w:t>
        </w:r>
      </w:ins>
      <w:ins w:id="2496" w:author="Shy Alon" w:date="2017-07-28T15:12:00Z">
        <w:r>
          <w:t>compound</w:t>
        </w:r>
      </w:ins>
      <w:ins w:id="2497" w:author="Shy Alon" w:date="2017-07-28T15:11:00Z">
        <w:r>
          <w:t xml:space="preserve"> selection system</w:t>
        </w:r>
      </w:ins>
      <w:ins w:id="2498" w:author="Shy Alon" w:date="2017-07-28T15:12:00Z">
        <w:r>
          <w:t>, a</w:t>
        </w:r>
      </w:ins>
      <w:ins w:id="2499" w:author="Shy Alon" w:date="2017-07-28T14:39:00Z">
        <w:r w:rsidR="00D119E1">
          <w:t>s the basis for a genetic algorithm the initial population is 20 sets of randomly selected features. From each generation, the next generation is created as follows:</w:t>
        </w:r>
      </w:ins>
    </w:p>
    <w:p w14:paraId="542DA5C1" w14:textId="58938145" w:rsidR="00D119E1" w:rsidRDefault="00D119E1" w:rsidP="00460628">
      <w:pPr>
        <w:pStyle w:val="ListParagraph"/>
        <w:numPr>
          <w:ilvl w:val="0"/>
          <w:numId w:val="65"/>
        </w:numPr>
        <w:rPr>
          <w:ins w:id="2500" w:author="Shy Alon" w:date="2017-07-28T14:39:00Z"/>
        </w:rPr>
        <w:pPrChange w:id="2501" w:author="Shy Alon" w:date="2017-07-28T14:51:00Z">
          <w:pPr/>
        </w:pPrChange>
      </w:pPr>
      <w:ins w:id="2502" w:author="Shy Alon" w:date="2017-07-28T14:39:00Z">
        <w:r>
          <w:t xml:space="preserve">The fittest 30% are carried as they are to the next generation </w:t>
        </w:r>
      </w:ins>
    </w:p>
    <w:p w14:paraId="763CC33D" w14:textId="1B4A3867" w:rsidR="00D119E1" w:rsidRDefault="00D119E1" w:rsidP="00460628">
      <w:pPr>
        <w:pStyle w:val="ListParagraph"/>
        <w:numPr>
          <w:ilvl w:val="0"/>
          <w:numId w:val="65"/>
        </w:numPr>
        <w:rPr>
          <w:ins w:id="2503" w:author="Shy Alon" w:date="2017-07-28T14:39:00Z"/>
        </w:rPr>
        <w:pPrChange w:id="2504" w:author="Shy Alon" w:date="2017-07-28T14:51:00Z">
          <w:pPr/>
        </w:pPrChange>
      </w:pPr>
      <w:ins w:id="2505" w:author="Shy Alon" w:date="2017-07-28T14:39:00Z">
        <w:r>
          <w:t>Mutations of the fittest 20% are generated into the next generation</w:t>
        </w:r>
      </w:ins>
    </w:p>
    <w:p w14:paraId="141AEB1B" w14:textId="320B1B71" w:rsidR="00D119E1" w:rsidRDefault="00D119E1" w:rsidP="00460628">
      <w:pPr>
        <w:pStyle w:val="ListParagraph"/>
        <w:numPr>
          <w:ilvl w:val="0"/>
          <w:numId w:val="65"/>
        </w:numPr>
        <w:rPr>
          <w:ins w:id="2506" w:author="Shy Alon" w:date="2017-07-28T14:39:00Z"/>
        </w:rPr>
        <w:pPrChange w:id="2507" w:author="Shy Alon" w:date="2017-07-28T14:51:00Z">
          <w:pPr/>
        </w:pPrChange>
      </w:pPr>
      <w:ins w:id="2508" w:author="Shy Alon" w:date="2017-07-28T14:39:00Z">
        <w:r>
          <w:t>Crosses of the fittest 50% are generated into the next generation.</w:t>
        </w:r>
      </w:ins>
    </w:p>
    <w:p w14:paraId="6C508F5C" w14:textId="71098F66" w:rsidR="00D119E1" w:rsidRDefault="00D119E1" w:rsidP="00D119E1">
      <w:pPr>
        <w:rPr>
          <w:ins w:id="2509" w:author="Shy Alon" w:date="2017-07-28T14:39:00Z"/>
        </w:rPr>
        <w:pPrChange w:id="2510" w:author="Shy Alon" w:date="2017-07-28T14:40:00Z">
          <w:pPr/>
        </w:pPrChange>
      </w:pPr>
      <w:ins w:id="2511" w:author="Shy Alon" w:date="2017-07-28T14:39:00Z">
        <w:r>
          <w:t>After the process stops improving (given at least 3 iterations without improvement) it’s assumed that the optimal feature set has been found.</w:t>
        </w:r>
      </w:ins>
      <w:ins w:id="2512" w:author="Shy Alon" w:date="2017-07-28T15:14:00Z">
        <w:r w:rsidR="00783E02">
          <w:t xml:space="preserve"> Otherwise the process will stop at the maximal number of </w:t>
        </w:r>
      </w:ins>
      <w:ins w:id="2513" w:author="Shy Alon" w:date="2017-07-28T15:15:00Z">
        <w:r w:rsidR="00783E02">
          <w:t>iterations (which is set to 128)</w:t>
        </w:r>
      </w:ins>
      <w:ins w:id="2514" w:author="Shy Alon" w:date="2017-07-28T15:22:00Z">
        <w:r w:rsidR="00BE70F6">
          <w:t>.</w:t>
        </w:r>
      </w:ins>
    </w:p>
    <w:p w14:paraId="6998A432" w14:textId="6FE717C2" w:rsidR="00D119E1" w:rsidRDefault="00706A3A" w:rsidP="00D119E1">
      <w:pPr>
        <w:pStyle w:val="Heading3"/>
        <w:rPr>
          <w:ins w:id="2515" w:author="Shy Alon" w:date="2017-07-28T14:39:00Z"/>
        </w:rPr>
        <w:pPrChange w:id="2516" w:author="Shy Alon" w:date="2017-07-28T14:39:00Z">
          <w:pPr/>
        </w:pPrChange>
      </w:pPr>
      <w:bookmarkStart w:id="2517" w:name="_Toc489130742"/>
      <w:ins w:id="2518" w:author="Shy Alon" w:date="2017-07-28T15:41:00Z">
        <w:r>
          <w:t>Dimensionality Reduction</w:t>
        </w:r>
      </w:ins>
      <w:bookmarkEnd w:id="2517"/>
    </w:p>
    <w:p w14:paraId="6FBACE03" w14:textId="6BFD1DD1" w:rsidR="00D119E1" w:rsidRDefault="00D119E1" w:rsidP="00D119E1">
      <w:pPr>
        <w:rPr>
          <w:ins w:id="2519" w:author="Shy Alon" w:date="2017-07-28T15:38:00Z"/>
        </w:rPr>
        <w:pPrChange w:id="2520" w:author="Shy Alon" w:date="2017-07-28T14:40:00Z">
          <w:pPr/>
        </w:pPrChange>
      </w:pPr>
      <w:ins w:id="2521" w:author="Shy Alon" w:date="2017-07-28T14:39:00Z">
        <w:r>
          <w:t xml:space="preserve">t-distributed stochastic neighbor embedding (t-SNE) is a nonlinear dimensionality reduction algorithm which has been chosen because as opposed to more commonly used dimensionality reduction algorithms (such as PCA) which are mainly concerned with preserving large pairwise distances t-SNE maintains structure by putting more weight on local distances. </w:t>
        </w:r>
      </w:ins>
    </w:p>
    <w:p w14:paraId="686DC03A" w14:textId="7816E4DE" w:rsidR="00706A3A" w:rsidRDefault="00706A3A" w:rsidP="00706A3A">
      <w:pPr>
        <w:pStyle w:val="Heading4"/>
        <w:rPr>
          <w:ins w:id="2522" w:author="Shy Alon" w:date="2017-07-28T15:42:00Z"/>
        </w:rPr>
        <w:pPrChange w:id="2523" w:author="Shy Alon" w:date="2017-07-28T15:42:00Z">
          <w:pPr/>
        </w:pPrChange>
      </w:pPr>
      <w:ins w:id="2524" w:author="Shy Alon" w:date="2017-07-28T15:42:00Z">
        <w:r>
          <w:t>t-SNE</w:t>
        </w:r>
      </w:ins>
    </w:p>
    <w:p w14:paraId="11A672EE" w14:textId="68B83A6D" w:rsidR="00706A3A" w:rsidRDefault="00706A3A" w:rsidP="00706A3A">
      <w:pPr>
        <w:rPr>
          <w:ins w:id="2525" w:author="Shy Alon" w:date="2017-07-28T15:43:00Z"/>
        </w:rPr>
      </w:pPr>
      <w:ins w:id="2526" w:author="Shy Alon" w:date="2017-07-28T15:43:00Z">
        <w:r w:rsidRPr="00225CC3">
          <w:rPr>
            <w:b/>
            <w:bCs/>
            <w:i/>
            <w:iCs/>
            <w:rPrChange w:id="2527" w:author="Shy Alon" w:date="2017-07-28T15:47:00Z">
              <w:rPr/>
            </w:rPrChange>
          </w:rPr>
          <w:t>t-distributed stochastic neighbor embedding</w:t>
        </w:r>
        <w:r>
          <w:t xml:space="preserve"> (t-SNE) is a </w:t>
        </w:r>
      </w:ins>
      <w:ins w:id="2528" w:author="Shy Alon" w:date="2017-07-28T15:47:00Z">
        <w:r w:rsidR="00225CC3">
          <w:t xml:space="preserve">nonlinear dimensionality reduction </w:t>
        </w:r>
      </w:ins>
      <w:ins w:id="2529" w:author="Shy Alon" w:date="2017-07-28T15:43:00Z">
        <w:r>
          <w:t xml:space="preserve">algorithm that is </w:t>
        </w:r>
      </w:ins>
      <w:ins w:id="2530" w:author="Shy Alon" w:date="2017-07-28T15:48:00Z">
        <w:r w:rsidR="00225CC3">
          <w:t>especially designed</w:t>
        </w:r>
      </w:ins>
      <w:ins w:id="2531" w:author="Shy Alon" w:date="2017-07-28T15:43:00Z">
        <w:r>
          <w:t xml:space="preserve"> for embedding high-dimensional data into a space of two or three dimensions, which can then be visualized in a scatter plot. </w:t>
        </w:r>
      </w:ins>
      <w:ins w:id="2532" w:author="Shy Alon" w:date="2017-07-28T15:53:00Z">
        <w:r w:rsidR="00225CC3">
          <w:t>For the purpose of clustering</w:t>
        </w:r>
      </w:ins>
      <w:ins w:id="2533" w:author="Shy Alon" w:date="2017-07-28T15:43:00Z">
        <w:r>
          <w:t xml:space="preserve"> it models each high-dimensional object by a two- or three-dimensional point in such a way that similar objects are modeled by nearby points and dissimilar objects are modeled by distant points.</w:t>
        </w:r>
      </w:ins>
    </w:p>
    <w:p w14:paraId="4A53D96A" w14:textId="0F0FC03F" w:rsidR="00225CC3" w:rsidRDefault="00706A3A" w:rsidP="00706A3A">
      <w:pPr>
        <w:rPr>
          <w:ins w:id="2534" w:author="Shy Alon" w:date="2017-07-28T15:54:00Z"/>
        </w:rPr>
        <w:pPrChange w:id="2535" w:author="Shy Alon" w:date="2017-07-28T15:42:00Z">
          <w:pPr/>
        </w:pPrChange>
      </w:pPr>
      <w:ins w:id="2536" w:author="Shy Alon" w:date="2017-07-28T15:43:00Z">
        <w:r>
          <w:t xml:space="preserve">The t-SNE algorithm </w:t>
        </w:r>
      </w:ins>
      <w:ins w:id="2537" w:author="Shy Alon" w:date="2017-07-28T15:54:00Z">
        <w:r w:rsidR="00225CC3">
          <w:t>has</w:t>
        </w:r>
      </w:ins>
      <w:ins w:id="2538" w:author="Shy Alon" w:date="2017-07-28T15:43:00Z">
        <w:r w:rsidR="00225CC3">
          <w:t xml:space="preserve"> two main stages</w:t>
        </w:r>
      </w:ins>
      <w:ins w:id="2539" w:author="Shy Alon" w:date="2017-07-28T15:54:00Z">
        <w:r w:rsidR="00225CC3">
          <w:t>:</w:t>
        </w:r>
      </w:ins>
    </w:p>
    <w:p w14:paraId="7C90C32F" w14:textId="27CAC1C2" w:rsidR="00225CC3" w:rsidRDefault="00706A3A" w:rsidP="00225CC3">
      <w:pPr>
        <w:pStyle w:val="ListParagraph"/>
        <w:numPr>
          <w:ilvl w:val="0"/>
          <w:numId w:val="67"/>
        </w:numPr>
        <w:rPr>
          <w:ins w:id="2540" w:author="Shy Alon" w:date="2017-07-28T15:54:00Z"/>
        </w:rPr>
        <w:pPrChange w:id="2541" w:author="Shy Alon" w:date="2017-07-28T15:54:00Z">
          <w:pPr/>
        </w:pPrChange>
      </w:pPr>
      <w:ins w:id="2542" w:author="Shy Alon" w:date="2017-07-28T15:43:00Z">
        <w:r>
          <w:t xml:space="preserve">t-SNE constructs a probability distribution over pairs of high-dimensional objects in a way that </w:t>
        </w:r>
      </w:ins>
      <w:ins w:id="2543" w:author="Shy Alon" w:date="2017-07-28T15:57:00Z">
        <w:r w:rsidR="002A3360">
          <w:t xml:space="preserve">makes </w:t>
        </w:r>
      </w:ins>
      <w:ins w:id="2544" w:author="Shy Alon" w:date="2017-07-28T15:43:00Z">
        <w:r>
          <w:t xml:space="preserve">similar objects have a high probability of being </w:t>
        </w:r>
      </w:ins>
      <w:ins w:id="2545" w:author="Shy Alon" w:date="2017-07-28T15:58:00Z">
        <w:r w:rsidR="002A3360">
          <w:t xml:space="preserve">selected and </w:t>
        </w:r>
      </w:ins>
      <w:ins w:id="2546" w:author="Shy Alon" w:date="2017-07-28T15:43:00Z">
        <w:r>
          <w:t xml:space="preserve">dissimilar points have an extremely small probability of being </w:t>
        </w:r>
      </w:ins>
      <w:ins w:id="2547" w:author="Shy Alon" w:date="2017-07-28T15:58:00Z">
        <w:r w:rsidR="002A3360">
          <w:t>selected</w:t>
        </w:r>
      </w:ins>
      <w:ins w:id="2548" w:author="Shy Alon" w:date="2017-07-28T15:43:00Z">
        <w:r>
          <w:t xml:space="preserve">. </w:t>
        </w:r>
      </w:ins>
    </w:p>
    <w:p w14:paraId="7BF1ECB6" w14:textId="4D6E4DED" w:rsidR="00706A3A" w:rsidRPr="00706A3A" w:rsidRDefault="00706A3A" w:rsidP="002A3360">
      <w:pPr>
        <w:pStyle w:val="ListParagraph"/>
        <w:numPr>
          <w:ilvl w:val="0"/>
          <w:numId w:val="67"/>
        </w:numPr>
        <w:rPr>
          <w:ins w:id="2549" w:author="Shy Alon" w:date="2017-07-28T14:39:00Z"/>
          <w:rPrChange w:id="2550" w:author="Shy Alon" w:date="2017-07-28T15:42:00Z">
            <w:rPr>
              <w:ins w:id="2551" w:author="Shy Alon" w:date="2017-07-28T14:39:00Z"/>
            </w:rPr>
          </w:rPrChange>
        </w:rPr>
        <w:pPrChange w:id="2552" w:author="Shy Alon" w:date="2017-07-28T15:55:00Z">
          <w:pPr/>
        </w:pPrChange>
      </w:pPr>
      <w:ins w:id="2553" w:author="Shy Alon" w:date="2017-07-28T15:43:00Z">
        <w:r>
          <w:t>t-SNE defines a similar probability distribution over the points in the low-dimensional map, and it minimizes the Kullback–Leibler divergence</w:t>
        </w:r>
      </w:ins>
      <w:ins w:id="2554" w:author="Shy Alon" w:date="2017-07-28T15:56:00Z">
        <w:r w:rsidR="002A3360">
          <w:t xml:space="preserve"> (</w:t>
        </w:r>
        <w:r w:rsidR="002A3360" w:rsidRPr="002A3360">
          <w:t>a measure of how one probability distribution diverges from a second expected probability distribution</w:t>
        </w:r>
        <w:r w:rsidR="002A3360">
          <w:t>)</w:t>
        </w:r>
      </w:ins>
      <w:ins w:id="2555" w:author="Shy Alon" w:date="2017-07-28T15:43:00Z">
        <w:r>
          <w:t xml:space="preserve"> between the two distributions with respect to the loc</w:t>
        </w:r>
        <w:r w:rsidR="002A3360">
          <w:t>ations of the points in the map</w:t>
        </w:r>
        <w:r>
          <w:t>.</w:t>
        </w:r>
      </w:ins>
    </w:p>
    <w:p w14:paraId="4064BB4F" w14:textId="08572A1C" w:rsidR="00D119E1" w:rsidRDefault="00D119E1" w:rsidP="00D119E1">
      <w:pPr>
        <w:rPr>
          <w:ins w:id="2556" w:author="Shy Alon" w:date="2017-07-28T14:39:00Z"/>
        </w:rPr>
      </w:pPr>
      <w:ins w:id="2557" w:author="Shy Alon" w:date="2017-07-28T14:39:00Z">
        <w:r>
          <w:t xml:space="preserve">In the domain of </w:t>
        </w:r>
      </w:ins>
      <w:ins w:id="2558" w:author="Shy Alon" w:date="2017-07-28T15:59:00Z">
        <w:r w:rsidR="002A3360">
          <w:t>compound tagging</w:t>
        </w:r>
      </w:ins>
      <w:ins w:id="2559" w:author="Shy Alon" w:date="2017-07-28T14:39:00Z">
        <w:r>
          <w:t>, it is critical that the process of preserving large distances (which carry little data) will not affect preserving local (short) distances since the shortest distance estimation along the selected features is what determines the nearest neighbor and for our purpose of classifying untagged samples this is the most important quality.</w:t>
        </w:r>
      </w:ins>
    </w:p>
    <w:p w14:paraId="737298F1" w14:textId="4A42A2E4" w:rsidR="00D119E1" w:rsidRDefault="00D119E1" w:rsidP="00D119E1">
      <w:pPr>
        <w:pStyle w:val="Heading3"/>
        <w:rPr>
          <w:ins w:id="2560" w:author="Shy Alon" w:date="2017-07-28T14:39:00Z"/>
        </w:rPr>
        <w:pPrChange w:id="2561" w:author="Shy Alon" w:date="2017-07-28T14:40:00Z">
          <w:pPr/>
        </w:pPrChange>
      </w:pPr>
      <w:bookmarkStart w:id="2562" w:name="_Toc489130743"/>
      <w:ins w:id="2563" w:author="Shy Alon" w:date="2017-07-28T14:39:00Z">
        <w:r>
          <w:t>Fitness Calculation</w:t>
        </w:r>
        <w:bookmarkEnd w:id="2562"/>
      </w:ins>
    </w:p>
    <w:p w14:paraId="3C9CE141" w14:textId="4A7670BE" w:rsidR="004146FE" w:rsidRDefault="00D119E1" w:rsidP="00D119E1">
      <w:pPr>
        <w:rPr>
          <w:ins w:id="2564" w:author="Shy Alon" w:date="2017-07-29T17:13:00Z"/>
        </w:rPr>
        <w:pPrChange w:id="2565" w:author="Shy Alon" w:date="2017-07-28T14:40:00Z">
          <w:pPr/>
        </w:pPrChange>
      </w:pPr>
      <w:ins w:id="2566" w:author="Shy Alon" w:date="2017-07-28T14:39:00Z">
        <w:r>
          <w:t xml:space="preserve">The fitness of a feature set (representing the quality of the </w:t>
        </w:r>
      </w:ins>
      <w:ins w:id="2567" w:author="Shy Alon" w:date="2017-07-28T16:24:00Z">
        <w:r w:rsidR="004146FE">
          <w:t>classification</w:t>
        </w:r>
      </w:ins>
      <w:ins w:id="2568" w:author="Shy Alon" w:date="2017-07-28T14:39:00Z">
        <w:r>
          <w:t xml:space="preserve"> algorithm) has been measured using multiple metrics including the nearest neighbor being of the same class, two out of three nearest neighbors and three out of five nearest neighbors. All metrics behave in a similar manner so finally the fitness score is determined by the percentage of tagged samples having a nearest tagged neighbor with the same tag. </w:t>
        </w:r>
      </w:ins>
    </w:p>
    <w:p w14:paraId="3CD00B68" w14:textId="788079F1" w:rsidR="00F963C0" w:rsidRDefault="00F963C0" w:rsidP="00D119E1">
      <w:pPr>
        <w:rPr>
          <w:ins w:id="2569" w:author="Shy Alon" w:date="2017-07-28T16:25:00Z"/>
        </w:rPr>
        <w:pPrChange w:id="2570" w:author="Shy Alon" w:date="2017-07-28T14:40:00Z">
          <w:pPr/>
        </w:pPrChange>
      </w:pPr>
      <w:ins w:id="2571" w:author="Shy Alon" w:date="2017-07-29T17:13:00Z">
        <w:r>
          <w:lastRenderedPageBreak/>
          <w:t xml:space="preserve">Because there are datasets where the target tag is a very significant minority simply applying nearest </w:t>
        </w:r>
      </w:ins>
      <w:ins w:id="2572" w:author="Shy Alon" w:date="2017-07-29T17:14:00Z">
        <w:r>
          <w:t>neighbor</w:t>
        </w:r>
      </w:ins>
      <w:ins w:id="2573" w:author="Shy Alon" w:date="2017-07-29T17:13:00Z">
        <w:r>
          <w:t xml:space="preserve"> </w:t>
        </w:r>
      </w:ins>
      <w:ins w:id="2574" w:author="Shy Alon" w:date="2017-07-29T17:14:00Z">
        <w:r>
          <w:t>counting as a measure of quality can create a fal</w:t>
        </w:r>
      </w:ins>
      <w:ins w:id="2575" w:author="Shy Alon" w:date="2017-07-29T17:18:00Z">
        <w:r w:rsidR="009341E5">
          <w:t xml:space="preserve">se high quality measures. </w:t>
        </w:r>
      </w:ins>
      <w:ins w:id="2576" w:author="Shy Alon" w:date="2017-07-29T17:19:00Z">
        <w:r w:rsidR="009341E5">
          <w:t>For this reason only the positively tagged (the tag which we are interested in finding) are taken into consideration and not the general population.</w:t>
        </w:r>
      </w:ins>
    </w:p>
    <w:p w14:paraId="61DA862D" w14:textId="2FC37413" w:rsidR="00F963C0" w:rsidRDefault="004146FE" w:rsidP="00F963C0">
      <w:pPr>
        <w:rPr>
          <w:ins w:id="2577" w:author="Shy Alon" w:date="2017-07-28T14:39:00Z"/>
        </w:rPr>
        <w:pPrChange w:id="2578" w:author="Shy Alon" w:date="2017-07-29T17:13:00Z">
          <w:pPr/>
        </w:pPrChange>
      </w:pPr>
      <w:ins w:id="2579" w:author="Shy Alon" w:date="2017-07-28T16:25:00Z">
        <w:r>
          <w:t xml:space="preserve">The </w:t>
        </w:r>
      </w:ins>
      <w:ins w:id="2580" w:author="Shy Alon" w:date="2017-07-28T16:29:00Z">
        <w:r w:rsidR="00CF78C6">
          <w:t>trust</w:t>
        </w:r>
      </w:ins>
      <w:ins w:id="2581" w:author="Shy Alon" w:date="2017-07-28T14:39:00Z">
        <w:r w:rsidR="00D119E1">
          <w:t xml:space="preserve"> metric </w:t>
        </w:r>
      </w:ins>
      <w:ins w:id="2582" w:author="Shy Alon" w:date="2017-07-28T16:25:00Z">
        <w:r>
          <w:t xml:space="preserve">(representing the quality of the clustering algorithm) </w:t>
        </w:r>
      </w:ins>
      <w:ins w:id="2583" w:author="Shy Alon" w:date="2017-07-28T14:39:00Z">
        <w:r w:rsidR="00D119E1">
          <w:t xml:space="preserve">indicates that the untagged neighbors are </w:t>
        </w:r>
      </w:ins>
      <w:ins w:id="2584" w:author="Shy Alon" w:date="2017-07-28T16:27:00Z">
        <w:r w:rsidR="00CF78C6">
          <w:t>were also neighbors in the higher dimension space</w:t>
        </w:r>
      </w:ins>
      <w:ins w:id="2585" w:author="Shy Alon" w:date="2017-07-28T14:39:00Z">
        <w:r w:rsidR="00D119E1">
          <w:t>.</w:t>
        </w:r>
      </w:ins>
      <w:ins w:id="2586" w:author="Shy Alon" w:date="2017-07-28T16:27:00Z">
        <w:r w:rsidR="00CF78C6">
          <w:t xml:space="preserve"> This indicates how much the structure of the data has persisted through the dimensional reduction.</w:t>
        </w:r>
      </w:ins>
      <w:ins w:id="2587" w:author="Shy Alon" w:date="2017-07-28T14:39:00Z">
        <w:r w:rsidR="00D119E1">
          <w:t xml:space="preserve"> </w:t>
        </w:r>
      </w:ins>
    </w:p>
    <w:p w14:paraId="78965731" w14:textId="155D4A6B" w:rsidR="00D119E1" w:rsidRDefault="00D119E1" w:rsidP="00D119E1">
      <w:pPr>
        <w:pStyle w:val="Heading3"/>
        <w:rPr>
          <w:ins w:id="2588" w:author="Shy Alon" w:date="2017-07-28T14:39:00Z"/>
        </w:rPr>
        <w:pPrChange w:id="2589" w:author="Shy Alon" w:date="2017-07-28T14:40:00Z">
          <w:pPr/>
        </w:pPrChange>
      </w:pPr>
      <w:bookmarkStart w:id="2590" w:name="_Toc489130744"/>
      <w:ins w:id="2591" w:author="Shy Alon" w:date="2017-07-28T14:39:00Z">
        <w:r>
          <w:t>Model Selection</w:t>
        </w:r>
        <w:bookmarkEnd w:id="2590"/>
      </w:ins>
    </w:p>
    <w:p w14:paraId="26DE9D49" w14:textId="0C7C5951" w:rsidR="00D119E1" w:rsidRPr="003F3B18" w:rsidRDefault="00D119E1" w:rsidP="00CF78C6">
      <w:pPr>
        <w:rPr>
          <w:rPrChange w:id="2592" w:author="Shy Alon" w:date="2017-07-28T14:32:00Z">
            <w:rPr/>
          </w:rPrChange>
        </w:rPr>
        <w:pPrChange w:id="2593" w:author="Shy Alon" w:date="2017-07-28T16:34:00Z">
          <w:pPr>
            <w:keepNext/>
            <w:suppressAutoHyphens/>
          </w:pPr>
        </w:pPrChange>
      </w:pPr>
      <w:ins w:id="2594" w:author="Shy Alon" w:date="2017-07-28T14:39:00Z">
        <w:r>
          <w:t>The model with the best fitness score is selected for a dataset</w:t>
        </w:r>
      </w:ins>
      <w:ins w:id="2595" w:author="Shy Alon" w:date="2017-07-28T16:33:00Z">
        <w:r w:rsidR="00CF78C6">
          <w:t xml:space="preserve">. For a specific tag the untagged compounds with the highest percentage </w:t>
        </w:r>
      </w:ins>
      <w:ins w:id="2596" w:author="Shy Alon" w:date="2017-07-28T16:34:00Z">
        <w:r w:rsidR="00CF78C6">
          <w:t>of</w:t>
        </w:r>
      </w:ins>
      <w:ins w:id="2597" w:author="Shy Alon" w:date="2017-07-28T16:33:00Z">
        <w:r w:rsidR="00CF78C6">
          <w:t xml:space="preserve"> neighbors that share that tag</w:t>
        </w:r>
      </w:ins>
      <w:ins w:id="2598" w:author="Shy Alon" w:date="2017-07-28T16:34:00Z">
        <w:r w:rsidR="00CF78C6">
          <w:t xml:space="preserve"> </w:t>
        </w:r>
      </w:ins>
      <w:ins w:id="2599" w:author="Shy Alon" w:date="2017-07-28T14:39:00Z">
        <w:r>
          <w:t xml:space="preserve">are </w:t>
        </w:r>
      </w:ins>
      <w:ins w:id="2600" w:author="Shy Alon" w:date="2017-07-28T16:32:00Z">
        <w:r w:rsidR="00CF78C6">
          <w:t>identified as</w:t>
        </w:r>
      </w:ins>
      <w:ins w:id="2601" w:author="Shy Alon" w:date="2017-07-28T14:39:00Z">
        <w:r>
          <w:t xml:space="preserve"> </w:t>
        </w:r>
      </w:ins>
      <w:ins w:id="2602" w:author="Shy Alon" w:date="2017-07-28T16:31:00Z">
        <w:r w:rsidR="00CF78C6">
          <w:t>the best candidate compounds for preliminary pre-clinical tests</w:t>
        </w:r>
      </w:ins>
    </w:p>
    <w:p w14:paraId="4AE61AB4" w14:textId="2B36C778" w:rsidR="00A05084" w:rsidDel="00C47F4B" w:rsidRDefault="00A45D6F" w:rsidP="00C47F4B">
      <w:pPr>
        <w:pStyle w:val="Caption"/>
        <w:jc w:val="center"/>
        <w:rPr>
          <w:del w:id="2603" w:author="Shy Alon" w:date="2017-07-28T12:21:00Z"/>
          <w:rFonts w:eastAsia="Times New Roman"/>
        </w:rPr>
        <w:pPrChange w:id="2604" w:author="Shy Alon" w:date="2017-07-28T12:21:00Z">
          <w:pPr>
            <w:pStyle w:val="Caption"/>
          </w:pPr>
        </w:pPrChange>
      </w:pPr>
      <w:bookmarkStart w:id="2605" w:name="_Toc483041606"/>
      <w:del w:id="2606" w:author="Shy Alon" w:date="2017-07-28T12:21:00Z">
        <w:r w:rsidDel="00C47F4B">
          <w:delText xml:space="preserve">Figure </w:delText>
        </w:r>
        <w:r w:rsidR="00937424" w:rsidDel="00C47F4B">
          <w:fldChar w:fldCharType="begin"/>
        </w:r>
        <w:r w:rsidR="00937424" w:rsidDel="00C47F4B">
          <w:delInstrText xml:space="preserve"> SEQ Figure \* ARABIC </w:delInstrText>
        </w:r>
        <w:r w:rsidR="00937424" w:rsidDel="00C47F4B">
          <w:fldChar w:fldCharType="separate"/>
        </w:r>
      </w:del>
      <w:del w:id="2607" w:author="Shy Alon" w:date="2017-07-05T22:58:00Z">
        <w:r w:rsidR="00A9699E" w:rsidDel="00C91D56">
          <w:rPr>
            <w:noProof/>
          </w:rPr>
          <w:delText>3</w:delText>
        </w:r>
      </w:del>
      <w:del w:id="2608" w:author="Shy Alon" w:date="2017-07-28T12:21:00Z">
        <w:r w:rsidR="00937424" w:rsidDel="00C47F4B">
          <w:rPr>
            <w:noProof/>
          </w:rPr>
          <w:fldChar w:fldCharType="end"/>
        </w:r>
        <w:r w:rsidR="00C9499A" w:rsidDel="00C47F4B">
          <w:delText xml:space="preserve"> t-SNE</w:delText>
        </w:r>
        <w:r w:rsidDel="00C47F4B">
          <w:delText xml:space="preserve"> Optimization Algorithm</w:delText>
        </w:r>
        <w:bookmarkStart w:id="2609" w:name="_Toc489124841"/>
        <w:bookmarkStart w:id="2610" w:name="_Toc489124970"/>
        <w:bookmarkStart w:id="2611" w:name="_Toc489129956"/>
        <w:bookmarkStart w:id="2612" w:name="_Toc489130086"/>
        <w:bookmarkStart w:id="2613" w:name="_Toc489130745"/>
        <w:bookmarkEnd w:id="2605"/>
        <w:bookmarkEnd w:id="2609"/>
        <w:bookmarkEnd w:id="2610"/>
        <w:bookmarkEnd w:id="2611"/>
        <w:bookmarkEnd w:id="2612"/>
        <w:bookmarkEnd w:id="2613"/>
      </w:del>
    </w:p>
    <w:p w14:paraId="1A47D6B7" w14:textId="07A57F64" w:rsidR="004E36CB" w:rsidDel="00C47F4B" w:rsidRDefault="004E36CB" w:rsidP="00C47F4B">
      <w:pPr>
        <w:rPr>
          <w:moveFrom w:id="2614" w:author="Shy Alon" w:date="2017-07-28T12:20:00Z"/>
          <w:rFonts w:eastAsia="Times New Roman"/>
        </w:rPr>
        <w:pPrChange w:id="2615" w:author="Shy Alon" w:date="2017-07-28T12:20:00Z">
          <w:pPr>
            <w:suppressAutoHyphens/>
          </w:pPr>
        </w:pPrChange>
      </w:pPr>
      <w:moveFromRangeStart w:id="2616" w:author="Shy Alon" w:date="2017-07-28T12:20:00Z" w:name="move489007777"/>
      <w:moveFrom w:id="2617" w:author="Shy Alon" w:date="2017-07-28T12:20:00Z">
        <w:r w:rsidDel="00C47F4B">
          <w:rPr>
            <w:rFonts w:eastAsia="Times New Roman"/>
          </w:rPr>
          <w:t>As depicted in figure 2 the system is comprised of 5 functional parts:</w:t>
        </w:r>
        <w:bookmarkStart w:id="2618" w:name="_Toc489124842"/>
        <w:bookmarkStart w:id="2619" w:name="_Toc489124971"/>
        <w:bookmarkStart w:id="2620" w:name="_Toc489129957"/>
        <w:bookmarkStart w:id="2621" w:name="_Toc489130087"/>
        <w:bookmarkStart w:id="2622" w:name="_Toc489130746"/>
        <w:bookmarkEnd w:id="2618"/>
        <w:bookmarkEnd w:id="2619"/>
        <w:bookmarkEnd w:id="2620"/>
        <w:bookmarkEnd w:id="2621"/>
        <w:bookmarkEnd w:id="2622"/>
      </w:moveFrom>
    </w:p>
    <w:p w14:paraId="41FAFBC0" w14:textId="7314C9F6" w:rsidR="004E36CB" w:rsidDel="00C47F4B" w:rsidRDefault="004E36CB" w:rsidP="00C47F4B">
      <w:pPr>
        <w:rPr>
          <w:moveFrom w:id="2623" w:author="Shy Alon" w:date="2017-07-28T12:20:00Z"/>
          <w:rFonts w:eastAsia="Times New Roman"/>
        </w:rPr>
        <w:pPrChange w:id="2624" w:author="Shy Alon" w:date="2017-07-28T12:20:00Z">
          <w:pPr>
            <w:pStyle w:val="ListParagraph"/>
            <w:numPr>
              <w:numId w:val="40"/>
            </w:numPr>
            <w:suppressAutoHyphens/>
            <w:ind w:left="360" w:hanging="360"/>
          </w:pPr>
        </w:pPrChange>
      </w:pPr>
      <w:moveFrom w:id="2625" w:author="Shy Alon" w:date="2017-07-28T12:20:00Z">
        <w:r w:rsidDel="00C47F4B">
          <w:rPr>
            <w:rFonts w:eastAsia="Times New Roman"/>
          </w:rPr>
          <w:t>The input database which supplies the raw data to the system.</w:t>
        </w:r>
        <w:bookmarkStart w:id="2626" w:name="_Toc489124843"/>
        <w:bookmarkStart w:id="2627" w:name="_Toc489124972"/>
        <w:bookmarkStart w:id="2628" w:name="_Toc489129958"/>
        <w:bookmarkStart w:id="2629" w:name="_Toc489130088"/>
        <w:bookmarkStart w:id="2630" w:name="_Toc489130747"/>
        <w:bookmarkEnd w:id="2626"/>
        <w:bookmarkEnd w:id="2627"/>
        <w:bookmarkEnd w:id="2628"/>
        <w:bookmarkEnd w:id="2629"/>
        <w:bookmarkEnd w:id="2630"/>
      </w:moveFrom>
    </w:p>
    <w:p w14:paraId="3CDF62FC" w14:textId="0A0D5785" w:rsidR="004E36CB" w:rsidDel="00C47F4B" w:rsidRDefault="004E36CB" w:rsidP="00C47F4B">
      <w:pPr>
        <w:rPr>
          <w:moveFrom w:id="2631" w:author="Shy Alon" w:date="2017-07-28T12:20:00Z"/>
          <w:rFonts w:eastAsia="Times New Roman"/>
        </w:rPr>
        <w:pPrChange w:id="2632" w:author="Shy Alon" w:date="2017-07-28T12:20:00Z">
          <w:pPr>
            <w:pStyle w:val="ListParagraph"/>
            <w:numPr>
              <w:numId w:val="40"/>
            </w:numPr>
            <w:suppressAutoHyphens/>
            <w:ind w:left="360" w:hanging="360"/>
          </w:pPr>
        </w:pPrChange>
      </w:pPr>
      <w:moveFrom w:id="2633" w:author="Shy Alon" w:date="2017-07-28T12:20:00Z">
        <w:r w:rsidDel="00C47F4B">
          <w:rPr>
            <w:rFonts w:eastAsia="Times New Roman"/>
          </w:rPr>
          <w:t>The feature selection mechanism which (at the beginning of the process) generates a rich enough population of feature selection combination and in subsequent steps uses Genetic Algorithm to create the next generation.</w:t>
        </w:r>
        <w:bookmarkStart w:id="2634" w:name="_Toc489124844"/>
        <w:bookmarkStart w:id="2635" w:name="_Toc489124973"/>
        <w:bookmarkStart w:id="2636" w:name="_Toc489129959"/>
        <w:bookmarkStart w:id="2637" w:name="_Toc489130089"/>
        <w:bookmarkStart w:id="2638" w:name="_Toc489130748"/>
        <w:bookmarkEnd w:id="2634"/>
        <w:bookmarkEnd w:id="2635"/>
        <w:bookmarkEnd w:id="2636"/>
        <w:bookmarkEnd w:id="2637"/>
        <w:bookmarkEnd w:id="2638"/>
      </w:moveFrom>
    </w:p>
    <w:p w14:paraId="271BE85D" w14:textId="1779E8A3" w:rsidR="004E36CB" w:rsidDel="00C47F4B" w:rsidRDefault="004E36CB" w:rsidP="00C47F4B">
      <w:pPr>
        <w:rPr>
          <w:moveFrom w:id="2639" w:author="Shy Alon" w:date="2017-07-28T12:20:00Z"/>
          <w:rFonts w:eastAsia="Times New Roman"/>
        </w:rPr>
        <w:pPrChange w:id="2640" w:author="Shy Alon" w:date="2017-07-28T12:20:00Z">
          <w:pPr>
            <w:pStyle w:val="ListParagraph"/>
            <w:numPr>
              <w:numId w:val="40"/>
            </w:numPr>
            <w:suppressAutoHyphens/>
            <w:ind w:left="360" w:hanging="360"/>
          </w:pPr>
        </w:pPrChange>
      </w:pPr>
      <w:moveFrom w:id="2641" w:author="Shy Alon" w:date="2017-07-28T12:20:00Z">
        <w:r w:rsidDel="00C47F4B">
          <w:rPr>
            <w:rFonts w:eastAsia="Times New Roman"/>
          </w:rPr>
          <w:t xml:space="preserve">The dimensionality reduction process which reduces the </w:t>
        </w:r>
        <w:r w:rsidR="0023195C" w:rsidDel="00C47F4B">
          <w:rPr>
            <w:rFonts w:eastAsia="Times New Roman"/>
          </w:rPr>
          <w:t>multi-dimensional</w:t>
        </w:r>
        <w:r w:rsidDel="00C47F4B">
          <w:rPr>
            <w:rFonts w:eastAsia="Times New Roman"/>
          </w:rPr>
          <w:t xml:space="preserve"> feature space in</w:t>
        </w:r>
        <w:r w:rsidR="0023195C" w:rsidDel="00C47F4B">
          <w:rPr>
            <w:rFonts w:eastAsia="Times New Roman"/>
          </w:rPr>
          <w:t>to a two-dimensional space. The process is one which attributes more weight to close distances than to long distances and therefore prioritizes keeping neighbors together over preserving ratios of long distances.</w:t>
        </w:r>
        <w:bookmarkStart w:id="2642" w:name="_Toc489124845"/>
        <w:bookmarkStart w:id="2643" w:name="_Toc489124974"/>
        <w:bookmarkStart w:id="2644" w:name="_Toc489129960"/>
        <w:bookmarkStart w:id="2645" w:name="_Toc489130090"/>
        <w:bookmarkStart w:id="2646" w:name="_Toc489130749"/>
        <w:bookmarkEnd w:id="2642"/>
        <w:bookmarkEnd w:id="2643"/>
        <w:bookmarkEnd w:id="2644"/>
        <w:bookmarkEnd w:id="2645"/>
        <w:bookmarkEnd w:id="2646"/>
      </w:moveFrom>
    </w:p>
    <w:p w14:paraId="48BBB593" w14:textId="009CC8E6" w:rsidR="0023195C" w:rsidDel="00C47F4B" w:rsidRDefault="0023195C" w:rsidP="00C47F4B">
      <w:pPr>
        <w:rPr>
          <w:moveFrom w:id="2647" w:author="Shy Alon" w:date="2017-07-28T12:20:00Z"/>
          <w:rFonts w:eastAsia="Times New Roman"/>
        </w:rPr>
        <w:pPrChange w:id="2648" w:author="Shy Alon" w:date="2017-07-28T12:20:00Z">
          <w:pPr>
            <w:pStyle w:val="ListParagraph"/>
            <w:numPr>
              <w:numId w:val="40"/>
            </w:numPr>
            <w:suppressAutoHyphens/>
            <w:ind w:left="360" w:hanging="360"/>
          </w:pPr>
        </w:pPrChange>
      </w:pPr>
      <w:moveFrom w:id="2649" w:author="Shy Alon" w:date="2017-07-28T12:20:00Z">
        <w:r w:rsidDel="00C47F4B">
          <w:rPr>
            <w:rFonts w:eastAsia="Times New Roman"/>
          </w:rPr>
          <w:t>A fitness function calculation using the tagged data as a measure of success. Even though a few metrics are being used for measurement the fitness function relies on the fraction of known data points with their closest known data point sharing the same tag.</w:t>
        </w:r>
        <w:bookmarkStart w:id="2650" w:name="_Toc489124846"/>
        <w:bookmarkStart w:id="2651" w:name="_Toc489124975"/>
        <w:bookmarkStart w:id="2652" w:name="_Toc489129961"/>
        <w:bookmarkStart w:id="2653" w:name="_Toc489130091"/>
        <w:bookmarkStart w:id="2654" w:name="_Toc489130750"/>
        <w:bookmarkEnd w:id="2650"/>
        <w:bookmarkEnd w:id="2651"/>
        <w:bookmarkEnd w:id="2652"/>
        <w:bookmarkEnd w:id="2653"/>
        <w:bookmarkEnd w:id="2654"/>
      </w:moveFrom>
    </w:p>
    <w:p w14:paraId="78672B19" w14:textId="694CFD3E" w:rsidR="0023195C" w:rsidRPr="004E36CB" w:rsidDel="00C47F4B" w:rsidRDefault="0023195C" w:rsidP="00C47F4B">
      <w:pPr>
        <w:rPr>
          <w:moveFrom w:id="2655" w:author="Shy Alon" w:date="2017-07-28T12:20:00Z"/>
          <w:rFonts w:eastAsia="Times New Roman"/>
        </w:rPr>
        <w:pPrChange w:id="2656" w:author="Shy Alon" w:date="2017-07-28T12:20:00Z">
          <w:pPr>
            <w:pStyle w:val="ListParagraph"/>
            <w:numPr>
              <w:numId w:val="40"/>
            </w:numPr>
            <w:suppressAutoHyphens/>
            <w:ind w:left="360" w:hanging="360"/>
          </w:pPr>
        </w:pPrChange>
      </w:pPr>
      <w:moveFrom w:id="2657" w:author="Shy Alon" w:date="2017-07-28T12:20:00Z">
        <w:r w:rsidDel="00C47F4B">
          <w:rPr>
            <w:rFonts w:eastAsia="Times New Roman"/>
          </w:rPr>
          <w:t>Model selection and generation using genetic algorithms to create ever improving generations until a quality condition is satisfied or the maximal number of iterations is reached.</w:t>
        </w:r>
        <w:bookmarkStart w:id="2658" w:name="_Toc489124847"/>
        <w:bookmarkStart w:id="2659" w:name="_Toc489124976"/>
        <w:bookmarkStart w:id="2660" w:name="_Toc489129962"/>
        <w:bookmarkStart w:id="2661" w:name="_Toc489130092"/>
        <w:bookmarkStart w:id="2662" w:name="_Toc489130751"/>
        <w:bookmarkEnd w:id="2658"/>
        <w:bookmarkEnd w:id="2659"/>
        <w:bookmarkEnd w:id="2660"/>
        <w:bookmarkEnd w:id="2661"/>
        <w:bookmarkEnd w:id="2662"/>
      </w:moveFrom>
    </w:p>
    <w:moveFromRangeEnd w:id="2616"/>
    <w:p w14:paraId="789B3D82" w14:textId="40C46F87" w:rsidR="00A05084" w:rsidDel="00C870E9" w:rsidRDefault="00A45D6F" w:rsidP="0011773D">
      <w:pPr>
        <w:suppressAutoHyphens/>
        <w:rPr>
          <w:del w:id="2663" w:author="Shy Alon" w:date="2017-07-28T12:14:00Z"/>
          <w:rFonts w:ascii="Times New Roman" w:eastAsia="Times New Roman" w:hAnsi="Times New Roman" w:cs="Arial"/>
        </w:rPr>
      </w:pPr>
      <w:del w:id="2664" w:author="Shy Alon" w:date="2017-07-28T12:14:00Z">
        <w:r w:rsidDel="00C870E9">
          <w:rPr>
            <w:rFonts w:ascii="Times New Roman" w:eastAsia="Times New Roman" w:hAnsi="Times New Roman" w:cs="Arial"/>
          </w:rPr>
          <w:delText xml:space="preserve">The system’s goal is to cluster </w:delText>
        </w:r>
        <w:r w:rsidR="0011773D" w:rsidDel="00C870E9">
          <w:rPr>
            <w:rFonts w:ascii="Times New Roman" w:eastAsia="Times New Roman" w:hAnsi="Times New Roman" w:cs="Arial"/>
          </w:rPr>
          <w:delText xml:space="preserve">all potential compounds </w:delText>
        </w:r>
        <w:r w:rsidR="003A6DCC" w:rsidDel="00C870E9">
          <w:rPr>
            <w:rFonts w:ascii="Times New Roman" w:eastAsia="Times New Roman" w:hAnsi="Times New Roman" w:cs="Arial"/>
          </w:rPr>
          <w:delText>with the selected features in the way which will allow us to assume in the highest probability that the</w:delText>
        </w:r>
        <w:r w:rsidR="0011773D" w:rsidDel="00C870E9">
          <w:rPr>
            <w:rFonts w:ascii="Times New Roman" w:eastAsia="Times New Roman" w:hAnsi="Times New Roman" w:cs="Arial"/>
          </w:rPr>
          <w:delText xml:space="preserve"> neighbor of a compound with desirable attributes is highly likely to share those attributes.</w:delText>
        </w:r>
        <w:r w:rsidR="00AA2BE1" w:rsidDel="00C870E9">
          <w:rPr>
            <w:rFonts w:ascii="Times New Roman" w:eastAsia="Times New Roman" w:hAnsi="Times New Roman" w:cs="Arial"/>
          </w:rPr>
          <w:delText xml:space="preserve"> As the critical factors for </w:delText>
        </w:r>
        <w:r w:rsidR="0011773D" w:rsidDel="00C870E9">
          <w:rPr>
            <w:rFonts w:ascii="Times New Roman" w:eastAsia="Times New Roman" w:hAnsi="Times New Roman" w:cs="Arial"/>
          </w:rPr>
          <w:delText>identifying an effective compound</w:delText>
        </w:r>
        <w:r w:rsidR="00AA2BE1" w:rsidDel="00C870E9">
          <w:rPr>
            <w:rFonts w:ascii="Times New Roman" w:eastAsia="Times New Roman" w:hAnsi="Times New Roman" w:cs="Arial"/>
          </w:rPr>
          <w:delText xml:space="preserve"> are </w:delText>
        </w:r>
        <w:r w:rsidR="00827C24" w:rsidDel="00C870E9">
          <w:rPr>
            <w:rFonts w:ascii="Times New Roman" w:eastAsia="Times New Roman" w:hAnsi="Times New Roman" w:cs="Arial"/>
          </w:rPr>
          <w:delText xml:space="preserve">numerous and alternate as the </w:delText>
        </w:r>
        <w:r w:rsidR="0011773D" w:rsidDel="00C870E9">
          <w:rPr>
            <w:rFonts w:ascii="Times New Roman" w:eastAsia="Times New Roman" w:hAnsi="Times New Roman" w:cs="Arial"/>
          </w:rPr>
          <w:delText>chemical and biological environments</w:delText>
        </w:r>
        <w:r w:rsidR="00827C24" w:rsidDel="00C870E9">
          <w:rPr>
            <w:rFonts w:ascii="Times New Roman" w:eastAsia="Times New Roman" w:hAnsi="Times New Roman" w:cs="Arial"/>
          </w:rPr>
          <w:delText xml:space="preserve"> shifts the algorithm identifies the critical factors in each dataset separately.</w:delText>
        </w:r>
        <w:bookmarkStart w:id="2665" w:name="_Toc489124848"/>
        <w:bookmarkStart w:id="2666" w:name="_Toc489124977"/>
        <w:bookmarkStart w:id="2667" w:name="_Toc489129963"/>
        <w:bookmarkStart w:id="2668" w:name="_Toc489130093"/>
        <w:bookmarkStart w:id="2669" w:name="_Toc489130752"/>
        <w:bookmarkEnd w:id="2665"/>
        <w:bookmarkEnd w:id="2666"/>
        <w:bookmarkEnd w:id="2667"/>
        <w:bookmarkEnd w:id="2668"/>
        <w:bookmarkEnd w:id="2669"/>
      </w:del>
    </w:p>
    <w:p w14:paraId="659A322B" w14:textId="464841FE" w:rsidR="009A7825" w:rsidDel="00C870E9" w:rsidRDefault="009A7825" w:rsidP="00972723">
      <w:pPr>
        <w:suppressAutoHyphens/>
        <w:rPr>
          <w:del w:id="2670" w:author="Shy Alon" w:date="2017-07-28T12:14:00Z"/>
          <w:rFonts w:ascii="Times New Roman" w:eastAsia="Times New Roman" w:hAnsi="Times New Roman" w:cs="Arial"/>
        </w:rPr>
      </w:pPr>
      <w:del w:id="2671" w:author="Shy Alon" w:date="2017-07-28T12:14:00Z">
        <w:r w:rsidDel="00C870E9">
          <w:rPr>
            <w:rFonts w:ascii="Times New Roman" w:eastAsia="Times New Roman" w:hAnsi="Times New Roman" w:cs="Arial"/>
          </w:rPr>
          <w:delText xml:space="preserve">The underlying assumption is that inside the data there are features which are pertinent to the classification of the </w:delText>
        </w:r>
        <w:r w:rsidR="0011773D" w:rsidDel="00C870E9">
          <w:rPr>
            <w:rFonts w:ascii="Times New Roman" w:eastAsia="Times New Roman" w:hAnsi="Times New Roman" w:cs="Arial"/>
          </w:rPr>
          <w:delText>compounds</w:delText>
        </w:r>
        <w:r w:rsidDel="00C870E9">
          <w:rPr>
            <w:rFonts w:ascii="Times New Roman" w:eastAsia="Times New Roman" w:hAnsi="Times New Roman" w:cs="Arial"/>
          </w:rPr>
          <w:delText xml:space="preserve"> into classes of </w:delText>
        </w:r>
        <w:r w:rsidR="0011773D" w:rsidDel="00C870E9">
          <w:rPr>
            <w:rFonts w:ascii="Times New Roman" w:eastAsia="Times New Roman" w:hAnsi="Times New Roman" w:cs="Arial"/>
          </w:rPr>
          <w:delText xml:space="preserve">desired effect capability </w:delText>
        </w:r>
        <w:r w:rsidDel="00C870E9">
          <w:rPr>
            <w:rFonts w:ascii="Times New Roman" w:eastAsia="Times New Roman" w:hAnsi="Times New Roman" w:cs="Arial"/>
          </w:rPr>
          <w:delText xml:space="preserve">and the algorithm attempts to isolate those features into a model which allows for clustering of </w:delText>
        </w:r>
        <w:r w:rsidR="0011773D" w:rsidDel="00C870E9">
          <w:rPr>
            <w:rFonts w:ascii="Times New Roman" w:eastAsia="Times New Roman" w:hAnsi="Times New Roman" w:cs="Arial"/>
          </w:rPr>
          <w:delText>compounds</w:delText>
        </w:r>
        <w:r w:rsidDel="00C870E9">
          <w:rPr>
            <w:rFonts w:ascii="Times New Roman" w:eastAsia="Times New Roman" w:hAnsi="Times New Roman" w:cs="Arial"/>
          </w:rPr>
          <w:delText xml:space="preserve"> according to such classes. Such assumption relies on the fact that in different situations different features carry the most relevant data. </w:delText>
        </w:r>
        <w:bookmarkStart w:id="2672" w:name="_Toc489124849"/>
        <w:bookmarkStart w:id="2673" w:name="_Toc489124978"/>
        <w:bookmarkStart w:id="2674" w:name="_Toc489129964"/>
        <w:bookmarkStart w:id="2675" w:name="_Toc489130094"/>
        <w:bookmarkStart w:id="2676" w:name="_Toc489130753"/>
        <w:bookmarkEnd w:id="2672"/>
        <w:bookmarkEnd w:id="2673"/>
        <w:bookmarkEnd w:id="2674"/>
        <w:bookmarkEnd w:id="2675"/>
        <w:bookmarkEnd w:id="2676"/>
      </w:del>
    </w:p>
    <w:p w14:paraId="538096A9" w14:textId="2F32A976" w:rsidR="008E38FB" w:rsidDel="00C870E9" w:rsidRDefault="008E38FB" w:rsidP="00A9699E">
      <w:pPr>
        <w:suppressAutoHyphens/>
        <w:rPr>
          <w:del w:id="2677" w:author="Shy Alon" w:date="2017-07-28T12:14:00Z"/>
          <w:rFonts w:ascii="Times New Roman" w:eastAsia="Times New Roman" w:hAnsi="Times New Roman" w:cs="Arial"/>
        </w:rPr>
      </w:pPr>
      <w:del w:id="2678" w:author="Shy Alon" w:date="2017-07-28T12:14:00Z">
        <w:r w:rsidDel="00C870E9">
          <w:rPr>
            <w:rFonts w:ascii="Times New Roman" w:eastAsia="Times New Roman" w:hAnsi="Times New Roman" w:cs="Arial"/>
          </w:rPr>
          <w:delText xml:space="preserve">The purpose behind the tool is to identify potentially </w:delText>
        </w:r>
        <w:r w:rsidR="00972723" w:rsidDel="00C870E9">
          <w:rPr>
            <w:rFonts w:ascii="Times New Roman" w:eastAsia="Times New Roman" w:hAnsi="Times New Roman" w:cs="Arial"/>
          </w:rPr>
          <w:delText xml:space="preserve">effective compounds </w:delText>
        </w:r>
        <w:r w:rsidDel="00C870E9">
          <w:rPr>
            <w:rFonts w:ascii="Times New Roman" w:eastAsia="Times New Roman" w:hAnsi="Times New Roman" w:cs="Arial"/>
          </w:rPr>
          <w:delText>using</w:delText>
        </w:r>
        <w:r w:rsidR="00972723" w:rsidDel="00C870E9">
          <w:rPr>
            <w:rFonts w:ascii="Times New Roman" w:eastAsia="Times New Roman" w:hAnsi="Times New Roman" w:cs="Arial"/>
          </w:rPr>
          <w:delText xml:space="preserve"> previously known</w:delText>
        </w:r>
        <w:r w:rsidDel="00C870E9">
          <w:rPr>
            <w:rFonts w:ascii="Times New Roman" w:eastAsia="Times New Roman" w:hAnsi="Times New Roman" w:cs="Arial"/>
          </w:rPr>
          <w:delText xml:space="preserve"> information </w:delText>
        </w:r>
        <w:r w:rsidR="00972723" w:rsidDel="00C870E9">
          <w:rPr>
            <w:rFonts w:ascii="Times New Roman" w:eastAsia="Times New Roman" w:hAnsi="Times New Roman" w:cs="Arial"/>
          </w:rPr>
          <w:delText>about</w:delText>
        </w:r>
        <w:r w:rsidDel="00C870E9">
          <w:rPr>
            <w:rFonts w:ascii="Times New Roman" w:eastAsia="Times New Roman" w:hAnsi="Times New Roman" w:cs="Arial"/>
          </w:rPr>
          <w:delText xml:space="preserve"> a small number of </w:delText>
        </w:r>
        <w:r w:rsidR="00972723" w:rsidDel="00C870E9">
          <w:rPr>
            <w:rFonts w:ascii="Times New Roman" w:eastAsia="Times New Roman" w:hAnsi="Times New Roman" w:cs="Arial"/>
          </w:rPr>
          <w:delText>compounds</w:delText>
        </w:r>
        <w:r w:rsidDel="00C870E9">
          <w:rPr>
            <w:rFonts w:ascii="Times New Roman" w:eastAsia="Times New Roman" w:hAnsi="Times New Roman" w:cs="Arial"/>
          </w:rPr>
          <w:delText xml:space="preserve">. For </w:delText>
        </w:r>
        <w:r w:rsidR="004E36CB" w:rsidDel="00C870E9">
          <w:rPr>
            <w:rFonts w:ascii="Times New Roman" w:eastAsia="Times New Roman" w:hAnsi="Times New Roman" w:cs="Arial"/>
          </w:rPr>
          <w:delText>example,</w:delText>
        </w:r>
        <w:r w:rsidDel="00C870E9">
          <w:rPr>
            <w:rFonts w:ascii="Times New Roman" w:eastAsia="Times New Roman" w:hAnsi="Times New Roman" w:cs="Arial"/>
          </w:rPr>
          <w:delText xml:space="preserve"> if we </w:delText>
        </w:r>
        <w:r w:rsidR="004E36CB" w:rsidDel="00C870E9">
          <w:rPr>
            <w:rFonts w:ascii="Times New Roman" w:eastAsia="Times New Roman" w:hAnsi="Times New Roman" w:cs="Arial"/>
          </w:rPr>
          <w:delText xml:space="preserve">can tag a few of the </w:delText>
        </w:r>
        <w:r w:rsidR="00972723" w:rsidDel="00C870E9">
          <w:rPr>
            <w:rFonts w:ascii="Times New Roman" w:eastAsia="Times New Roman" w:hAnsi="Times New Roman" w:cs="Arial"/>
          </w:rPr>
          <w:delText>compounds</w:delText>
        </w:r>
        <w:r w:rsidR="004E36CB" w:rsidDel="00C870E9">
          <w:rPr>
            <w:rFonts w:ascii="Times New Roman" w:eastAsia="Times New Roman" w:hAnsi="Times New Roman" w:cs="Arial"/>
          </w:rPr>
          <w:delText xml:space="preserve"> we can – by association – estimate with a high probability of success whether the </w:delText>
        </w:r>
        <w:r w:rsidR="00972723" w:rsidDel="00C870E9">
          <w:rPr>
            <w:rFonts w:ascii="Times New Roman" w:eastAsia="Times New Roman" w:hAnsi="Times New Roman" w:cs="Arial"/>
          </w:rPr>
          <w:delText>compounds</w:delText>
        </w:r>
        <w:r w:rsidR="004E36CB" w:rsidDel="00C870E9">
          <w:rPr>
            <w:rFonts w:ascii="Times New Roman" w:eastAsia="Times New Roman" w:hAnsi="Times New Roman" w:cs="Arial"/>
          </w:rPr>
          <w:delText xml:space="preserve"> near them in the resulting map (such as in figure </w:delText>
        </w:r>
        <w:r w:rsidR="00A9699E" w:rsidDel="00C870E9">
          <w:rPr>
            <w:rFonts w:ascii="Times New Roman" w:eastAsia="Times New Roman" w:hAnsi="Times New Roman" w:cs="Arial"/>
          </w:rPr>
          <w:delText>4</w:delText>
        </w:r>
        <w:r w:rsidR="004E36CB" w:rsidDel="00C870E9">
          <w:rPr>
            <w:rFonts w:ascii="Times New Roman" w:eastAsia="Times New Roman" w:hAnsi="Times New Roman" w:cs="Arial"/>
          </w:rPr>
          <w:delText xml:space="preserve">) </w:delText>
        </w:r>
        <w:r w:rsidR="00972723" w:rsidDel="00C870E9">
          <w:rPr>
            <w:rFonts w:ascii="Times New Roman" w:eastAsia="Times New Roman" w:hAnsi="Times New Roman" w:cs="Arial"/>
          </w:rPr>
          <w:delText>have high effectiveness potential</w:delText>
        </w:r>
        <w:r w:rsidR="004E36CB" w:rsidDel="00C870E9">
          <w:rPr>
            <w:rFonts w:ascii="Times New Roman" w:eastAsia="Times New Roman" w:hAnsi="Times New Roman" w:cs="Arial"/>
          </w:rPr>
          <w:delText>.</w:delText>
        </w:r>
        <w:bookmarkStart w:id="2679" w:name="_Toc489124850"/>
        <w:bookmarkStart w:id="2680" w:name="_Toc489124979"/>
        <w:bookmarkStart w:id="2681" w:name="_Toc489129965"/>
        <w:bookmarkStart w:id="2682" w:name="_Toc489130095"/>
        <w:bookmarkStart w:id="2683" w:name="_Toc489130754"/>
        <w:bookmarkEnd w:id="2679"/>
        <w:bookmarkEnd w:id="2680"/>
        <w:bookmarkEnd w:id="2681"/>
        <w:bookmarkEnd w:id="2682"/>
        <w:bookmarkEnd w:id="2683"/>
      </w:del>
    </w:p>
    <w:p w14:paraId="05B6010A" w14:textId="335A9FFE" w:rsidR="00A9699E" w:rsidDel="00C870E9" w:rsidRDefault="00A9699E" w:rsidP="00A9699E">
      <w:pPr>
        <w:keepNext/>
        <w:suppressAutoHyphens/>
        <w:rPr>
          <w:del w:id="2684" w:author="Shy Alon" w:date="2017-07-28T12:14:00Z"/>
        </w:rPr>
      </w:pPr>
      <w:del w:id="2685" w:author="Shy Alon" w:date="2017-07-28T12:14:00Z">
        <w:r w:rsidDel="00C870E9">
          <w:rPr>
            <w:rFonts w:ascii="Times New Roman" w:eastAsia="Calibri" w:hAnsi="Times New Roman" w:cs="Arial"/>
            <w:noProof/>
          </w:rPr>
          <w:drawing>
            <wp:inline distT="0" distB="0" distL="0" distR="0" wp14:anchorId="60F59954" wp14:editId="0A4EEA6B">
              <wp:extent cx="5274310" cy="3953510"/>
              <wp:effectExtent l="0" t="0" r="8890" b="8890"/>
              <wp:docPr id="2" name="Picture 2" descr="t-SNE/Doc/Hill%20Climbing/Bitter/Bitter_quality_0.980_3n_0.325_6n_0.162_trustworthiness_0.727_number_1212608_feature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SNE/Doc/Hill%20Climbing/Bitter/Bitter_quality_0.980_3n_0.325_6n_0.162_trustworthiness_0.727_number_1212608_features_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bookmarkStart w:id="2686" w:name="_Toc489124851"/>
        <w:bookmarkStart w:id="2687" w:name="_Toc489124980"/>
        <w:bookmarkStart w:id="2688" w:name="_Toc489129966"/>
        <w:bookmarkStart w:id="2689" w:name="_Toc489130096"/>
        <w:bookmarkStart w:id="2690" w:name="_Toc489130755"/>
        <w:bookmarkEnd w:id="2686"/>
        <w:bookmarkEnd w:id="2687"/>
        <w:bookmarkEnd w:id="2688"/>
        <w:bookmarkEnd w:id="2689"/>
        <w:bookmarkEnd w:id="2690"/>
      </w:del>
    </w:p>
    <w:p w14:paraId="3467C3F8" w14:textId="6EA4F365" w:rsidR="004E36CB" w:rsidDel="00C870E9" w:rsidRDefault="00A9699E" w:rsidP="00A9699E">
      <w:pPr>
        <w:pStyle w:val="Caption"/>
        <w:jc w:val="center"/>
        <w:rPr>
          <w:del w:id="2691" w:author="Shy Alon" w:date="2017-07-28T12:14:00Z"/>
        </w:rPr>
      </w:pPr>
      <w:del w:id="2692" w:author="Shy Alon" w:date="2017-07-28T12:14:00Z">
        <w:r w:rsidDel="00C870E9">
          <w:delText xml:space="preserve">Figure </w:delText>
        </w:r>
        <w:r w:rsidR="00937424" w:rsidDel="00C870E9">
          <w:fldChar w:fldCharType="begin"/>
        </w:r>
        <w:r w:rsidR="00937424" w:rsidDel="00C870E9">
          <w:delInstrText xml:space="preserve"> SEQ Figure \* ARABIC </w:delInstrText>
        </w:r>
        <w:r w:rsidR="00937424" w:rsidDel="00C870E9">
          <w:fldChar w:fldCharType="separate"/>
        </w:r>
      </w:del>
      <w:del w:id="2693" w:author="Shy Alon" w:date="2017-07-05T22:58:00Z">
        <w:r w:rsidDel="00C91D56">
          <w:rPr>
            <w:noProof/>
          </w:rPr>
          <w:delText>4</w:delText>
        </w:r>
      </w:del>
      <w:del w:id="2694" w:author="Shy Alon" w:date="2017-07-28T12:14:00Z">
        <w:r w:rsidR="00937424" w:rsidDel="00C870E9">
          <w:rPr>
            <w:noProof/>
          </w:rPr>
          <w:fldChar w:fldCharType="end"/>
        </w:r>
        <w:r w:rsidDel="00C870E9">
          <w:rPr>
            <w:noProof/>
          </w:rPr>
          <w:delText xml:space="preserve"> Compounds Grouped by Bitterness</w:delText>
        </w:r>
        <w:bookmarkStart w:id="2695" w:name="_Toc489124852"/>
        <w:bookmarkStart w:id="2696" w:name="_Toc489124981"/>
        <w:bookmarkStart w:id="2697" w:name="_Toc489129967"/>
        <w:bookmarkStart w:id="2698" w:name="_Toc489130097"/>
        <w:bookmarkStart w:id="2699" w:name="_Toc489130756"/>
        <w:bookmarkEnd w:id="2695"/>
        <w:bookmarkEnd w:id="2696"/>
        <w:bookmarkEnd w:id="2697"/>
        <w:bookmarkEnd w:id="2698"/>
        <w:bookmarkEnd w:id="2699"/>
      </w:del>
    </w:p>
    <w:p w14:paraId="720E7763" w14:textId="00B392B9" w:rsidR="00151AA8" w:rsidRPr="00E73FED" w:rsidRDefault="00151AA8" w:rsidP="00151AA8">
      <w:pPr>
        <w:pStyle w:val="Heading1"/>
        <w:numPr>
          <w:ilvl w:val="0"/>
          <w:numId w:val="58"/>
        </w:numPr>
        <w:rPr>
          <w:ins w:id="2700" w:author="Shy Alon" w:date="2017-07-28T16:36:00Z"/>
        </w:rPr>
      </w:pPr>
      <w:bookmarkStart w:id="2701" w:name="_Toc489130757"/>
      <w:ins w:id="2702" w:author="Shy Alon" w:date="2017-07-28T16:37:00Z">
        <w:r>
          <w:t>Model Testing and Validating</w:t>
        </w:r>
      </w:ins>
      <w:bookmarkEnd w:id="2701"/>
    </w:p>
    <w:p w14:paraId="30070A93" w14:textId="7708D85C" w:rsidR="00151AA8" w:rsidRDefault="006E6095" w:rsidP="00151AA8">
      <w:pPr>
        <w:pStyle w:val="Heading2"/>
        <w:numPr>
          <w:ilvl w:val="1"/>
          <w:numId w:val="58"/>
        </w:numPr>
        <w:rPr>
          <w:ins w:id="2703" w:author="Shy Alon" w:date="2017-07-28T16:36:00Z"/>
        </w:rPr>
      </w:pPr>
      <w:bookmarkStart w:id="2704" w:name="_Toc489130758"/>
      <w:ins w:id="2705" w:author="Shy Alon" w:date="2017-07-28T17:59:00Z">
        <w:r>
          <w:t>Testing</w:t>
        </w:r>
      </w:ins>
      <w:bookmarkEnd w:id="2704"/>
    </w:p>
    <w:p w14:paraId="192D7BC0" w14:textId="5080B405" w:rsidR="00151AA8" w:rsidRPr="00E73FED" w:rsidRDefault="007B0953" w:rsidP="00151AA8">
      <w:pPr>
        <w:pStyle w:val="Heading3"/>
        <w:rPr>
          <w:ins w:id="2706" w:author="Shy Alon" w:date="2017-07-28T16:36:00Z"/>
        </w:rPr>
      </w:pPr>
      <w:bookmarkStart w:id="2707" w:name="_Toc489130759"/>
      <w:ins w:id="2708" w:author="Shy Alon" w:date="2017-07-28T18:08:00Z">
        <w:r>
          <w:t>Method</w:t>
        </w:r>
      </w:ins>
      <w:ins w:id="2709" w:author="Shy Alon" w:date="2017-07-28T18:11:00Z">
        <w:r w:rsidR="00F45482">
          <w:t>ology</w:t>
        </w:r>
      </w:ins>
      <w:bookmarkEnd w:id="2707"/>
    </w:p>
    <w:p w14:paraId="670B6C1D" w14:textId="79EE747B" w:rsidR="00EF70BB" w:rsidRDefault="00F45482" w:rsidP="00151AA8">
      <w:pPr>
        <w:rPr>
          <w:ins w:id="2710" w:author="Shy Alon" w:date="2017-07-28T20:11:00Z"/>
        </w:rPr>
        <w:pPrChange w:id="2711" w:author="Shy Alon" w:date="2017-07-28T16:37:00Z">
          <w:pPr>
            <w:pStyle w:val="Heading1"/>
          </w:pPr>
        </w:pPrChange>
      </w:pPr>
      <w:ins w:id="2712" w:author="Shy Alon" w:date="2017-07-28T18:20:00Z">
        <w:r>
          <w:t xml:space="preserve">In order to test the system smaller </w:t>
        </w:r>
        <w:r w:rsidR="00225A72">
          <w:t>real-world</w:t>
        </w:r>
        <w:r>
          <w:t xml:space="preserve"> </w:t>
        </w:r>
        <w:r w:rsidR="00225A72">
          <w:t>datasets</w:t>
        </w:r>
      </w:ins>
      <w:ins w:id="2713" w:author="Shy Alon" w:date="2017-07-28T21:24:00Z">
        <w:r w:rsidR="00467AE7">
          <w:t xml:space="preserve">, from the </w:t>
        </w:r>
        <w:r w:rsidR="00CF3D65">
          <w:t>pharmaceutical domain as well as from the financial domain,</w:t>
        </w:r>
      </w:ins>
      <w:ins w:id="2714" w:author="Shy Alon" w:date="2017-07-28T18:20:00Z">
        <w:r w:rsidR="00225A72">
          <w:t xml:space="preserve"> were used. These data sets are simple enough</w:t>
        </w:r>
      </w:ins>
      <w:ins w:id="2715" w:author="Shy Alon" w:date="2017-07-28T18:22:00Z">
        <w:r w:rsidR="00225A72">
          <w:t xml:space="preserve"> and small enough</w:t>
        </w:r>
      </w:ins>
      <w:ins w:id="2716" w:author="Shy Alon" w:date="2017-07-28T18:20:00Z">
        <w:r w:rsidR="00225A72">
          <w:t xml:space="preserve"> t</w:t>
        </w:r>
      </w:ins>
      <w:ins w:id="2717" w:author="Shy Alon" w:date="2017-07-28T18:21:00Z">
        <w:r w:rsidR="00225A72">
          <w:t>o be able to visually determine the success of the system in separating the dataset in accordance with the compounds’ tagging.</w:t>
        </w:r>
      </w:ins>
      <w:ins w:id="2718" w:author="Shy Alon" w:date="2017-07-28T18:39:00Z">
        <w:r w:rsidR="00203DC5">
          <w:rPr>
            <w:rFonts w:hint="cs"/>
            <w:rtl/>
          </w:rPr>
          <w:t xml:space="preserve"> </w:t>
        </w:r>
      </w:ins>
    </w:p>
    <w:p w14:paraId="2FD44561" w14:textId="0E2B9A88" w:rsidR="00FF7B19" w:rsidRDefault="00FF7B19" w:rsidP="00151AA8">
      <w:pPr>
        <w:rPr>
          <w:ins w:id="2719" w:author="Shy Alon" w:date="2017-07-29T16:25:00Z"/>
        </w:rPr>
        <w:pPrChange w:id="2720" w:author="Shy Alon" w:date="2017-07-28T16:37:00Z">
          <w:pPr>
            <w:pStyle w:val="Heading1"/>
          </w:pPr>
        </w:pPrChange>
      </w:pPr>
      <w:ins w:id="2721" w:author="Shy Alon" w:date="2017-07-28T20:11:00Z">
        <w:r>
          <w:t>Since the data is separate from the tags and the model is</w:t>
        </w:r>
        <w:r w:rsidR="00713C4D">
          <w:t xml:space="preserve"> not</w:t>
        </w:r>
        <w:r>
          <w:t xml:space="preserve"> </w:t>
        </w:r>
        <w:r w:rsidR="00713C4D">
          <w:t>persistent</w:t>
        </w:r>
        <w:r>
          <w:t xml:space="preserve"> </w:t>
        </w:r>
        <w:r w:rsidR="00713C4D">
          <w:t xml:space="preserve">there is no need to perform cross validation </w:t>
        </w:r>
      </w:ins>
      <w:ins w:id="2722" w:author="Shy Alon" w:date="2017-07-28T20:12:00Z">
        <w:r w:rsidR="00713C4D">
          <w:t>and we can use the entire span of the data to generate the results.</w:t>
        </w:r>
      </w:ins>
    </w:p>
    <w:p w14:paraId="59373B07" w14:textId="4610B301" w:rsidR="00D41157" w:rsidRDefault="00D41157" w:rsidP="00D41157">
      <w:pPr>
        <w:pStyle w:val="Heading3"/>
        <w:rPr>
          <w:ins w:id="2723" w:author="Shy Alon" w:date="2017-07-29T16:25:00Z"/>
        </w:rPr>
      </w:pPr>
      <w:bookmarkStart w:id="2724" w:name="_Toc489130760"/>
      <w:ins w:id="2725" w:author="Shy Alon" w:date="2017-07-29T16:25:00Z">
        <w:r>
          <w:t>Image Title</w:t>
        </w:r>
        <w:bookmarkEnd w:id="2724"/>
      </w:ins>
    </w:p>
    <w:p w14:paraId="39D3FB45" w14:textId="2A14FDDB" w:rsidR="00D41157" w:rsidRDefault="00D41157" w:rsidP="00D41157">
      <w:pPr>
        <w:rPr>
          <w:ins w:id="2726" w:author="Shy Alon" w:date="2017-07-29T16:25:00Z"/>
        </w:rPr>
        <w:pPrChange w:id="2727" w:author="Shy Alon" w:date="2017-07-28T16:37:00Z">
          <w:pPr>
            <w:pStyle w:val="Heading1"/>
          </w:pPr>
        </w:pPrChange>
      </w:pPr>
      <w:ins w:id="2728" w:author="Shy Alon" w:date="2017-07-29T16:25:00Z">
        <w:r>
          <w:t>In all of the following example the images are presented with their original titles which contain the following information:</w:t>
        </w:r>
      </w:ins>
    </w:p>
    <w:p w14:paraId="5DEB3A38" w14:textId="67A56786" w:rsidR="00D41157" w:rsidRDefault="00D41157" w:rsidP="00D41157">
      <w:pPr>
        <w:rPr>
          <w:ins w:id="2729" w:author="Shy Alon" w:date="2017-07-29T16:28:00Z"/>
        </w:rPr>
        <w:pPrChange w:id="2730" w:author="Shy Alon" w:date="2017-07-28T16:37:00Z">
          <w:pPr>
            <w:pStyle w:val="Heading1"/>
          </w:pPr>
        </w:pPrChange>
      </w:pPr>
      <w:ins w:id="2731" w:author="Shy Alon" w:date="2017-07-29T16:28:00Z">
        <w:r w:rsidRPr="008050CD">
          <w:rPr>
            <w:b/>
            <w:rPrChange w:id="2732" w:author="Shy Alon" w:date="2017-07-29T16:33:00Z">
              <w:rPr/>
            </w:rPrChange>
          </w:rPr>
          <w:t>Name</w:t>
        </w:r>
      </w:ins>
      <w:ins w:id="2733" w:author="Shy Alon" w:date="2017-07-29T16:29:00Z">
        <w:r w:rsidRPr="008050CD">
          <w:rPr>
            <w:b/>
            <w:rPrChange w:id="2734" w:author="Shy Alon" w:date="2017-07-29T16:33:00Z">
              <w:rPr/>
            </w:rPrChange>
          </w:rPr>
          <w:t xml:space="preserve">: </w:t>
        </w:r>
        <w:r w:rsidRPr="008050CD">
          <w:rPr>
            <w:b/>
            <w:rPrChange w:id="2735" w:author="Shy Alon" w:date="2017-07-29T16:33:00Z">
              <w:rPr/>
            </w:rPrChange>
          </w:rPr>
          <w:tab/>
        </w:r>
        <w:r w:rsidRPr="008050CD">
          <w:rPr>
            <w:b/>
            <w:rPrChange w:id="2736" w:author="Shy Alon" w:date="2017-07-29T16:33:00Z">
              <w:rPr/>
            </w:rPrChange>
          </w:rPr>
          <w:tab/>
        </w:r>
        <w:r w:rsidRPr="008050CD">
          <w:rPr>
            <w:b/>
            <w:rPrChange w:id="2737" w:author="Shy Alon" w:date="2017-07-29T16:33:00Z">
              <w:rPr/>
            </w:rPrChange>
          </w:rPr>
          <w:tab/>
        </w:r>
      </w:ins>
      <w:ins w:id="2738" w:author="Shy Alon" w:date="2017-07-29T16:31:00Z">
        <w:r w:rsidRPr="008050CD">
          <w:rPr>
            <w:b/>
            <w:rPrChange w:id="2739" w:author="Shy Alon" w:date="2017-07-29T16:33:00Z">
              <w:rPr/>
            </w:rPrChange>
          </w:rPr>
          <w:tab/>
        </w:r>
      </w:ins>
      <w:ins w:id="2740" w:author="Shy Alon" w:date="2017-07-29T16:29:00Z">
        <w:r>
          <w:t>The name of the dataset.</w:t>
        </w:r>
      </w:ins>
    </w:p>
    <w:p w14:paraId="2F7C8F9C" w14:textId="6312C00C" w:rsidR="00D41157" w:rsidRDefault="00D41157" w:rsidP="00D41157">
      <w:pPr>
        <w:rPr>
          <w:ins w:id="2741" w:author="Shy Alon" w:date="2017-07-29T16:28:00Z"/>
        </w:rPr>
        <w:pPrChange w:id="2742" w:author="Shy Alon" w:date="2017-07-28T16:37:00Z">
          <w:pPr>
            <w:pStyle w:val="Heading1"/>
          </w:pPr>
        </w:pPrChange>
      </w:pPr>
      <w:ins w:id="2743" w:author="Shy Alon" w:date="2017-07-29T16:29:00Z">
        <w:r w:rsidRPr="008050CD">
          <w:rPr>
            <w:b/>
            <w:rPrChange w:id="2744" w:author="Shy Alon" w:date="2017-07-29T16:33:00Z">
              <w:rPr/>
            </w:rPrChange>
          </w:rPr>
          <w:t>Separated feature:</w:t>
        </w:r>
        <w:r w:rsidRPr="008050CD">
          <w:rPr>
            <w:b/>
            <w:rPrChange w:id="2745" w:author="Shy Alon" w:date="2017-07-29T16:33:00Z">
              <w:rPr/>
            </w:rPrChange>
          </w:rPr>
          <w:tab/>
        </w:r>
      </w:ins>
      <w:ins w:id="2746" w:author="Shy Alon" w:date="2017-07-29T16:31:00Z">
        <w:r w:rsidRPr="008050CD">
          <w:rPr>
            <w:b/>
            <w:rPrChange w:id="2747" w:author="Shy Alon" w:date="2017-07-29T16:33:00Z">
              <w:rPr/>
            </w:rPrChange>
          </w:rPr>
          <w:tab/>
        </w:r>
      </w:ins>
      <w:ins w:id="2748" w:author="Shy Alon" w:date="2017-07-29T16:29:00Z">
        <w:r>
          <w:t xml:space="preserve">The name of the </w:t>
        </w:r>
      </w:ins>
      <w:ins w:id="2749" w:author="Shy Alon" w:date="2017-07-29T16:30:00Z">
        <w:r>
          <w:t>sought-after</w:t>
        </w:r>
      </w:ins>
      <w:ins w:id="2750" w:author="Shy Alon" w:date="2017-07-29T16:29:00Z">
        <w:r>
          <w:t xml:space="preserve"> tag.</w:t>
        </w:r>
      </w:ins>
    </w:p>
    <w:p w14:paraId="779D498C" w14:textId="36AC0C44" w:rsidR="00D41157" w:rsidRDefault="00D41157" w:rsidP="00D41157">
      <w:pPr>
        <w:rPr>
          <w:ins w:id="2751" w:author="Shy Alon" w:date="2017-07-29T16:28:00Z"/>
        </w:rPr>
        <w:pPrChange w:id="2752" w:author="Shy Alon" w:date="2017-07-28T16:37:00Z">
          <w:pPr>
            <w:pStyle w:val="Heading1"/>
          </w:pPr>
        </w:pPrChange>
      </w:pPr>
      <w:ins w:id="2753" w:author="Shy Alon" w:date="2017-07-29T16:30:00Z">
        <w:r w:rsidRPr="008050CD">
          <w:rPr>
            <w:b/>
            <w:rPrChange w:id="2754" w:author="Shy Alon" w:date="2017-07-29T16:33:00Z">
              <w:rPr/>
            </w:rPrChange>
          </w:rPr>
          <w:t>Single</w:t>
        </w:r>
      </w:ins>
      <w:ins w:id="2755" w:author="Shy Alon" w:date="2017-07-29T16:29:00Z">
        <w:r w:rsidRPr="008050CD">
          <w:rPr>
            <w:b/>
            <w:rPrChange w:id="2756" w:author="Shy Alon" w:date="2017-07-29T16:33:00Z">
              <w:rPr/>
            </w:rPrChange>
          </w:rPr>
          <w:t xml:space="preserve"> neighbor quality</w:t>
        </w:r>
      </w:ins>
      <w:ins w:id="2757" w:author="Shy Alon" w:date="2017-07-29T16:30:00Z">
        <w:r w:rsidRPr="008050CD">
          <w:rPr>
            <w:b/>
            <w:rPrChange w:id="2758" w:author="Shy Alon" w:date="2017-07-29T16:33:00Z">
              <w:rPr/>
            </w:rPrChange>
          </w:rPr>
          <w:t>:</w:t>
        </w:r>
        <w:r w:rsidRPr="008050CD">
          <w:rPr>
            <w:b/>
            <w:rPrChange w:id="2759" w:author="Shy Alon" w:date="2017-07-29T16:33:00Z">
              <w:rPr/>
            </w:rPrChange>
          </w:rPr>
          <w:tab/>
        </w:r>
      </w:ins>
      <w:ins w:id="2760" w:author="Shy Alon" w:date="2017-07-29T16:31:00Z">
        <w:r w:rsidRPr="008050CD">
          <w:rPr>
            <w:b/>
            <w:rPrChange w:id="2761" w:author="Shy Alon" w:date="2017-07-29T16:33:00Z">
              <w:rPr/>
            </w:rPrChange>
          </w:rPr>
          <w:tab/>
        </w:r>
      </w:ins>
      <w:ins w:id="2762" w:author="Shy Alon" w:date="2017-07-29T16:30:00Z">
        <w:r>
          <w:t>The quality calculated by single nearest neighbor.</w:t>
        </w:r>
      </w:ins>
    </w:p>
    <w:p w14:paraId="3851D1D6" w14:textId="260FB352" w:rsidR="00D41157" w:rsidRDefault="00D41157" w:rsidP="00D41157">
      <w:pPr>
        <w:rPr>
          <w:ins w:id="2763" w:author="Shy Alon" w:date="2017-07-29T16:30:00Z"/>
        </w:rPr>
      </w:pPr>
      <w:ins w:id="2764" w:author="Shy Alon" w:date="2017-07-29T16:30:00Z">
        <w:r w:rsidRPr="008050CD">
          <w:rPr>
            <w:b/>
            <w:rPrChange w:id="2765" w:author="Shy Alon" w:date="2017-07-29T16:33:00Z">
              <w:rPr/>
            </w:rPrChange>
          </w:rPr>
          <w:t>Three neighbors quality:</w:t>
        </w:r>
        <w:r w:rsidRPr="008050CD">
          <w:rPr>
            <w:b/>
            <w:rPrChange w:id="2766" w:author="Shy Alon" w:date="2017-07-29T16:33:00Z">
              <w:rPr/>
            </w:rPrChange>
          </w:rPr>
          <w:tab/>
        </w:r>
        <w:r>
          <w:t xml:space="preserve">The quality calculated by </w:t>
        </w:r>
      </w:ins>
      <w:ins w:id="2767" w:author="Shy Alon" w:date="2017-07-29T16:31:00Z">
        <w:r>
          <w:t>two out of three</w:t>
        </w:r>
      </w:ins>
      <w:ins w:id="2768" w:author="Shy Alon" w:date="2017-07-29T16:30:00Z">
        <w:r>
          <w:t xml:space="preserve"> nearest neighbor</w:t>
        </w:r>
      </w:ins>
      <w:ins w:id="2769" w:author="Shy Alon" w:date="2017-07-29T16:31:00Z">
        <w:r>
          <w:t>s</w:t>
        </w:r>
      </w:ins>
      <w:ins w:id="2770" w:author="Shy Alon" w:date="2017-07-29T16:30:00Z">
        <w:r>
          <w:t>.</w:t>
        </w:r>
      </w:ins>
    </w:p>
    <w:p w14:paraId="05DBA955" w14:textId="111A34AB" w:rsidR="00D41157" w:rsidRDefault="00D41157" w:rsidP="00D41157">
      <w:pPr>
        <w:rPr>
          <w:ins w:id="2771" w:author="Shy Alon" w:date="2017-07-29T16:30:00Z"/>
        </w:rPr>
      </w:pPr>
      <w:ins w:id="2772" w:author="Shy Alon" w:date="2017-07-29T16:31:00Z">
        <w:r w:rsidRPr="008050CD">
          <w:rPr>
            <w:b/>
            <w:rPrChange w:id="2773" w:author="Shy Alon" w:date="2017-07-29T16:33:00Z">
              <w:rPr/>
            </w:rPrChange>
          </w:rPr>
          <w:t>Five</w:t>
        </w:r>
      </w:ins>
      <w:ins w:id="2774" w:author="Shy Alon" w:date="2017-07-29T16:30:00Z">
        <w:r w:rsidRPr="008050CD">
          <w:rPr>
            <w:b/>
            <w:rPrChange w:id="2775" w:author="Shy Alon" w:date="2017-07-29T16:33:00Z">
              <w:rPr/>
            </w:rPrChange>
          </w:rPr>
          <w:t xml:space="preserve"> neighbor</w:t>
        </w:r>
      </w:ins>
      <w:ins w:id="2776" w:author="Shy Alon" w:date="2017-07-29T16:31:00Z">
        <w:r w:rsidRPr="008050CD">
          <w:rPr>
            <w:b/>
            <w:rPrChange w:id="2777" w:author="Shy Alon" w:date="2017-07-29T16:33:00Z">
              <w:rPr/>
            </w:rPrChange>
          </w:rPr>
          <w:t>s</w:t>
        </w:r>
      </w:ins>
      <w:ins w:id="2778" w:author="Shy Alon" w:date="2017-07-29T16:30:00Z">
        <w:r w:rsidRPr="008050CD">
          <w:rPr>
            <w:b/>
            <w:rPrChange w:id="2779" w:author="Shy Alon" w:date="2017-07-29T16:33:00Z">
              <w:rPr/>
            </w:rPrChange>
          </w:rPr>
          <w:t xml:space="preserve"> quality:</w:t>
        </w:r>
        <w:r w:rsidRPr="008050CD">
          <w:rPr>
            <w:b/>
            <w:rPrChange w:id="2780" w:author="Shy Alon" w:date="2017-07-29T16:33:00Z">
              <w:rPr/>
            </w:rPrChange>
          </w:rPr>
          <w:tab/>
        </w:r>
      </w:ins>
      <w:ins w:id="2781" w:author="Shy Alon" w:date="2017-07-29T16:31:00Z">
        <w:r w:rsidRPr="008050CD">
          <w:rPr>
            <w:b/>
            <w:rPrChange w:id="2782" w:author="Shy Alon" w:date="2017-07-29T16:33:00Z">
              <w:rPr/>
            </w:rPrChange>
          </w:rPr>
          <w:tab/>
        </w:r>
      </w:ins>
      <w:ins w:id="2783" w:author="Shy Alon" w:date="2017-07-29T16:30:00Z">
        <w:r>
          <w:t xml:space="preserve">The quality calculated by </w:t>
        </w:r>
      </w:ins>
      <w:ins w:id="2784" w:author="Shy Alon" w:date="2017-07-29T16:31:00Z">
        <w:r>
          <w:t>three out of five</w:t>
        </w:r>
      </w:ins>
      <w:ins w:id="2785" w:author="Shy Alon" w:date="2017-07-29T16:30:00Z">
        <w:r>
          <w:t xml:space="preserve"> nearest neighbor</w:t>
        </w:r>
      </w:ins>
      <w:ins w:id="2786" w:author="Shy Alon" w:date="2017-07-29T16:31:00Z">
        <w:r w:rsidR="008050CD">
          <w:t>s</w:t>
        </w:r>
      </w:ins>
      <w:ins w:id="2787" w:author="Shy Alon" w:date="2017-07-29T16:30:00Z">
        <w:r>
          <w:t>.</w:t>
        </w:r>
      </w:ins>
    </w:p>
    <w:p w14:paraId="0159CC07" w14:textId="2F543334" w:rsidR="00D41157" w:rsidRDefault="008050CD" w:rsidP="00D41157">
      <w:pPr>
        <w:rPr>
          <w:ins w:id="2788" w:author="Shy Alon" w:date="2017-07-29T16:28:00Z"/>
        </w:rPr>
        <w:pPrChange w:id="2789" w:author="Shy Alon" w:date="2017-07-28T16:37:00Z">
          <w:pPr>
            <w:pStyle w:val="Heading1"/>
          </w:pPr>
        </w:pPrChange>
      </w:pPr>
      <w:ins w:id="2790" w:author="Shy Alon" w:date="2017-07-29T16:32:00Z">
        <w:r w:rsidRPr="008050CD">
          <w:rPr>
            <w:b/>
            <w:rPrChange w:id="2791" w:author="Shy Alon" w:date="2017-07-29T16:33:00Z">
              <w:rPr/>
            </w:rPrChange>
          </w:rPr>
          <w:t>Trust level:</w:t>
        </w:r>
        <w:r w:rsidRPr="008050CD">
          <w:rPr>
            <w:b/>
            <w:rPrChange w:id="2792" w:author="Shy Alon" w:date="2017-07-29T16:33:00Z">
              <w:rPr/>
            </w:rPrChange>
          </w:rPr>
          <w:tab/>
        </w:r>
        <w:r w:rsidRPr="008050CD">
          <w:rPr>
            <w:b/>
            <w:rPrChange w:id="2793" w:author="Shy Alon" w:date="2017-07-29T16:33:00Z">
              <w:rPr/>
            </w:rPrChange>
          </w:rPr>
          <w:tab/>
        </w:r>
        <w:r w:rsidRPr="008050CD">
          <w:rPr>
            <w:b/>
            <w:rPrChange w:id="2794" w:author="Shy Alon" w:date="2017-07-29T16:33:00Z">
              <w:rPr/>
            </w:rPrChange>
          </w:rPr>
          <w:tab/>
        </w:r>
        <w:r>
          <w:t>The clustering quality metric.</w:t>
        </w:r>
      </w:ins>
    </w:p>
    <w:p w14:paraId="025B9347" w14:textId="4C3F3960" w:rsidR="00D41157" w:rsidRDefault="008050CD" w:rsidP="00D41157">
      <w:pPr>
        <w:rPr>
          <w:ins w:id="2795" w:author="Shy Alon" w:date="2017-07-29T16:32:00Z"/>
        </w:rPr>
        <w:pPrChange w:id="2796" w:author="Shy Alon" w:date="2017-07-28T16:37:00Z">
          <w:pPr>
            <w:pStyle w:val="Heading1"/>
          </w:pPr>
        </w:pPrChange>
      </w:pPr>
      <w:ins w:id="2797" w:author="Shy Alon" w:date="2017-07-29T16:32:00Z">
        <w:r w:rsidRPr="008050CD">
          <w:rPr>
            <w:b/>
            <w:rPrChange w:id="2798" w:author="Shy Alon" w:date="2017-07-29T16:33:00Z">
              <w:rPr/>
            </w:rPrChange>
          </w:rPr>
          <w:t>Selected features</w:t>
        </w:r>
        <w:r w:rsidRPr="008050CD">
          <w:rPr>
            <w:b/>
            <w:rPrChange w:id="2799" w:author="Shy Alon" w:date="2017-07-29T16:33:00Z">
              <w:rPr/>
            </w:rPrChange>
          </w:rPr>
          <w:tab/>
        </w:r>
        <w:r w:rsidRPr="008050CD">
          <w:rPr>
            <w:b/>
            <w:rPrChange w:id="2800" w:author="Shy Alon" w:date="2017-07-29T16:33:00Z">
              <w:rPr/>
            </w:rPrChange>
          </w:rPr>
          <w:tab/>
        </w:r>
        <w:r>
          <w:t>The selected features encoded in hexadecimal string.</w:t>
        </w:r>
      </w:ins>
    </w:p>
    <w:p w14:paraId="308904F9" w14:textId="164A5850" w:rsidR="008050CD" w:rsidRDefault="008050CD" w:rsidP="00D41157">
      <w:pPr>
        <w:rPr>
          <w:ins w:id="2801" w:author="Shy Alon" w:date="2017-07-28T18:22:00Z"/>
        </w:rPr>
        <w:pPrChange w:id="2802" w:author="Shy Alon" w:date="2017-07-28T16:37:00Z">
          <w:pPr>
            <w:pStyle w:val="Heading1"/>
          </w:pPr>
        </w:pPrChange>
      </w:pPr>
      <w:ins w:id="2803" w:author="Shy Alon" w:date="2017-07-29T16:33:00Z">
        <w:r>
          <w:t>The features are encoded binarily and displayed in hexadecimal form</w:t>
        </w:r>
      </w:ins>
      <w:ins w:id="2804" w:author="Shy Alon" w:date="2017-07-29T16:34:00Z">
        <w:r>
          <w:t xml:space="preserve"> with each letter representing 4 features</w:t>
        </w:r>
      </w:ins>
      <w:ins w:id="2805" w:author="Shy Alon" w:date="2017-07-29T16:33:00Z">
        <w:r>
          <w:t xml:space="preserve">. For example </w:t>
        </w:r>
      </w:ins>
      <w:ins w:id="2806" w:author="Shy Alon" w:date="2017-07-29T16:34:00Z">
        <w:r>
          <w:t>if we have the following 10 features 0110101011</w:t>
        </w:r>
      </w:ins>
      <w:ins w:id="2807" w:author="Shy Alon" w:date="2017-07-29T16:35:00Z">
        <w:r>
          <w:t xml:space="preserve"> they will be represented as </w:t>
        </w:r>
      </w:ins>
      <w:ins w:id="2808" w:author="Shy Alon" w:date="2017-07-29T16:36:00Z">
        <w:r>
          <w:t>1A</w:t>
        </w:r>
      </w:ins>
      <w:ins w:id="2809" w:author="Shy Alon" w:date="2017-07-29T16:35:00Z">
        <w:r>
          <w:t>B</w:t>
        </w:r>
      </w:ins>
      <w:ins w:id="2810" w:author="Shy Alon" w:date="2017-07-29T16:36:00Z">
        <w:r>
          <w:t>.</w:t>
        </w:r>
      </w:ins>
    </w:p>
    <w:p w14:paraId="5CC93FBE" w14:textId="2A5271E1" w:rsidR="00225A72" w:rsidRDefault="00177186" w:rsidP="00CF3D65">
      <w:pPr>
        <w:pStyle w:val="Heading3"/>
        <w:rPr>
          <w:ins w:id="2811" w:author="Shy Alon" w:date="2017-07-28T21:30:00Z"/>
        </w:rPr>
        <w:pPrChange w:id="2812" w:author="Shy Alon" w:date="2017-07-28T21:30:00Z">
          <w:pPr>
            <w:pStyle w:val="Heading1"/>
          </w:pPr>
        </w:pPrChange>
      </w:pPr>
      <w:bookmarkStart w:id="2813" w:name="_Toc489130761"/>
      <w:ins w:id="2814" w:author="Shy Alon" w:date="2017-07-28T23:25:00Z">
        <w:r>
          <w:t>Random</w:t>
        </w:r>
      </w:ins>
      <w:ins w:id="2815" w:author="Shy Alon" w:date="2017-07-28T21:30:00Z">
        <w:r w:rsidR="00CF3D65">
          <w:t xml:space="preserve"> Dataset</w:t>
        </w:r>
        <w:bookmarkEnd w:id="2813"/>
      </w:ins>
    </w:p>
    <w:p w14:paraId="1A39BFB1" w14:textId="1C143F0F" w:rsidR="00177186" w:rsidRDefault="00177186" w:rsidP="00CF3D65">
      <w:pPr>
        <w:rPr>
          <w:ins w:id="2816" w:author="Shy Alon" w:date="2017-07-28T23:32:00Z"/>
        </w:rPr>
        <w:pPrChange w:id="2817" w:author="Shy Alon" w:date="2017-07-28T21:30:00Z">
          <w:pPr>
            <w:pStyle w:val="Heading1"/>
          </w:pPr>
        </w:pPrChange>
      </w:pPr>
      <w:ins w:id="2818" w:author="Shy Alon" w:date="2017-07-28T23:25:00Z">
        <w:r>
          <w:t xml:space="preserve">For the sake of </w:t>
        </w:r>
      </w:ins>
      <w:ins w:id="2819" w:author="Shy Alon" w:date="2017-07-28T23:28:00Z">
        <w:r>
          <w:t>completeness,</w:t>
        </w:r>
      </w:ins>
      <w:ins w:id="2820" w:author="Shy Alon" w:date="2017-07-28T23:25:00Z">
        <w:r>
          <w:t xml:space="preserve"> </w:t>
        </w:r>
      </w:ins>
      <w:ins w:id="2821" w:author="Shy Alon" w:date="2017-07-28T23:27:00Z">
        <w:r>
          <w:t xml:space="preserve">a random dataset was generated </w:t>
        </w:r>
      </w:ins>
      <w:ins w:id="2822" w:author="Shy Alon" w:date="2017-07-28T23:31:00Z">
        <w:r>
          <w:t>(500 samples of 24 features</w:t>
        </w:r>
      </w:ins>
      <w:ins w:id="2823" w:author="Shy Alon" w:date="2017-07-28T23:36:00Z">
        <w:r w:rsidR="009B1FD6">
          <w:t xml:space="preserve"> tagged 0 and 1</w:t>
        </w:r>
      </w:ins>
      <w:ins w:id="2824" w:author="Shy Alon" w:date="2017-07-28T23:31:00Z">
        <w:r>
          <w:t xml:space="preserve">) </w:t>
        </w:r>
      </w:ins>
      <w:ins w:id="2825" w:author="Shy Alon" w:date="2017-07-28T23:27:00Z">
        <w:r>
          <w:t xml:space="preserve">and analyzed by the system. Since the system </w:t>
        </w:r>
      </w:ins>
      <w:ins w:id="2826" w:author="Shy Alon" w:date="2017-07-28T23:28:00Z">
        <w:r>
          <w:t>employs</w:t>
        </w:r>
      </w:ins>
      <w:ins w:id="2827" w:author="Shy Alon" w:date="2017-07-28T23:27:00Z">
        <w:r>
          <w:t xml:space="preserve"> </w:t>
        </w:r>
      </w:ins>
      <w:ins w:id="2828" w:author="Shy Alon" w:date="2017-07-28T23:28:00Z">
        <w:r>
          <w:t xml:space="preserve">intelligent feature selection it was expected that the resulting map, utilized </w:t>
        </w:r>
      </w:ins>
      <w:ins w:id="2829" w:author="Shy Alon" w:date="2017-07-28T23:29:00Z">
        <w:r>
          <w:t>by the features best fitting the tags, would result in a slightly better than random</w:t>
        </w:r>
      </w:ins>
      <w:ins w:id="2830" w:author="Shy Alon" w:date="2017-07-28T23:30:00Z">
        <w:r>
          <w:t xml:space="preserve"> quality score.</w:t>
        </w:r>
      </w:ins>
    </w:p>
    <w:p w14:paraId="64DE9061" w14:textId="724F7706" w:rsidR="00177186" w:rsidRDefault="00177186" w:rsidP="00177186">
      <w:pPr>
        <w:keepNext/>
        <w:rPr>
          <w:ins w:id="2831" w:author="Shy Alon" w:date="2017-07-28T23:33:00Z"/>
        </w:rPr>
        <w:pPrChange w:id="2832" w:author="Shy Alon" w:date="2017-07-28T23:33:00Z">
          <w:pPr/>
        </w:pPrChange>
      </w:pPr>
      <w:ins w:id="2833" w:author="Shy Alon" w:date="2017-07-28T23:32:00Z">
        <w:r>
          <w:rPr>
            <w:noProof/>
          </w:rPr>
          <w:lastRenderedPageBreak/>
          <w:drawing>
            <wp:inline distT="0" distB="0" distL="0" distR="0" wp14:anchorId="7FB00645" wp14:editId="58D05073">
              <wp:extent cx="5274310" cy="3955733"/>
              <wp:effectExtent l="0" t="0" r="2540" b="6985"/>
              <wp:docPr id="51" name="Picture 51" descr="C:\Users\Shy Alon\AppData\Local\Microsoft\Windows\INetCache\Content.Word\random_0_q_0.540_q3_0.544_q5_0.544_trust_0.440_features_E74B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y Alon\AppData\Local\Microsoft\Windows\INetCache\Content.Word\random_0_q_0.540_q3_0.544_q5_0.544_trust_0.440_features_E74B6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ins>
    </w:p>
    <w:p w14:paraId="6FAB9AEE" w14:textId="14856AD0" w:rsidR="00CF3D65" w:rsidRDefault="00177186" w:rsidP="00177186">
      <w:pPr>
        <w:pStyle w:val="Caption"/>
        <w:jc w:val="center"/>
        <w:rPr>
          <w:ins w:id="2834" w:author="Shy Alon" w:date="2017-07-28T23:38:00Z"/>
        </w:rPr>
        <w:pPrChange w:id="2835" w:author="Shy Alon" w:date="2017-07-28T23:33:00Z">
          <w:pPr>
            <w:pStyle w:val="Heading1"/>
          </w:pPr>
        </w:pPrChange>
      </w:pPr>
      <w:bookmarkStart w:id="2836" w:name="_Ref489048150"/>
      <w:bookmarkStart w:id="2837" w:name="_Toc489130954"/>
      <w:ins w:id="2838" w:author="Shy Alon" w:date="2017-07-28T23:33:00Z">
        <w:r>
          <w:t xml:space="preserve">Figure </w:t>
        </w:r>
        <w:r>
          <w:fldChar w:fldCharType="begin"/>
        </w:r>
        <w:r>
          <w:instrText xml:space="preserve"> SEQ Figure \* ARABIC </w:instrText>
        </w:r>
      </w:ins>
      <w:r>
        <w:fldChar w:fldCharType="separate"/>
      </w:r>
      <w:ins w:id="2839" w:author="Shy Alon" w:date="2017-07-28T23:33:00Z">
        <w:r>
          <w:rPr>
            <w:noProof/>
          </w:rPr>
          <w:t>6</w:t>
        </w:r>
        <w:r>
          <w:fldChar w:fldCharType="end"/>
        </w:r>
        <w:bookmarkEnd w:id="2836"/>
        <w:r>
          <w:t xml:space="preserve"> random sample test</w:t>
        </w:r>
      </w:ins>
      <w:bookmarkEnd w:id="2837"/>
    </w:p>
    <w:p w14:paraId="5D5F7292" w14:textId="491EAD8F" w:rsidR="009B1FD6" w:rsidRPr="009B1FD6" w:rsidRDefault="009B1FD6" w:rsidP="009B1FD6">
      <w:pPr>
        <w:rPr>
          <w:ins w:id="2840" w:author="Shy Alon" w:date="2017-07-28T21:30:00Z"/>
          <w:rPrChange w:id="2841" w:author="Shy Alon" w:date="2017-07-28T23:38:00Z">
            <w:rPr>
              <w:ins w:id="2842" w:author="Shy Alon" w:date="2017-07-28T21:30:00Z"/>
            </w:rPr>
          </w:rPrChange>
        </w:rPr>
        <w:pPrChange w:id="2843" w:author="Shy Alon" w:date="2017-07-28T23:38:00Z">
          <w:pPr>
            <w:pStyle w:val="Heading1"/>
          </w:pPr>
        </w:pPrChange>
      </w:pPr>
      <w:ins w:id="2844" w:author="Shy Alon" w:date="2017-07-28T23:38:00Z">
        <w:r>
          <w:t>As seen in in the resulting projection map (</w:t>
        </w:r>
        <w:r>
          <w:fldChar w:fldCharType="begin"/>
        </w:r>
        <w:r>
          <w:instrText xml:space="preserve"> REF _Ref489048150 \h </w:instrText>
        </w:r>
        <w:r>
          <w:fldChar w:fldCharType="separate"/>
        </w:r>
        <w:r>
          <w:t xml:space="preserve">Figure </w:t>
        </w:r>
        <w:r>
          <w:rPr>
            <w:noProof/>
          </w:rPr>
          <w:t>6</w:t>
        </w:r>
        <w:r>
          <w:fldChar w:fldCharType="end"/>
        </w:r>
        <w:r>
          <w:t>) the quality is 0.540 – meaning that for any sample the probability of having the neighbor with the same tag is 0.54, which is as expected.</w:t>
        </w:r>
      </w:ins>
    </w:p>
    <w:p w14:paraId="7F961010" w14:textId="4151BD6C" w:rsidR="004E4E17" w:rsidRDefault="004E4E17" w:rsidP="004E4E17">
      <w:pPr>
        <w:pStyle w:val="Heading3"/>
        <w:rPr>
          <w:ins w:id="2845" w:author="Shy Alon" w:date="2017-07-29T16:21:00Z"/>
        </w:rPr>
      </w:pPr>
      <w:bookmarkStart w:id="2846" w:name="_Toc489130762"/>
      <w:ins w:id="2847" w:author="Shy Alon" w:date="2017-07-28T23:25:00Z">
        <w:r>
          <w:t>Financial Ratios Dataset</w:t>
        </w:r>
      </w:ins>
      <w:bookmarkEnd w:id="2846"/>
    </w:p>
    <w:p w14:paraId="77DCBEBC" w14:textId="4B37F155" w:rsidR="004864C6" w:rsidRDefault="004864C6" w:rsidP="004864C6">
      <w:pPr>
        <w:rPr>
          <w:ins w:id="2848" w:author="Shy Alon" w:date="2017-07-29T17:06:00Z"/>
        </w:rPr>
        <w:pPrChange w:id="2849" w:author="Shy Alon" w:date="2017-07-29T16:21:00Z">
          <w:pPr>
            <w:pStyle w:val="Heading3"/>
          </w:pPr>
        </w:pPrChange>
      </w:pPr>
      <w:ins w:id="2850" w:author="Shy Alon" w:date="2017-07-29T16:21:00Z">
        <w:r>
          <w:t xml:space="preserve">The financial ratios database </w:t>
        </w:r>
      </w:ins>
      <w:ins w:id="2851" w:author="Shy Alon" w:date="2017-07-29T16:22:00Z">
        <w:r w:rsidR="00D41157">
          <w:t xml:space="preserve">contains a </w:t>
        </w:r>
      </w:ins>
      <w:ins w:id="2852" w:author="Shy Alon" w:date="2017-07-29T16:23:00Z">
        <w:r w:rsidR="00D41157">
          <w:t xml:space="preserve">dataset representing 500 publicly traded corporations with 41 financial </w:t>
        </w:r>
      </w:ins>
      <w:ins w:id="2853" w:author="Shy Alon" w:date="2017-07-29T17:05:00Z">
        <w:r w:rsidR="00AB2F81">
          <w:t>real or inte</w:t>
        </w:r>
      </w:ins>
      <w:ins w:id="2854" w:author="Shy Alon" w:date="2017-07-29T17:06:00Z">
        <w:r w:rsidR="00F963C0">
          <w:t xml:space="preserve">ger </w:t>
        </w:r>
      </w:ins>
      <w:ins w:id="2855" w:author="Shy Alon" w:date="2017-07-29T16:23:00Z">
        <w:r w:rsidR="00D41157">
          <w:t>indicators (such as capital to debt ratio).</w:t>
        </w:r>
      </w:ins>
      <w:ins w:id="2856" w:author="Shy Alon" w:date="2017-07-29T16:24:00Z">
        <w:r w:rsidR="00D41157">
          <w:t xml:space="preserve"> T</w:t>
        </w:r>
      </w:ins>
      <w:ins w:id="2857" w:author="Shy Alon" w:date="2017-07-29T16:25:00Z">
        <w:r w:rsidR="00D41157">
          <w:t>he tags</w:t>
        </w:r>
      </w:ins>
      <w:ins w:id="2858" w:author="Shy Alon" w:date="2017-07-29T16:37:00Z">
        <w:r w:rsidR="008050CD">
          <w:t xml:space="preserve"> are the estimated danger of the corporation filing for bankruptcy.</w:t>
        </w:r>
      </w:ins>
    </w:p>
    <w:p w14:paraId="6825E114" w14:textId="652B663B" w:rsidR="00F963C0" w:rsidRDefault="00F963C0" w:rsidP="00F963C0">
      <w:pPr>
        <w:rPr>
          <w:ins w:id="2859" w:author="Shy Alon" w:date="2017-07-29T17:22:00Z"/>
        </w:rPr>
        <w:pPrChange w:id="2860" w:author="Shy Alon" w:date="2017-07-29T17:07:00Z">
          <w:pPr/>
        </w:pPrChange>
      </w:pPr>
      <w:ins w:id="2861" w:author="Shy Alon" w:date="2017-07-29T17:06:00Z">
        <w:r>
          <w:t>The results (</w:t>
        </w:r>
      </w:ins>
      <w:ins w:id="2862" w:author="Shy Alon" w:date="2017-07-29T17:07:00Z">
        <w:r>
          <w:fldChar w:fldCharType="begin"/>
        </w:r>
        <w:r>
          <w:instrText xml:space="preserve"> REF _Ref489111356 \h </w:instrText>
        </w:r>
      </w:ins>
      <w:r>
        <w:fldChar w:fldCharType="separate"/>
      </w:r>
      <w:ins w:id="2863" w:author="Shy Alon" w:date="2017-07-29T17:07:00Z">
        <w:r>
          <w:t xml:space="preserve">Figure </w:t>
        </w:r>
        <w:r>
          <w:rPr>
            <w:noProof/>
          </w:rPr>
          <w:t>7</w:t>
        </w:r>
        <w:r>
          <w:fldChar w:fldCharType="end"/>
        </w:r>
        <w:r>
          <w:t>) show a very clean separation with more than</w:t>
        </w:r>
      </w:ins>
      <w:ins w:id="2864" w:author="Shy Alon" w:date="2017-07-29T17:08:00Z">
        <w:r>
          <w:t xml:space="preserve"> 0.93 hits. As mentioned above that means that for any untagged corporation which we would guess its chances to file for bankruptcy by its nearest neighbor we would be correct 0.93 of the times.</w:t>
        </w:r>
      </w:ins>
    </w:p>
    <w:p w14:paraId="4CFDDD8B" w14:textId="372A6641" w:rsidR="00EF3A24" w:rsidRDefault="00EF3A24" w:rsidP="00EF3A24">
      <w:pPr>
        <w:pStyle w:val="Heading3"/>
        <w:rPr>
          <w:ins w:id="2865" w:author="Shy Alon" w:date="2017-07-29T17:23:00Z"/>
        </w:rPr>
        <w:pPrChange w:id="2866" w:author="Shy Alon" w:date="2017-07-29T17:23:00Z">
          <w:pPr/>
        </w:pPrChange>
      </w:pPr>
      <w:bookmarkStart w:id="2867" w:name="_Toc489130763"/>
      <w:ins w:id="2868" w:author="Shy Alon" w:date="2017-07-29T17:22:00Z">
        <w:r>
          <w:t>Bitterness Dataset</w:t>
        </w:r>
      </w:ins>
      <w:bookmarkEnd w:id="2867"/>
    </w:p>
    <w:p w14:paraId="70A19E42" w14:textId="2AFB0757" w:rsidR="00EF3A24" w:rsidRPr="00EF3A24" w:rsidRDefault="00EF3A24" w:rsidP="00EF3A24">
      <w:pPr>
        <w:rPr>
          <w:ins w:id="2869" w:author="Shy Alon" w:date="2017-07-29T17:07:00Z"/>
          <w:rPrChange w:id="2870" w:author="Shy Alon" w:date="2017-07-29T17:23:00Z">
            <w:rPr>
              <w:ins w:id="2871" w:author="Shy Alon" w:date="2017-07-29T17:07:00Z"/>
            </w:rPr>
          </w:rPrChange>
        </w:rPr>
        <w:pPrChange w:id="2872" w:author="Shy Alon" w:date="2017-07-29T17:23:00Z">
          <w:pPr/>
        </w:pPrChange>
      </w:pPr>
      <w:ins w:id="2873" w:author="Shy Alon" w:date="2017-07-29T17:23:00Z">
        <w:r>
          <w:t xml:space="preserve">The bitterness database consists of </w:t>
        </w:r>
      </w:ins>
      <w:ins w:id="2874" w:author="Shy Alon" w:date="2017-07-29T17:24:00Z">
        <w:r>
          <w:t xml:space="preserve">2074 </w:t>
        </w:r>
      </w:ins>
      <w:ins w:id="2875" w:author="Shy Alon" w:date="2017-07-29T17:23:00Z">
        <w:r>
          <w:t>compounds</w:t>
        </w:r>
      </w:ins>
      <w:ins w:id="2876" w:author="Shy Alon" w:date="2017-07-29T17:24:00Z">
        <w:r>
          <w:t xml:space="preserve"> with 19 features and their bitterness quality. We can see in the result</w:t>
        </w:r>
      </w:ins>
      <w:ins w:id="2877" w:author="Shy Alon" w:date="2017-07-29T17:25:00Z">
        <w:r>
          <w:t xml:space="preserve"> (</w:t>
        </w:r>
        <w:r>
          <w:fldChar w:fldCharType="begin"/>
        </w:r>
        <w:r>
          <w:instrText xml:space="preserve"> REF _Ref489112441 \h </w:instrText>
        </w:r>
      </w:ins>
      <w:r>
        <w:fldChar w:fldCharType="separate"/>
      </w:r>
      <w:ins w:id="2878" w:author="Shy Alon" w:date="2017-07-29T17:25:00Z">
        <w:r>
          <w:t xml:space="preserve">Figure </w:t>
        </w:r>
        <w:r>
          <w:rPr>
            <w:noProof/>
          </w:rPr>
          <w:t>8</w:t>
        </w:r>
        <w:r>
          <w:fldChar w:fldCharType="end"/>
        </w:r>
        <w:r>
          <w:t>)</w:t>
        </w:r>
      </w:ins>
      <w:ins w:id="2879" w:author="Shy Alon" w:date="2017-07-29T17:24:00Z">
        <w:r>
          <w:t xml:space="preserve"> that </w:t>
        </w:r>
      </w:ins>
      <w:ins w:id="2880" w:author="Shy Alon" w:date="2017-07-29T17:25:00Z">
        <w:r>
          <w:t xml:space="preserve">there doesn’t appear to be a very strong correlation between the features and the bitterness level even at the optimal </w:t>
        </w:r>
      </w:ins>
      <w:ins w:id="2881" w:author="Shy Alon" w:date="2017-07-29T17:26:00Z">
        <w:r>
          <w:t>feature</w:t>
        </w:r>
      </w:ins>
      <w:ins w:id="2882" w:author="Shy Alon" w:date="2017-07-29T17:25:00Z">
        <w:r>
          <w:t xml:space="preserve"> selection and only</w:t>
        </w:r>
      </w:ins>
      <w:ins w:id="2883" w:author="Shy Alon" w:date="2017-07-29T17:26:00Z">
        <w:r>
          <w:t xml:space="preserve"> 0.64 of the bitter compounds were mapped near a nearest neighbor that is also tagged as bitter.</w:t>
        </w:r>
      </w:ins>
    </w:p>
    <w:p w14:paraId="0D9FAAFC" w14:textId="560064BF" w:rsidR="00F963C0" w:rsidRDefault="00F963C0" w:rsidP="00F963C0">
      <w:pPr>
        <w:rPr>
          <w:ins w:id="2884" w:author="Shy Alon" w:date="2017-07-29T17:06:00Z"/>
        </w:rPr>
        <w:pPrChange w:id="2885" w:author="Shy Alon" w:date="2017-07-29T17:07:00Z">
          <w:pPr/>
        </w:pPrChange>
      </w:pPr>
      <w:ins w:id="2886" w:author="Shy Alon" w:date="2017-07-29T17:07:00Z">
        <w:r>
          <w:lastRenderedPageBreak/>
          <w:t xml:space="preserve"> </w:t>
        </w:r>
      </w:ins>
      <w:ins w:id="2887" w:author="Shy Alon" w:date="2017-07-29T16:21:00Z">
        <w:r w:rsidR="004864C6">
          <w:rPr>
            <w:noProof/>
          </w:rPr>
          <w:drawing>
            <wp:inline distT="0" distB="0" distL="0" distR="0" wp14:anchorId="0FDF8B3F" wp14:editId="4C4F7FFF">
              <wp:extent cx="5274310" cy="3955733"/>
              <wp:effectExtent l="0" t="0" r="2540" b="6985"/>
              <wp:docPr id="52" name="Picture 52" descr="C:\Users\Shy Alon\AppData\Local\Microsoft\Windows\INetCache\Content.Word\financialratios_1_q_0.932_q3_0.936_q5_0.916_trust_0.222_features_0BF9E6FAB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y Alon\AppData\Local\Microsoft\Windows\INetCache\Content.Word\financialratios_1_q_0.932_q3_0.936_q5_0.916_trust_0.222_features_0BF9E6FAB0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ins>
    </w:p>
    <w:p w14:paraId="1453B1BF" w14:textId="1D8E8E29" w:rsidR="00CF3D65" w:rsidRDefault="00F963C0" w:rsidP="00F963C0">
      <w:pPr>
        <w:pStyle w:val="Caption"/>
        <w:jc w:val="center"/>
        <w:rPr>
          <w:ins w:id="2888" w:author="Shy Alon" w:date="2017-07-28T21:30:00Z"/>
        </w:rPr>
        <w:pPrChange w:id="2889" w:author="Shy Alon" w:date="2017-07-29T17:06:00Z">
          <w:pPr>
            <w:pStyle w:val="Heading1"/>
          </w:pPr>
        </w:pPrChange>
      </w:pPr>
      <w:bookmarkStart w:id="2890" w:name="_Ref489111356"/>
      <w:bookmarkStart w:id="2891" w:name="_Toc489130955"/>
      <w:ins w:id="2892" w:author="Shy Alon" w:date="2017-07-29T17:06:00Z">
        <w:r>
          <w:t xml:space="preserve">Figure </w:t>
        </w:r>
        <w:r>
          <w:fldChar w:fldCharType="begin"/>
        </w:r>
        <w:r>
          <w:instrText xml:space="preserve"> SEQ Figure \* ARABIC </w:instrText>
        </w:r>
      </w:ins>
      <w:r>
        <w:fldChar w:fldCharType="separate"/>
      </w:r>
      <w:ins w:id="2893" w:author="Shy Alon" w:date="2017-07-29T17:06:00Z">
        <w:r>
          <w:rPr>
            <w:noProof/>
          </w:rPr>
          <w:t>7</w:t>
        </w:r>
        <w:r>
          <w:fldChar w:fldCharType="end"/>
        </w:r>
        <w:bookmarkEnd w:id="2890"/>
        <w:r>
          <w:t xml:space="preserve"> Financial Ratios Results</w:t>
        </w:r>
      </w:ins>
      <w:bookmarkEnd w:id="2891"/>
    </w:p>
    <w:p w14:paraId="45667C91" w14:textId="77777777" w:rsidR="00EF3A24" w:rsidRDefault="00EF3A24" w:rsidP="00EF3A24">
      <w:pPr>
        <w:keepNext/>
        <w:rPr>
          <w:ins w:id="2894" w:author="Shy Alon" w:date="2017-07-29T17:22:00Z"/>
        </w:rPr>
        <w:pPrChange w:id="2895" w:author="Shy Alon" w:date="2017-07-29T17:22:00Z">
          <w:pPr/>
        </w:pPrChange>
      </w:pPr>
      <w:ins w:id="2896" w:author="Shy Alon" w:date="2017-07-29T17:21:00Z">
        <w:r>
          <w:rPr>
            <w:noProof/>
          </w:rPr>
          <w:drawing>
            <wp:inline distT="0" distB="0" distL="0" distR="0" wp14:anchorId="23AAD413" wp14:editId="08484D4D">
              <wp:extent cx="5274310" cy="3955733"/>
              <wp:effectExtent l="0" t="0" r="2540" b="6985"/>
              <wp:docPr id="53" name="Picture 53" descr="C:\Users\Shy Alon\AppData\Local\Microsoft\Windows\INetCache\Content.Word\bitter_0_q_0.644_q3_0.589_q5_0.565_trust_0.403_features_331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y Alon\AppData\Local\Microsoft\Windows\INetCache\Content.Word\bitter_0_q_0.644_q3_0.589_q5_0.565_trust_0.403_features_3312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ins>
    </w:p>
    <w:p w14:paraId="3F00F77B" w14:textId="5C08C11C" w:rsidR="00CF3D65" w:rsidRDefault="00EF3A24" w:rsidP="00EF3A24">
      <w:pPr>
        <w:pStyle w:val="Caption"/>
        <w:jc w:val="center"/>
        <w:rPr>
          <w:ins w:id="2897" w:author="Shy Alon" w:date="2017-07-29T17:33:00Z"/>
        </w:rPr>
        <w:pPrChange w:id="2898" w:author="Shy Alon" w:date="2017-07-29T17:22:00Z">
          <w:pPr>
            <w:pStyle w:val="Heading1"/>
          </w:pPr>
        </w:pPrChange>
      </w:pPr>
      <w:bookmarkStart w:id="2899" w:name="_Ref489112441"/>
      <w:bookmarkStart w:id="2900" w:name="_Toc489130956"/>
      <w:ins w:id="2901" w:author="Shy Alon" w:date="2017-07-29T17:22:00Z">
        <w:r>
          <w:t xml:space="preserve">Figure </w:t>
        </w:r>
        <w:r>
          <w:fldChar w:fldCharType="begin"/>
        </w:r>
        <w:r>
          <w:instrText xml:space="preserve"> SEQ Figure \* ARABIC </w:instrText>
        </w:r>
      </w:ins>
      <w:r>
        <w:fldChar w:fldCharType="separate"/>
      </w:r>
      <w:ins w:id="2902" w:author="Shy Alon" w:date="2017-07-29T17:22:00Z">
        <w:r>
          <w:rPr>
            <w:noProof/>
          </w:rPr>
          <w:t>8</w:t>
        </w:r>
        <w:r>
          <w:fldChar w:fldCharType="end"/>
        </w:r>
        <w:bookmarkEnd w:id="2899"/>
        <w:r>
          <w:t xml:space="preserve"> Bitterness Results</w:t>
        </w:r>
      </w:ins>
      <w:bookmarkEnd w:id="2900"/>
    </w:p>
    <w:p w14:paraId="108AE345" w14:textId="6DFDB0C4" w:rsidR="00952FA5" w:rsidRDefault="00952FA5" w:rsidP="00952FA5">
      <w:pPr>
        <w:pStyle w:val="Heading3"/>
        <w:rPr>
          <w:ins w:id="2903" w:author="Shy Alon" w:date="2017-07-29T17:33:00Z"/>
        </w:rPr>
      </w:pPr>
      <w:bookmarkStart w:id="2904" w:name="_Toc489130764"/>
      <w:ins w:id="2905" w:author="Shy Alon" w:date="2017-07-29T17:33:00Z">
        <w:r>
          <w:lastRenderedPageBreak/>
          <w:t>Qualitative Financial Ratios Dataset</w:t>
        </w:r>
        <w:bookmarkEnd w:id="2904"/>
      </w:ins>
    </w:p>
    <w:p w14:paraId="3B3D7661" w14:textId="2BA12535" w:rsidR="00952FA5" w:rsidRDefault="00952FA5" w:rsidP="00952FA5">
      <w:pPr>
        <w:rPr>
          <w:ins w:id="2906" w:author="Shy Alon" w:date="2017-07-29T17:33:00Z"/>
        </w:rPr>
      </w:pPr>
      <w:ins w:id="2907" w:author="Shy Alon" w:date="2017-07-29T17:33:00Z">
        <w:r>
          <w:t xml:space="preserve">The qualitative financial ratios database contains a dataset representing </w:t>
        </w:r>
      </w:ins>
      <w:ins w:id="2908" w:author="Shy Alon" w:date="2017-07-29T17:34:00Z">
        <w:r>
          <w:t>250</w:t>
        </w:r>
      </w:ins>
      <w:ins w:id="2909" w:author="Shy Alon" w:date="2017-07-29T17:33:00Z">
        <w:r>
          <w:t xml:space="preserve"> publicly traded corporations with </w:t>
        </w:r>
      </w:ins>
      <w:ins w:id="2910" w:author="Shy Alon" w:date="2017-07-29T17:34:00Z">
        <w:r>
          <w:t>19</w:t>
        </w:r>
      </w:ins>
      <w:ins w:id="2911" w:author="Shy Alon" w:date="2017-07-29T17:33:00Z">
        <w:r>
          <w:t xml:space="preserve"> </w:t>
        </w:r>
      </w:ins>
      <w:ins w:id="2912" w:author="Shy Alon" w:date="2017-07-29T17:34:00Z">
        <w:r>
          <w:t>binary</w:t>
        </w:r>
      </w:ins>
      <w:ins w:id="2913" w:author="Shy Alon" w:date="2017-07-29T17:33:00Z">
        <w:r>
          <w:t xml:space="preserve"> indicators (such as </w:t>
        </w:r>
      </w:ins>
      <w:ins w:id="2914" w:author="Shy Alon" w:date="2017-07-29T17:34:00Z">
        <w:r>
          <w:t xml:space="preserve">has </w:t>
        </w:r>
      </w:ins>
      <w:ins w:id="2915" w:author="Shy Alon" w:date="2017-07-29T17:33:00Z">
        <w:r>
          <w:t>capital to debt ratio</w:t>
        </w:r>
      </w:ins>
      <w:ins w:id="2916" w:author="Shy Alon" w:date="2017-07-29T17:35:00Z">
        <w:r>
          <w:t xml:space="preserve"> below a certain level</w:t>
        </w:r>
      </w:ins>
      <w:ins w:id="2917" w:author="Shy Alon" w:date="2017-07-29T17:33:00Z">
        <w:r>
          <w:t>). The tags are the estimated danger of the corporation filing for bankruptcy.</w:t>
        </w:r>
      </w:ins>
    </w:p>
    <w:p w14:paraId="56E5379F" w14:textId="3BCDBA9D" w:rsidR="00952FA5" w:rsidRDefault="00952FA5" w:rsidP="00952FA5">
      <w:pPr>
        <w:rPr>
          <w:ins w:id="2918" w:author="Shy Alon" w:date="2017-07-29T17:35:00Z"/>
        </w:rPr>
        <w:pPrChange w:id="2919" w:author="Shy Alon" w:date="2017-07-29T17:33:00Z">
          <w:pPr>
            <w:pStyle w:val="Heading1"/>
          </w:pPr>
        </w:pPrChange>
      </w:pPr>
      <w:ins w:id="2920" w:author="Shy Alon" w:date="2017-07-29T17:33:00Z">
        <w:r>
          <w:t>The results (</w:t>
        </w:r>
      </w:ins>
      <w:ins w:id="2921" w:author="Shy Alon" w:date="2017-07-29T17:36:00Z">
        <w:r>
          <w:fldChar w:fldCharType="begin"/>
        </w:r>
        <w:r>
          <w:instrText xml:space="preserve"> REF _Ref489113134 \h </w:instrText>
        </w:r>
      </w:ins>
      <w:r>
        <w:fldChar w:fldCharType="separate"/>
      </w:r>
      <w:ins w:id="2922" w:author="Shy Alon" w:date="2017-07-29T17:36:00Z">
        <w:r>
          <w:t xml:space="preserve">Figure </w:t>
        </w:r>
        <w:r>
          <w:rPr>
            <w:noProof/>
          </w:rPr>
          <w:t>9</w:t>
        </w:r>
        <w:r>
          <w:fldChar w:fldCharType="end"/>
        </w:r>
      </w:ins>
      <w:ins w:id="2923" w:author="Shy Alon" w:date="2017-07-29T17:33:00Z">
        <w:r>
          <w:t xml:space="preserve">) show a </w:t>
        </w:r>
      </w:ins>
      <w:ins w:id="2924" w:author="Shy Alon" w:date="2017-07-29T17:36:00Z">
        <w:r>
          <w:t>nearly perfect</w:t>
        </w:r>
      </w:ins>
      <w:ins w:id="2925" w:author="Shy Alon" w:date="2017-07-29T17:33:00Z">
        <w:r>
          <w:t xml:space="preserve"> separation </w:t>
        </w:r>
      </w:ins>
      <w:ins w:id="2926" w:author="Shy Alon" w:date="2017-07-29T17:37:00Z">
        <w:r>
          <w:t xml:space="preserve">and also highlights a weakness in the quality measure </w:t>
        </w:r>
      </w:ins>
      <w:ins w:id="2927" w:author="Shy Alon" w:date="2017-07-29T17:38:00Z">
        <w:r>
          <w:t>–</w:t>
        </w:r>
      </w:ins>
      <w:ins w:id="2928" w:author="Shy Alon" w:date="2017-07-29T17:37:00Z">
        <w:r>
          <w:t xml:space="preserve"> almost </w:t>
        </w:r>
      </w:ins>
      <w:ins w:id="2929" w:author="Shy Alon" w:date="2017-07-29T17:38:00Z">
        <w:r>
          <w:t>at the center of the negatively tagged samples</w:t>
        </w:r>
      </w:ins>
      <w:ins w:id="2930" w:author="Shy Alon" w:date="2017-07-29T17:39:00Z">
        <w:r>
          <w:t xml:space="preserve"> (roughly the center of the lower right quadrant)</w:t>
        </w:r>
      </w:ins>
      <w:ins w:id="2931" w:author="Shy Alon" w:date="2017-07-29T17:38:00Z">
        <w:r>
          <w:t xml:space="preserve"> there is a very tight cluster of positively tagged cluster.</w:t>
        </w:r>
      </w:ins>
      <w:ins w:id="2932" w:author="Shy Alon" w:date="2017-07-29T17:39:00Z">
        <w:r>
          <w:t xml:space="preserve"> Since there are enough samples there the quality measure is still perfect but it leaves room for a more accurate </w:t>
        </w:r>
      </w:ins>
      <w:ins w:id="2933" w:author="Shy Alon" w:date="2017-07-29T17:40:00Z">
        <w:r>
          <w:t>quality measure.</w:t>
        </w:r>
      </w:ins>
    </w:p>
    <w:p w14:paraId="37E58809" w14:textId="77777777" w:rsidR="00952FA5" w:rsidRDefault="00952FA5" w:rsidP="00952FA5">
      <w:pPr>
        <w:keepNext/>
        <w:rPr>
          <w:ins w:id="2934" w:author="Shy Alon" w:date="2017-07-29T17:36:00Z"/>
        </w:rPr>
        <w:pPrChange w:id="2935" w:author="Shy Alon" w:date="2017-07-29T17:36:00Z">
          <w:pPr/>
        </w:pPrChange>
      </w:pPr>
      <w:ins w:id="2936" w:author="Shy Alon" w:date="2017-07-29T17:35:00Z">
        <w:r>
          <w:rPr>
            <w:noProof/>
          </w:rPr>
          <w:drawing>
            <wp:inline distT="0" distB="0" distL="0" distR="0" wp14:anchorId="46B96FFA" wp14:editId="23FFD8E3">
              <wp:extent cx="5274310" cy="3955733"/>
              <wp:effectExtent l="0" t="0" r="2540" b="6985"/>
              <wp:docPr id="54" name="Picture 54" descr="C:\Users\Shy Alon\AppData\Local\Microsoft\Windows\INetCache\Content.Word\QualitativeBankruptcy_0_q_1.000_q3_1.000_q5_1.000_trust_0.821_features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y Alon\AppData\Local\Microsoft\Windows\INetCache\Content.Word\QualitativeBankruptcy_0_q_1.000_q3_1.000_q5_1.000_trust_0.821_features_2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ins>
    </w:p>
    <w:p w14:paraId="7F6ABEFA" w14:textId="35C57415" w:rsidR="00EE473E" w:rsidRPr="00EE473E" w:rsidRDefault="00952FA5" w:rsidP="00EE473E">
      <w:pPr>
        <w:pStyle w:val="Caption"/>
        <w:jc w:val="center"/>
        <w:rPr>
          <w:ins w:id="2937" w:author="Shy Alon" w:date="2017-07-18T22:47:00Z"/>
          <w:rFonts w:hint="cs"/>
          <w:rtl/>
          <w:rPrChange w:id="2938" w:author="Shy Alon" w:date="2017-07-29T17:43:00Z">
            <w:rPr>
              <w:ins w:id="2939" w:author="Shy Alon" w:date="2017-07-18T22:47:00Z"/>
              <w:rFonts w:hint="cs"/>
              <w:rtl/>
            </w:rPr>
          </w:rPrChange>
        </w:rPr>
        <w:pPrChange w:id="2940" w:author="Shy Alon" w:date="2017-07-29T17:43:00Z">
          <w:pPr>
            <w:pStyle w:val="Heading1"/>
          </w:pPr>
        </w:pPrChange>
      </w:pPr>
      <w:bookmarkStart w:id="2941" w:name="_Ref489113134"/>
      <w:bookmarkStart w:id="2942" w:name="_Toc489130957"/>
      <w:ins w:id="2943" w:author="Shy Alon" w:date="2017-07-29T17:36:00Z">
        <w:r>
          <w:t xml:space="preserve">Figure </w:t>
        </w:r>
        <w:r>
          <w:fldChar w:fldCharType="begin"/>
        </w:r>
        <w:r>
          <w:instrText xml:space="preserve"> SEQ Figure \* ARABIC </w:instrText>
        </w:r>
      </w:ins>
      <w:r>
        <w:fldChar w:fldCharType="separate"/>
      </w:r>
      <w:ins w:id="2944" w:author="Shy Alon" w:date="2017-07-29T17:36:00Z">
        <w:r>
          <w:rPr>
            <w:noProof/>
          </w:rPr>
          <w:t>9</w:t>
        </w:r>
        <w:r>
          <w:fldChar w:fldCharType="end"/>
        </w:r>
        <w:bookmarkEnd w:id="2941"/>
        <w:r>
          <w:t xml:space="preserve"> Qualitative Financial Ratios</w:t>
        </w:r>
      </w:ins>
      <w:bookmarkEnd w:id="2942"/>
    </w:p>
    <w:p w14:paraId="317F2501" w14:textId="35EC1949" w:rsidR="007E48FE" w:rsidRDefault="007E48FE" w:rsidP="007E48FE">
      <w:pPr>
        <w:pStyle w:val="Heading2"/>
        <w:numPr>
          <w:ilvl w:val="1"/>
          <w:numId w:val="58"/>
        </w:numPr>
        <w:rPr>
          <w:ins w:id="2945" w:author="Shy Alon" w:date="2017-07-29T17:45:00Z"/>
        </w:rPr>
      </w:pPr>
      <w:bookmarkStart w:id="2946" w:name="_Toc488420181"/>
      <w:bookmarkStart w:id="2947" w:name="_Toc489130765"/>
      <w:ins w:id="2948" w:author="Shy Alon" w:date="2017-07-29T17:45:00Z">
        <w:r>
          <w:t>Results</w:t>
        </w:r>
        <w:bookmarkEnd w:id="2947"/>
      </w:ins>
    </w:p>
    <w:p w14:paraId="75BB74A5" w14:textId="48BC566F" w:rsidR="007E48FE" w:rsidRDefault="007E48FE" w:rsidP="007E48FE">
      <w:pPr>
        <w:pStyle w:val="Heading3"/>
        <w:rPr>
          <w:ins w:id="2949" w:author="Shy Alon" w:date="2017-07-29T17:46:00Z"/>
        </w:rPr>
      </w:pPr>
      <w:bookmarkStart w:id="2950" w:name="_Toc489130766"/>
      <w:ins w:id="2951" w:author="Shy Alon" w:date="2017-07-29T17:46:00Z">
        <w:r>
          <w:t>Database Creation</w:t>
        </w:r>
        <w:bookmarkEnd w:id="2950"/>
      </w:ins>
    </w:p>
    <w:p w14:paraId="7C4CAD6C" w14:textId="6E58D70C" w:rsidR="007E48FE" w:rsidRDefault="005A5609" w:rsidP="007E48FE">
      <w:pPr>
        <w:rPr>
          <w:ins w:id="2952" w:author="Shy Alon" w:date="2017-07-29T18:44:00Z"/>
        </w:rPr>
        <w:pPrChange w:id="2953" w:author="Shy Alon" w:date="2017-07-29T17:46:00Z">
          <w:pPr>
            <w:pStyle w:val="Heading3"/>
          </w:pPr>
        </w:pPrChange>
      </w:pPr>
      <w:ins w:id="2954" w:author="Shy Alon" w:date="2017-07-29T18:40:00Z">
        <w:r>
          <w:t xml:space="preserve">The compound database is </w:t>
        </w:r>
      </w:ins>
      <w:ins w:id="2955" w:author="Shy Alon" w:date="2017-07-29T18:41:00Z">
        <w:r>
          <w:t>the result of</w:t>
        </w:r>
        <w:r w:rsidR="00841661">
          <w:t xml:space="preserve"> merging</w:t>
        </w:r>
        <w:r>
          <w:t xml:space="preserve"> </w:t>
        </w:r>
        <w:r w:rsidR="00841661">
          <w:t>5 databases together</w:t>
        </w:r>
      </w:ins>
      <w:ins w:id="2956" w:author="Shy Alon" w:date="2017-07-29T18:42:00Z">
        <w:r w:rsidR="00841661">
          <w:t>. Those databases contained compounds tagged for their effects on D</w:t>
        </w:r>
        <w:r w:rsidR="00841661" w:rsidRPr="00841661">
          <w:t>opamine</w:t>
        </w:r>
        <w:r w:rsidR="00841661">
          <w:t xml:space="preserve">, Histamine, Serotonin, </w:t>
        </w:r>
      </w:ins>
      <w:ins w:id="2957" w:author="Shy Alon" w:date="2017-07-29T18:43:00Z">
        <w:r w:rsidR="00841661">
          <w:t>A</w:t>
        </w:r>
        <w:r w:rsidR="00841661" w:rsidRPr="00841661">
          <w:t>drenoceptor</w:t>
        </w:r>
        <w:r w:rsidR="00841661">
          <w:t xml:space="preserve"> and </w:t>
        </w:r>
      </w:ins>
      <w:ins w:id="2958" w:author="Shy Alon" w:date="2017-07-29T18:44:00Z">
        <w:r w:rsidR="00841661">
          <w:t>M</w:t>
        </w:r>
        <w:r w:rsidR="00841661" w:rsidRPr="00841661">
          <w:t>uscarinic</w:t>
        </w:r>
        <w:r w:rsidR="00841661">
          <w:t xml:space="preserve"> receptors.</w:t>
        </w:r>
      </w:ins>
    </w:p>
    <w:p w14:paraId="4BAD1E51" w14:textId="3D8EB5E0" w:rsidR="00841661" w:rsidRPr="007E48FE" w:rsidRDefault="00231FDD" w:rsidP="007E48FE">
      <w:pPr>
        <w:rPr>
          <w:ins w:id="2959" w:author="Shy Alon" w:date="2017-07-29T17:45:00Z"/>
          <w:rPrChange w:id="2960" w:author="Shy Alon" w:date="2017-07-29T17:46:00Z">
            <w:rPr>
              <w:ins w:id="2961" w:author="Shy Alon" w:date="2017-07-29T17:45:00Z"/>
            </w:rPr>
          </w:rPrChange>
        </w:rPr>
        <w:pPrChange w:id="2962" w:author="Shy Alon" w:date="2017-07-29T17:46:00Z">
          <w:pPr>
            <w:pStyle w:val="Heading3"/>
          </w:pPr>
        </w:pPrChange>
      </w:pPr>
      <w:ins w:id="2963" w:author="Shy Alon" w:date="2017-07-29T18:48:00Z">
        <w:r>
          <w:t xml:space="preserve">The databases were merged exclusively </w:t>
        </w:r>
      </w:ins>
      <w:ins w:id="2964" w:author="Shy Alon" w:date="2017-07-29T18:49:00Z">
        <w:r>
          <w:t>–</w:t>
        </w:r>
      </w:ins>
      <w:ins w:id="2965" w:author="Shy Alon" w:date="2017-07-29T18:48:00Z">
        <w:r>
          <w:t xml:space="preserve"> meaning </w:t>
        </w:r>
      </w:ins>
      <w:ins w:id="2966" w:author="Shy Alon" w:date="2017-07-29T18:49:00Z">
        <w:r>
          <w:t xml:space="preserve">that any compound which appeared in more than a single database was discarded. All features were shared </w:t>
        </w:r>
      </w:ins>
      <w:ins w:id="2967" w:author="Shy Alon" w:date="2017-07-29T18:50:00Z">
        <w:r>
          <w:t>were</w:t>
        </w:r>
      </w:ins>
      <w:ins w:id="2968" w:author="Shy Alon" w:date="2017-07-29T18:49:00Z">
        <w:r>
          <w:t xml:space="preserve"> shared by the databases so no features had to be dropped from the resulting database.</w:t>
        </w:r>
      </w:ins>
      <w:ins w:id="2969" w:author="Shy Alon" w:date="2017-07-29T18:51:00Z">
        <w:r w:rsidR="00ED3292">
          <w:t xml:space="preserve"> The result database contains </w:t>
        </w:r>
      </w:ins>
      <w:ins w:id="2970" w:author="Shy Alon" w:date="2017-07-29T18:52:00Z">
        <w:r w:rsidR="00ED3292">
          <w:t>7276 compounds with 135 features.</w:t>
        </w:r>
      </w:ins>
    </w:p>
    <w:p w14:paraId="03D647D3" w14:textId="0595EEE3" w:rsidR="00EF70BB" w:rsidRDefault="007E48FE" w:rsidP="005C2C0A">
      <w:pPr>
        <w:pStyle w:val="Heading3"/>
        <w:rPr>
          <w:ins w:id="2971" w:author="Shy Alon" w:date="2017-07-18T22:54:00Z"/>
        </w:rPr>
        <w:pPrChange w:id="2972" w:author="Shy Alon" w:date="2017-07-18T22:54:00Z">
          <w:pPr>
            <w:pStyle w:val="Heading2"/>
          </w:pPr>
        </w:pPrChange>
      </w:pPr>
      <w:bookmarkStart w:id="2973" w:name="_Toc489130767"/>
      <w:bookmarkEnd w:id="2946"/>
      <w:ins w:id="2974" w:author="Shy Alon" w:date="2017-07-29T17:46:00Z">
        <w:r>
          <w:t>System Application</w:t>
        </w:r>
      </w:ins>
      <w:bookmarkEnd w:id="2973"/>
    </w:p>
    <w:p w14:paraId="5B0F35E6" w14:textId="6AD4777C" w:rsidR="005C2C0A" w:rsidRDefault="00ED3292" w:rsidP="005C2C0A">
      <w:pPr>
        <w:rPr>
          <w:ins w:id="2975" w:author="Shy Alon" w:date="2017-07-29T17:46:00Z"/>
        </w:rPr>
        <w:pPrChange w:id="2976" w:author="Shy Alon" w:date="2017-07-18T22:55:00Z">
          <w:pPr>
            <w:pStyle w:val="Heading2"/>
          </w:pPr>
        </w:pPrChange>
      </w:pPr>
      <w:ins w:id="2977" w:author="Shy Alon" w:date="2017-07-29T18:53:00Z">
        <w:r>
          <w:t xml:space="preserve">The system analyses the database separately for each tag – separating the samples for positively tagged (has the desired effect) and negatively tagged (have a different effect) for each tag type before executing the </w:t>
        </w:r>
      </w:ins>
      <w:ins w:id="2978" w:author="Shy Alon" w:date="2017-07-29T18:54:00Z">
        <w:r>
          <w:t xml:space="preserve">classification </w:t>
        </w:r>
      </w:ins>
      <w:ins w:id="2979" w:author="Shy Alon" w:date="2017-07-29T18:53:00Z">
        <w:r>
          <w:t>algorithm</w:t>
        </w:r>
      </w:ins>
      <w:ins w:id="2980" w:author="Shy Alon" w:date="2017-07-18T22:54:00Z">
        <w:r w:rsidR="005C2C0A">
          <w:t>.</w:t>
        </w:r>
      </w:ins>
    </w:p>
    <w:p w14:paraId="2AAF756C" w14:textId="202E945A" w:rsidR="007E48FE" w:rsidRDefault="007E48FE" w:rsidP="007E48FE">
      <w:pPr>
        <w:pStyle w:val="Heading3"/>
        <w:rPr>
          <w:ins w:id="2981" w:author="Shy Alon" w:date="2017-07-29T17:46:00Z"/>
          <w:rFonts w:hint="cs"/>
          <w:rtl/>
        </w:rPr>
      </w:pPr>
      <w:bookmarkStart w:id="2982" w:name="_Toc489130768"/>
      <w:ins w:id="2983" w:author="Shy Alon" w:date="2017-07-29T17:46:00Z">
        <w:r>
          <w:lastRenderedPageBreak/>
          <w:t>Results Analysis</w:t>
        </w:r>
        <w:bookmarkEnd w:id="2982"/>
      </w:ins>
    </w:p>
    <w:p w14:paraId="0B550D37" w14:textId="77777777" w:rsidR="00ED3292" w:rsidRDefault="00ED3292" w:rsidP="00ED3292">
      <w:pPr>
        <w:pStyle w:val="Heading4"/>
        <w:rPr>
          <w:ins w:id="2984" w:author="Shy Alon" w:date="2017-07-29T18:58:00Z"/>
        </w:rPr>
      </w:pPr>
      <w:ins w:id="2985" w:author="Shy Alon" w:date="2017-07-29T18:58:00Z">
        <w:r>
          <w:t>Dopamine</w:t>
        </w:r>
      </w:ins>
    </w:p>
    <w:p w14:paraId="1D8D336E" w14:textId="1A56B042" w:rsidR="00ED3292" w:rsidRDefault="006C38B9" w:rsidP="00ED3292">
      <w:pPr>
        <w:rPr>
          <w:ins w:id="2986" w:author="Shy Alon" w:date="2017-07-29T19:03:00Z"/>
        </w:rPr>
      </w:pPr>
      <w:ins w:id="2987" w:author="Shy Alon" w:date="2017-07-29T19:02:00Z">
        <w:r>
          <w:t>The results for Dopamine (</w:t>
        </w:r>
      </w:ins>
      <w:ins w:id="2988" w:author="Shy Alon" w:date="2017-07-29T19:03:00Z">
        <w:r>
          <w:fldChar w:fldCharType="begin"/>
        </w:r>
        <w:r>
          <w:instrText xml:space="preserve"> REF _Ref489118312 \h </w:instrText>
        </w:r>
      </w:ins>
      <w:r>
        <w:fldChar w:fldCharType="separate"/>
      </w:r>
      <w:ins w:id="2989" w:author="Shy Alon" w:date="2017-07-29T19:03:00Z">
        <w:r>
          <w:t xml:space="preserve">Figure </w:t>
        </w:r>
        <w:r>
          <w:rPr>
            <w:noProof/>
          </w:rPr>
          <w:t>10</w:t>
        </w:r>
        <w:r>
          <w:fldChar w:fldCharType="end"/>
        </w:r>
      </w:ins>
      <w:ins w:id="2990" w:author="Shy Alon" w:date="2017-07-29T19:02:00Z">
        <w:r>
          <w:t>)</w:t>
        </w:r>
      </w:ins>
      <w:ins w:id="2991" w:author="Shy Alon" w:date="2017-07-29T19:03:00Z">
        <w:r>
          <w:t xml:space="preserve"> are as follows:</w:t>
        </w:r>
      </w:ins>
    </w:p>
    <w:p w14:paraId="55E9E9A4" w14:textId="3EA43F05" w:rsidR="006C38B9" w:rsidRDefault="006C38B9" w:rsidP="006C38B9">
      <w:pPr>
        <w:rPr>
          <w:ins w:id="2992" w:author="Shy Alon" w:date="2017-07-29T19:03:00Z"/>
        </w:rPr>
      </w:pPr>
      <w:ins w:id="2993" w:author="Shy Alon" w:date="2017-07-29T19:03:00Z">
        <w:r w:rsidRPr="00E73FED">
          <w:rPr>
            <w:b/>
          </w:rPr>
          <w:t xml:space="preserve">Name: </w:t>
        </w:r>
        <w:r w:rsidRPr="00E73FED">
          <w:rPr>
            <w:b/>
          </w:rPr>
          <w:tab/>
        </w:r>
        <w:r w:rsidRPr="00E73FED">
          <w:rPr>
            <w:b/>
          </w:rPr>
          <w:tab/>
        </w:r>
        <w:r w:rsidRPr="00E73FED">
          <w:rPr>
            <w:b/>
          </w:rPr>
          <w:tab/>
        </w:r>
        <w:r w:rsidRPr="00E73FED">
          <w:rPr>
            <w:b/>
          </w:rPr>
          <w:tab/>
        </w:r>
      </w:ins>
      <w:ins w:id="2994" w:author="Shy Alon" w:date="2017-07-29T19:04:00Z">
        <w:r>
          <w:t>Dopamine</w:t>
        </w:r>
      </w:ins>
      <w:ins w:id="2995" w:author="Shy Alon" w:date="2017-07-29T19:03:00Z">
        <w:r>
          <w:t>.</w:t>
        </w:r>
      </w:ins>
    </w:p>
    <w:p w14:paraId="052586CD" w14:textId="5C91E7FE" w:rsidR="006C38B9" w:rsidRDefault="006C38B9" w:rsidP="006C38B9">
      <w:pPr>
        <w:rPr>
          <w:ins w:id="2996" w:author="Shy Alon" w:date="2017-07-29T19:03:00Z"/>
        </w:rPr>
      </w:pPr>
      <w:ins w:id="2997" w:author="Shy Alon" w:date="2017-07-29T19:03:00Z">
        <w:r w:rsidRPr="00E73FED">
          <w:rPr>
            <w:b/>
          </w:rPr>
          <w:t>Single neighbor quality:</w:t>
        </w:r>
        <w:r w:rsidRPr="00E73FED">
          <w:rPr>
            <w:b/>
          </w:rPr>
          <w:tab/>
        </w:r>
        <w:r w:rsidRPr="00E73FED">
          <w:rPr>
            <w:b/>
          </w:rPr>
          <w:tab/>
        </w:r>
      </w:ins>
      <w:ins w:id="2998" w:author="Shy Alon" w:date="2017-07-29T19:04:00Z">
        <w:r>
          <w:t>0.965</w:t>
        </w:r>
      </w:ins>
      <w:ins w:id="2999" w:author="Shy Alon" w:date="2017-07-29T19:03:00Z">
        <w:r>
          <w:t>.</w:t>
        </w:r>
      </w:ins>
    </w:p>
    <w:p w14:paraId="0BB124BE" w14:textId="6F354CDA" w:rsidR="006C38B9" w:rsidRDefault="006C38B9" w:rsidP="006C38B9">
      <w:pPr>
        <w:rPr>
          <w:ins w:id="3000" w:author="Shy Alon" w:date="2017-07-29T19:03:00Z"/>
        </w:rPr>
      </w:pPr>
      <w:ins w:id="3001" w:author="Shy Alon" w:date="2017-07-29T19:03:00Z">
        <w:r w:rsidRPr="00E73FED">
          <w:rPr>
            <w:b/>
          </w:rPr>
          <w:t>Three neighbors quality:</w:t>
        </w:r>
        <w:r w:rsidRPr="00E73FED">
          <w:rPr>
            <w:b/>
          </w:rPr>
          <w:tab/>
        </w:r>
      </w:ins>
      <w:ins w:id="3002" w:author="Shy Alon" w:date="2017-07-29T19:04:00Z">
        <w:r>
          <w:t>0.956</w:t>
        </w:r>
      </w:ins>
      <w:ins w:id="3003" w:author="Shy Alon" w:date="2017-07-29T19:03:00Z">
        <w:r>
          <w:t>.</w:t>
        </w:r>
      </w:ins>
    </w:p>
    <w:p w14:paraId="25DB3E54" w14:textId="3DB24908" w:rsidR="006C38B9" w:rsidRDefault="006C38B9" w:rsidP="006C38B9">
      <w:pPr>
        <w:rPr>
          <w:ins w:id="3004" w:author="Shy Alon" w:date="2017-07-29T19:03:00Z"/>
        </w:rPr>
      </w:pPr>
      <w:ins w:id="3005" w:author="Shy Alon" w:date="2017-07-29T19:03:00Z">
        <w:r w:rsidRPr="00E73FED">
          <w:rPr>
            <w:b/>
          </w:rPr>
          <w:t>Five neighbors quality:</w:t>
        </w:r>
        <w:r w:rsidRPr="00E73FED">
          <w:rPr>
            <w:b/>
          </w:rPr>
          <w:tab/>
        </w:r>
        <w:r w:rsidRPr="00E73FED">
          <w:rPr>
            <w:b/>
          </w:rPr>
          <w:tab/>
        </w:r>
      </w:ins>
      <w:ins w:id="3006" w:author="Shy Alon" w:date="2017-07-29T19:04:00Z">
        <w:r>
          <w:t>0.961</w:t>
        </w:r>
      </w:ins>
      <w:ins w:id="3007" w:author="Shy Alon" w:date="2017-07-29T19:03:00Z">
        <w:r>
          <w:t>.</w:t>
        </w:r>
      </w:ins>
    </w:p>
    <w:p w14:paraId="0AB4A2F4" w14:textId="06951A3D" w:rsidR="006C38B9" w:rsidRDefault="006C38B9" w:rsidP="006C38B9">
      <w:pPr>
        <w:rPr>
          <w:ins w:id="3008" w:author="Shy Alon" w:date="2017-07-29T19:05:00Z"/>
        </w:rPr>
        <w:pPrChange w:id="3009" w:author="Shy Alon" w:date="2017-07-29T19:05:00Z">
          <w:pPr/>
        </w:pPrChange>
      </w:pPr>
      <w:ins w:id="3010" w:author="Shy Alon" w:date="2017-07-29T19:03:00Z">
        <w:r w:rsidRPr="00E73FED">
          <w:rPr>
            <w:b/>
          </w:rPr>
          <w:t>Trust level:</w:t>
        </w:r>
        <w:r w:rsidRPr="00E73FED">
          <w:rPr>
            <w:b/>
          </w:rPr>
          <w:tab/>
        </w:r>
        <w:r w:rsidRPr="00E73FED">
          <w:rPr>
            <w:b/>
          </w:rPr>
          <w:tab/>
        </w:r>
        <w:r w:rsidRPr="00E73FED">
          <w:rPr>
            <w:b/>
          </w:rPr>
          <w:tab/>
        </w:r>
      </w:ins>
      <w:ins w:id="3011" w:author="Shy Alon" w:date="2017-07-29T19:05:00Z">
        <w:r>
          <w:t>0.087</w:t>
        </w:r>
      </w:ins>
      <w:ins w:id="3012" w:author="Shy Alon" w:date="2017-07-29T19:03:00Z">
        <w:r>
          <w:t>.</w:t>
        </w:r>
      </w:ins>
    </w:p>
    <w:p w14:paraId="211C4B23" w14:textId="387A7D7F" w:rsidR="006C38B9" w:rsidRDefault="006C38B9" w:rsidP="006C38B9">
      <w:pPr>
        <w:rPr>
          <w:ins w:id="3013" w:author="Shy Alon" w:date="2017-07-29T19:06:00Z"/>
        </w:rPr>
        <w:pPrChange w:id="3014" w:author="Shy Alon" w:date="2017-07-29T19:05:00Z">
          <w:pPr/>
        </w:pPrChange>
      </w:pPr>
      <w:ins w:id="3015" w:author="Shy Alon" w:date="2017-07-29T19:05:00Z">
        <w:r>
          <w:t xml:space="preserve">The low trust level demonstrates the high level of the algorithm </w:t>
        </w:r>
      </w:ins>
      <w:ins w:id="3016" w:author="Shy Alon" w:date="2017-07-29T19:06:00Z">
        <w:r>
          <w:t>aggressiveness</w:t>
        </w:r>
      </w:ins>
      <w:ins w:id="3017" w:author="Shy Alon" w:date="2017-07-29T19:05:00Z">
        <w:r>
          <w:t xml:space="preserve"> </w:t>
        </w:r>
      </w:ins>
      <w:ins w:id="3018" w:author="Shy Alon" w:date="2017-07-29T19:06:00Z">
        <w:r>
          <w:t xml:space="preserve">– </w:t>
        </w:r>
      </w:ins>
      <w:ins w:id="3019" w:author="Shy Alon" w:date="2017-07-29T19:07:00Z">
        <w:r>
          <w:t>compounds</w:t>
        </w:r>
      </w:ins>
      <w:ins w:id="3020" w:author="Shy Alon" w:date="2017-07-29T19:06:00Z">
        <w:r>
          <w:t xml:space="preserve"> which were close in the high dimensional space were not close in the resulting mapping.</w:t>
        </w:r>
      </w:ins>
    </w:p>
    <w:p w14:paraId="0E270712" w14:textId="05C1F933" w:rsidR="006C38B9" w:rsidRDefault="006C38B9" w:rsidP="006C38B9">
      <w:pPr>
        <w:rPr>
          <w:ins w:id="3021" w:author="Shy Alon" w:date="2017-07-29T19:02:00Z"/>
        </w:rPr>
        <w:pPrChange w:id="3022" w:author="Shy Alon" w:date="2017-07-29T19:05:00Z">
          <w:pPr/>
        </w:pPrChange>
      </w:pPr>
      <w:ins w:id="3023" w:author="Shy Alon" w:date="2017-07-29T19:07:00Z">
        <w:r>
          <w:t xml:space="preserve">The high-quality level though indicates that the system was successful in clustering the similarly tagged compounds </w:t>
        </w:r>
      </w:ins>
      <w:ins w:id="3024" w:author="Shy Alon" w:date="2017-07-29T19:08:00Z">
        <w:r>
          <w:t>together.</w:t>
        </w:r>
      </w:ins>
    </w:p>
    <w:p w14:paraId="6116F5A0" w14:textId="77777777" w:rsidR="006C38B9" w:rsidRDefault="006C38B9" w:rsidP="006C38B9">
      <w:pPr>
        <w:keepNext/>
        <w:rPr>
          <w:ins w:id="3025" w:author="Shy Alon" w:date="2017-07-29T19:02:00Z"/>
        </w:rPr>
        <w:pPrChange w:id="3026" w:author="Shy Alon" w:date="2017-07-29T19:02:00Z">
          <w:pPr/>
        </w:pPrChange>
      </w:pPr>
      <w:ins w:id="3027" w:author="Shy Alon" w:date="2017-07-29T19:02:00Z">
        <w:r>
          <w:rPr>
            <w:noProof/>
          </w:rPr>
          <w:drawing>
            <wp:inline distT="0" distB="0" distL="0" distR="0" wp14:anchorId="5BB418FC" wp14:editId="780A9CDB">
              <wp:extent cx="5274310" cy="3955733"/>
              <wp:effectExtent l="0" t="0" r="2540" b="6985"/>
              <wp:docPr id="55" name="Picture 55" descr="C:\Users\Shy Alon\AppData\Local\Microsoft\Windows\INetCache\Content.Word\joined_dopamine_q_0.956_q3_0.959_q5_0.961_trust_0.087_features_28F5A9F48C8A407D28893C393AA9590C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y Alon\AppData\Local\Microsoft\Windows\INetCache\Content.Word\joined_dopamine_q_0.956_q3_0.959_q5_0.961_trust_0.087_features_28F5A9F48C8A407D28893C393AA9590CF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ins>
    </w:p>
    <w:p w14:paraId="1146A039" w14:textId="48E35ACD" w:rsidR="006C38B9" w:rsidRPr="00E73FED" w:rsidRDefault="006C38B9" w:rsidP="006C38B9">
      <w:pPr>
        <w:pStyle w:val="Caption"/>
        <w:jc w:val="center"/>
        <w:rPr>
          <w:ins w:id="3028" w:author="Shy Alon" w:date="2017-07-29T18:58:00Z"/>
        </w:rPr>
        <w:pPrChange w:id="3029" w:author="Shy Alon" w:date="2017-07-29T19:02:00Z">
          <w:pPr/>
        </w:pPrChange>
      </w:pPr>
      <w:bookmarkStart w:id="3030" w:name="_Ref489118312"/>
      <w:bookmarkStart w:id="3031" w:name="_Toc489130958"/>
      <w:ins w:id="3032" w:author="Shy Alon" w:date="2017-07-29T19:02:00Z">
        <w:r>
          <w:t xml:space="preserve">Figure </w:t>
        </w:r>
        <w:r>
          <w:fldChar w:fldCharType="begin"/>
        </w:r>
        <w:r>
          <w:instrText xml:space="preserve"> SEQ Figure \* ARABIC </w:instrText>
        </w:r>
      </w:ins>
      <w:r>
        <w:fldChar w:fldCharType="separate"/>
      </w:r>
      <w:ins w:id="3033" w:author="Shy Alon" w:date="2017-07-29T19:02:00Z">
        <w:r>
          <w:rPr>
            <w:noProof/>
          </w:rPr>
          <w:t>10</w:t>
        </w:r>
        <w:r>
          <w:fldChar w:fldCharType="end"/>
        </w:r>
        <w:bookmarkEnd w:id="3030"/>
        <w:r>
          <w:t xml:space="preserve"> Dopamine Results</w:t>
        </w:r>
      </w:ins>
      <w:bookmarkEnd w:id="3031"/>
    </w:p>
    <w:p w14:paraId="4CFAC75F" w14:textId="77777777" w:rsidR="00ED3292" w:rsidRDefault="00ED3292" w:rsidP="00ED3292">
      <w:pPr>
        <w:pStyle w:val="Heading4"/>
        <w:rPr>
          <w:ins w:id="3034" w:author="Shy Alon" w:date="2017-07-29T18:58:00Z"/>
        </w:rPr>
      </w:pPr>
      <w:ins w:id="3035" w:author="Shy Alon" w:date="2017-07-29T18:58:00Z">
        <w:r>
          <w:t>A</w:t>
        </w:r>
        <w:r w:rsidRPr="00684E63">
          <w:t>drenoceptors</w:t>
        </w:r>
      </w:ins>
    </w:p>
    <w:p w14:paraId="44631895" w14:textId="48496375" w:rsidR="006C38B9" w:rsidRDefault="006C38B9" w:rsidP="006C38B9">
      <w:pPr>
        <w:rPr>
          <w:ins w:id="3036" w:author="Shy Alon" w:date="2017-07-29T19:09:00Z"/>
        </w:rPr>
      </w:pPr>
      <w:ins w:id="3037" w:author="Shy Alon" w:date="2017-07-29T19:09:00Z">
        <w:r>
          <w:t xml:space="preserve">The results for </w:t>
        </w:r>
        <w:r w:rsidRPr="006C38B9">
          <w:t xml:space="preserve">Adrenoceptors </w:t>
        </w:r>
        <w:r>
          <w:t>(</w:t>
        </w:r>
      </w:ins>
      <w:ins w:id="3038" w:author="Shy Alon" w:date="2017-07-29T19:13:00Z">
        <w:r w:rsidR="005C79C1">
          <w:fldChar w:fldCharType="begin"/>
        </w:r>
        <w:r w:rsidR="005C79C1">
          <w:instrText xml:space="preserve"> REF _Ref489118921 \h </w:instrText>
        </w:r>
      </w:ins>
      <w:r w:rsidR="005C79C1">
        <w:fldChar w:fldCharType="separate"/>
      </w:r>
      <w:ins w:id="3039" w:author="Shy Alon" w:date="2017-07-29T19:13:00Z">
        <w:r w:rsidR="005C79C1">
          <w:t xml:space="preserve">Figure </w:t>
        </w:r>
        <w:r w:rsidR="005C79C1">
          <w:rPr>
            <w:noProof/>
          </w:rPr>
          <w:t>11</w:t>
        </w:r>
        <w:r w:rsidR="005C79C1">
          <w:fldChar w:fldCharType="end"/>
        </w:r>
      </w:ins>
      <w:ins w:id="3040" w:author="Shy Alon" w:date="2017-07-29T19:09:00Z">
        <w:r>
          <w:t>) are as follows:</w:t>
        </w:r>
      </w:ins>
    </w:p>
    <w:p w14:paraId="28B2F16F" w14:textId="3BC3EB7D" w:rsidR="006C38B9" w:rsidRDefault="006C38B9" w:rsidP="006C38B9">
      <w:pPr>
        <w:rPr>
          <w:ins w:id="3041" w:author="Shy Alon" w:date="2017-07-29T19:09:00Z"/>
        </w:rPr>
      </w:pPr>
      <w:ins w:id="3042" w:author="Shy Alon" w:date="2017-07-29T19:09:00Z">
        <w:r w:rsidRPr="00E73FED">
          <w:rPr>
            <w:b/>
          </w:rPr>
          <w:t xml:space="preserve">Name: </w:t>
        </w:r>
        <w:r w:rsidRPr="00E73FED">
          <w:rPr>
            <w:b/>
          </w:rPr>
          <w:tab/>
        </w:r>
        <w:r w:rsidRPr="00E73FED">
          <w:rPr>
            <w:b/>
          </w:rPr>
          <w:tab/>
        </w:r>
        <w:r w:rsidRPr="00E73FED">
          <w:rPr>
            <w:b/>
          </w:rPr>
          <w:tab/>
        </w:r>
        <w:r w:rsidRPr="00E73FED">
          <w:rPr>
            <w:b/>
          </w:rPr>
          <w:tab/>
        </w:r>
      </w:ins>
      <w:ins w:id="3043" w:author="Shy Alon" w:date="2017-07-29T19:13:00Z">
        <w:r w:rsidR="005C79C1" w:rsidRPr="005C79C1">
          <w:t>Adrenoceptors</w:t>
        </w:r>
      </w:ins>
      <w:ins w:id="3044" w:author="Shy Alon" w:date="2017-07-29T19:09:00Z">
        <w:r>
          <w:t>.</w:t>
        </w:r>
      </w:ins>
    </w:p>
    <w:p w14:paraId="73E4F8FA" w14:textId="202107E1" w:rsidR="006C38B9" w:rsidRDefault="006C38B9" w:rsidP="006C38B9">
      <w:pPr>
        <w:rPr>
          <w:ins w:id="3045" w:author="Shy Alon" w:date="2017-07-29T19:09:00Z"/>
        </w:rPr>
      </w:pPr>
      <w:ins w:id="3046" w:author="Shy Alon" w:date="2017-07-29T19:09:00Z">
        <w:r w:rsidRPr="00E73FED">
          <w:rPr>
            <w:b/>
          </w:rPr>
          <w:t>Single neighbor quality:</w:t>
        </w:r>
        <w:r w:rsidRPr="00E73FED">
          <w:rPr>
            <w:b/>
          </w:rPr>
          <w:tab/>
        </w:r>
        <w:r w:rsidRPr="00E73FED">
          <w:rPr>
            <w:b/>
          </w:rPr>
          <w:tab/>
        </w:r>
        <w:r>
          <w:t>0.9</w:t>
        </w:r>
      </w:ins>
      <w:ins w:id="3047" w:author="Shy Alon" w:date="2017-07-29T19:14:00Z">
        <w:r w:rsidR="005C79C1">
          <w:t>83</w:t>
        </w:r>
      </w:ins>
      <w:ins w:id="3048" w:author="Shy Alon" w:date="2017-07-29T19:09:00Z">
        <w:r>
          <w:t>.</w:t>
        </w:r>
      </w:ins>
    </w:p>
    <w:p w14:paraId="32307DDD" w14:textId="66E7DCC9" w:rsidR="006C38B9" w:rsidRDefault="006C38B9" w:rsidP="006C38B9">
      <w:pPr>
        <w:rPr>
          <w:ins w:id="3049" w:author="Shy Alon" w:date="2017-07-29T19:09:00Z"/>
        </w:rPr>
      </w:pPr>
      <w:ins w:id="3050" w:author="Shy Alon" w:date="2017-07-29T19:09:00Z">
        <w:r w:rsidRPr="00E73FED">
          <w:rPr>
            <w:b/>
          </w:rPr>
          <w:t>Three neighbors quality:</w:t>
        </w:r>
        <w:r w:rsidRPr="00E73FED">
          <w:rPr>
            <w:b/>
          </w:rPr>
          <w:tab/>
        </w:r>
        <w:r>
          <w:t>0.9</w:t>
        </w:r>
      </w:ins>
      <w:ins w:id="3051" w:author="Shy Alon" w:date="2017-07-29T19:14:00Z">
        <w:r w:rsidR="005C79C1">
          <w:t>85</w:t>
        </w:r>
      </w:ins>
      <w:ins w:id="3052" w:author="Shy Alon" w:date="2017-07-29T19:09:00Z">
        <w:r>
          <w:t>.</w:t>
        </w:r>
      </w:ins>
    </w:p>
    <w:p w14:paraId="0959689F" w14:textId="71E5D014" w:rsidR="006C38B9" w:rsidRDefault="006C38B9" w:rsidP="006C38B9">
      <w:pPr>
        <w:rPr>
          <w:ins w:id="3053" w:author="Shy Alon" w:date="2017-07-29T19:09:00Z"/>
        </w:rPr>
      </w:pPr>
      <w:ins w:id="3054" w:author="Shy Alon" w:date="2017-07-29T19:09:00Z">
        <w:r w:rsidRPr="00E73FED">
          <w:rPr>
            <w:b/>
          </w:rPr>
          <w:t>Five neighbors quality:</w:t>
        </w:r>
        <w:r w:rsidRPr="00E73FED">
          <w:rPr>
            <w:b/>
          </w:rPr>
          <w:tab/>
        </w:r>
        <w:r w:rsidRPr="00E73FED">
          <w:rPr>
            <w:b/>
          </w:rPr>
          <w:tab/>
        </w:r>
        <w:r>
          <w:t>0.9</w:t>
        </w:r>
      </w:ins>
      <w:ins w:id="3055" w:author="Shy Alon" w:date="2017-07-29T19:14:00Z">
        <w:r w:rsidR="005C79C1">
          <w:t>84</w:t>
        </w:r>
      </w:ins>
      <w:ins w:id="3056" w:author="Shy Alon" w:date="2017-07-29T19:09:00Z">
        <w:r>
          <w:t>.</w:t>
        </w:r>
      </w:ins>
    </w:p>
    <w:p w14:paraId="460F4D5D" w14:textId="5FDACB41" w:rsidR="006C38B9" w:rsidRDefault="006C38B9" w:rsidP="006C38B9">
      <w:pPr>
        <w:rPr>
          <w:ins w:id="3057" w:author="Shy Alon" w:date="2017-07-29T19:09:00Z"/>
        </w:rPr>
      </w:pPr>
      <w:ins w:id="3058" w:author="Shy Alon" w:date="2017-07-29T19:09:00Z">
        <w:r w:rsidRPr="00E73FED">
          <w:rPr>
            <w:b/>
          </w:rPr>
          <w:lastRenderedPageBreak/>
          <w:t>Trust level:</w:t>
        </w:r>
        <w:r w:rsidRPr="00E73FED">
          <w:rPr>
            <w:b/>
          </w:rPr>
          <w:tab/>
        </w:r>
        <w:r w:rsidRPr="00E73FED">
          <w:rPr>
            <w:b/>
          </w:rPr>
          <w:tab/>
        </w:r>
        <w:r w:rsidRPr="00E73FED">
          <w:rPr>
            <w:b/>
          </w:rPr>
          <w:tab/>
        </w:r>
        <w:r>
          <w:t>0.0</w:t>
        </w:r>
      </w:ins>
      <w:ins w:id="3059" w:author="Shy Alon" w:date="2017-07-29T19:15:00Z">
        <w:r w:rsidR="005C79C1">
          <w:t>7</w:t>
        </w:r>
      </w:ins>
      <w:ins w:id="3060" w:author="Shy Alon" w:date="2017-07-29T19:09:00Z">
        <w:r>
          <w:t>7.</w:t>
        </w:r>
      </w:ins>
    </w:p>
    <w:p w14:paraId="2FFC7581" w14:textId="0F9357E5" w:rsidR="006C38B9" w:rsidRDefault="005C79C1" w:rsidP="005C79C1">
      <w:pPr>
        <w:rPr>
          <w:ins w:id="3061" w:author="Shy Alon" w:date="2017-07-29T19:09:00Z"/>
        </w:rPr>
        <w:pPrChange w:id="3062" w:author="Shy Alon" w:date="2017-07-29T19:16:00Z">
          <w:pPr/>
        </w:pPrChange>
      </w:pPr>
      <w:ins w:id="3063" w:author="Shy Alon" w:date="2017-07-29T19:15:00Z">
        <w:r>
          <w:t>Much like the Dopamine results t</w:t>
        </w:r>
      </w:ins>
      <w:ins w:id="3064" w:author="Shy Alon" w:date="2017-07-29T19:09:00Z">
        <w:r w:rsidR="006C38B9">
          <w:t xml:space="preserve">he low trust level demonstrates the high level of the algorithm aggressiveness </w:t>
        </w:r>
      </w:ins>
      <w:ins w:id="3065" w:author="Shy Alon" w:date="2017-07-29T19:16:00Z">
        <w:r>
          <w:t>and a</w:t>
        </w:r>
      </w:ins>
      <w:ins w:id="3066" w:author="Shy Alon" w:date="2017-07-29T19:15:00Z">
        <w:r>
          <w:t>lso like the Dopamine t</w:t>
        </w:r>
      </w:ins>
      <w:ins w:id="3067" w:author="Shy Alon" w:date="2017-07-29T19:09:00Z">
        <w:r w:rsidR="006C38B9">
          <w:t xml:space="preserve">he </w:t>
        </w:r>
      </w:ins>
      <w:ins w:id="3068" w:author="Shy Alon" w:date="2017-07-29T19:20:00Z">
        <w:r w:rsidR="00EB3320">
          <w:t xml:space="preserve">even higher </w:t>
        </w:r>
      </w:ins>
      <w:ins w:id="3069" w:author="Shy Alon" w:date="2017-07-29T19:09:00Z">
        <w:r w:rsidR="006C38B9">
          <w:t>quality level though indicates that the system was successful in clustering the similarly tagged compounds together.</w:t>
        </w:r>
      </w:ins>
    </w:p>
    <w:p w14:paraId="127E59D3" w14:textId="77777777" w:rsidR="005C79C1" w:rsidRDefault="006C38B9" w:rsidP="005C79C1">
      <w:pPr>
        <w:keepNext/>
        <w:rPr>
          <w:ins w:id="3070" w:author="Shy Alon" w:date="2017-07-29T19:12:00Z"/>
        </w:rPr>
        <w:pPrChange w:id="3071" w:author="Shy Alon" w:date="2017-07-29T19:12:00Z">
          <w:pPr>
            <w:keepNext/>
          </w:pPr>
        </w:pPrChange>
      </w:pPr>
      <w:ins w:id="3072" w:author="Shy Alon" w:date="2017-07-29T19:12:00Z">
        <w:r>
          <w:rPr>
            <w:noProof/>
          </w:rPr>
          <w:drawing>
            <wp:inline distT="0" distB="0" distL="0" distR="0" wp14:anchorId="41E19D94" wp14:editId="1884A8E1">
              <wp:extent cx="5275580" cy="3956685"/>
              <wp:effectExtent l="0" t="0" r="1270" b="5715"/>
              <wp:docPr id="58" name="Picture 58" descr="C:\Users\Shy Alon\AppData\Local\Microsoft\Windows\INetCache\Content.Word\joined_adrenoceptor_q_0.983_q3_0.985_q5_0.984_trust_0.077_features_1473F372C8E0861CDFCEA71482D4D2E2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hy Alon\AppData\Local\Microsoft\Windows\INetCache\Content.Word\joined_adrenoceptor_q_0.983_q3_0.985_q5_0.984_trust_0.077_features_1473F372C8E0861CDFCEA71482D4D2E2C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5580" cy="3956685"/>
                      </a:xfrm>
                      <a:prstGeom prst="rect">
                        <a:avLst/>
                      </a:prstGeom>
                      <a:noFill/>
                      <a:ln>
                        <a:noFill/>
                      </a:ln>
                    </pic:spPr>
                  </pic:pic>
                </a:graphicData>
              </a:graphic>
            </wp:inline>
          </w:drawing>
        </w:r>
      </w:ins>
    </w:p>
    <w:p w14:paraId="03349ABA" w14:textId="3BDC295E" w:rsidR="006C38B9" w:rsidRDefault="005C79C1" w:rsidP="005C79C1">
      <w:pPr>
        <w:pStyle w:val="Caption"/>
        <w:jc w:val="center"/>
        <w:rPr>
          <w:ins w:id="3073" w:author="Shy Alon" w:date="2017-07-29T19:09:00Z"/>
        </w:rPr>
        <w:pPrChange w:id="3074" w:author="Shy Alon" w:date="2017-07-29T19:12:00Z">
          <w:pPr>
            <w:keepNext/>
          </w:pPr>
        </w:pPrChange>
      </w:pPr>
      <w:bookmarkStart w:id="3075" w:name="_Ref489118921"/>
      <w:bookmarkStart w:id="3076" w:name="_Toc489130959"/>
      <w:ins w:id="3077" w:author="Shy Alon" w:date="2017-07-29T19:12:00Z">
        <w:r>
          <w:t xml:space="preserve">Figure </w:t>
        </w:r>
        <w:r>
          <w:fldChar w:fldCharType="begin"/>
        </w:r>
        <w:r>
          <w:instrText xml:space="preserve"> SEQ Figure \* ARABIC </w:instrText>
        </w:r>
      </w:ins>
      <w:r>
        <w:fldChar w:fldCharType="separate"/>
      </w:r>
      <w:ins w:id="3078" w:author="Shy Alon" w:date="2017-07-29T19:12:00Z">
        <w:r>
          <w:rPr>
            <w:noProof/>
          </w:rPr>
          <w:t>11</w:t>
        </w:r>
        <w:r>
          <w:fldChar w:fldCharType="end"/>
        </w:r>
        <w:bookmarkEnd w:id="3075"/>
        <w:r>
          <w:t xml:space="preserve"> Adrenoceptor Results</w:t>
        </w:r>
      </w:ins>
      <w:bookmarkEnd w:id="3076"/>
    </w:p>
    <w:p w14:paraId="4BBF5B22" w14:textId="3F9EA66A" w:rsidR="00ED3292" w:rsidRDefault="00ED3292" w:rsidP="00ED3292">
      <w:pPr>
        <w:rPr>
          <w:ins w:id="3079" w:author="Shy Alon" w:date="2017-07-29T18:58:00Z"/>
        </w:rPr>
      </w:pPr>
    </w:p>
    <w:p w14:paraId="0717F61B" w14:textId="77777777" w:rsidR="00ED3292" w:rsidRDefault="00ED3292" w:rsidP="00ED3292">
      <w:pPr>
        <w:pStyle w:val="Heading4"/>
        <w:rPr>
          <w:ins w:id="3080" w:author="Shy Alon" w:date="2017-07-29T18:58:00Z"/>
        </w:rPr>
      </w:pPr>
      <w:ins w:id="3081" w:author="Shy Alon" w:date="2017-07-29T18:58:00Z">
        <w:r w:rsidRPr="00910F48">
          <w:t xml:space="preserve">Histamine </w:t>
        </w:r>
      </w:ins>
    </w:p>
    <w:p w14:paraId="6B8B82F4" w14:textId="4ABC02FE" w:rsidR="00EB3320" w:rsidRDefault="00EB3320" w:rsidP="00EB3320">
      <w:pPr>
        <w:rPr>
          <w:ins w:id="3082" w:author="Shy Alon" w:date="2017-07-29T19:17:00Z"/>
        </w:rPr>
      </w:pPr>
      <w:ins w:id="3083" w:author="Shy Alon" w:date="2017-07-29T19:17:00Z">
        <w:r>
          <w:t xml:space="preserve">The results for </w:t>
        </w:r>
        <w:r w:rsidRPr="00EB3320">
          <w:t xml:space="preserve">Histamine </w:t>
        </w:r>
        <w:r>
          <w:t>(</w:t>
        </w:r>
      </w:ins>
      <w:ins w:id="3084" w:author="Shy Alon" w:date="2017-07-29T19:19:00Z">
        <w:r>
          <w:fldChar w:fldCharType="begin"/>
        </w:r>
        <w:r>
          <w:instrText xml:space="preserve"> REF _Ref489119275 \h </w:instrText>
        </w:r>
      </w:ins>
      <w:r>
        <w:fldChar w:fldCharType="separate"/>
      </w:r>
      <w:ins w:id="3085" w:author="Shy Alon" w:date="2017-07-29T19:19:00Z">
        <w:r>
          <w:t xml:space="preserve">Figure </w:t>
        </w:r>
        <w:r>
          <w:rPr>
            <w:noProof/>
          </w:rPr>
          <w:t>12</w:t>
        </w:r>
        <w:r>
          <w:fldChar w:fldCharType="end"/>
        </w:r>
      </w:ins>
      <w:ins w:id="3086" w:author="Shy Alon" w:date="2017-07-29T19:17:00Z">
        <w:r>
          <w:t>) are as follows:</w:t>
        </w:r>
      </w:ins>
    </w:p>
    <w:p w14:paraId="622BABD2" w14:textId="4A1853B0" w:rsidR="00EB3320" w:rsidRDefault="00EB3320" w:rsidP="00EB3320">
      <w:pPr>
        <w:rPr>
          <w:ins w:id="3087" w:author="Shy Alon" w:date="2017-07-29T19:17:00Z"/>
        </w:rPr>
      </w:pPr>
      <w:ins w:id="3088" w:author="Shy Alon" w:date="2017-07-29T19:17:00Z">
        <w:r w:rsidRPr="00E73FED">
          <w:rPr>
            <w:b/>
          </w:rPr>
          <w:t xml:space="preserve">Name: </w:t>
        </w:r>
        <w:r w:rsidRPr="00E73FED">
          <w:rPr>
            <w:b/>
          </w:rPr>
          <w:tab/>
        </w:r>
        <w:r w:rsidRPr="00E73FED">
          <w:rPr>
            <w:b/>
          </w:rPr>
          <w:tab/>
        </w:r>
        <w:r w:rsidRPr="00E73FED">
          <w:rPr>
            <w:b/>
          </w:rPr>
          <w:tab/>
        </w:r>
        <w:r w:rsidRPr="00E73FED">
          <w:rPr>
            <w:b/>
          </w:rPr>
          <w:tab/>
        </w:r>
      </w:ins>
      <w:ins w:id="3089" w:author="Shy Alon" w:date="2017-07-29T19:19:00Z">
        <w:r w:rsidRPr="00EB3320">
          <w:t>Histamine</w:t>
        </w:r>
      </w:ins>
      <w:ins w:id="3090" w:author="Shy Alon" w:date="2017-07-29T19:17:00Z">
        <w:r>
          <w:t>.</w:t>
        </w:r>
      </w:ins>
    </w:p>
    <w:p w14:paraId="406B87C2" w14:textId="36126E69" w:rsidR="00EB3320" w:rsidRDefault="00EB3320" w:rsidP="00EB3320">
      <w:pPr>
        <w:rPr>
          <w:ins w:id="3091" w:author="Shy Alon" w:date="2017-07-29T19:17:00Z"/>
        </w:rPr>
      </w:pPr>
      <w:ins w:id="3092" w:author="Shy Alon" w:date="2017-07-29T19:17:00Z">
        <w:r w:rsidRPr="00E73FED">
          <w:rPr>
            <w:b/>
          </w:rPr>
          <w:t>Single neighbor quality:</w:t>
        </w:r>
        <w:r w:rsidRPr="00E73FED">
          <w:rPr>
            <w:b/>
          </w:rPr>
          <w:tab/>
        </w:r>
        <w:r w:rsidRPr="00E73FED">
          <w:rPr>
            <w:b/>
          </w:rPr>
          <w:tab/>
        </w:r>
        <w:r>
          <w:t>0.9</w:t>
        </w:r>
      </w:ins>
      <w:ins w:id="3093" w:author="Shy Alon" w:date="2017-07-29T19:19:00Z">
        <w:r>
          <w:t>67</w:t>
        </w:r>
      </w:ins>
      <w:ins w:id="3094" w:author="Shy Alon" w:date="2017-07-29T19:17:00Z">
        <w:r>
          <w:t>.</w:t>
        </w:r>
      </w:ins>
    </w:p>
    <w:p w14:paraId="7843E99A" w14:textId="52C3E7E0" w:rsidR="00EB3320" w:rsidRDefault="00EB3320" w:rsidP="00EB3320">
      <w:pPr>
        <w:rPr>
          <w:ins w:id="3095" w:author="Shy Alon" w:date="2017-07-29T19:17:00Z"/>
        </w:rPr>
      </w:pPr>
      <w:ins w:id="3096" w:author="Shy Alon" w:date="2017-07-29T19:17:00Z">
        <w:r w:rsidRPr="00E73FED">
          <w:rPr>
            <w:b/>
          </w:rPr>
          <w:t>Three neighbors quality:</w:t>
        </w:r>
        <w:r w:rsidRPr="00E73FED">
          <w:rPr>
            <w:b/>
          </w:rPr>
          <w:tab/>
        </w:r>
        <w:r>
          <w:t>0.9</w:t>
        </w:r>
      </w:ins>
      <w:ins w:id="3097" w:author="Shy Alon" w:date="2017-07-29T19:19:00Z">
        <w:r>
          <w:t>63</w:t>
        </w:r>
      </w:ins>
      <w:ins w:id="3098" w:author="Shy Alon" w:date="2017-07-29T19:17:00Z">
        <w:r>
          <w:t>.</w:t>
        </w:r>
      </w:ins>
    </w:p>
    <w:p w14:paraId="6065A7C3" w14:textId="163F2633" w:rsidR="00EB3320" w:rsidRDefault="00EB3320" w:rsidP="00EB3320">
      <w:pPr>
        <w:rPr>
          <w:ins w:id="3099" w:author="Shy Alon" w:date="2017-07-29T19:17:00Z"/>
        </w:rPr>
      </w:pPr>
      <w:ins w:id="3100" w:author="Shy Alon" w:date="2017-07-29T19:17:00Z">
        <w:r w:rsidRPr="00E73FED">
          <w:rPr>
            <w:b/>
          </w:rPr>
          <w:t>Five neighbors quality:</w:t>
        </w:r>
        <w:r w:rsidRPr="00E73FED">
          <w:rPr>
            <w:b/>
          </w:rPr>
          <w:tab/>
        </w:r>
        <w:r w:rsidRPr="00E73FED">
          <w:rPr>
            <w:b/>
          </w:rPr>
          <w:tab/>
        </w:r>
        <w:r>
          <w:t>0.9</w:t>
        </w:r>
      </w:ins>
      <w:ins w:id="3101" w:author="Shy Alon" w:date="2017-07-29T19:19:00Z">
        <w:r>
          <w:t>64</w:t>
        </w:r>
      </w:ins>
      <w:ins w:id="3102" w:author="Shy Alon" w:date="2017-07-29T19:17:00Z">
        <w:r>
          <w:t>.</w:t>
        </w:r>
      </w:ins>
    </w:p>
    <w:p w14:paraId="36E1D68E" w14:textId="77089362" w:rsidR="00EB3320" w:rsidRDefault="00EB3320" w:rsidP="00EB3320">
      <w:pPr>
        <w:rPr>
          <w:ins w:id="3103" w:author="Shy Alon" w:date="2017-07-29T19:17:00Z"/>
        </w:rPr>
      </w:pPr>
      <w:ins w:id="3104" w:author="Shy Alon" w:date="2017-07-29T19:17:00Z">
        <w:r w:rsidRPr="00E73FED">
          <w:rPr>
            <w:b/>
          </w:rPr>
          <w:t>Trust level:</w:t>
        </w:r>
        <w:r w:rsidRPr="00E73FED">
          <w:rPr>
            <w:b/>
          </w:rPr>
          <w:tab/>
        </w:r>
        <w:r w:rsidRPr="00E73FED">
          <w:rPr>
            <w:b/>
          </w:rPr>
          <w:tab/>
        </w:r>
        <w:r w:rsidRPr="00E73FED">
          <w:rPr>
            <w:b/>
          </w:rPr>
          <w:tab/>
        </w:r>
        <w:r>
          <w:t>0.07</w:t>
        </w:r>
      </w:ins>
      <w:ins w:id="3105" w:author="Shy Alon" w:date="2017-07-29T19:19:00Z">
        <w:r>
          <w:t>8</w:t>
        </w:r>
      </w:ins>
      <w:ins w:id="3106" w:author="Shy Alon" w:date="2017-07-29T19:17:00Z">
        <w:r>
          <w:t>.</w:t>
        </w:r>
      </w:ins>
    </w:p>
    <w:p w14:paraId="10F0E2F3" w14:textId="6769FC69" w:rsidR="00EB3320" w:rsidRDefault="00EB3320" w:rsidP="00EB3320">
      <w:pPr>
        <w:rPr>
          <w:ins w:id="3107" w:author="Shy Alon" w:date="2017-07-29T19:17:00Z"/>
        </w:rPr>
      </w:pPr>
      <w:ins w:id="3108" w:author="Shy Alon" w:date="2017-07-29T19:21:00Z">
        <w:r>
          <w:t xml:space="preserve">Tagging Histamine compounds shows similar results to tagging </w:t>
        </w:r>
      </w:ins>
      <w:ins w:id="3109" w:author="Shy Alon" w:date="2017-07-29T19:17:00Z">
        <w:r>
          <w:t>Dopamine.</w:t>
        </w:r>
      </w:ins>
    </w:p>
    <w:p w14:paraId="4A65B8D8" w14:textId="77777777" w:rsidR="00EB3320" w:rsidRDefault="00EB3320" w:rsidP="00EB3320">
      <w:pPr>
        <w:keepNext/>
        <w:rPr>
          <w:ins w:id="3110" w:author="Shy Alon" w:date="2017-07-29T19:18:00Z"/>
        </w:rPr>
        <w:pPrChange w:id="3111" w:author="Shy Alon" w:date="2017-07-29T19:18:00Z">
          <w:pPr/>
        </w:pPrChange>
      </w:pPr>
      <w:ins w:id="3112" w:author="Shy Alon" w:date="2017-07-29T19:18:00Z">
        <w:r>
          <w:rPr>
            <w:noProof/>
          </w:rPr>
          <w:lastRenderedPageBreak/>
          <w:drawing>
            <wp:inline distT="0" distB="0" distL="0" distR="0" wp14:anchorId="1D487971" wp14:editId="09EDAAAD">
              <wp:extent cx="5275580" cy="3956685"/>
              <wp:effectExtent l="0" t="0" r="1270" b="5715"/>
              <wp:docPr id="59" name="Picture 59" descr="C:\Users\Shy Alon\AppData\Local\Microsoft\Windows\INetCache\Content.Word\joined_Histamine_q_0.967_q3_0.963_q5_0.964_trust_0.078_features_32BEDEFA100BD9546BC0998F66284A88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hy Alon\AppData\Local\Microsoft\Windows\INetCache\Content.Word\joined_Histamine_q_0.967_q3_0.963_q5_0.964_trust_0.078_features_32BEDEFA100BD9546BC0998F66284A88A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5580" cy="3956685"/>
                      </a:xfrm>
                      <a:prstGeom prst="rect">
                        <a:avLst/>
                      </a:prstGeom>
                      <a:noFill/>
                      <a:ln>
                        <a:noFill/>
                      </a:ln>
                    </pic:spPr>
                  </pic:pic>
                </a:graphicData>
              </a:graphic>
            </wp:inline>
          </w:drawing>
        </w:r>
      </w:ins>
    </w:p>
    <w:p w14:paraId="29A15CFD" w14:textId="1F100305" w:rsidR="00EB3320" w:rsidRDefault="00EB3320" w:rsidP="00EB3320">
      <w:pPr>
        <w:pStyle w:val="Caption"/>
        <w:jc w:val="center"/>
        <w:rPr>
          <w:ins w:id="3113" w:author="Shy Alon" w:date="2017-07-29T19:17:00Z"/>
        </w:rPr>
        <w:pPrChange w:id="3114" w:author="Shy Alon" w:date="2017-07-29T19:18:00Z">
          <w:pPr/>
        </w:pPrChange>
      </w:pPr>
      <w:bookmarkStart w:id="3115" w:name="_Ref489119275"/>
      <w:bookmarkStart w:id="3116" w:name="_Toc489130960"/>
      <w:ins w:id="3117" w:author="Shy Alon" w:date="2017-07-29T19:18:00Z">
        <w:r>
          <w:t xml:space="preserve">Figure </w:t>
        </w:r>
        <w:r>
          <w:fldChar w:fldCharType="begin"/>
        </w:r>
        <w:r>
          <w:instrText xml:space="preserve"> SEQ Figure \* ARABIC </w:instrText>
        </w:r>
      </w:ins>
      <w:r>
        <w:fldChar w:fldCharType="separate"/>
      </w:r>
      <w:ins w:id="3118" w:author="Shy Alon" w:date="2017-07-29T19:18:00Z">
        <w:r>
          <w:rPr>
            <w:noProof/>
          </w:rPr>
          <w:t>12</w:t>
        </w:r>
        <w:r>
          <w:fldChar w:fldCharType="end"/>
        </w:r>
        <w:bookmarkEnd w:id="3115"/>
        <w:r>
          <w:t xml:space="preserve"> Histamine Results</w:t>
        </w:r>
      </w:ins>
      <w:bookmarkEnd w:id="3116"/>
    </w:p>
    <w:p w14:paraId="19D82B8D" w14:textId="3E0502F3" w:rsidR="00ED3292" w:rsidRDefault="00ED3292" w:rsidP="003F6C5F">
      <w:pPr>
        <w:pStyle w:val="Heading4"/>
        <w:rPr>
          <w:ins w:id="3119" w:author="Shy Alon" w:date="2017-07-29T19:37:00Z"/>
        </w:rPr>
        <w:pPrChange w:id="3120" w:author="Shy Alon" w:date="2017-07-29T19:38:00Z">
          <w:pPr/>
        </w:pPrChange>
      </w:pPr>
      <w:ins w:id="3121" w:author="Shy Alon" w:date="2017-07-29T18:58:00Z">
        <w:r>
          <w:t>Muscarinic</w:t>
        </w:r>
      </w:ins>
    </w:p>
    <w:p w14:paraId="5EEC5A36" w14:textId="7CD06456" w:rsidR="00A84934" w:rsidRDefault="00A84934" w:rsidP="00A84934">
      <w:pPr>
        <w:rPr>
          <w:ins w:id="3122" w:author="Shy Alon" w:date="2017-07-29T19:37:00Z"/>
        </w:rPr>
      </w:pPr>
      <w:ins w:id="3123" w:author="Shy Alon" w:date="2017-07-29T19:37:00Z">
        <w:r>
          <w:t xml:space="preserve">The results for </w:t>
        </w:r>
        <w:r w:rsidR="003F6C5F">
          <w:t xml:space="preserve">Muscarinic </w:t>
        </w:r>
        <w:r>
          <w:t>(</w:t>
        </w:r>
      </w:ins>
      <w:ins w:id="3124" w:author="Shy Alon" w:date="2017-07-29T19:39:00Z">
        <w:r w:rsidR="003F6C5F">
          <w:fldChar w:fldCharType="begin"/>
        </w:r>
        <w:r w:rsidR="003F6C5F">
          <w:instrText xml:space="preserve"> REF _Ref489120518 \h </w:instrText>
        </w:r>
      </w:ins>
      <w:r w:rsidR="003F6C5F">
        <w:fldChar w:fldCharType="separate"/>
      </w:r>
      <w:ins w:id="3125" w:author="Shy Alon" w:date="2017-07-29T19:39:00Z">
        <w:r w:rsidR="003F6C5F">
          <w:t xml:space="preserve">Figure </w:t>
        </w:r>
        <w:r w:rsidR="003F6C5F">
          <w:rPr>
            <w:noProof/>
          </w:rPr>
          <w:t>13</w:t>
        </w:r>
        <w:r w:rsidR="003F6C5F">
          <w:fldChar w:fldCharType="end"/>
        </w:r>
      </w:ins>
      <w:ins w:id="3126" w:author="Shy Alon" w:date="2017-07-29T19:37:00Z">
        <w:r>
          <w:t>) are as follows:</w:t>
        </w:r>
      </w:ins>
    </w:p>
    <w:p w14:paraId="2C4DB212" w14:textId="2315D688" w:rsidR="00A84934" w:rsidRDefault="00A84934" w:rsidP="00A84934">
      <w:pPr>
        <w:rPr>
          <w:ins w:id="3127" w:author="Shy Alon" w:date="2017-07-29T19:37:00Z"/>
        </w:rPr>
      </w:pPr>
      <w:ins w:id="3128" w:author="Shy Alon" w:date="2017-07-29T19:37:00Z">
        <w:r w:rsidRPr="00E73FED">
          <w:rPr>
            <w:b/>
          </w:rPr>
          <w:t xml:space="preserve">Name: </w:t>
        </w:r>
        <w:r w:rsidRPr="00E73FED">
          <w:rPr>
            <w:b/>
          </w:rPr>
          <w:tab/>
        </w:r>
        <w:r w:rsidRPr="00E73FED">
          <w:rPr>
            <w:b/>
          </w:rPr>
          <w:tab/>
        </w:r>
        <w:r w:rsidRPr="00E73FED">
          <w:rPr>
            <w:b/>
          </w:rPr>
          <w:tab/>
        </w:r>
        <w:r w:rsidRPr="00E73FED">
          <w:rPr>
            <w:b/>
          </w:rPr>
          <w:tab/>
        </w:r>
      </w:ins>
      <w:ins w:id="3129" w:author="Shy Alon" w:date="2017-07-29T19:39:00Z">
        <w:r w:rsidR="003F6C5F">
          <w:t>Muscarinic</w:t>
        </w:r>
      </w:ins>
      <w:ins w:id="3130" w:author="Shy Alon" w:date="2017-07-29T19:37:00Z">
        <w:r>
          <w:t>.</w:t>
        </w:r>
      </w:ins>
    </w:p>
    <w:p w14:paraId="3BB517F5" w14:textId="6F81F42C" w:rsidR="00A84934" w:rsidRDefault="00A84934" w:rsidP="00A84934">
      <w:pPr>
        <w:rPr>
          <w:ins w:id="3131" w:author="Shy Alon" w:date="2017-07-29T19:37:00Z"/>
        </w:rPr>
      </w:pPr>
      <w:ins w:id="3132" w:author="Shy Alon" w:date="2017-07-29T19:37:00Z">
        <w:r w:rsidRPr="00E73FED">
          <w:rPr>
            <w:b/>
          </w:rPr>
          <w:t>Single neighbor quality:</w:t>
        </w:r>
        <w:r w:rsidRPr="00E73FED">
          <w:rPr>
            <w:b/>
          </w:rPr>
          <w:tab/>
        </w:r>
        <w:r w:rsidRPr="00E73FED">
          <w:rPr>
            <w:b/>
          </w:rPr>
          <w:tab/>
        </w:r>
        <w:r>
          <w:t>0.</w:t>
        </w:r>
      </w:ins>
      <w:ins w:id="3133" w:author="Shy Alon" w:date="2017-07-29T19:40:00Z">
        <w:r w:rsidR="003F6C5F">
          <w:t>993</w:t>
        </w:r>
      </w:ins>
      <w:ins w:id="3134" w:author="Shy Alon" w:date="2017-07-29T19:37:00Z">
        <w:r>
          <w:t>.</w:t>
        </w:r>
      </w:ins>
    </w:p>
    <w:p w14:paraId="2D64ED6B" w14:textId="60F438DD" w:rsidR="00A84934" w:rsidRDefault="00A84934" w:rsidP="00A84934">
      <w:pPr>
        <w:rPr>
          <w:ins w:id="3135" w:author="Shy Alon" w:date="2017-07-29T19:37:00Z"/>
        </w:rPr>
      </w:pPr>
      <w:ins w:id="3136" w:author="Shy Alon" w:date="2017-07-29T19:37:00Z">
        <w:r w:rsidRPr="00E73FED">
          <w:rPr>
            <w:b/>
          </w:rPr>
          <w:t>Three neighbors quality:</w:t>
        </w:r>
        <w:r w:rsidRPr="00E73FED">
          <w:rPr>
            <w:b/>
          </w:rPr>
          <w:tab/>
        </w:r>
        <w:r>
          <w:t>0.</w:t>
        </w:r>
      </w:ins>
      <w:ins w:id="3137" w:author="Shy Alon" w:date="2017-07-29T19:40:00Z">
        <w:r w:rsidR="003F6C5F">
          <w:t>993</w:t>
        </w:r>
      </w:ins>
      <w:ins w:id="3138" w:author="Shy Alon" w:date="2017-07-29T19:37:00Z">
        <w:r>
          <w:t>.</w:t>
        </w:r>
      </w:ins>
    </w:p>
    <w:p w14:paraId="13F4EC6E" w14:textId="16393E24" w:rsidR="00A84934" w:rsidRDefault="00A84934" w:rsidP="00A84934">
      <w:pPr>
        <w:rPr>
          <w:ins w:id="3139" w:author="Shy Alon" w:date="2017-07-29T19:37:00Z"/>
        </w:rPr>
      </w:pPr>
      <w:ins w:id="3140" w:author="Shy Alon" w:date="2017-07-29T19:37:00Z">
        <w:r w:rsidRPr="00E73FED">
          <w:rPr>
            <w:b/>
          </w:rPr>
          <w:t>Five neighbors quality:</w:t>
        </w:r>
        <w:r w:rsidRPr="00E73FED">
          <w:rPr>
            <w:b/>
          </w:rPr>
          <w:tab/>
        </w:r>
        <w:r w:rsidRPr="00E73FED">
          <w:rPr>
            <w:b/>
          </w:rPr>
          <w:tab/>
        </w:r>
        <w:r>
          <w:t>0.</w:t>
        </w:r>
      </w:ins>
      <w:ins w:id="3141" w:author="Shy Alon" w:date="2017-07-29T19:40:00Z">
        <w:r w:rsidR="003F6C5F">
          <w:t>993</w:t>
        </w:r>
      </w:ins>
      <w:ins w:id="3142" w:author="Shy Alon" w:date="2017-07-29T19:37:00Z">
        <w:r>
          <w:t>.</w:t>
        </w:r>
      </w:ins>
    </w:p>
    <w:p w14:paraId="361EE12C" w14:textId="744B32BB" w:rsidR="00A84934" w:rsidRDefault="00A84934" w:rsidP="00A84934">
      <w:pPr>
        <w:rPr>
          <w:ins w:id="3143" w:author="Shy Alon" w:date="2017-07-29T19:37:00Z"/>
        </w:rPr>
      </w:pPr>
      <w:ins w:id="3144" w:author="Shy Alon" w:date="2017-07-29T19:37:00Z">
        <w:r w:rsidRPr="00E73FED">
          <w:rPr>
            <w:b/>
          </w:rPr>
          <w:t>Trust level:</w:t>
        </w:r>
        <w:r w:rsidRPr="00E73FED">
          <w:rPr>
            <w:b/>
          </w:rPr>
          <w:tab/>
        </w:r>
        <w:r w:rsidRPr="00E73FED">
          <w:rPr>
            <w:b/>
          </w:rPr>
          <w:tab/>
        </w:r>
        <w:r w:rsidRPr="00E73FED">
          <w:rPr>
            <w:b/>
          </w:rPr>
          <w:tab/>
        </w:r>
        <w:r>
          <w:t>0.07</w:t>
        </w:r>
      </w:ins>
      <w:ins w:id="3145" w:author="Shy Alon" w:date="2017-07-29T19:40:00Z">
        <w:r w:rsidR="003F6C5F">
          <w:t>6</w:t>
        </w:r>
      </w:ins>
      <w:ins w:id="3146" w:author="Shy Alon" w:date="2017-07-29T19:37:00Z">
        <w:r>
          <w:t>.</w:t>
        </w:r>
      </w:ins>
    </w:p>
    <w:p w14:paraId="59B12B13" w14:textId="08BBBCC6" w:rsidR="00A84934" w:rsidRDefault="00A84934" w:rsidP="00A84934">
      <w:pPr>
        <w:rPr>
          <w:ins w:id="3147" w:author="Shy Alon" w:date="2017-07-29T19:49:00Z"/>
          <w:rFonts w:hint="cs"/>
          <w:rtl/>
        </w:rPr>
      </w:pPr>
      <w:ins w:id="3148" w:author="Shy Alon" w:date="2017-07-29T19:37:00Z">
        <w:r>
          <w:t xml:space="preserve">Tagging </w:t>
        </w:r>
      </w:ins>
      <w:ins w:id="3149" w:author="Shy Alon" w:date="2017-07-29T19:40:00Z">
        <w:r w:rsidR="003F6C5F">
          <w:t xml:space="preserve">Muscarinic </w:t>
        </w:r>
      </w:ins>
      <w:ins w:id="3150" w:author="Shy Alon" w:date="2017-07-29T19:37:00Z">
        <w:r>
          <w:t xml:space="preserve">compounds shows </w:t>
        </w:r>
      </w:ins>
      <w:ins w:id="3151" w:author="Shy Alon" w:date="2017-07-29T19:40:00Z">
        <w:r w:rsidR="003F6C5F">
          <w:t>excellent</w:t>
        </w:r>
      </w:ins>
      <w:ins w:id="3152" w:author="Shy Alon" w:date="2017-07-29T19:37:00Z">
        <w:r w:rsidR="003F6C5F">
          <w:t xml:space="preserve"> results</w:t>
        </w:r>
        <w:r>
          <w:t>.</w:t>
        </w:r>
      </w:ins>
      <w:ins w:id="3153" w:author="Shy Alon" w:date="2017-07-29T19:40:00Z">
        <w:r w:rsidR="003F6C5F">
          <w:t xml:space="preserve"> Similar to the test performed on </w:t>
        </w:r>
      </w:ins>
      <w:ins w:id="3154" w:author="Shy Alon" w:date="2017-07-29T19:41:00Z">
        <w:r w:rsidR="003F6C5F">
          <w:t xml:space="preserve">qualitative financial ratios the scope of the map </w:t>
        </w:r>
      </w:ins>
      <w:ins w:id="3155" w:author="Shy Alon" w:date="2017-07-29T19:45:00Z">
        <w:r w:rsidR="003F6C5F">
          <w:t xml:space="preserve">the visual indication seems to contradict the quality figures but it bears reiterating that the image represents more than 7000 compounds. </w:t>
        </w:r>
      </w:ins>
      <w:ins w:id="3156" w:author="Shy Alon" w:date="2017-07-29T19:46:00Z">
        <w:r w:rsidR="003F6C5F">
          <w:t>T</w:t>
        </w:r>
      </w:ins>
      <w:ins w:id="3157" w:author="Shy Alon" w:date="2017-07-29T19:47:00Z">
        <w:r w:rsidR="003F6C5F">
          <w:t>aking the single compound in the middle (for example) and zooming into the map we can see (</w:t>
        </w:r>
      </w:ins>
      <w:ins w:id="3158" w:author="Shy Alon" w:date="2017-07-29T19:51:00Z">
        <w:r w:rsidR="004B6266">
          <w:fldChar w:fldCharType="begin"/>
        </w:r>
        <w:r w:rsidR="004B6266">
          <w:instrText xml:space="preserve"> REF _Ref489121192 \h </w:instrText>
        </w:r>
      </w:ins>
      <w:r w:rsidR="004B6266">
        <w:fldChar w:fldCharType="separate"/>
      </w:r>
      <w:ins w:id="3159" w:author="Shy Alon" w:date="2017-07-29T19:51:00Z">
        <w:r w:rsidR="004B6266">
          <w:t xml:space="preserve">Figure </w:t>
        </w:r>
        <w:r w:rsidR="004B6266">
          <w:rPr>
            <w:noProof/>
          </w:rPr>
          <w:t>14</w:t>
        </w:r>
        <w:r w:rsidR="004B6266">
          <w:fldChar w:fldCharType="end"/>
        </w:r>
      </w:ins>
      <w:ins w:id="3160" w:author="Shy Alon" w:date="2017-07-29T19:47:00Z">
        <w:r w:rsidR="003F6C5F">
          <w:t xml:space="preserve">) </w:t>
        </w:r>
      </w:ins>
      <w:ins w:id="3161" w:author="Shy Alon" w:date="2017-07-29T19:51:00Z">
        <w:r w:rsidR="004B6266">
          <w:t>that it is in fact a cluster of nine compounds bunched together in a manner which makes it seem like a single compound in a</w:t>
        </w:r>
      </w:ins>
      <w:ins w:id="3162" w:author="Shy Alon" w:date="2017-07-29T19:52:00Z">
        <w:r w:rsidR="004B6266">
          <w:t xml:space="preserve"> compressed space.</w:t>
        </w:r>
      </w:ins>
    </w:p>
    <w:p w14:paraId="0DD2AFD3" w14:textId="77777777" w:rsidR="003F6C5F" w:rsidRDefault="003F6C5F" w:rsidP="00A84934">
      <w:pPr>
        <w:rPr>
          <w:ins w:id="3163" w:author="Shy Alon" w:date="2017-07-29T19:37:00Z"/>
          <w:rFonts w:hint="cs"/>
          <w:rtl/>
        </w:rPr>
      </w:pPr>
    </w:p>
    <w:p w14:paraId="22A72F64" w14:textId="77777777" w:rsidR="003F6C5F" w:rsidRDefault="003F6C5F" w:rsidP="003F6C5F">
      <w:pPr>
        <w:keepNext/>
        <w:rPr>
          <w:ins w:id="3164" w:author="Shy Alon" w:date="2017-07-29T19:39:00Z"/>
        </w:rPr>
        <w:pPrChange w:id="3165" w:author="Shy Alon" w:date="2017-07-29T19:39:00Z">
          <w:pPr/>
        </w:pPrChange>
      </w:pPr>
      <w:ins w:id="3166" w:author="Shy Alon" w:date="2017-07-29T19:38:00Z">
        <w:r>
          <w:rPr>
            <w:noProof/>
          </w:rPr>
          <w:lastRenderedPageBreak/>
          <w:drawing>
            <wp:inline distT="0" distB="0" distL="0" distR="0" wp14:anchorId="69D7F345" wp14:editId="1A4CAFF6">
              <wp:extent cx="5274310" cy="3955733"/>
              <wp:effectExtent l="0" t="0" r="2540" b="6985"/>
              <wp:docPr id="60" name="Picture 60" descr="C:\Users\Shy Alon\AppData\Local\Microsoft\Windows\INetCache\Content.Word\joined_muscarinic_q_0.993_q3_0.993_q5_0.993_trust_0.076_features_3A6FA27905234A33437BCAA0404748A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hy Alon\AppData\Local\Microsoft\Windows\INetCache\Content.Word\joined_muscarinic_q_0.993_q3_0.993_q5_0.993_trust_0.076_features_3A6FA27905234A33437BCAA0404748A11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ins>
    </w:p>
    <w:p w14:paraId="385A659A" w14:textId="1B9C8FF2" w:rsidR="00A84934" w:rsidRDefault="003F6C5F" w:rsidP="003F6C5F">
      <w:pPr>
        <w:pStyle w:val="Caption"/>
        <w:jc w:val="center"/>
        <w:rPr>
          <w:ins w:id="3167" w:author="Shy Alon" w:date="2017-07-29T19:49:00Z"/>
          <w:rtl/>
        </w:rPr>
        <w:pPrChange w:id="3168" w:author="Shy Alon" w:date="2017-07-29T19:39:00Z">
          <w:pPr/>
        </w:pPrChange>
      </w:pPr>
      <w:bookmarkStart w:id="3169" w:name="_Ref489120518"/>
      <w:bookmarkStart w:id="3170" w:name="_Toc489130961"/>
      <w:ins w:id="3171" w:author="Shy Alon" w:date="2017-07-29T19:39:00Z">
        <w:r>
          <w:t xml:space="preserve">Figure </w:t>
        </w:r>
        <w:r>
          <w:fldChar w:fldCharType="begin"/>
        </w:r>
        <w:r>
          <w:instrText xml:space="preserve"> SEQ Figure \* ARABIC </w:instrText>
        </w:r>
      </w:ins>
      <w:r>
        <w:fldChar w:fldCharType="separate"/>
      </w:r>
      <w:ins w:id="3172" w:author="Shy Alon" w:date="2017-07-29T19:39:00Z">
        <w:r>
          <w:rPr>
            <w:noProof/>
          </w:rPr>
          <w:t>13</w:t>
        </w:r>
        <w:r>
          <w:fldChar w:fldCharType="end"/>
        </w:r>
        <w:bookmarkEnd w:id="3169"/>
        <w:r>
          <w:t xml:space="preserve"> Muscarinic Results</w:t>
        </w:r>
      </w:ins>
      <w:bookmarkEnd w:id="3170"/>
    </w:p>
    <w:p w14:paraId="3ED133C4" w14:textId="77777777" w:rsidR="004B6266" w:rsidRDefault="004B6266" w:rsidP="004B6266">
      <w:pPr>
        <w:keepNext/>
        <w:rPr>
          <w:ins w:id="3173" w:author="Shy Alon" w:date="2017-07-29T19:50:00Z"/>
        </w:rPr>
        <w:pPrChange w:id="3174" w:author="Shy Alon" w:date="2017-07-29T19:50:00Z">
          <w:pPr/>
        </w:pPrChange>
      </w:pPr>
      <w:ins w:id="3175" w:author="Shy Alon" w:date="2017-07-29T19:49:00Z">
        <w:r w:rsidRPr="004B6266">
          <w:rPr>
            <w:noProof/>
          </w:rPr>
          <w:drawing>
            <wp:inline distT="0" distB="0" distL="0" distR="0" wp14:anchorId="10815618" wp14:editId="0C829961">
              <wp:extent cx="5274310" cy="330572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305724"/>
                      </a:xfrm>
                      <a:prstGeom prst="rect">
                        <a:avLst/>
                      </a:prstGeom>
                      <a:noFill/>
                      <a:ln>
                        <a:noFill/>
                      </a:ln>
                    </pic:spPr>
                  </pic:pic>
                </a:graphicData>
              </a:graphic>
            </wp:inline>
          </w:drawing>
        </w:r>
      </w:ins>
    </w:p>
    <w:p w14:paraId="604B0A02" w14:textId="15D9F740" w:rsidR="004B6266" w:rsidRPr="004B6266" w:rsidRDefault="004B6266" w:rsidP="004B6266">
      <w:pPr>
        <w:pStyle w:val="Caption"/>
        <w:jc w:val="center"/>
        <w:rPr>
          <w:ins w:id="3176" w:author="Shy Alon" w:date="2017-07-29T18:58:00Z"/>
          <w:rPrChange w:id="3177" w:author="Shy Alon" w:date="2017-07-29T19:49:00Z">
            <w:rPr>
              <w:ins w:id="3178" w:author="Shy Alon" w:date="2017-07-29T18:58:00Z"/>
            </w:rPr>
          </w:rPrChange>
        </w:rPr>
        <w:pPrChange w:id="3179" w:author="Shy Alon" w:date="2017-07-29T19:50:00Z">
          <w:pPr/>
        </w:pPrChange>
      </w:pPr>
      <w:bookmarkStart w:id="3180" w:name="_Ref489121192"/>
      <w:bookmarkStart w:id="3181" w:name="_Toc489130962"/>
      <w:ins w:id="3182" w:author="Shy Alon" w:date="2017-07-29T19:50:00Z">
        <w:r>
          <w:t xml:space="preserve">Figure </w:t>
        </w:r>
        <w:r>
          <w:fldChar w:fldCharType="begin"/>
        </w:r>
        <w:r>
          <w:instrText xml:space="preserve"> SEQ Figure \* ARABIC </w:instrText>
        </w:r>
      </w:ins>
      <w:r>
        <w:fldChar w:fldCharType="separate"/>
      </w:r>
      <w:ins w:id="3183" w:author="Shy Alon" w:date="2017-07-29T19:50:00Z">
        <w:r>
          <w:rPr>
            <w:noProof/>
          </w:rPr>
          <w:t>14</w:t>
        </w:r>
        <w:r>
          <w:fldChar w:fldCharType="end"/>
        </w:r>
        <w:bookmarkEnd w:id="3180"/>
        <w:r>
          <w:rPr>
            <w:noProof/>
            <w:rtl/>
          </w:rPr>
          <w:t xml:space="preserve"> </w:t>
        </w:r>
        <w:r>
          <w:rPr>
            <w:noProof/>
          </w:rPr>
          <w:t xml:space="preserve"> Muscarinic Results Magnified</w:t>
        </w:r>
      </w:ins>
      <w:bookmarkEnd w:id="3181"/>
    </w:p>
    <w:p w14:paraId="74A45D36" w14:textId="77777777" w:rsidR="00ED3292" w:rsidRDefault="00ED3292" w:rsidP="00ED3292">
      <w:pPr>
        <w:pStyle w:val="Heading4"/>
        <w:rPr>
          <w:ins w:id="3184" w:author="Shy Alon" w:date="2017-07-29T18:58:00Z"/>
        </w:rPr>
      </w:pPr>
      <w:ins w:id="3185" w:author="Shy Alon" w:date="2017-07-29T18:58:00Z">
        <w:r>
          <w:t>S</w:t>
        </w:r>
        <w:r w:rsidRPr="00910F48">
          <w:t>erotonin</w:t>
        </w:r>
      </w:ins>
    </w:p>
    <w:p w14:paraId="5EE729F6" w14:textId="6BC773B3" w:rsidR="004B6266" w:rsidRDefault="004B6266" w:rsidP="004B6266">
      <w:pPr>
        <w:rPr>
          <w:ins w:id="3186" w:author="Shy Alon" w:date="2017-07-29T19:53:00Z"/>
        </w:rPr>
        <w:pPrChange w:id="3187" w:author="Shy Alon" w:date="2017-07-29T19:53:00Z">
          <w:pPr/>
        </w:pPrChange>
      </w:pPr>
      <w:ins w:id="3188" w:author="Shy Alon" w:date="2017-07-29T19:53:00Z">
        <w:r>
          <w:t>The results for Serotonin (</w:t>
        </w:r>
        <w:r>
          <w:fldChar w:fldCharType="begin"/>
        </w:r>
        <w:r>
          <w:instrText xml:space="preserve"> REF _Ref489120518 \h </w:instrText>
        </w:r>
        <w:r>
          <w:fldChar w:fldCharType="separate"/>
        </w:r>
        <w:r>
          <w:t xml:space="preserve">Figure </w:t>
        </w:r>
        <w:r>
          <w:rPr>
            <w:noProof/>
          </w:rPr>
          <w:t>13</w:t>
        </w:r>
        <w:r>
          <w:fldChar w:fldCharType="end"/>
        </w:r>
        <w:r>
          <w:t>) are as follows:</w:t>
        </w:r>
      </w:ins>
    </w:p>
    <w:p w14:paraId="65419F93" w14:textId="340DE575" w:rsidR="004B6266" w:rsidRDefault="004B6266" w:rsidP="004B6266">
      <w:pPr>
        <w:rPr>
          <w:ins w:id="3189" w:author="Shy Alon" w:date="2017-07-29T19:53:00Z"/>
        </w:rPr>
      </w:pPr>
      <w:ins w:id="3190" w:author="Shy Alon" w:date="2017-07-29T19:53:00Z">
        <w:r w:rsidRPr="00E73FED">
          <w:rPr>
            <w:b/>
          </w:rPr>
          <w:t xml:space="preserve">Name: </w:t>
        </w:r>
        <w:r w:rsidRPr="00E73FED">
          <w:rPr>
            <w:b/>
          </w:rPr>
          <w:tab/>
        </w:r>
        <w:r w:rsidRPr="00E73FED">
          <w:rPr>
            <w:b/>
          </w:rPr>
          <w:tab/>
        </w:r>
        <w:r w:rsidRPr="00E73FED">
          <w:rPr>
            <w:b/>
          </w:rPr>
          <w:tab/>
        </w:r>
        <w:r w:rsidRPr="00E73FED">
          <w:rPr>
            <w:b/>
          </w:rPr>
          <w:tab/>
        </w:r>
      </w:ins>
      <w:ins w:id="3191" w:author="Shy Alon" w:date="2017-07-29T19:56:00Z">
        <w:r>
          <w:t>Serotonin</w:t>
        </w:r>
      </w:ins>
      <w:ins w:id="3192" w:author="Shy Alon" w:date="2017-07-29T19:53:00Z">
        <w:r>
          <w:t>.</w:t>
        </w:r>
      </w:ins>
    </w:p>
    <w:p w14:paraId="2193C91C" w14:textId="6C524325" w:rsidR="004B6266" w:rsidRDefault="004B6266" w:rsidP="004B6266">
      <w:pPr>
        <w:rPr>
          <w:ins w:id="3193" w:author="Shy Alon" w:date="2017-07-29T19:53:00Z"/>
        </w:rPr>
      </w:pPr>
      <w:ins w:id="3194" w:author="Shy Alon" w:date="2017-07-29T19:53:00Z">
        <w:r w:rsidRPr="00E73FED">
          <w:rPr>
            <w:b/>
          </w:rPr>
          <w:lastRenderedPageBreak/>
          <w:t>Single neighbor quality:</w:t>
        </w:r>
        <w:r w:rsidRPr="00E73FED">
          <w:rPr>
            <w:b/>
          </w:rPr>
          <w:tab/>
        </w:r>
        <w:r w:rsidRPr="00E73FED">
          <w:rPr>
            <w:b/>
          </w:rPr>
          <w:tab/>
        </w:r>
        <w:r>
          <w:t>0.9</w:t>
        </w:r>
      </w:ins>
      <w:ins w:id="3195" w:author="Shy Alon" w:date="2017-07-29T19:56:00Z">
        <w:r>
          <w:t>38</w:t>
        </w:r>
      </w:ins>
      <w:ins w:id="3196" w:author="Shy Alon" w:date="2017-07-29T19:53:00Z">
        <w:r>
          <w:t>.</w:t>
        </w:r>
      </w:ins>
    </w:p>
    <w:p w14:paraId="3D96F091" w14:textId="3067B158" w:rsidR="004B6266" w:rsidRDefault="004B6266" w:rsidP="004B6266">
      <w:pPr>
        <w:rPr>
          <w:ins w:id="3197" w:author="Shy Alon" w:date="2017-07-29T19:53:00Z"/>
        </w:rPr>
      </w:pPr>
      <w:ins w:id="3198" w:author="Shy Alon" w:date="2017-07-29T19:53:00Z">
        <w:r w:rsidRPr="00E73FED">
          <w:rPr>
            <w:b/>
          </w:rPr>
          <w:t>Three neighbors quality:</w:t>
        </w:r>
        <w:r w:rsidRPr="00E73FED">
          <w:rPr>
            <w:b/>
          </w:rPr>
          <w:tab/>
        </w:r>
        <w:r>
          <w:t>0.9</w:t>
        </w:r>
      </w:ins>
      <w:ins w:id="3199" w:author="Shy Alon" w:date="2017-07-29T19:56:00Z">
        <w:r>
          <w:t>34</w:t>
        </w:r>
      </w:ins>
      <w:ins w:id="3200" w:author="Shy Alon" w:date="2017-07-29T19:53:00Z">
        <w:r>
          <w:t>.</w:t>
        </w:r>
      </w:ins>
    </w:p>
    <w:p w14:paraId="6297C9C2" w14:textId="1A493CA8" w:rsidR="004B6266" w:rsidRDefault="004B6266" w:rsidP="004B6266">
      <w:pPr>
        <w:rPr>
          <w:ins w:id="3201" w:author="Shy Alon" w:date="2017-07-29T19:53:00Z"/>
        </w:rPr>
      </w:pPr>
      <w:ins w:id="3202" w:author="Shy Alon" w:date="2017-07-29T19:53:00Z">
        <w:r w:rsidRPr="00E73FED">
          <w:rPr>
            <w:b/>
          </w:rPr>
          <w:t>Five neighbors quality:</w:t>
        </w:r>
        <w:r w:rsidRPr="00E73FED">
          <w:rPr>
            <w:b/>
          </w:rPr>
          <w:tab/>
        </w:r>
        <w:r w:rsidRPr="00E73FED">
          <w:rPr>
            <w:b/>
          </w:rPr>
          <w:tab/>
        </w:r>
        <w:r>
          <w:t>0.9</w:t>
        </w:r>
      </w:ins>
      <w:ins w:id="3203" w:author="Shy Alon" w:date="2017-07-29T19:56:00Z">
        <w:r>
          <w:t>21</w:t>
        </w:r>
      </w:ins>
      <w:ins w:id="3204" w:author="Shy Alon" w:date="2017-07-29T19:53:00Z">
        <w:r>
          <w:t>.</w:t>
        </w:r>
      </w:ins>
    </w:p>
    <w:p w14:paraId="377BD206" w14:textId="385E125B" w:rsidR="004B6266" w:rsidRDefault="004B6266" w:rsidP="004B6266">
      <w:pPr>
        <w:rPr>
          <w:ins w:id="3205" w:author="Shy Alon" w:date="2017-07-29T19:55:00Z"/>
        </w:rPr>
        <w:pPrChange w:id="3206" w:author="Shy Alon" w:date="2017-07-29T19:54:00Z">
          <w:pPr/>
        </w:pPrChange>
      </w:pPr>
      <w:ins w:id="3207" w:author="Shy Alon" w:date="2017-07-29T19:53:00Z">
        <w:r w:rsidRPr="00E73FED">
          <w:rPr>
            <w:b/>
          </w:rPr>
          <w:t>Trust level:</w:t>
        </w:r>
        <w:r w:rsidRPr="00E73FED">
          <w:rPr>
            <w:b/>
          </w:rPr>
          <w:tab/>
        </w:r>
        <w:r w:rsidRPr="00E73FED">
          <w:rPr>
            <w:b/>
          </w:rPr>
          <w:tab/>
        </w:r>
        <w:r w:rsidRPr="00E73FED">
          <w:rPr>
            <w:b/>
          </w:rPr>
          <w:tab/>
        </w:r>
        <w:r>
          <w:t>0.0</w:t>
        </w:r>
      </w:ins>
      <w:ins w:id="3208" w:author="Shy Alon" w:date="2017-07-29T19:56:00Z">
        <w:r>
          <w:t>9</w:t>
        </w:r>
      </w:ins>
      <w:ins w:id="3209" w:author="Shy Alon" w:date="2017-07-29T19:53:00Z">
        <w:r>
          <w:t>.</w:t>
        </w:r>
      </w:ins>
    </w:p>
    <w:p w14:paraId="16D21D1E" w14:textId="76066C24" w:rsidR="004B6266" w:rsidRDefault="004B6266" w:rsidP="004B6266">
      <w:pPr>
        <w:rPr>
          <w:ins w:id="3210" w:author="Shy Alon" w:date="2017-07-29T19:53:00Z"/>
        </w:rPr>
        <w:pPrChange w:id="3211" w:author="Shy Alon" w:date="2017-07-29T19:54:00Z">
          <w:pPr/>
        </w:pPrChange>
      </w:pPr>
      <w:ins w:id="3212" w:author="Shy Alon" w:date="2017-07-29T19:56:00Z">
        <w:r>
          <w:t>As t</w:t>
        </w:r>
      </w:ins>
      <w:ins w:id="3213" w:author="Shy Alon" w:date="2017-07-29T19:55:00Z">
        <w:r>
          <w:t>he most dominant effect</w:t>
        </w:r>
      </w:ins>
      <w:ins w:id="3214" w:author="Shy Alon" w:date="2017-07-29T19:56:00Z">
        <w:r>
          <w:t xml:space="preserve"> in the dataset (with regard to compound count) </w:t>
        </w:r>
      </w:ins>
      <w:ins w:id="3215" w:author="Shy Alon" w:date="2017-07-29T19:57:00Z">
        <w:r>
          <w:t>Serotonin has the lowest quality score which is still better in orders of magnitude than random selection.</w:t>
        </w:r>
      </w:ins>
    </w:p>
    <w:p w14:paraId="46532E5B" w14:textId="77777777" w:rsidR="004B6266" w:rsidRDefault="004B6266" w:rsidP="004B6266">
      <w:pPr>
        <w:keepNext/>
        <w:rPr>
          <w:ins w:id="3216" w:author="Shy Alon" w:date="2017-07-29T19:55:00Z"/>
        </w:rPr>
        <w:pPrChange w:id="3217" w:author="Shy Alon" w:date="2017-07-29T19:55:00Z">
          <w:pPr/>
        </w:pPrChange>
      </w:pPr>
      <w:ins w:id="3218" w:author="Shy Alon" w:date="2017-07-29T19:54:00Z">
        <w:r>
          <w:rPr>
            <w:noProof/>
          </w:rPr>
          <w:drawing>
            <wp:inline distT="0" distB="0" distL="0" distR="0" wp14:anchorId="180DE2E0" wp14:editId="03CF81BC">
              <wp:extent cx="5273040" cy="3957320"/>
              <wp:effectExtent l="0" t="0" r="3810" b="5080"/>
              <wp:docPr id="64" name="Picture 64" descr="C:\Users\Shy Alon\AppData\Local\Microsoft\Windows\INetCache\Content.Word\joined_serotonin_q_0.938_q3_0.934_q5_0.921_trust_0.090_features_1D19EDCB8D1678F6509D37AD2C744536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hy Alon\AppData\Local\Microsoft\Windows\INetCache\Content.Word\joined_serotonin_q_0.938_q3_0.934_q5_0.921_trust_0.090_features_1D19EDCB8D1678F6509D37AD2C7445362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040" cy="3957320"/>
                      </a:xfrm>
                      <a:prstGeom prst="rect">
                        <a:avLst/>
                      </a:prstGeom>
                      <a:noFill/>
                      <a:ln>
                        <a:noFill/>
                      </a:ln>
                    </pic:spPr>
                  </pic:pic>
                </a:graphicData>
              </a:graphic>
            </wp:inline>
          </w:drawing>
        </w:r>
      </w:ins>
    </w:p>
    <w:p w14:paraId="7C6C8877" w14:textId="55886326" w:rsidR="007E48FE" w:rsidRDefault="004B6266" w:rsidP="004B6266">
      <w:pPr>
        <w:pStyle w:val="Caption"/>
        <w:jc w:val="center"/>
        <w:rPr>
          <w:ins w:id="3219" w:author="Shy Alon" w:date="2017-07-29T17:45:00Z"/>
        </w:rPr>
        <w:pPrChange w:id="3220" w:author="Shy Alon" w:date="2017-07-29T19:55:00Z">
          <w:pPr>
            <w:pStyle w:val="Heading2"/>
          </w:pPr>
        </w:pPrChange>
      </w:pPr>
      <w:bookmarkStart w:id="3221" w:name="_Toc489130963"/>
      <w:ins w:id="3222" w:author="Shy Alon" w:date="2017-07-29T19:55:00Z">
        <w:r>
          <w:t xml:space="preserve">Figure </w:t>
        </w:r>
        <w:r>
          <w:fldChar w:fldCharType="begin"/>
        </w:r>
        <w:r>
          <w:instrText xml:space="preserve"> SEQ Figure \* ARABIC </w:instrText>
        </w:r>
      </w:ins>
      <w:r>
        <w:fldChar w:fldCharType="separate"/>
      </w:r>
      <w:ins w:id="3223" w:author="Shy Alon" w:date="2017-07-29T19:55:00Z">
        <w:r>
          <w:rPr>
            <w:noProof/>
          </w:rPr>
          <w:t>15</w:t>
        </w:r>
        <w:r>
          <w:fldChar w:fldCharType="end"/>
        </w:r>
        <w:r>
          <w:t xml:space="preserve"> Serotonin Results</w:t>
        </w:r>
      </w:ins>
      <w:bookmarkEnd w:id="3221"/>
    </w:p>
    <w:p w14:paraId="57206197" w14:textId="38C89493" w:rsidR="007E48FE" w:rsidRDefault="007E48FE" w:rsidP="007E48FE">
      <w:pPr>
        <w:pStyle w:val="Heading2"/>
        <w:numPr>
          <w:ilvl w:val="1"/>
          <w:numId w:val="58"/>
        </w:numPr>
        <w:rPr>
          <w:ins w:id="3224" w:author="Shy Alon" w:date="2017-07-29T17:45:00Z"/>
        </w:rPr>
      </w:pPr>
      <w:bookmarkStart w:id="3225" w:name="_Toc489130769"/>
      <w:ins w:id="3226" w:author="Shy Alon" w:date="2017-07-29T17:45:00Z">
        <w:r>
          <w:t>Verification</w:t>
        </w:r>
        <w:bookmarkEnd w:id="3225"/>
      </w:ins>
    </w:p>
    <w:p w14:paraId="104CC350" w14:textId="11C9C905" w:rsidR="007E48FE" w:rsidRDefault="004B3C13" w:rsidP="007E48FE">
      <w:pPr>
        <w:pStyle w:val="Heading3"/>
        <w:rPr>
          <w:ins w:id="3227" w:author="Shy Alon" w:date="2017-07-29T20:19:00Z"/>
        </w:rPr>
      </w:pPr>
      <w:bookmarkStart w:id="3228" w:name="_Toc489130770"/>
      <w:ins w:id="3229" w:author="Shy Alon" w:date="2017-07-29T20:15:00Z">
        <w:r>
          <w:t>Feature Selection</w:t>
        </w:r>
      </w:ins>
      <w:bookmarkEnd w:id="3228"/>
    </w:p>
    <w:p w14:paraId="0531773F" w14:textId="0F7CDFC9" w:rsidR="00547E74" w:rsidRPr="00547E74" w:rsidRDefault="00547E74" w:rsidP="00547E74">
      <w:pPr>
        <w:rPr>
          <w:ins w:id="3230" w:author="Shy Alon" w:date="2017-07-29T17:45:00Z"/>
          <w:rFonts w:hint="cs"/>
          <w:rtl/>
          <w:rPrChange w:id="3231" w:author="Shy Alon" w:date="2017-07-29T20:19:00Z">
            <w:rPr>
              <w:ins w:id="3232" w:author="Shy Alon" w:date="2017-07-29T17:45:00Z"/>
              <w:rFonts w:hint="cs"/>
              <w:rtl/>
            </w:rPr>
          </w:rPrChange>
        </w:rPr>
        <w:pPrChange w:id="3233" w:author="Shy Alon" w:date="2017-07-29T20:19:00Z">
          <w:pPr>
            <w:pStyle w:val="Heading3"/>
          </w:pPr>
        </w:pPrChange>
      </w:pPr>
      <w:ins w:id="3234" w:author="Shy Alon" w:date="2017-07-29T20:19:00Z">
        <w:r>
          <w:t>The features are selected and persisted for the purpose of partial reproduction e.g. the final feature set can be used as the basis for future system runs for the same effect.</w:t>
        </w:r>
      </w:ins>
    </w:p>
    <w:p w14:paraId="6BED854A" w14:textId="77777777" w:rsidR="007E48FE" w:rsidRDefault="007E48FE" w:rsidP="007E48FE">
      <w:pPr>
        <w:pStyle w:val="Heading3"/>
        <w:rPr>
          <w:ins w:id="3235" w:author="Shy Alon" w:date="2017-07-29T17:45:00Z"/>
        </w:rPr>
      </w:pPr>
      <w:bookmarkStart w:id="3236" w:name="_Toc489130771"/>
      <w:ins w:id="3237" w:author="Shy Alon" w:date="2017-07-29T17:45:00Z">
        <w:r>
          <w:t>Dimensionality Reduction</w:t>
        </w:r>
        <w:bookmarkEnd w:id="3236"/>
      </w:ins>
    </w:p>
    <w:p w14:paraId="7665C823" w14:textId="1E1AA0A1" w:rsidR="007E48FE" w:rsidRDefault="007E48FE" w:rsidP="007E48FE">
      <w:pPr>
        <w:rPr>
          <w:ins w:id="3238" w:author="Shy Alon" w:date="2017-07-29T20:21:00Z"/>
        </w:rPr>
        <w:pPrChange w:id="3239" w:author="Shy Alon" w:date="2017-07-18T22:55:00Z">
          <w:pPr>
            <w:pStyle w:val="Heading2"/>
          </w:pPr>
        </w:pPrChange>
      </w:pPr>
      <w:ins w:id="3240" w:author="Shy Alon" w:date="2017-07-29T17:45:00Z">
        <w:r>
          <w:t>High-dimensional data</w:t>
        </w:r>
      </w:ins>
      <w:ins w:id="3241" w:author="Shy Alon" w:date="2017-07-29T20:20:00Z">
        <w:r w:rsidR="00547E74">
          <w:t xml:space="preserve"> is projected into a two dimensional space and the distances are measured in the two dimensional space.</w:t>
        </w:r>
      </w:ins>
    </w:p>
    <w:p w14:paraId="78272522" w14:textId="47305013" w:rsidR="00547E74" w:rsidRDefault="00547E74" w:rsidP="00547E74">
      <w:pPr>
        <w:pStyle w:val="Heading3"/>
        <w:rPr>
          <w:ins w:id="3242" w:author="Shy Alon" w:date="2017-07-29T20:21:00Z"/>
        </w:rPr>
      </w:pPr>
      <w:bookmarkStart w:id="3243" w:name="_Toc489130772"/>
      <w:ins w:id="3244" w:author="Shy Alon" w:date="2017-07-29T20:21:00Z">
        <w:r>
          <w:t>Fitness Function</w:t>
        </w:r>
        <w:bookmarkEnd w:id="3243"/>
      </w:ins>
    </w:p>
    <w:p w14:paraId="10C88FDA" w14:textId="0EAF2D3A" w:rsidR="00547E74" w:rsidRDefault="00547E74" w:rsidP="00547E74">
      <w:pPr>
        <w:rPr>
          <w:ins w:id="3245" w:author="Shy Alon" w:date="2017-07-29T20:21:00Z"/>
        </w:rPr>
      </w:pPr>
      <w:ins w:id="3246" w:author="Shy Alon" w:date="2017-07-29T20:22:00Z">
        <w:r>
          <w:t>The quality calculation serves as an adequate fitness function</w:t>
        </w:r>
      </w:ins>
      <w:ins w:id="3247" w:author="Shy Alon" w:date="2017-07-29T20:21:00Z">
        <w:r>
          <w:t>.</w:t>
        </w:r>
      </w:ins>
      <w:ins w:id="3248" w:author="Shy Alon" w:date="2017-07-29T20:22:00Z">
        <w:r>
          <w:t xml:space="preserve"> Even though it might create instances in which the results make little sense to the naked eye zooming in make it clearer that the results are indeed </w:t>
        </w:r>
      </w:ins>
      <w:ins w:id="3249" w:author="Shy Alon" w:date="2017-07-29T20:23:00Z">
        <w:r>
          <w:t>reliable</w:t>
        </w:r>
      </w:ins>
      <w:ins w:id="3250" w:author="Shy Alon" w:date="2017-07-29T20:22:00Z">
        <w:r>
          <w:t>.</w:t>
        </w:r>
      </w:ins>
    </w:p>
    <w:p w14:paraId="7E911288" w14:textId="77777777" w:rsidR="00547E74" w:rsidRDefault="00547E74" w:rsidP="007E48FE">
      <w:pPr>
        <w:rPr>
          <w:ins w:id="3251" w:author="Shy Alon" w:date="2017-07-29T17:45:00Z"/>
        </w:rPr>
        <w:pPrChange w:id="3252" w:author="Shy Alon" w:date="2017-07-18T22:55:00Z">
          <w:pPr>
            <w:pStyle w:val="Heading2"/>
          </w:pPr>
        </w:pPrChange>
      </w:pPr>
    </w:p>
    <w:p w14:paraId="5E6F430D" w14:textId="6820CC6E" w:rsidR="007E48FE" w:rsidRDefault="007E48FE" w:rsidP="007E48FE">
      <w:pPr>
        <w:pStyle w:val="Heading2"/>
        <w:numPr>
          <w:ilvl w:val="1"/>
          <w:numId w:val="58"/>
        </w:numPr>
        <w:rPr>
          <w:ins w:id="3253" w:author="Shy Alon" w:date="2017-07-29T17:45:00Z"/>
        </w:rPr>
      </w:pPr>
      <w:bookmarkStart w:id="3254" w:name="_Toc489130773"/>
      <w:ins w:id="3255" w:author="Shy Alon" w:date="2017-07-29T17:45:00Z">
        <w:r>
          <w:lastRenderedPageBreak/>
          <w:t>Validation</w:t>
        </w:r>
        <w:bookmarkEnd w:id="3254"/>
      </w:ins>
    </w:p>
    <w:p w14:paraId="6D6C388A" w14:textId="043C9DB4" w:rsidR="007E48FE" w:rsidRDefault="00E928B5" w:rsidP="007E48FE">
      <w:pPr>
        <w:pStyle w:val="Heading3"/>
        <w:rPr>
          <w:ins w:id="3256" w:author="Shy Alon" w:date="2017-07-29T20:27:00Z"/>
        </w:rPr>
      </w:pPr>
      <w:bookmarkStart w:id="3257" w:name="_Toc489130774"/>
      <w:ins w:id="3258" w:author="Shy Alon" w:date="2017-07-29T20:27:00Z">
        <w:r>
          <w:t>Tagging Compounds with Unknown Qualities</w:t>
        </w:r>
        <w:bookmarkEnd w:id="3257"/>
      </w:ins>
    </w:p>
    <w:p w14:paraId="12FD077D" w14:textId="6F389EA8" w:rsidR="00E928B5" w:rsidRPr="00E928B5" w:rsidRDefault="00E928B5" w:rsidP="00E928B5">
      <w:pPr>
        <w:rPr>
          <w:ins w:id="3259" w:author="Shy Alon" w:date="2017-07-29T17:45:00Z"/>
          <w:rPrChange w:id="3260" w:author="Shy Alon" w:date="2017-07-29T20:27:00Z">
            <w:rPr>
              <w:ins w:id="3261" w:author="Shy Alon" w:date="2017-07-29T17:45:00Z"/>
            </w:rPr>
          </w:rPrChange>
        </w:rPr>
        <w:pPrChange w:id="3262" w:author="Shy Alon" w:date="2017-07-29T20:27:00Z">
          <w:pPr>
            <w:pStyle w:val="Heading3"/>
          </w:pPr>
        </w:pPrChange>
      </w:pPr>
      <w:ins w:id="3263" w:author="Shy Alon" w:date="2017-07-29T20:27:00Z">
        <w:r>
          <w:t>We have shown t</w:t>
        </w:r>
      </w:ins>
      <w:ins w:id="3264" w:author="Shy Alon" w:date="2017-07-29T20:28:00Z">
        <w:r>
          <w:t xml:space="preserve">hat in the tested cases the system placed compounds with similar effects near each other. This </w:t>
        </w:r>
      </w:ins>
      <w:ins w:id="3265" w:author="Shy Alon" w:date="2017-07-29T20:30:00Z">
        <w:r>
          <w:t>supports the</w:t>
        </w:r>
      </w:ins>
      <w:ins w:id="3266" w:author="Shy Alon" w:date="2017-07-29T20:28:00Z">
        <w:r>
          <w:t xml:space="preserve"> conclu</w:t>
        </w:r>
      </w:ins>
      <w:ins w:id="3267" w:author="Shy Alon" w:date="2017-07-29T20:30:00Z">
        <w:r>
          <w:t>sion</w:t>
        </w:r>
      </w:ins>
      <w:ins w:id="3268" w:author="Shy Alon" w:date="2017-07-29T20:28:00Z">
        <w:r>
          <w:t xml:space="preserve"> that with enough tagged </w:t>
        </w:r>
      </w:ins>
      <w:ins w:id="3269" w:author="Shy Alon" w:date="2017-07-29T20:29:00Z">
        <w:r>
          <w:t>compounds</w:t>
        </w:r>
      </w:ins>
      <w:ins w:id="3270" w:author="Shy Alon" w:date="2017-07-29T20:28:00Z">
        <w:r>
          <w:t xml:space="preserve"> </w:t>
        </w:r>
      </w:ins>
      <w:ins w:id="3271" w:author="Shy Alon" w:date="2017-07-29T20:30:00Z">
        <w:r>
          <w:t>the system can be relied upon to make the required recommendation and identify the com</w:t>
        </w:r>
      </w:ins>
      <w:ins w:id="3272" w:author="Shy Alon" w:date="2017-07-29T20:31:00Z">
        <w:r>
          <w:t>pounds which are most likely to have the desired effect.</w:t>
        </w:r>
      </w:ins>
      <w:ins w:id="3273" w:author="Shy Alon" w:date="2017-07-29T20:30:00Z">
        <w:r>
          <w:t xml:space="preserve"> </w:t>
        </w:r>
      </w:ins>
    </w:p>
    <w:p w14:paraId="73E24956" w14:textId="395BDA87" w:rsidR="00E928B5" w:rsidRPr="00E73FED" w:rsidRDefault="00E928B5" w:rsidP="00E928B5">
      <w:pPr>
        <w:pStyle w:val="Heading1"/>
        <w:numPr>
          <w:ilvl w:val="0"/>
          <w:numId w:val="58"/>
        </w:numPr>
        <w:rPr>
          <w:ins w:id="3274" w:author="Shy Alon" w:date="2017-07-29T20:33:00Z"/>
        </w:rPr>
      </w:pPr>
      <w:bookmarkStart w:id="3275" w:name="_Toc489130775"/>
      <w:ins w:id="3276" w:author="Shy Alon" w:date="2017-07-29T20:34:00Z">
        <w:r>
          <w:t>Conclusions and further work</w:t>
        </w:r>
      </w:ins>
      <w:bookmarkEnd w:id="3275"/>
    </w:p>
    <w:p w14:paraId="4B245915" w14:textId="78525EBA" w:rsidR="00E928B5" w:rsidRDefault="00E928B5" w:rsidP="00E928B5">
      <w:pPr>
        <w:pStyle w:val="Heading2"/>
        <w:numPr>
          <w:ilvl w:val="1"/>
          <w:numId w:val="58"/>
        </w:numPr>
        <w:rPr>
          <w:ins w:id="3277" w:author="Shy Alon" w:date="2017-07-29T20:33:00Z"/>
        </w:rPr>
      </w:pPr>
      <w:bookmarkStart w:id="3278" w:name="_Toc489130776"/>
      <w:ins w:id="3279" w:author="Shy Alon" w:date="2017-07-29T20:34:00Z">
        <w:r>
          <w:t>Conclusions</w:t>
        </w:r>
      </w:ins>
      <w:bookmarkEnd w:id="3278"/>
    </w:p>
    <w:p w14:paraId="50CE2FC9" w14:textId="57160D30" w:rsidR="00946C18" w:rsidRDefault="00E928B5" w:rsidP="00EA1917">
      <w:pPr>
        <w:rPr>
          <w:ins w:id="3280" w:author="Shy Alon" w:date="2017-07-29T20:37:00Z"/>
        </w:rPr>
        <w:pPrChange w:id="3281" w:author="Shy Alon" w:date="2017-07-18T22:30:00Z">
          <w:pPr>
            <w:pStyle w:val="Heading2"/>
          </w:pPr>
        </w:pPrChange>
      </w:pPr>
      <w:ins w:id="3282" w:author="Shy Alon" w:date="2017-07-29T20:35:00Z">
        <w:r>
          <w:t>The research hypothesis discussed in this paper, that it is possible to optimize a feature selection for a dimensionality reduction algorithm so that the compounds selected according to the distance from tagged compounds present the best ca</w:t>
        </w:r>
        <w:r w:rsidR="00CC125B">
          <w:t>ndidate for pre-clinical trials</w:t>
        </w:r>
      </w:ins>
      <w:ins w:id="3283" w:author="Shy Alon" w:date="2017-07-29T20:36:00Z">
        <w:r w:rsidR="00CC125B">
          <w:t>, was substantiated for an industry class database.</w:t>
        </w:r>
      </w:ins>
    </w:p>
    <w:p w14:paraId="0404CB2D" w14:textId="3CAB9A84" w:rsidR="00CC125B" w:rsidRDefault="00CC125B" w:rsidP="00EA1917">
      <w:pPr>
        <w:rPr>
          <w:ins w:id="3284" w:author="Shy Alon" w:date="2017-07-29T20:40:00Z"/>
        </w:rPr>
        <w:pPrChange w:id="3285" w:author="Shy Alon" w:date="2017-07-18T22:30:00Z">
          <w:pPr>
            <w:pStyle w:val="Heading2"/>
          </w:pPr>
        </w:pPrChange>
      </w:pPr>
      <w:ins w:id="3286" w:author="Shy Alon" w:date="2017-07-29T20:37:00Z">
        <w:r>
          <w:t xml:space="preserve">Examining the result for all the tested effect show that in all the cases the system produced results that were superior to random selection by at least one order of magnitude. </w:t>
        </w:r>
      </w:ins>
      <w:ins w:id="3287" w:author="Shy Alon" w:date="2017-07-29T20:38:00Z">
        <w:r>
          <w:t>It still remains to be seen whether that would be sufficient for the industry to start including the discovery phase as an integral part of their R&amp;D process.</w:t>
        </w:r>
      </w:ins>
    </w:p>
    <w:p w14:paraId="503264BF" w14:textId="01D5C2D2" w:rsidR="00CC125B" w:rsidRDefault="00CC125B" w:rsidP="00CC125B">
      <w:pPr>
        <w:pStyle w:val="Heading2"/>
        <w:numPr>
          <w:ilvl w:val="1"/>
          <w:numId w:val="58"/>
        </w:numPr>
        <w:rPr>
          <w:ins w:id="3288" w:author="Shy Alon" w:date="2017-07-29T20:40:00Z"/>
        </w:rPr>
      </w:pPr>
      <w:bookmarkStart w:id="3289" w:name="_Toc489130777"/>
      <w:ins w:id="3290" w:author="Shy Alon" w:date="2017-07-29T20:41:00Z">
        <w:r>
          <w:t>Future Work</w:t>
        </w:r>
      </w:ins>
      <w:bookmarkEnd w:id="3289"/>
    </w:p>
    <w:p w14:paraId="384FC18A" w14:textId="619F4652" w:rsidR="00CC125B" w:rsidRDefault="00CC125B" w:rsidP="00CC125B">
      <w:pPr>
        <w:rPr>
          <w:ins w:id="3291" w:author="Shy Alon" w:date="2017-07-29T20:41:00Z"/>
        </w:rPr>
      </w:pPr>
      <w:ins w:id="3292" w:author="Shy Alon" w:date="2017-07-29T20:40:00Z">
        <w:r>
          <w:t>The</w:t>
        </w:r>
      </w:ins>
      <w:ins w:id="3293" w:author="Shy Alon" w:date="2017-07-29T20:41:00Z">
        <w:r>
          <w:t>re are quite a few improvements that can be made to the system in order to make it more suitable to work in the industry.</w:t>
        </w:r>
      </w:ins>
    </w:p>
    <w:p w14:paraId="3659B598" w14:textId="2D427ECD" w:rsidR="00CC125B" w:rsidRDefault="00CC125B" w:rsidP="00CC125B">
      <w:pPr>
        <w:pStyle w:val="Heading3"/>
        <w:rPr>
          <w:ins w:id="3294" w:author="Shy Alon" w:date="2017-07-29T20:40:00Z"/>
        </w:rPr>
        <w:pPrChange w:id="3295" w:author="Shy Alon" w:date="2017-07-29T20:42:00Z">
          <w:pPr/>
        </w:pPrChange>
      </w:pPr>
      <w:bookmarkStart w:id="3296" w:name="_Toc489130778"/>
      <w:ins w:id="3297" w:author="Shy Alon" w:date="2017-07-29T20:41:00Z">
        <w:r>
          <w:t>Dataset Size</w:t>
        </w:r>
      </w:ins>
      <w:bookmarkEnd w:id="3296"/>
    </w:p>
    <w:p w14:paraId="1E538B67" w14:textId="0B21FD54" w:rsidR="00CC125B" w:rsidRDefault="00CC125B" w:rsidP="00EA1917">
      <w:pPr>
        <w:rPr>
          <w:ins w:id="3298" w:author="Shy Alon" w:date="2017-07-18T23:12:00Z"/>
        </w:rPr>
        <w:pPrChange w:id="3299" w:author="Shy Alon" w:date="2017-07-18T22:30:00Z">
          <w:pPr>
            <w:pStyle w:val="Heading2"/>
          </w:pPr>
        </w:pPrChange>
      </w:pPr>
      <w:ins w:id="3300" w:author="Shy Alon" w:date="2017-07-29T20:42:00Z">
        <w:r>
          <w:t xml:space="preserve">The dataset which the experiment was conducted with is a real industry standard dataset with regards to features. It is expected </w:t>
        </w:r>
      </w:ins>
      <w:ins w:id="3301" w:author="Shy Alon" w:date="2017-07-29T20:43:00Z">
        <w:r>
          <w:t xml:space="preserve">however </w:t>
        </w:r>
      </w:ins>
      <w:ins w:id="3302" w:author="Shy Alon" w:date="2017-07-29T20:42:00Z">
        <w:r>
          <w:t xml:space="preserve">that the </w:t>
        </w:r>
      </w:ins>
      <w:ins w:id="3303" w:author="Shy Alon" w:date="2017-07-29T20:43:00Z">
        <w:r>
          <w:t xml:space="preserve">pharmaceutical companies have datasets in one or more </w:t>
        </w:r>
      </w:ins>
      <w:ins w:id="3304" w:author="Shy Alon" w:date="2017-07-29T20:44:00Z">
        <w:r>
          <w:t>orders</w:t>
        </w:r>
      </w:ins>
      <w:ins w:id="3305" w:author="Shy Alon" w:date="2017-07-29T20:43:00Z">
        <w:r>
          <w:t xml:space="preserve"> of magnitude larger. </w:t>
        </w:r>
      </w:ins>
      <w:ins w:id="3306" w:author="Shy Alon" w:date="2017-07-29T20:44:00Z">
        <w:r>
          <w:t xml:space="preserve">Since </w:t>
        </w:r>
      </w:ins>
      <w:ins w:id="3307" w:author="Shy Alon" w:date="2017-07-29T20:45:00Z">
        <w:r>
          <w:t>both the computational and the memory complexity of t-SNE are O(</w:t>
        </w:r>
      </w:ins>
      <w:ins w:id="3308" w:author="Shy Alon" w:date="2017-07-29T20:46:00Z">
        <w:r>
          <w:t>n</w:t>
        </w:r>
        <w:r w:rsidR="00F3386E">
          <w:rPr>
            <w:vertAlign w:val="superscript"/>
          </w:rPr>
          <w:t>2</w:t>
        </w:r>
      </w:ins>
      <w:ins w:id="3309" w:author="Shy Alon" w:date="2017-07-29T20:45:00Z">
        <w:r>
          <w:t>)</w:t>
        </w:r>
        <w:r w:rsidR="00F3386E">
          <w:t xml:space="preserve"> </w:t>
        </w:r>
      </w:ins>
      <w:ins w:id="3310" w:author="Shy Alon" w:date="2017-07-29T20:47:00Z">
        <w:r w:rsidR="00F3386E">
          <w:t>larger datasets will not be manageable on a single machine and a distributed algorithm will have to be utilized.</w:t>
        </w:r>
      </w:ins>
    </w:p>
    <w:p w14:paraId="06EC168D" w14:textId="67A3ECAE" w:rsidR="0093249C" w:rsidRPr="0093249C" w:rsidDel="00D119E1" w:rsidRDefault="00A822B3" w:rsidP="000F5381">
      <w:pPr>
        <w:pStyle w:val="Heading2"/>
        <w:rPr>
          <w:del w:id="3311" w:author="Shy Alon" w:date="2017-07-28T14:38:00Z"/>
        </w:rPr>
        <w:pPrChange w:id="3312" w:author="Shy Alon" w:date="2017-07-18T22:30:00Z">
          <w:pPr>
            <w:pStyle w:val="Heading2"/>
          </w:pPr>
        </w:pPrChange>
      </w:pPr>
      <w:bookmarkStart w:id="3313" w:name="_Toc488420188"/>
      <w:del w:id="3314" w:author="Shy Alon" w:date="2017-07-28T14:38:00Z">
        <w:r w:rsidDel="00D119E1">
          <w:delText>2</w:delText>
        </w:r>
        <w:r w:rsidR="00912597" w:rsidDel="00D119E1">
          <w:delText xml:space="preserve">.2. </w:delText>
        </w:r>
        <w:r w:rsidR="0093249C" w:rsidRPr="0093249C" w:rsidDel="00D119E1">
          <w:delText>Input Data</w:delText>
        </w:r>
        <w:bookmarkEnd w:id="3313"/>
      </w:del>
    </w:p>
    <w:p w14:paraId="2A29E1FC" w14:textId="48691F50" w:rsidR="00F028D8" w:rsidDel="00D119E1" w:rsidRDefault="007D3EC5" w:rsidP="00976468">
      <w:pPr>
        <w:suppressAutoHyphens/>
        <w:rPr>
          <w:del w:id="3315" w:author="Shy Alon" w:date="2017-07-28T14:38:00Z"/>
          <w:rFonts w:ascii="Times New Roman" w:eastAsia="Calibri" w:hAnsi="Times New Roman" w:cs="Arial"/>
        </w:rPr>
      </w:pPr>
      <w:del w:id="3316" w:author="Shy Alon" w:date="2017-07-28T14:38:00Z">
        <w:r w:rsidDel="00D119E1">
          <w:rPr>
            <w:rFonts w:ascii="Times New Roman" w:eastAsia="Calibri" w:hAnsi="Times New Roman" w:cs="Arial"/>
          </w:rPr>
          <w:delText>The first stage consists of data input</w:delText>
        </w:r>
        <w:r w:rsidR="000C27A5" w:rsidRPr="00595781" w:rsidDel="00D119E1">
          <w:rPr>
            <w:rFonts w:ascii="Times New Roman" w:eastAsia="Calibri" w:hAnsi="Times New Roman" w:cs="Arial"/>
          </w:rPr>
          <w:delText>.</w:delText>
        </w:r>
        <w:r w:rsidR="00732CDE" w:rsidRPr="00595781" w:rsidDel="00D119E1">
          <w:rPr>
            <w:rFonts w:ascii="Times New Roman" w:eastAsia="Calibri" w:hAnsi="Times New Roman" w:cs="Arial"/>
          </w:rPr>
          <w:delText xml:space="preserve"> The system accepts digital </w:delText>
        </w:r>
        <w:r w:rsidR="00CA68AD" w:rsidDel="00D119E1">
          <w:rPr>
            <w:rFonts w:ascii="Times New Roman" w:eastAsia="Calibri" w:hAnsi="Times New Roman" w:cs="Arial"/>
          </w:rPr>
          <w:delText>comma separated value files</w:delText>
        </w:r>
        <w:r w:rsidR="00732CDE" w:rsidRPr="00595781" w:rsidDel="00D119E1">
          <w:rPr>
            <w:rFonts w:ascii="Times New Roman" w:eastAsia="Calibri" w:hAnsi="Times New Roman" w:cs="Arial"/>
          </w:rPr>
          <w:delText xml:space="preserve"> created </w:delText>
        </w:r>
        <w:r w:rsidR="00C9499A" w:rsidDel="00D119E1">
          <w:rPr>
            <w:rFonts w:ascii="Times New Roman" w:eastAsia="Calibri" w:hAnsi="Times New Roman" w:cs="Arial"/>
          </w:rPr>
          <w:delText>using publicly available financial indicators</w:delText>
        </w:r>
        <w:r w:rsidR="00792538" w:rsidDel="00D119E1">
          <w:rPr>
            <w:rFonts w:ascii="Times New Roman" w:eastAsia="Calibri" w:hAnsi="Times New Roman" w:cs="Arial"/>
          </w:rPr>
          <w:delText xml:space="preserve"> and</w:delText>
        </w:r>
        <w:r w:rsidR="00CA68AD" w:rsidDel="00D119E1">
          <w:rPr>
            <w:rFonts w:ascii="Times New Roman" w:eastAsia="Calibri" w:hAnsi="Times New Roman" w:cs="Arial"/>
          </w:rPr>
          <w:delText>, for some,</w:delText>
        </w:r>
        <w:r w:rsidR="00792538" w:rsidDel="00D119E1">
          <w:rPr>
            <w:rFonts w:ascii="Times New Roman" w:eastAsia="Calibri" w:hAnsi="Times New Roman" w:cs="Arial"/>
          </w:rPr>
          <w:delText xml:space="preserve"> classifications into </w:delText>
        </w:r>
        <w:r w:rsidR="00CA68AD" w:rsidDel="00D119E1">
          <w:rPr>
            <w:rFonts w:ascii="Times New Roman" w:eastAsia="Calibri" w:hAnsi="Times New Roman" w:cs="Arial"/>
          </w:rPr>
          <w:delText xml:space="preserve">their </w:delText>
        </w:r>
        <w:r w:rsidR="00792538" w:rsidDel="00D119E1">
          <w:rPr>
            <w:rFonts w:ascii="Times New Roman" w:eastAsia="Calibri" w:hAnsi="Times New Roman" w:cs="Arial"/>
          </w:rPr>
          <w:delText>bankruptcy status</w:delText>
        </w:r>
        <w:r w:rsidR="00732CDE" w:rsidRPr="00595781" w:rsidDel="00D119E1">
          <w:rPr>
            <w:rFonts w:ascii="Times New Roman" w:eastAsia="Calibri" w:hAnsi="Times New Roman" w:cs="Arial"/>
          </w:rPr>
          <w:delText>.</w:delText>
        </w:r>
        <w:r w:rsidR="000C27A5" w:rsidRPr="00595781" w:rsidDel="00D119E1">
          <w:rPr>
            <w:rFonts w:ascii="Times New Roman" w:eastAsia="Calibri" w:hAnsi="Times New Roman" w:cs="Arial"/>
          </w:rPr>
          <w:delText xml:space="preserve"> </w:delText>
        </w:r>
        <w:r w:rsidR="00732CDE" w:rsidRPr="00595781" w:rsidDel="00D119E1">
          <w:rPr>
            <w:rFonts w:ascii="Times New Roman" w:eastAsia="Calibri" w:hAnsi="Times New Roman" w:cs="Arial"/>
          </w:rPr>
          <w:delText>Then,</w:delText>
        </w:r>
        <w:r w:rsidR="000C27A5" w:rsidRPr="00595781" w:rsidDel="00D119E1">
          <w:rPr>
            <w:rFonts w:ascii="Times New Roman" w:eastAsia="Calibri" w:hAnsi="Times New Roman" w:cs="Arial"/>
          </w:rPr>
          <w:delText xml:space="preserve"> </w:delText>
        </w:r>
        <w:r w:rsidR="00650532" w:rsidDel="00D119E1">
          <w:rPr>
            <w:rFonts w:ascii="Times New Roman" w:eastAsia="Calibri" w:hAnsi="Times New Roman" w:cs="Arial"/>
          </w:rPr>
          <w:delText>the user</w:delText>
        </w:r>
        <w:r w:rsidR="000C27A5" w:rsidRPr="00595781" w:rsidDel="00D119E1">
          <w:rPr>
            <w:rFonts w:ascii="Times New Roman" w:eastAsia="Calibri" w:hAnsi="Times New Roman" w:cs="Arial"/>
          </w:rPr>
          <w:delText xml:space="preserve"> separate</w:delText>
        </w:r>
        <w:r w:rsidR="00650532" w:rsidDel="00D119E1">
          <w:rPr>
            <w:rFonts w:ascii="Times New Roman" w:eastAsia="Calibri" w:hAnsi="Times New Roman" w:cs="Arial"/>
          </w:rPr>
          <w:delText>s</w:delText>
        </w:r>
        <w:r w:rsidR="000C27A5" w:rsidRPr="00595781" w:rsidDel="00D119E1">
          <w:rPr>
            <w:rFonts w:ascii="Times New Roman" w:eastAsia="Calibri" w:hAnsi="Times New Roman" w:cs="Arial"/>
          </w:rPr>
          <w:delText xml:space="preserve"> the data into </w:delText>
        </w:r>
        <w:r w:rsidR="00E168FD" w:rsidRPr="00595781" w:rsidDel="00D119E1">
          <w:rPr>
            <w:rFonts w:ascii="Times New Roman" w:eastAsia="Calibri" w:hAnsi="Times New Roman" w:cs="Arial"/>
          </w:rPr>
          <w:delText>two groups, namely,</w:delText>
        </w:r>
        <w:r w:rsidR="00976468" w:rsidDel="00D119E1">
          <w:rPr>
            <w:rFonts w:ascii="Times New Roman" w:eastAsia="Calibri" w:hAnsi="Times New Roman" w:cs="Arial"/>
          </w:rPr>
          <w:delText xml:space="preserve"> Descriptors and Activities</w:delText>
        </w:r>
        <w:r w:rsidR="009D4315" w:rsidRPr="00595781" w:rsidDel="00D119E1">
          <w:rPr>
            <w:rFonts w:ascii="Times New Roman" w:eastAsia="Calibri" w:hAnsi="Times New Roman" w:cs="Arial"/>
          </w:rPr>
          <w:delText>.</w:delText>
        </w:r>
        <w:r w:rsidR="00357A7B" w:rsidRPr="00595781" w:rsidDel="00D119E1">
          <w:rPr>
            <w:rFonts w:ascii="Times New Roman" w:eastAsia="Calibri" w:hAnsi="Times New Roman" w:cs="Arial"/>
          </w:rPr>
          <w:delText xml:space="preserve"> </w:delText>
        </w:r>
      </w:del>
    </w:p>
    <w:p w14:paraId="29E14762" w14:textId="03E319D5" w:rsidR="009A7825" w:rsidDel="00D119E1" w:rsidRDefault="009A7825" w:rsidP="00976468">
      <w:pPr>
        <w:suppressAutoHyphens/>
        <w:rPr>
          <w:del w:id="3317" w:author="Shy Alon" w:date="2017-07-28T14:38:00Z"/>
          <w:rFonts w:ascii="Times New Roman" w:eastAsia="Calibri" w:hAnsi="Times New Roman" w:cs="Arial"/>
        </w:rPr>
      </w:pPr>
    </w:p>
    <w:p w14:paraId="5660FFE5" w14:textId="0E43C97D" w:rsidR="009A7825" w:rsidRPr="0093249C" w:rsidDel="00D119E1" w:rsidRDefault="009A7825" w:rsidP="009A7825">
      <w:pPr>
        <w:pStyle w:val="Heading2"/>
        <w:rPr>
          <w:del w:id="3318" w:author="Shy Alon" w:date="2017-07-28T14:38:00Z"/>
        </w:rPr>
      </w:pPr>
      <w:bookmarkStart w:id="3319" w:name="_Toc488420189"/>
      <w:del w:id="3320" w:author="Shy Alon" w:date="2017-07-28T14:38:00Z">
        <w:r w:rsidDel="00D119E1">
          <w:delText>2.3. Feature Selection</w:delText>
        </w:r>
        <w:bookmarkEnd w:id="3319"/>
      </w:del>
    </w:p>
    <w:p w14:paraId="23CF5452" w14:textId="0937A2E5" w:rsidR="00395C1D" w:rsidDel="00D119E1" w:rsidRDefault="009A7825" w:rsidP="00FB4FF5">
      <w:pPr>
        <w:suppressAutoHyphens/>
        <w:rPr>
          <w:del w:id="3321" w:author="Shy Alon" w:date="2017-07-28T14:38:00Z"/>
          <w:rFonts w:ascii="Times New Roman" w:eastAsia="Calibri" w:hAnsi="Times New Roman" w:cs="Arial"/>
        </w:rPr>
      </w:pPr>
      <w:del w:id="3322" w:author="Shy Alon" w:date="2017-07-28T14:38:00Z">
        <w:r w:rsidDel="00D119E1">
          <w:rPr>
            <w:rFonts w:ascii="Times New Roman" w:eastAsia="Calibri" w:hAnsi="Times New Roman" w:cs="Arial"/>
          </w:rPr>
          <w:delText xml:space="preserve">Under the assumption that some of the features carry more information than others </w:delText>
        </w:r>
        <w:r w:rsidR="00AB2501" w:rsidDel="00D119E1">
          <w:rPr>
            <w:rFonts w:ascii="Times New Roman" w:eastAsia="Calibri" w:hAnsi="Times New Roman" w:cs="Arial"/>
          </w:rPr>
          <w:delText xml:space="preserve">for the snapshot of the world the data represents </w:delText>
        </w:r>
        <w:r w:rsidDel="00D119E1">
          <w:rPr>
            <w:rFonts w:ascii="Times New Roman" w:eastAsia="Calibri" w:hAnsi="Times New Roman" w:cs="Arial"/>
          </w:rPr>
          <w:delText xml:space="preserve">the goal of the </w:delText>
        </w:r>
        <w:r w:rsidR="00AB2501" w:rsidDel="00D119E1">
          <w:rPr>
            <w:rFonts w:ascii="Times New Roman" w:eastAsia="Calibri" w:hAnsi="Times New Roman" w:cs="Arial"/>
          </w:rPr>
          <w:delText xml:space="preserve">algorithm is to select the optimal feature set. As the basis for a genetic algorithm the initial population is 20 sets of randomly selected features. From each </w:delText>
        </w:r>
        <w:r w:rsidR="00FB4FF5" w:rsidDel="00D119E1">
          <w:rPr>
            <w:rFonts w:ascii="Times New Roman" w:eastAsia="Calibri" w:hAnsi="Times New Roman" w:cs="Arial"/>
          </w:rPr>
          <w:delText>generation,</w:delText>
        </w:r>
        <w:r w:rsidR="00AB2501" w:rsidDel="00D119E1">
          <w:rPr>
            <w:rFonts w:ascii="Times New Roman" w:eastAsia="Calibri" w:hAnsi="Times New Roman" w:cs="Arial"/>
          </w:rPr>
          <w:delText xml:space="preserve"> the </w:delText>
        </w:r>
        <w:r w:rsidR="00FB4FF5" w:rsidDel="00D119E1">
          <w:rPr>
            <w:rFonts w:ascii="Times New Roman" w:eastAsia="Calibri" w:hAnsi="Times New Roman" w:cs="Arial"/>
          </w:rPr>
          <w:delText>next</w:delText>
        </w:r>
        <w:r w:rsidR="00AB2501" w:rsidDel="00D119E1">
          <w:rPr>
            <w:rFonts w:ascii="Times New Roman" w:eastAsia="Calibri" w:hAnsi="Times New Roman" w:cs="Arial"/>
          </w:rPr>
          <w:delText xml:space="preserve"> generation is created as follows:</w:delText>
        </w:r>
      </w:del>
    </w:p>
    <w:p w14:paraId="7C747552" w14:textId="3670D5AD" w:rsidR="006B32C4" w:rsidDel="00D119E1" w:rsidRDefault="006B32C4" w:rsidP="00AB2501">
      <w:pPr>
        <w:pStyle w:val="ListParagraph"/>
        <w:numPr>
          <w:ilvl w:val="0"/>
          <w:numId w:val="42"/>
        </w:numPr>
        <w:suppressAutoHyphens/>
        <w:rPr>
          <w:del w:id="3323" w:author="Shy Alon" w:date="2017-07-28T14:38:00Z"/>
          <w:rFonts w:ascii="Times New Roman" w:eastAsia="Calibri" w:hAnsi="Times New Roman" w:cs="Arial"/>
        </w:rPr>
      </w:pPr>
      <w:del w:id="3324" w:author="Shy Alon" w:date="2017-07-28T14:38:00Z">
        <w:r w:rsidDel="00D119E1">
          <w:rPr>
            <w:rFonts w:ascii="Times New Roman" w:eastAsia="Calibri" w:hAnsi="Times New Roman" w:cs="Arial"/>
          </w:rPr>
          <w:delText xml:space="preserve">The fittest 30% are carried as they are to the next generation </w:delText>
        </w:r>
      </w:del>
    </w:p>
    <w:p w14:paraId="5725ABA9" w14:textId="1382949C" w:rsidR="00AB2501" w:rsidDel="00D119E1" w:rsidRDefault="006B32C4" w:rsidP="00AB2501">
      <w:pPr>
        <w:pStyle w:val="ListParagraph"/>
        <w:numPr>
          <w:ilvl w:val="0"/>
          <w:numId w:val="42"/>
        </w:numPr>
        <w:suppressAutoHyphens/>
        <w:rPr>
          <w:del w:id="3325" w:author="Shy Alon" w:date="2017-07-28T14:38:00Z"/>
          <w:rFonts w:ascii="Times New Roman" w:eastAsia="Calibri" w:hAnsi="Times New Roman" w:cs="Arial"/>
        </w:rPr>
      </w:pPr>
      <w:del w:id="3326" w:author="Shy Alon" w:date="2017-07-28T14:38:00Z">
        <w:r w:rsidDel="00D119E1">
          <w:rPr>
            <w:rFonts w:ascii="Times New Roman" w:eastAsia="Calibri" w:hAnsi="Times New Roman" w:cs="Arial"/>
          </w:rPr>
          <w:delText>Mutations of the fittest 20% are generated into the next generation</w:delText>
        </w:r>
      </w:del>
    </w:p>
    <w:p w14:paraId="10424575" w14:textId="7AAA5089" w:rsidR="00FB4FF5" w:rsidDel="00D119E1" w:rsidRDefault="00DD5B2E" w:rsidP="00AB2501">
      <w:pPr>
        <w:pStyle w:val="ListParagraph"/>
        <w:numPr>
          <w:ilvl w:val="0"/>
          <w:numId w:val="42"/>
        </w:numPr>
        <w:suppressAutoHyphens/>
        <w:rPr>
          <w:del w:id="3327" w:author="Shy Alon" w:date="2017-07-28T14:38:00Z"/>
          <w:rFonts w:ascii="Times New Roman" w:eastAsia="Calibri" w:hAnsi="Times New Roman" w:cs="Arial"/>
        </w:rPr>
      </w:pPr>
      <w:del w:id="3328" w:author="Shy Alon" w:date="2017-07-28T14:38:00Z">
        <w:r w:rsidDel="00D119E1">
          <w:rPr>
            <w:rFonts w:ascii="Times New Roman" w:eastAsia="Calibri" w:hAnsi="Times New Roman" w:cs="Arial"/>
          </w:rPr>
          <w:delText>Crosses of the fittest 50% are generated into the next generation.</w:delText>
        </w:r>
      </w:del>
    </w:p>
    <w:p w14:paraId="323BC7F8" w14:textId="275E0C91" w:rsidR="00897675" w:rsidRPr="00897675" w:rsidDel="00D119E1" w:rsidRDefault="00897675" w:rsidP="00897675">
      <w:pPr>
        <w:suppressAutoHyphens/>
        <w:rPr>
          <w:del w:id="3329" w:author="Shy Alon" w:date="2017-07-28T14:38:00Z"/>
          <w:rFonts w:ascii="Times New Roman" w:eastAsia="Calibri" w:hAnsi="Times New Roman" w:cs="Arial"/>
        </w:rPr>
      </w:pPr>
      <w:del w:id="3330" w:author="Shy Alon" w:date="2017-07-28T14:38:00Z">
        <w:r w:rsidDel="00D119E1">
          <w:rPr>
            <w:rFonts w:ascii="Times New Roman" w:eastAsia="Calibri" w:hAnsi="Times New Roman" w:cs="Arial"/>
          </w:rPr>
          <w:delText xml:space="preserve">After the process </w:delText>
        </w:r>
        <w:r w:rsidR="007A500F" w:rsidDel="00D119E1">
          <w:rPr>
            <w:rFonts w:ascii="Times New Roman" w:eastAsia="Calibri" w:hAnsi="Times New Roman" w:cs="Arial"/>
          </w:rPr>
          <w:delText>stops improving</w:delText>
        </w:r>
        <w:r w:rsidR="001C66D8" w:rsidDel="00D119E1">
          <w:rPr>
            <w:rFonts w:ascii="Times New Roman" w:eastAsia="Calibri" w:hAnsi="Times New Roman" w:cs="Arial"/>
          </w:rPr>
          <w:delText xml:space="preserve"> (given at least 3 iterations without improvement)</w:delText>
        </w:r>
        <w:r w:rsidR="007A500F" w:rsidDel="00D119E1">
          <w:rPr>
            <w:rFonts w:ascii="Times New Roman" w:eastAsia="Calibri" w:hAnsi="Times New Roman" w:cs="Arial"/>
          </w:rPr>
          <w:delText xml:space="preserve"> it’s assumed that the </w:delText>
        </w:r>
        <w:r w:rsidR="001C66D8" w:rsidDel="00D119E1">
          <w:rPr>
            <w:rFonts w:ascii="Times New Roman" w:eastAsia="Calibri" w:hAnsi="Times New Roman" w:cs="Arial"/>
          </w:rPr>
          <w:delText>optimal feature set has been found.</w:delText>
        </w:r>
      </w:del>
    </w:p>
    <w:p w14:paraId="2660F74E" w14:textId="5E14E37A" w:rsidR="009A7825" w:rsidRPr="009A7825" w:rsidDel="00D119E1" w:rsidRDefault="009A7825" w:rsidP="009A7825">
      <w:pPr>
        <w:suppressAutoHyphens/>
        <w:rPr>
          <w:del w:id="3331" w:author="Shy Alon" w:date="2017-07-28T14:38:00Z"/>
          <w:rFonts w:ascii="Times New Roman" w:eastAsia="Calibri" w:hAnsi="Times New Roman" w:cs="Arial"/>
        </w:rPr>
      </w:pPr>
    </w:p>
    <w:p w14:paraId="63E2841C" w14:textId="5900BDE8" w:rsidR="0093249C" w:rsidRPr="0093249C" w:rsidDel="00D119E1" w:rsidRDefault="00A822B3" w:rsidP="009A7825">
      <w:pPr>
        <w:pStyle w:val="Heading2"/>
        <w:rPr>
          <w:del w:id="3332" w:author="Shy Alon" w:date="2017-07-28T14:38:00Z"/>
        </w:rPr>
      </w:pPr>
      <w:bookmarkStart w:id="3333" w:name="_Toc488420190"/>
      <w:del w:id="3334" w:author="Shy Alon" w:date="2017-07-28T14:38:00Z">
        <w:r w:rsidDel="00D119E1">
          <w:delText>2</w:delText>
        </w:r>
        <w:r w:rsidR="00912597" w:rsidDel="00D119E1">
          <w:delText>.</w:delText>
        </w:r>
        <w:r w:rsidR="009A7825" w:rsidDel="00D119E1">
          <w:delText>4</w:delText>
        </w:r>
        <w:r w:rsidR="00912597" w:rsidDel="00D119E1">
          <w:delText xml:space="preserve">. </w:delText>
        </w:r>
        <w:r w:rsidR="009A7825" w:rsidDel="00D119E1">
          <w:delText>Run t-SNE</w:delText>
        </w:r>
        <w:bookmarkEnd w:id="3333"/>
      </w:del>
    </w:p>
    <w:p w14:paraId="5F409ECA" w14:textId="1DC7E28C" w:rsidR="009A7825" w:rsidDel="00D119E1" w:rsidRDefault="00DE32F3" w:rsidP="00F36377">
      <w:pPr>
        <w:suppressAutoHyphens/>
        <w:rPr>
          <w:del w:id="3335" w:author="Shy Alon" w:date="2017-07-28T14:38:00Z"/>
          <w:rFonts w:ascii="Times New Roman" w:eastAsia="Calibri" w:hAnsi="Times New Roman" w:cs="Arial"/>
        </w:rPr>
      </w:pPr>
      <w:del w:id="3336" w:author="Shy Alon" w:date="2017-07-28T14:38:00Z">
        <w:r w:rsidRPr="00DE32F3" w:rsidDel="00D119E1">
          <w:rPr>
            <w:rFonts w:ascii="Times New Roman" w:eastAsia="Calibri" w:hAnsi="Times New Roman" w:cs="Arial"/>
          </w:rPr>
          <w:delText>t-distributed stochastic neighbor embedding (t-SNE)</w:delText>
        </w:r>
        <w:r w:rsidDel="00D119E1">
          <w:rPr>
            <w:rFonts w:ascii="Times New Roman" w:eastAsia="Calibri" w:hAnsi="Times New Roman" w:cs="Arial"/>
          </w:rPr>
          <w:delText xml:space="preserve"> is a </w:delText>
        </w:r>
        <w:r w:rsidRPr="00DE32F3" w:rsidDel="00D119E1">
          <w:rPr>
            <w:rFonts w:ascii="Times New Roman" w:eastAsia="Calibri" w:hAnsi="Times New Roman" w:cs="Arial"/>
          </w:rPr>
          <w:delText>nonlinear dimensionality reduction</w:delText>
        </w:r>
        <w:r w:rsidDel="00D119E1">
          <w:rPr>
            <w:rFonts w:ascii="Times New Roman" w:eastAsia="Calibri" w:hAnsi="Times New Roman" w:cs="Arial"/>
          </w:rPr>
          <w:delText xml:space="preserve"> algorithm</w:delText>
        </w:r>
        <w:r w:rsidR="006A7157" w:rsidDel="00D119E1">
          <w:rPr>
            <w:rFonts w:ascii="Times New Roman" w:eastAsia="Calibri" w:hAnsi="Times New Roman" w:cs="Arial"/>
          </w:rPr>
          <w:delText xml:space="preserve"> which</w:delText>
        </w:r>
        <w:r w:rsidDel="00D119E1">
          <w:rPr>
            <w:rFonts w:ascii="Times New Roman" w:eastAsia="Calibri" w:hAnsi="Times New Roman" w:cs="Arial"/>
          </w:rPr>
          <w:delText xml:space="preserve"> has been chosen </w:delText>
        </w:r>
        <w:r w:rsidR="00F36377" w:rsidDel="00D119E1">
          <w:rPr>
            <w:rFonts w:ascii="Times New Roman" w:eastAsia="Calibri" w:hAnsi="Times New Roman" w:cs="Arial"/>
          </w:rPr>
          <w:delText>because as opposed to more commonly used dimensionality reduction algorithms (such as PCA)</w:delText>
        </w:r>
        <w:r w:rsidR="00236EBA" w:rsidDel="00D119E1">
          <w:rPr>
            <w:rFonts w:ascii="Times New Roman" w:eastAsia="Calibri" w:hAnsi="Times New Roman" w:cs="Arial"/>
          </w:rPr>
          <w:delText xml:space="preserve"> which are mainly concerned with preserving large pairwise distances</w:delText>
        </w:r>
        <w:r w:rsidR="00F36377" w:rsidDel="00D119E1">
          <w:rPr>
            <w:rFonts w:ascii="Times New Roman" w:eastAsia="Calibri" w:hAnsi="Times New Roman" w:cs="Arial"/>
          </w:rPr>
          <w:delText xml:space="preserve"> t-SNE maintains structure by putting more weight on local distances. </w:delText>
        </w:r>
      </w:del>
    </w:p>
    <w:p w14:paraId="364BD9C2" w14:textId="20193FEE" w:rsidR="00AE1267" w:rsidDel="00D119E1" w:rsidRDefault="00AE1267" w:rsidP="00AE1267">
      <w:pPr>
        <w:keepNext/>
        <w:suppressAutoHyphens/>
        <w:rPr>
          <w:del w:id="3337" w:author="Shy Alon" w:date="2017-07-28T14:38:00Z"/>
        </w:rPr>
      </w:pPr>
      <w:del w:id="3338" w:author="Shy Alon" w:date="2017-07-28T14:38:00Z">
        <w:r w:rsidDel="00D119E1">
          <w:rPr>
            <w:rFonts w:ascii="Times New Roman" w:eastAsia="Calibri" w:hAnsi="Times New Roman" w:cs="Arial"/>
            <w:noProof/>
          </w:rPr>
          <w:drawing>
            <wp:inline distT="0" distB="0" distL="0" distR="0" wp14:anchorId="2AA0A0A9" wp14:editId="71B302AC">
              <wp:extent cx="5274310" cy="404368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7-04-16 17.05.08.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4043680"/>
                      </a:xfrm>
                      <a:prstGeom prst="rect">
                        <a:avLst/>
                      </a:prstGeom>
                    </pic:spPr>
                  </pic:pic>
                </a:graphicData>
              </a:graphic>
            </wp:inline>
          </w:drawing>
        </w:r>
      </w:del>
    </w:p>
    <w:p w14:paraId="0360F67E" w14:textId="6749B90D" w:rsidR="00F36377" w:rsidDel="00D119E1" w:rsidRDefault="00AE1267" w:rsidP="00AE1267">
      <w:pPr>
        <w:pStyle w:val="Caption"/>
        <w:rPr>
          <w:del w:id="3339" w:author="Shy Alon" w:date="2017-07-28T14:38:00Z"/>
        </w:rPr>
      </w:pPr>
      <w:bookmarkStart w:id="3340" w:name="_Toc483041608"/>
      <w:del w:id="3341" w:author="Shy Alon" w:date="2017-07-28T14:38:00Z">
        <w:r w:rsidDel="00D119E1">
          <w:delText xml:space="preserve">Figure </w:delText>
        </w:r>
        <w:r w:rsidR="00937424" w:rsidDel="00D119E1">
          <w:fldChar w:fldCharType="begin"/>
        </w:r>
        <w:r w:rsidR="00937424" w:rsidDel="00D119E1">
          <w:delInstrText xml:space="preserve"> SEQ Figure \* ARABIC </w:delInstrText>
        </w:r>
        <w:r w:rsidR="00937424" w:rsidDel="00D119E1">
          <w:fldChar w:fldCharType="separate"/>
        </w:r>
      </w:del>
      <w:del w:id="3342" w:author="Shy Alon" w:date="2017-07-05T22:58:00Z">
        <w:r w:rsidR="00A9699E" w:rsidDel="00C91D56">
          <w:rPr>
            <w:noProof/>
          </w:rPr>
          <w:delText>5</w:delText>
        </w:r>
      </w:del>
      <w:del w:id="3343" w:author="Shy Alon" w:date="2017-07-28T14:38:00Z">
        <w:r w:rsidR="00937424" w:rsidDel="00D119E1">
          <w:rPr>
            <w:noProof/>
          </w:rPr>
          <w:fldChar w:fldCharType="end"/>
        </w:r>
        <w:r w:rsidDel="00D119E1">
          <w:delText xml:space="preserve"> Local as Opposed to Global Distances</w:delText>
        </w:r>
        <w:bookmarkEnd w:id="3340"/>
      </w:del>
    </w:p>
    <w:p w14:paraId="36A6224A" w14:textId="4143E799" w:rsidR="00711853" w:rsidRPr="00711853" w:rsidDel="00D119E1" w:rsidRDefault="00711853" w:rsidP="00711853">
      <w:pPr>
        <w:rPr>
          <w:del w:id="3344" w:author="Shy Alon" w:date="2017-07-28T14:38:00Z"/>
        </w:rPr>
      </w:pPr>
      <w:del w:id="3345" w:author="Shy Alon" w:date="2017-07-28T14:38:00Z">
        <w:r w:rsidDel="00D119E1">
          <w:delText xml:space="preserve">In the domain of bankruptcy </w:delText>
        </w:r>
        <w:r w:rsidR="000A4949" w:rsidDel="00D119E1">
          <w:delText>detection,</w:delText>
        </w:r>
        <w:r w:rsidDel="00D119E1">
          <w:delText xml:space="preserve"> it is critical that the process of preserving large distances (which carry little data) will not </w:delText>
        </w:r>
        <w:r w:rsidR="00D27A94" w:rsidDel="00D119E1">
          <w:delText>affect</w:delText>
        </w:r>
        <w:r w:rsidDel="00D119E1">
          <w:delText xml:space="preserve"> </w:delText>
        </w:r>
        <w:r w:rsidR="00D27A94" w:rsidDel="00D119E1">
          <w:delText xml:space="preserve">preserving </w:delText>
        </w:r>
        <w:r w:rsidDel="00D119E1">
          <w:delText xml:space="preserve">local </w:delText>
        </w:r>
        <w:r w:rsidR="00D27A94" w:rsidDel="00D119E1">
          <w:delText>(short) distances since the shortest distance estimation along the selected features is what determines the nearest neighbor and for our purpose of classifying untagged samples this is the most important quality.</w:delText>
        </w:r>
      </w:del>
    </w:p>
    <w:p w14:paraId="2D2DB2AD" w14:textId="05105B69" w:rsidR="009A7825" w:rsidRPr="0093249C" w:rsidDel="00D119E1" w:rsidRDefault="009A7825" w:rsidP="009A7825">
      <w:pPr>
        <w:pStyle w:val="Heading2"/>
        <w:rPr>
          <w:del w:id="3346" w:author="Shy Alon" w:date="2017-07-28T14:38:00Z"/>
        </w:rPr>
      </w:pPr>
      <w:bookmarkStart w:id="3347" w:name="_Toc488420191"/>
      <w:del w:id="3348" w:author="Shy Alon" w:date="2017-07-28T14:38:00Z">
        <w:r w:rsidDel="00D119E1">
          <w:delText>2.5. Fitness Calculation</w:delText>
        </w:r>
        <w:bookmarkEnd w:id="3347"/>
      </w:del>
    </w:p>
    <w:p w14:paraId="660371B2" w14:textId="0A90BADC" w:rsidR="009A7825" w:rsidDel="00D119E1" w:rsidRDefault="008851FE" w:rsidP="00513344">
      <w:pPr>
        <w:suppressAutoHyphens/>
        <w:rPr>
          <w:del w:id="3349" w:author="Shy Alon" w:date="2017-07-28T14:38:00Z"/>
          <w:rFonts w:ascii="Times New Roman" w:eastAsia="Calibri" w:hAnsi="Times New Roman" w:cs="Arial"/>
        </w:rPr>
      </w:pPr>
      <w:del w:id="3350" w:author="Shy Alon" w:date="2017-07-28T14:38:00Z">
        <w:r w:rsidDel="00D119E1">
          <w:rPr>
            <w:rFonts w:ascii="Times New Roman" w:eastAsia="Calibri" w:hAnsi="Times New Roman" w:cs="Arial"/>
          </w:rPr>
          <w:delText xml:space="preserve">The fitness of </w:delText>
        </w:r>
        <w:r w:rsidR="00A12891" w:rsidDel="00D119E1">
          <w:rPr>
            <w:rFonts w:ascii="Times New Roman" w:eastAsia="Calibri" w:hAnsi="Times New Roman" w:cs="Arial"/>
          </w:rPr>
          <w:delText xml:space="preserve">a feature set </w:delText>
        </w:r>
        <w:r w:rsidR="0046772B" w:rsidDel="00D119E1">
          <w:rPr>
            <w:rFonts w:ascii="Times New Roman" w:eastAsia="Calibri" w:hAnsi="Times New Roman" w:cs="Arial"/>
          </w:rPr>
          <w:delText xml:space="preserve">(representing the quality of the clustering algorithm) </w:delText>
        </w:r>
        <w:r w:rsidR="00A12891" w:rsidDel="00D119E1">
          <w:rPr>
            <w:rFonts w:ascii="Times New Roman" w:eastAsia="Calibri" w:hAnsi="Times New Roman" w:cs="Arial"/>
          </w:rPr>
          <w:delText xml:space="preserve">has been measured using multiple metrics including </w:delText>
        </w:r>
        <w:r w:rsidR="00513344" w:rsidDel="00D119E1">
          <w:rPr>
            <w:rFonts w:ascii="Times New Roman" w:eastAsia="Calibri" w:hAnsi="Times New Roman" w:cs="Arial"/>
          </w:rPr>
          <w:delText>the nearest neighbor being of the same class, two out of three nearest neighbors and three out of five</w:delText>
        </w:r>
        <w:r w:rsidR="00375C17" w:rsidDel="00D119E1">
          <w:rPr>
            <w:rFonts w:ascii="Times New Roman" w:eastAsia="Calibri" w:hAnsi="Times New Roman" w:cs="Arial"/>
          </w:rPr>
          <w:delText xml:space="preserve"> nearest </w:delText>
        </w:r>
        <w:r w:rsidR="007E4EE1" w:rsidDel="00D119E1">
          <w:rPr>
            <w:rFonts w:ascii="Times New Roman" w:eastAsia="Calibri" w:hAnsi="Times New Roman" w:cs="Arial"/>
          </w:rPr>
          <w:delText>neighbors</w:delText>
        </w:r>
        <w:r w:rsidR="00513344" w:rsidDel="00D119E1">
          <w:rPr>
            <w:rFonts w:ascii="Times New Roman" w:eastAsia="Calibri" w:hAnsi="Times New Roman" w:cs="Arial"/>
          </w:rPr>
          <w:delText>.</w:delText>
        </w:r>
        <w:r w:rsidR="00892BB7" w:rsidDel="00D119E1">
          <w:rPr>
            <w:rFonts w:ascii="Times New Roman" w:eastAsia="Calibri" w:hAnsi="Times New Roman" w:cs="Arial"/>
          </w:rPr>
          <w:delText xml:space="preserve"> </w:delText>
        </w:r>
        <w:r w:rsidR="00F44432" w:rsidDel="00D119E1">
          <w:rPr>
            <w:rFonts w:ascii="Times New Roman" w:eastAsia="Calibri" w:hAnsi="Times New Roman" w:cs="Arial"/>
          </w:rPr>
          <w:delText xml:space="preserve">All metrics behave in a similar manner so </w:delText>
        </w:r>
        <w:r w:rsidR="00B74380" w:rsidDel="00D119E1">
          <w:rPr>
            <w:rFonts w:ascii="Times New Roman" w:eastAsia="Calibri" w:hAnsi="Times New Roman" w:cs="Arial"/>
          </w:rPr>
          <w:delText xml:space="preserve">finally </w:delText>
        </w:r>
        <w:r w:rsidR="00D329A0" w:rsidDel="00D119E1">
          <w:rPr>
            <w:rFonts w:ascii="Times New Roman" w:eastAsia="Calibri" w:hAnsi="Times New Roman" w:cs="Arial"/>
          </w:rPr>
          <w:delText xml:space="preserve">the fitness score is determined by the percentage of tagged samples having a nearest tagged neighbor with the same tag. This quality metric indicates that the </w:delText>
        </w:r>
        <w:r w:rsidR="002E6DB3" w:rsidDel="00D119E1">
          <w:rPr>
            <w:rFonts w:ascii="Times New Roman" w:eastAsia="Calibri" w:hAnsi="Times New Roman" w:cs="Arial"/>
          </w:rPr>
          <w:delText>untagged neighbors are likely to share the same tag (thus indicating</w:delText>
        </w:r>
        <w:r w:rsidR="00FB5FFC" w:rsidDel="00D119E1">
          <w:rPr>
            <w:rFonts w:ascii="Times New Roman" w:eastAsia="Calibri" w:hAnsi="Times New Roman" w:cs="Arial"/>
          </w:rPr>
          <w:delText xml:space="preserve"> that the clustering succeeded to </w:delText>
        </w:r>
        <w:r w:rsidR="00E20615" w:rsidDel="00D119E1">
          <w:rPr>
            <w:rFonts w:ascii="Times New Roman" w:eastAsia="Calibri" w:hAnsi="Times New Roman" w:cs="Arial"/>
          </w:rPr>
          <w:delText xml:space="preserve">cluster </w:delText>
        </w:r>
        <w:r w:rsidR="004D2F71" w:rsidDel="00D119E1">
          <w:rPr>
            <w:rFonts w:ascii="Times New Roman" w:eastAsia="Calibri" w:hAnsi="Times New Roman" w:cs="Arial"/>
          </w:rPr>
          <w:delText>data points with the same tag together).</w:delText>
        </w:r>
        <w:r w:rsidR="00D329A0" w:rsidDel="00D119E1">
          <w:rPr>
            <w:rFonts w:ascii="Times New Roman" w:eastAsia="Calibri" w:hAnsi="Times New Roman" w:cs="Arial"/>
          </w:rPr>
          <w:delText xml:space="preserve"> </w:delText>
        </w:r>
      </w:del>
    </w:p>
    <w:p w14:paraId="3DC5025A" w14:textId="6D5D3860" w:rsidR="009A7825" w:rsidDel="00D119E1" w:rsidRDefault="009A7825" w:rsidP="009A7825">
      <w:pPr>
        <w:suppressAutoHyphens/>
        <w:rPr>
          <w:del w:id="3351" w:author="Shy Alon" w:date="2017-07-28T14:38:00Z"/>
          <w:rFonts w:ascii="Times New Roman" w:eastAsia="Calibri" w:hAnsi="Times New Roman" w:cs="Arial"/>
        </w:rPr>
      </w:pPr>
    </w:p>
    <w:p w14:paraId="063B257B" w14:textId="768E4801" w:rsidR="009A7825" w:rsidRPr="0093249C" w:rsidDel="00D119E1" w:rsidRDefault="009A7825" w:rsidP="009A7825">
      <w:pPr>
        <w:pStyle w:val="Heading2"/>
        <w:rPr>
          <w:del w:id="3352" w:author="Shy Alon" w:date="2017-07-28T14:38:00Z"/>
        </w:rPr>
      </w:pPr>
      <w:bookmarkStart w:id="3353" w:name="_Toc488420192"/>
      <w:del w:id="3354" w:author="Shy Alon" w:date="2017-07-28T14:38:00Z">
        <w:r w:rsidDel="00D119E1">
          <w:delText>2.6. Model Selection</w:delText>
        </w:r>
        <w:bookmarkEnd w:id="3353"/>
      </w:del>
    </w:p>
    <w:p w14:paraId="222EEF42" w14:textId="24A67789" w:rsidR="003E36DA" w:rsidRPr="003E36DA" w:rsidDel="00D119E1" w:rsidRDefault="009C5EAE" w:rsidP="001B6659">
      <w:pPr>
        <w:suppressAutoHyphens/>
        <w:rPr>
          <w:del w:id="3355" w:author="Shy Alon" w:date="2017-07-28T14:38:00Z"/>
          <w:rFonts w:ascii="Times New Roman" w:eastAsia="Calibri" w:hAnsi="Times New Roman" w:cs="Arial"/>
        </w:rPr>
      </w:pPr>
      <w:del w:id="3356" w:author="Shy Alon" w:date="2017-07-28T14:38:00Z">
        <w:r w:rsidDel="00D119E1">
          <w:rPr>
            <w:rFonts w:ascii="Times New Roman" w:eastAsia="Calibri" w:hAnsi="Times New Roman" w:cs="Arial"/>
          </w:rPr>
          <w:delText xml:space="preserve">The model with the best fitness score is selected for a </w:delText>
        </w:r>
        <w:r w:rsidR="003009C3" w:rsidDel="00D119E1">
          <w:rPr>
            <w:rFonts w:ascii="Times New Roman" w:eastAsia="Calibri" w:hAnsi="Times New Roman" w:cs="Arial"/>
          </w:rPr>
          <w:delText>dataset</w:delText>
        </w:r>
        <w:r w:rsidDel="00D119E1">
          <w:rPr>
            <w:rFonts w:ascii="Times New Roman" w:eastAsia="Calibri" w:hAnsi="Times New Roman" w:cs="Arial"/>
          </w:rPr>
          <w:delText xml:space="preserve"> and the mapped data points </w:delText>
        </w:r>
        <w:r w:rsidR="00747BAA" w:rsidDel="00D119E1">
          <w:rPr>
            <w:rFonts w:ascii="Times New Roman" w:eastAsia="Calibri" w:hAnsi="Times New Roman" w:cs="Arial"/>
          </w:rPr>
          <w:delText xml:space="preserve">(in 2 dimensions) </w:delText>
        </w:r>
        <w:r w:rsidR="00D140B5" w:rsidDel="00D119E1">
          <w:rPr>
            <w:rFonts w:ascii="Times New Roman" w:eastAsia="Calibri" w:hAnsi="Times New Roman" w:cs="Arial"/>
          </w:rPr>
          <w:delText>are used for identifying corporations running the risk of bankruptcy</w:delText>
        </w:r>
        <w:r w:rsidR="0030788D" w:rsidDel="00D119E1">
          <w:rPr>
            <w:rFonts w:ascii="Times New Roman" w:eastAsia="Calibri" w:hAnsi="Times New Roman" w:cs="Arial"/>
          </w:rPr>
          <w:delText xml:space="preserve"> – the untagged corporations adjacent to the tagged as bankrupt corporations constitute our target set.</w:delText>
        </w:r>
      </w:del>
    </w:p>
    <w:p w14:paraId="7D9D81E7" w14:textId="3AA12B4D" w:rsidR="00254202" w:rsidDel="00F3386E" w:rsidRDefault="00254202">
      <w:pPr>
        <w:spacing w:line="276" w:lineRule="auto"/>
        <w:rPr>
          <w:del w:id="3357" w:author="Shy Alon" w:date="2017-07-29T20:48:00Z"/>
          <w:rFonts w:ascii="Palatino Linotype" w:hAnsi="Palatino Linotype"/>
          <w:b/>
          <w:bCs/>
          <w:sz w:val="28"/>
          <w:szCs w:val="28"/>
          <w:lang w:val="en-GB" w:eastAsia="de-AT" w:bidi="ar-SA"/>
        </w:rPr>
      </w:pPr>
      <w:bookmarkStart w:id="3358" w:name="_Toc443577296"/>
      <w:del w:id="3359" w:author="Shy Alon" w:date="2017-07-29T20:48:00Z">
        <w:r w:rsidDel="00F3386E">
          <w:br w:type="page"/>
        </w:r>
      </w:del>
    </w:p>
    <w:p w14:paraId="1E8D6D56" w14:textId="188AF5A5" w:rsidR="00395C1D" w:rsidDel="006642DB" w:rsidRDefault="00A822B3" w:rsidP="006642DB">
      <w:pPr>
        <w:pStyle w:val="Heading1"/>
        <w:rPr>
          <w:del w:id="3360" w:author="Shy Alon" w:date="2017-07-21T16:25:00Z"/>
        </w:rPr>
        <w:pPrChange w:id="3361" w:author="Shy Alon" w:date="2017-07-21T16:25:00Z">
          <w:pPr>
            <w:pStyle w:val="Heading1"/>
          </w:pPr>
        </w:pPrChange>
      </w:pPr>
      <w:bookmarkStart w:id="3362" w:name="_Toc488420193"/>
      <w:del w:id="3363" w:author="Shy Alon" w:date="2017-07-29T20:48:00Z">
        <w:r w:rsidDel="00F3386E">
          <w:delText>3</w:delText>
        </w:r>
        <w:r w:rsidR="00E369F0" w:rsidDel="00F3386E">
          <w:delText>.</w:delText>
        </w:r>
        <w:bookmarkEnd w:id="3362"/>
        <w:r w:rsidR="00E369F0" w:rsidDel="00F3386E">
          <w:delText xml:space="preserve"> </w:delText>
        </w:r>
      </w:del>
      <w:del w:id="3364" w:author="Shy Alon" w:date="2017-07-21T16:25:00Z">
        <w:r w:rsidR="003E36DA" w:rsidDel="006642DB">
          <w:delText>Results and Discussion</w:delText>
        </w:r>
      </w:del>
    </w:p>
    <w:p w14:paraId="32A83DCE" w14:textId="33FCA812" w:rsidR="00C65033" w:rsidDel="006642DB" w:rsidRDefault="00242AA9" w:rsidP="006642DB">
      <w:pPr>
        <w:pStyle w:val="Heading1"/>
        <w:rPr>
          <w:del w:id="3365" w:author="Shy Alon" w:date="2017-07-21T16:25:00Z"/>
        </w:rPr>
        <w:pPrChange w:id="3366" w:author="Shy Alon" w:date="2017-07-21T16:25:00Z">
          <w:pPr/>
        </w:pPrChange>
      </w:pPr>
      <w:del w:id="3367" w:author="Shy Alon" w:date="2017-07-21T16:25:00Z">
        <w:r w:rsidDel="006642DB">
          <w:delText>Below we describe the application of the above-</w:delText>
        </w:r>
        <w:r w:rsidR="00D84FA4" w:rsidDel="006642DB">
          <w:delText>describe workflow to “real world</w:delText>
        </w:r>
        <w:r w:rsidDel="006642DB">
          <w:delText xml:space="preserve">” problems. </w:delText>
        </w:r>
      </w:del>
    </w:p>
    <w:p w14:paraId="7B57DF33" w14:textId="37CB3ECE" w:rsidR="00EE4A07" w:rsidDel="006642DB" w:rsidRDefault="00A822B3" w:rsidP="006642DB">
      <w:pPr>
        <w:pStyle w:val="Heading1"/>
        <w:rPr>
          <w:del w:id="3368" w:author="Shy Alon" w:date="2017-07-21T16:25:00Z"/>
        </w:rPr>
        <w:pPrChange w:id="3369" w:author="Shy Alon" w:date="2017-07-21T16:25:00Z">
          <w:pPr>
            <w:pStyle w:val="Heading2"/>
          </w:pPr>
        </w:pPrChange>
      </w:pPr>
      <w:del w:id="3370" w:author="Shy Alon" w:date="2017-07-21T16:25:00Z">
        <w:r w:rsidDel="006642DB">
          <w:delText>3</w:delText>
        </w:r>
        <w:r w:rsidR="00912597" w:rsidDel="006642DB">
          <w:delText xml:space="preserve">.1. </w:delText>
        </w:r>
        <w:r w:rsidR="00EE4A07" w:rsidDel="006642DB">
          <w:delText>Pre</w:delText>
        </w:r>
        <w:r w:rsidR="00BD5502" w:rsidDel="006642DB">
          <w:delText>-P</w:delText>
        </w:r>
        <w:r w:rsidR="00EE4A07" w:rsidDel="006642DB">
          <w:delText>rocessing</w:delText>
        </w:r>
        <w:r w:rsidR="00BD5502" w:rsidDel="006642DB">
          <w:delText xml:space="preserve"> Implementation</w:delText>
        </w:r>
      </w:del>
    </w:p>
    <w:p w14:paraId="751A9FC9" w14:textId="358052B4" w:rsidR="00383B30" w:rsidDel="006642DB" w:rsidRDefault="00FB3DD6" w:rsidP="006642DB">
      <w:pPr>
        <w:pStyle w:val="Heading1"/>
        <w:rPr>
          <w:del w:id="3371" w:author="Shy Alon" w:date="2017-07-21T16:25:00Z"/>
        </w:rPr>
        <w:pPrChange w:id="3372" w:author="Shy Alon" w:date="2017-07-21T16:25:00Z">
          <w:pPr/>
        </w:pPrChange>
      </w:pPr>
      <w:del w:id="3373" w:author="Shy Alon" w:date="2017-07-21T16:25:00Z">
        <w:r w:rsidDel="006642DB">
          <w:delText xml:space="preserve">The main objective of </w:delText>
        </w:r>
        <w:r w:rsidR="00242AA9" w:rsidDel="006642DB">
          <w:delText xml:space="preserve">this </w:delText>
        </w:r>
        <w:r w:rsidDel="006642DB">
          <w:delText xml:space="preserve">stage is to </w:delText>
        </w:r>
        <w:r w:rsidR="00242AA9" w:rsidDel="006642DB">
          <w:delText xml:space="preserve">demonstrate </w:delText>
        </w:r>
        <w:r w:rsidDel="006642DB">
          <w:delText>the usefulness of data reduction and visualization techniques for the analysis of solar cell libraries. For the purpose of validating the proposed implementation, two Photov</w:delText>
        </w:r>
        <w:r w:rsidR="00093DD5" w:rsidDel="006642DB">
          <w:delText xml:space="preserve">oltaic libraries were chosen from the work </w:delText>
        </w:r>
        <w:r w:rsidDel="006642DB">
          <w:delText xml:space="preserve"> </w:delText>
        </w:r>
        <w:r w:rsidR="00093DD5" w:rsidDel="006642DB">
          <w:delText>of</w:delText>
        </w:r>
        <w:r w:rsidDel="006642DB">
          <w:delText xml:space="preserve"> Majhi et al.</w:delText>
        </w:r>
        <w:r w:rsidR="00010C54" w:rsidDel="006642DB">
          <w:fldChar w:fldCharType="begin"/>
        </w:r>
        <w:r w:rsidR="00CF03CA" w:rsidDel="006642DB">
          <w:del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delInstrText>
        </w:r>
        <w:r w:rsidR="00010C54" w:rsidDel="006642DB">
          <w:fldChar w:fldCharType="separate"/>
        </w:r>
        <w:r w:rsidR="00CF03CA" w:rsidRPr="00CF03CA" w:rsidDel="006642DB">
          <w:rPr>
            <w:i/>
            <w:noProof/>
            <w:vertAlign w:val="superscript"/>
          </w:rPr>
          <w:delText>(</w:delText>
        </w:r>
        <w:r w:rsidR="00937424" w:rsidDel="006642DB">
          <w:fldChar w:fldCharType="begin"/>
        </w:r>
        <w:r w:rsidR="00937424" w:rsidDel="006642DB">
          <w:delInstrText xml:space="preserve"> HYPERLINK \l "_ENREF_5" \o "Hill, 2016 #426" </w:delInstrText>
        </w:r>
        <w:r w:rsidR="00937424" w:rsidDel="006642DB">
          <w:fldChar w:fldCharType="separate"/>
        </w:r>
        <w:r w:rsidR="001C0A8A" w:rsidRPr="00CF03CA" w:rsidDel="006642DB">
          <w:rPr>
            <w:i/>
            <w:noProof/>
            <w:vertAlign w:val="superscript"/>
          </w:rPr>
          <w:delText>5</w:delText>
        </w:r>
        <w:r w:rsidR="00937424" w:rsidDel="006642DB">
          <w:rPr>
            <w:i/>
            <w:noProof/>
            <w:vertAlign w:val="superscript"/>
          </w:rPr>
          <w:fldChar w:fldCharType="end"/>
        </w:r>
        <w:r w:rsidR="00CF03CA" w:rsidRPr="00CF03CA" w:rsidDel="006642DB">
          <w:rPr>
            <w:i/>
            <w:noProof/>
            <w:vertAlign w:val="superscript"/>
          </w:rPr>
          <w:delText>)</w:delText>
        </w:r>
        <w:r w:rsidR="00010C54" w:rsidDel="006642DB">
          <w:fldChar w:fldCharType="end"/>
        </w:r>
        <w:r w:rsidDel="006642DB">
          <w:delText xml:space="preserve"> The stages </w:delText>
        </w:r>
        <w:r w:rsidR="00242AA9" w:rsidDel="006642DB">
          <w:delText xml:space="preserve">described in </w:delText>
        </w:r>
        <w:r w:rsidDel="006642DB">
          <w:delText xml:space="preserve">the Pre-Processing section are </w:delText>
        </w:r>
        <w:r w:rsidR="00242AA9" w:rsidDel="006642DB">
          <w:delText xml:space="preserve">allow </w:delText>
        </w:r>
        <w:r w:rsidDel="006642DB">
          <w:delText>to comparatively analyze</w:delText>
        </w:r>
        <w:r w:rsidR="00383B30" w:rsidDel="006642DB">
          <w:delText xml:space="preserve"> </w:delText>
        </w:r>
        <w:r w:rsidR="00383B30" w:rsidRPr="00D02BFE" w:rsidDel="006642DB">
          <w:delText xml:space="preserve">the libraries </w:delText>
        </w:r>
        <w:r w:rsidR="00242AA9" w:rsidDel="006642DB">
          <w:delText>using</w:delText>
        </w:r>
        <w:r w:rsidR="00383B30" w:rsidRPr="00D02BFE" w:rsidDel="006642DB">
          <w:delText xml:space="preserve"> simple statistics and data visualization methods (PCA and SOM)</w:delText>
        </w:r>
        <w:r w:rsidR="00383B30" w:rsidDel="006642DB">
          <w:delText>.</w:delText>
        </w:r>
      </w:del>
    </w:p>
    <w:p w14:paraId="1970D064" w14:textId="16F18C39" w:rsidR="00FB3DD6" w:rsidDel="006642DB" w:rsidRDefault="00FB3DD6" w:rsidP="006642DB">
      <w:pPr>
        <w:pStyle w:val="Heading1"/>
        <w:rPr>
          <w:del w:id="3374" w:author="Shy Alon" w:date="2017-07-21T16:25:00Z"/>
        </w:rPr>
        <w:pPrChange w:id="3375" w:author="Shy Alon" w:date="2017-07-21T16:25:00Z">
          <w:pPr/>
        </w:pPrChange>
      </w:pPr>
      <w:del w:id="3376" w:author="Shy Alon" w:date="2017-07-21T16:25:00Z">
        <w:r w:rsidDel="006642DB">
          <w:delText xml:space="preserve"> </w:delText>
        </w:r>
      </w:del>
    </w:p>
    <w:p w14:paraId="17F7553C" w14:textId="4B9D2F76" w:rsidR="00FB3DD6" w:rsidRPr="00FB3DD6" w:rsidDel="006642DB" w:rsidRDefault="00FB3DD6" w:rsidP="006642DB">
      <w:pPr>
        <w:pStyle w:val="Heading1"/>
        <w:rPr>
          <w:del w:id="3377" w:author="Shy Alon" w:date="2017-07-21T16:25:00Z"/>
        </w:rPr>
        <w:pPrChange w:id="3378" w:author="Shy Alon" w:date="2017-07-21T16:25:00Z">
          <w:pPr/>
        </w:pPrChange>
      </w:pPr>
    </w:p>
    <w:p w14:paraId="068DAE86" w14:textId="5B121450" w:rsidR="00395C1D" w:rsidRPr="005B6ED7" w:rsidDel="006642DB" w:rsidRDefault="00A822B3" w:rsidP="006642DB">
      <w:pPr>
        <w:pStyle w:val="Heading1"/>
        <w:rPr>
          <w:del w:id="3379" w:author="Shy Alon" w:date="2017-07-21T16:25:00Z"/>
        </w:rPr>
        <w:pPrChange w:id="3380" w:author="Shy Alon" w:date="2017-07-21T16:25:00Z">
          <w:pPr>
            <w:pStyle w:val="Heading3"/>
          </w:pPr>
        </w:pPrChange>
      </w:pPr>
      <w:del w:id="3381" w:author="Shy Alon" w:date="2017-07-21T16:25:00Z">
        <w:r w:rsidDel="006642DB">
          <w:delText>3</w:delText>
        </w:r>
        <w:r w:rsidR="00912597" w:rsidDel="006642DB">
          <w:delText xml:space="preserve">.1.1. </w:delText>
        </w:r>
        <w:r w:rsidR="00395C1D" w:rsidRPr="005B6ED7" w:rsidDel="006642DB">
          <w:delText>Data bases</w:delText>
        </w:r>
      </w:del>
    </w:p>
    <w:p w14:paraId="046D085A" w14:textId="10ACD5B0" w:rsidR="008E27D9" w:rsidRPr="00800E97" w:rsidDel="006642DB" w:rsidRDefault="008E27D9" w:rsidP="006642DB">
      <w:pPr>
        <w:pStyle w:val="Heading1"/>
        <w:rPr>
          <w:del w:id="3382" w:author="Shy Alon" w:date="2017-07-21T16:25:00Z"/>
        </w:rPr>
        <w:pPrChange w:id="3383" w:author="Shy Alon" w:date="2017-07-21T16:25:00Z">
          <w:pPr/>
        </w:pPrChange>
      </w:pPr>
      <w:del w:id="3384" w:author="Shy Alon" w:date="2017-07-21T16:25:00Z">
        <w:r w:rsidDel="006642DB">
          <w:delText xml:space="preserve">The implementation of this phase was </w:delText>
        </w:r>
        <w:r w:rsidR="00242AA9" w:rsidDel="006642DB">
          <w:delText xml:space="preserve">tested </w:delText>
        </w:r>
        <w:r w:rsidDel="006642DB">
          <w:delText xml:space="preserve">using </w:delText>
        </w:r>
        <w:r w:rsidRPr="00826098" w:rsidDel="006642DB">
          <w:delText>a TiO</w:delText>
        </w:r>
        <w:r w:rsidRPr="00800E97" w:rsidDel="006642DB">
          <w:rPr>
            <w:vertAlign w:val="subscript"/>
          </w:rPr>
          <w:delText>2</w:delText>
        </w:r>
        <w:r w:rsidRPr="00826098" w:rsidDel="006642DB">
          <w:delText>|Co</w:delText>
        </w:r>
        <w:r w:rsidRPr="00800E97" w:rsidDel="006642DB">
          <w:rPr>
            <w:vertAlign w:val="subscript"/>
          </w:rPr>
          <w:delText>3</w:delText>
        </w:r>
        <w:r w:rsidRPr="00826098" w:rsidDel="006642DB">
          <w:delText>O</w:delText>
        </w:r>
        <w:r w:rsidRPr="00800E97" w:rsidDel="006642DB">
          <w:rPr>
            <w:vertAlign w:val="subscript"/>
          </w:rPr>
          <w:delText>4</w:delText>
        </w:r>
        <w:r w:rsidDel="006642DB">
          <w:delText xml:space="preserve"> </w:delText>
        </w:r>
        <w:r w:rsidRPr="00826098" w:rsidDel="006642DB">
          <w:delText>and a TiO</w:delText>
        </w:r>
        <w:r w:rsidRPr="00800E97" w:rsidDel="006642DB">
          <w:rPr>
            <w:vertAlign w:val="subscript"/>
          </w:rPr>
          <w:delText>2</w:delText>
        </w:r>
        <w:r w:rsidRPr="00826098" w:rsidDel="006642DB">
          <w:delText>|Co</w:delText>
        </w:r>
        <w:r w:rsidRPr="00800E97" w:rsidDel="006642DB">
          <w:rPr>
            <w:vertAlign w:val="subscript"/>
          </w:rPr>
          <w:delText>3</w:delText>
        </w:r>
        <w:r w:rsidRPr="00826098" w:rsidDel="006642DB">
          <w:delText>O</w:delText>
        </w:r>
        <w:r w:rsidRPr="00800E97" w:rsidDel="006642DB">
          <w:rPr>
            <w:vertAlign w:val="subscript"/>
          </w:rPr>
          <w:delText>4</w:delText>
        </w:r>
        <w:r w:rsidRPr="00826098" w:rsidDel="006642DB">
          <w:delText>|MoO</w:delText>
        </w:r>
        <w:r w:rsidRPr="00800E97" w:rsidDel="006642DB">
          <w:rPr>
            <w:vertAlign w:val="subscript"/>
          </w:rPr>
          <w:delText>3</w:delText>
        </w:r>
        <w:r w:rsidR="00242AA9" w:rsidDel="006642DB">
          <w:delText xml:space="preserve"> solar cells libraries</w:delText>
        </w:r>
        <w:r w:rsidRPr="00826098" w:rsidDel="006642DB">
          <w:delText xml:space="preserve"> The two </w:delText>
        </w:r>
        <w:r w:rsidDel="006642DB">
          <w:delText xml:space="preserve">libraries </w:delText>
        </w:r>
        <w:r w:rsidRPr="00826098" w:rsidDel="006642DB">
          <w:delText xml:space="preserve">share the same preparation method </w:delText>
        </w:r>
        <w:r w:rsidDel="006642DB">
          <w:delText>and the same thickness of the TiO</w:delText>
        </w:r>
        <w:r w:rsidRPr="00606884" w:rsidDel="006642DB">
          <w:rPr>
            <w:vertAlign w:val="subscript"/>
          </w:rPr>
          <w:delText>2</w:delText>
        </w:r>
        <w:r w:rsidDel="006642DB">
          <w:delText xml:space="preserve"> and Co</w:delText>
        </w:r>
        <w:r w:rsidRPr="00606884" w:rsidDel="006642DB">
          <w:rPr>
            <w:vertAlign w:val="subscript"/>
          </w:rPr>
          <w:delText>3</w:delText>
        </w:r>
        <w:r w:rsidDel="006642DB">
          <w:delText>O</w:delText>
        </w:r>
        <w:r w:rsidRPr="00606884" w:rsidDel="006642DB">
          <w:rPr>
            <w:vertAlign w:val="subscript"/>
          </w:rPr>
          <w:delText>4</w:delText>
        </w:r>
        <w:r w:rsidDel="006642DB">
          <w:delText xml:space="preserve"> layers. </w:delText>
        </w:r>
        <w:r w:rsidR="009E2579" w:rsidDel="006642DB">
          <w:rPr>
            <w:rFonts w:hint="cs"/>
          </w:rPr>
          <w:delText>A</w:delText>
        </w:r>
        <w:r w:rsidRPr="00826098" w:rsidDel="006642DB">
          <w:delText>n additional layer of MoO</w:delText>
        </w:r>
        <w:r w:rsidRPr="00606884" w:rsidDel="006642DB">
          <w:rPr>
            <w:vertAlign w:val="subscript"/>
          </w:rPr>
          <w:delText>3</w:delText>
        </w:r>
        <w:r w:rsidRPr="00826098" w:rsidDel="006642DB">
          <w:delText xml:space="preserve"> was added</w:delText>
        </w:r>
        <w:r w:rsidDel="006642DB">
          <w:delText xml:space="preserve"> to the second library</w:delText>
        </w:r>
        <w:r w:rsidRPr="00826098" w:rsidDel="006642DB">
          <w:delText xml:space="preserve">. Both libraries were generated </w:delText>
        </w:r>
        <w:r w:rsidRPr="00826098" w:rsidDel="006642DB">
          <w:rPr>
            <w:rFonts w:ascii="Times New Roman" w:hAnsi="Times New Roman" w:cs="Times New Roman"/>
          </w:rPr>
          <w:delText xml:space="preserve">on precut glass coated with </w:delText>
        </w:r>
        <w:r w:rsidDel="006642DB">
          <w:rPr>
            <w:rFonts w:hint="cs"/>
          </w:rPr>
          <w:delText>F</w:delText>
        </w:r>
        <w:r w:rsidRPr="00826098" w:rsidDel="006642DB">
          <w:delText xml:space="preserve">luorine </w:delText>
        </w:r>
        <w:r w:rsidDel="006642DB">
          <w:rPr>
            <w:rFonts w:hint="cs"/>
          </w:rPr>
          <w:delText>D</w:delText>
        </w:r>
        <w:r w:rsidRPr="00826098" w:rsidDel="006642DB">
          <w:delText xml:space="preserve">oped tin </w:delText>
        </w:r>
        <w:r w:rsidDel="006642DB">
          <w:rPr>
            <w:rFonts w:hint="cs"/>
          </w:rPr>
          <w:delText>O</w:delText>
        </w:r>
        <w:r w:rsidRPr="00826098" w:rsidDel="006642DB">
          <w:delText>xide (FTO)</w:delText>
        </w:r>
        <w:r w:rsidRPr="00826098" w:rsidDel="006642DB">
          <w:rPr>
            <w:rFonts w:ascii="Times New Roman" w:hAnsi="Times New Roman" w:cs="Times New Roman"/>
          </w:rPr>
          <w:delText xml:space="preserve"> substrates onto which a TiO</w:delText>
        </w:r>
        <w:r w:rsidRPr="00826098" w:rsidDel="006642DB">
          <w:rPr>
            <w:rFonts w:ascii="Times New Roman" w:hAnsi="Times New Roman" w:cs="Times New Roman"/>
            <w:vertAlign w:val="subscript"/>
          </w:rPr>
          <w:delText>2</w:delText>
        </w:r>
        <w:r w:rsidRPr="00826098" w:rsidDel="006642DB">
          <w:rPr>
            <w:rFonts w:ascii="Times New Roman" w:hAnsi="Times New Roman" w:cs="Times New Roman"/>
          </w:rPr>
          <w:delText xml:space="preserve"> window layer with a linear gradient was deposited, followed by Pulsed Laser Deposition (PLD)</w:delText>
        </w:r>
        <w:r w:rsidR="00010C54" w:rsidDel="006642DB">
          <w:rPr>
            <w:rFonts w:ascii="Times New Roman" w:hAnsi="Times New Roman" w:cs="Times New Roman"/>
          </w:rPr>
          <w:fldChar w:fldCharType="begin"/>
        </w:r>
        <w:r w:rsidR="00CF03CA" w:rsidDel="006642DB">
          <w:rPr>
            <w:rFonts w:ascii="Times New Roman" w:hAnsi="Times New Roman" w:cs="Times New Roman"/>
          </w:rPr>
          <w:delInstrText xml:space="preserve"> ADDIN EN.CITE &lt;EndNote&gt;&lt;Cite&gt;&lt;Author&gt;Anderson&lt;/Author&gt;&lt;Year&gt;2014&lt;/Year&gt;&lt;RecNum&gt;4&lt;/RecNum&gt;&lt;DisplayText&gt;&lt;style face="italic superscript"&gt;(6)&lt;/style&gt;&lt;/DisplayText&gt;&lt;record&gt;&lt;rec-number&gt;4&lt;/rec-number&gt;&lt;foreign-keys&gt;&lt;key app="EN" db-id="erpvvddtz2x0a6er5wxp5fszfw00dat2xewp" timestamp="0"&gt;4&lt;/key&gt;&lt;/foreign-keys&gt;&lt;ref-type name="Journal Article"&gt;17&lt;/ref-type&gt;&lt;contributors&gt;&lt;authors&gt;&lt;author&gt;Anderson, Assaf Y.&lt;/author&gt;&lt;author&gt;Bouhadana, Yaniv&lt;/author&gt;&lt;author&gt;Barad, Hannah-Noa&lt;/author&gt;&lt;author&gt;Kupfer, Benjamin&lt;/author&gt;&lt;author&gt;Rosh-Hodesh, Eli&lt;/author&gt;&lt;author&gt;Aviv, Hagit&lt;/author&gt;&lt;author&gt;Tischler, Yaakov R.&lt;/author&gt;&lt;author&gt;Rühle, Sven&lt;/author&gt;&lt;author&gt;Zaban, Arie&lt;/author&gt;&lt;/authors&gt;&lt;/contributors&gt;&lt;titles&gt;&lt;title&gt;Quantum Efficiency and Bandgap Analysis for Combinatorial Photovoltaics: Sorting Activity of Cu–O Compounds in All-Oxide Device Libraries&lt;/title&gt;&lt;secondary-title&gt;ACS Combinatorial Science&lt;/secondary-title&gt;&lt;/titles&gt;&lt;pages&gt;53-65&lt;/pages&gt;&lt;volume&gt;16&lt;/volume&gt;&lt;number&gt;2&lt;/number&gt;&lt;dates&gt;&lt;year&gt;2014&lt;/year&gt;&lt;pub-dates&gt;&lt;date&gt;2014/02/10&lt;/date&gt;&lt;/pub-dates&gt;&lt;/dates&gt;&lt;publisher&gt;American Chemical Society&lt;/publisher&gt;&lt;isbn&gt;2156-8952&lt;/isbn&gt;&lt;urls&gt;&lt;related-urls&gt;&lt;url&gt;http://dx.doi.org/10.1021/co3001583&lt;/url&gt;&lt;/related-urls&gt;&lt;/urls&gt;&lt;electronic-resource-num&gt;10.1021/co3001583&lt;/electronic-resource-num&gt;&lt;access-date&gt;2014/03/15&lt;/access-date&gt;&lt;/record&gt;&lt;/Cite&gt;&lt;/EndNote&gt;</w:delInstrText>
        </w:r>
        <w:r w:rsidR="00010C54" w:rsidDel="006642DB">
          <w:rPr>
            <w:rFonts w:ascii="Times New Roman" w:hAnsi="Times New Roman" w:cs="Times New Roman"/>
          </w:rPr>
          <w:fldChar w:fldCharType="separate"/>
        </w:r>
        <w:r w:rsidR="00CF03CA" w:rsidRPr="00CF03CA" w:rsidDel="006642DB">
          <w:rPr>
            <w:rFonts w:ascii="Times New Roman" w:hAnsi="Times New Roman" w:cs="Times New Roman"/>
            <w:i/>
            <w:noProof/>
            <w:vertAlign w:val="superscript"/>
          </w:rPr>
          <w:delText>(</w:delText>
        </w:r>
        <w:r w:rsidR="00937424" w:rsidDel="006642DB">
          <w:fldChar w:fldCharType="begin"/>
        </w:r>
        <w:r w:rsidR="00937424" w:rsidDel="006642DB">
          <w:delInstrText xml:space="preserve"> HYPERLINK \l "_ENREF_6" \o "Anderson, 2014 #4" </w:delInstrText>
        </w:r>
        <w:r w:rsidR="00937424" w:rsidDel="006642DB">
          <w:fldChar w:fldCharType="separate"/>
        </w:r>
        <w:r w:rsidR="001C0A8A" w:rsidRPr="00CF03CA" w:rsidDel="006642DB">
          <w:rPr>
            <w:rFonts w:ascii="Times New Roman" w:hAnsi="Times New Roman" w:cs="Times New Roman"/>
            <w:i/>
            <w:noProof/>
            <w:vertAlign w:val="superscript"/>
          </w:rPr>
          <w:delText>6</w:delText>
        </w:r>
        <w:r w:rsidR="00937424" w:rsidDel="006642DB">
          <w:rPr>
            <w:rFonts w:ascii="Times New Roman" w:hAnsi="Times New Roman" w:cs="Times New Roman"/>
            <w:i/>
            <w:noProof/>
            <w:vertAlign w:val="superscript"/>
          </w:rPr>
          <w:fldChar w:fldCharType="end"/>
        </w:r>
        <w:r w:rsidR="00CF03CA" w:rsidRPr="00CF03CA" w:rsidDel="006642DB">
          <w:rPr>
            <w:rFonts w:ascii="Times New Roman" w:hAnsi="Times New Roman" w:cs="Times New Roman"/>
            <w:i/>
            <w:noProof/>
            <w:vertAlign w:val="superscript"/>
          </w:rPr>
          <w:delText>)</w:delText>
        </w:r>
        <w:r w:rsidR="00010C54" w:rsidDel="006642DB">
          <w:rPr>
            <w:rFonts w:ascii="Times New Roman" w:hAnsi="Times New Roman" w:cs="Times New Roman"/>
          </w:rPr>
          <w:fldChar w:fldCharType="end"/>
        </w:r>
        <w:r w:rsidRPr="00826098" w:rsidDel="006642DB">
          <w:rPr>
            <w:rFonts w:ascii="Times New Roman" w:hAnsi="Times New Roman" w:cs="Times New Roman"/>
          </w:rPr>
          <w:delText xml:space="preserve"> of </w:delText>
        </w:r>
        <w:r w:rsidDel="006642DB">
          <w:rPr>
            <w:rFonts w:ascii="Times New Roman" w:hAnsi="Times New Roman" w:cs="Times New Roman"/>
          </w:rPr>
          <w:delText xml:space="preserve">a </w:delText>
        </w:r>
        <w:r w:rsidRPr="00826098" w:rsidDel="006642DB">
          <w:rPr>
            <w:rFonts w:ascii="Times New Roman" w:hAnsi="Times New Roman" w:cs="Times New Roman"/>
          </w:rPr>
          <w:delText>Co</w:delText>
        </w:r>
        <w:r w:rsidRPr="00826098" w:rsidDel="006642DB">
          <w:rPr>
            <w:rFonts w:ascii="Times New Roman" w:hAnsi="Times New Roman" w:cs="Times New Roman"/>
            <w:vertAlign w:val="subscript"/>
          </w:rPr>
          <w:delText>3</w:delText>
        </w:r>
        <w:r w:rsidRPr="00826098" w:rsidDel="006642DB">
          <w:rPr>
            <w:rFonts w:ascii="Times New Roman" w:hAnsi="Times New Roman" w:cs="Times New Roman"/>
          </w:rPr>
          <w:delText>O</w:delText>
        </w:r>
        <w:r w:rsidRPr="00826098" w:rsidDel="006642DB">
          <w:rPr>
            <w:rFonts w:ascii="Times New Roman" w:hAnsi="Times New Roman" w:cs="Times New Roman"/>
            <w:vertAlign w:val="subscript"/>
          </w:rPr>
          <w:delText>4</w:delText>
        </w:r>
        <w:r w:rsidRPr="00826098" w:rsidDel="006642DB">
          <w:rPr>
            <w:rFonts w:ascii="Times New Roman" w:hAnsi="Times New Roman" w:cs="Times New Roman"/>
          </w:rPr>
          <w:delText xml:space="preserve"> layer </w:delText>
        </w:r>
        <w:r w:rsidDel="006642DB">
          <w:rPr>
            <w:rFonts w:ascii="Times New Roman" w:hAnsi="Times New Roman" w:cs="Times New Roman"/>
          </w:rPr>
          <w:delText xml:space="preserve">with the deposition profile presented in Figure </w:delText>
        </w:r>
        <w:r w:rsidR="00DE6B09" w:rsidDel="006642DB">
          <w:rPr>
            <w:rFonts w:ascii="Times New Roman" w:hAnsi="Times New Roman" w:cs="Times New Roman"/>
          </w:rPr>
          <w:delText xml:space="preserve">5a </w:delText>
        </w:r>
        <w:r w:rsidDel="006642DB">
          <w:rPr>
            <w:rFonts w:ascii="Times New Roman" w:hAnsi="Times New Roman" w:cs="Times New Roman"/>
          </w:rPr>
          <w:delText xml:space="preserve">and </w:delText>
        </w:r>
        <w:r w:rsidR="00DE6B09" w:rsidDel="006642DB">
          <w:rPr>
            <w:rFonts w:ascii="Times New Roman" w:hAnsi="Times New Roman" w:cs="Times New Roman"/>
          </w:rPr>
          <w:delText>5b</w:delText>
        </w:r>
        <w:r w:rsidRPr="00826098" w:rsidDel="006642DB">
          <w:delText>.</w:delText>
        </w:r>
        <w:r w:rsidDel="006642DB">
          <w:delText xml:space="preserve"> </w:delText>
        </w:r>
        <w:r w:rsidRPr="00826098" w:rsidDel="006642DB">
          <w:delText xml:space="preserve"> For the second library </w:delText>
        </w:r>
        <w:r w:rsidDel="006642DB">
          <w:delText xml:space="preserve">(Figure </w:delText>
        </w:r>
        <w:r w:rsidR="00DE6B09" w:rsidDel="006642DB">
          <w:delText>5b</w:delText>
        </w:r>
        <w:r w:rsidDel="006642DB">
          <w:delText>)</w:delText>
        </w:r>
        <w:r w:rsidRPr="00826098" w:rsidDel="006642DB">
          <w:delText>, an additional layer of MoO</w:delText>
        </w:r>
        <w:r w:rsidRPr="006A5C38" w:rsidDel="006642DB">
          <w:rPr>
            <w:vertAlign w:val="subscript"/>
          </w:rPr>
          <w:delText>3</w:delText>
        </w:r>
        <w:r w:rsidRPr="00826098" w:rsidDel="006642DB">
          <w:delText xml:space="preserve"> was </w:delText>
        </w:r>
        <w:r w:rsidDel="006642DB">
          <w:delText xml:space="preserve">PLD-deposited on top of the </w:delText>
        </w:r>
        <w:r w:rsidRPr="00826098" w:rsidDel="006642DB">
          <w:rPr>
            <w:rFonts w:ascii="Times New Roman" w:hAnsi="Times New Roman" w:cs="Times New Roman"/>
          </w:rPr>
          <w:delText>Co</w:delText>
        </w:r>
        <w:r w:rsidRPr="00826098" w:rsidDel="006642DB">
          <w:rPr>
            <w:rFonts w:ascii="Times New Roman" w:hAnsi="Times New Roman" w:cs="Times New Roman"/>
            <w:vertAlign w:val="subscript"/>
          </w:rPr>
          <w:delText>3</w:delText>
        </w:r>
        <w:r w:rsidRPr="00826098" w:rsidDel="006642DB">
          <w:rPr>
            <w:rFonts w:ascii="Times New Roman" w:hAnsi="Times New Roman" w:cs="Times New Roman"/>
          </w:rPr>
          <w:delText>O</w:delText>
        </w:r>
        <w:r w:rsidRPr="00826098" w:rsidDel="006642DB">
          <w:rPr>
            <w:rFonts w:ascii="Times New Roman" w:hAnsi="Times New Roman" w:cs="Times New Roman"/>
            <w:vertAlign w:val="subscript"/>
          </w:rPr>
          <w:delText>4</w:delText>
        </w:r>
        <w:r w:rsidDel="006642DB">
          <w:rPr>
            <w:rFonts w:ascii="Times New Roman" w:hAnsi="Times New Roman" w:cs="Times New Roman"/>
          </w:rPr>
          <w:delText xml:space="preserve"> layer</w:delText>
        </w:r>
        <w:r w:rsidRPr="00826098" w:rsidDel="006642DB">
          <w:delText xml:space="preserve">. </w:delText>
        </w:r>
        <w:r w:rsidDel="006642DB">
          <w:delText>A</w:delText>
        </w:r>
        <w:r w:rsidRPr="00826098" w:rsidDel="006642DB">
          <w:rPr>
            <w:rFonts w:ascii="Times New Roman" w:hAnsi="Times New Roman" w:cs="Times New Roman"/>
          </w:rPr>
          <w:delText xml:space="preserve"> grid of 13 x </w:delText>
        </w:r>
        <w:r w:rsidRPr="00826098" w:rsidDel="006642DB">
          <w:delText>13 = 169 Au</w:delText>
        </w:r>
        <w:r w:rsidRPr="00826098" w:rsidDel="006642DB">
          <w:rPr>
            <w:rFonts w:ascii="Times New Roman" w:hAnsi="Times New Roman" w:cs="Times New Roman"/>
          </w:rPr>
          <w:delText xml:space="preserve"> back contacts</w:delText>
        </w:r>
        <w:r w:rsidRPr="00826098" w:rsidDel="006642DB">
          <w:delText xml:space="preserve"> was </w:delText>
        </w:r>
        <w:r w:rsidDel="006642DB">
          <w:delText>used for both libraries</w:delText>
        </w:r>
        <w:r w:rsidRPr="00826098" w:rsidDel="006642DB">
          <w:delText xml:space="preserve">. </w:delText>
        </w:r>
        <w:r w:rsidDel="006642DB">
          <w:delText>In the following analysis, each of the resulting 169 solar cells is identified by its location on the back contact grid and cells with the same TiO</w:delText>
        </w:r>
        <w:r w:rsidRPr="006A5C38" w:rsidDel="006642DB">
          <w:rPr>
            <w:vertAlign w:val="subscript"/>
          </w:rPr>
          <w:delText>2</w:delText>
        </w:r>
        <w:r w:rsidDel="006642DB">
          <w:delText>|Co</w:delText>
        </w:r>
        <w:r w:rsidRPr="006A5C38" w:rsidDel="006642DB">
          <w:rPr>
            <w:vertAlign w:val="subscript"/>
          </w:rPr>
          <w:delText>3</w:delText>
        </w:r>
        <w:r w:rsidDel="006642DB">
          <w:delText>O</w:delText>
        </w:r>
        <w:r w:rsidRPr="006A5C38" w:rsidDel="006642DB">
          <w:rPr>
            <w:vertAlign w:val="subscript"/>
          </w:rPr>
          <w:delText>4</w:delText>
        </w:r>
        <w:r w:rsidDel="006642DB">
          <w:delText xml:space="preserve"> composition have identical IDs (Figure </w:delText>
        </w:r>
        <w:r w:rsidR="00C65033" w:rsidDel="006642DB">
          <w:delText>5</w:delText>
        </w:r>
        <w:r w:rsidDel="006642DB">
          <w:delText xml:space="preserve">). </w:delText>
        </w:r>
      </w:del>
    </w:p>
    <w:p w14:paraId="65E6049D" w14:textId="264B6A22" w:rsidR="00395C1D" w:rsidDel="006642DB" w:rsidRDefault="008E27D9" w:rsidP="006642DB">
      <w:pPr>
        <w:pStyle w:val="Heading1"/>
        <w:rPr>
          <w:del w:id="3385" w:author="Shy Alon" w:date="2017-07-21T16:25:00Z"/>
          <w:u w:val="single"/>
        </w:rPr>
        <w:pPrChange w:id="3386" w:author="Shy Alon" w:date="2017-07-21T16:25:00Z">
          <w:pPr>
            <w:ind w:left="720"/>
          </w:pPr>
        </w:pPrChange>
      </w:pPr>
      <w:bookmarkStart w:id="3387" w:name="_Toc483041609"/>
      <w:del w:id="3388" w:author="Shy Alon" w:date="2017-07-21T16:25:00Z">
        <w:r w:rsidRPr="009817B2" w:rsidDel="006642DB">
          <w:rPr>
            <w:b w:val="0"/>
            <w:bCs w:val="0"/>
            <w:noProof/>
          </w:rPr>
          <w:drawing>
            <wp:anchor distT="0" distB="0" distL="114300" distR="114300" simplePos="0" relativeHeight="251658752" behindDoc="0" locked="0" layoutInCell="1" allowOverlap="1" wp14:anchorId="085A2106" wp14:editId="04B19CA7">
              <wp:simplePos x="0" y="0"/>
              <wp:positionH relativeFrom="margin">
                <wp:posOffset>752475</wp:posOffset>
              </wp:positionH>
              <wp:positionV relativeFrom="paragraph">
                <wp:posOffset>52388</wp:posOffset>
              </wp:positionV>
              <wp:extent cx="3772535" cy="2828925"/>
              <wp:effectExtent l="0" t="0" r="0" b="9525"/>
              <wp:wrapTopAndBottom/>
              <wp:docPr id="5" name="Picture 5" descr="C:\Users\avi\Downloads\With and without mende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Downloads\With and without mendel (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72535" cy="2828925"/>
                      </a:xfrm>
                      <a:prstGeom prst="rect">
                        <a:avLst/>
                      </a:prstGeom>
                      <a:noFill/>
                      <a:ln>
                        <a:noFill/>
                      </a:ln>
                    </pic:spPr>
                  </pic:pic>
                </a:graphicData>
              </a:graphic>
            </wp:anchor>
          </w:drawing>
        </w:r>
        <w:r w:rsidRPr="009817B2" w:rsidDel="006642DB">
          <w:rPr>
            <w:b w:val="0"/>
            <w:bCs w:val="0"/>
          </w:rPr>
          <w:delText xml:space="preserve">Figure </w:delText>
        </w:r>
        <w:r w:rsidR="009A312C" w:rsidRPr="009817B2" w:rsidDel="006642DB">
          <w:rPr>
            <w:b w:val="0"/>
            <w:bCs w:val="0"/>
          </w:rPr>
          <w:fldChar w:fldCharType="begin"/>
        </w:r>
        <w:r w:rsidRPr="009817B2" w:rsidDel="006642DB">
          <w:rPr>
            <w:b w:val="0"/>
            <w:bCs w:val="0"/>
          </w:rPr>
          <w:delInstrText xml:space="preserve"> SEQ Figure \* ARABIC </w:delInstrText>
        </w:r>
        <w:r w:rsidR="009A312C" w:rsidRPr="009817B2" w:rsidDel="006642DB">
          <w:rPr>
            <w:b w:val="0"/>
            <w:bCs w:val="0"/>
          </w:rPr>
          <w:fldChar w:fldCharType="separate"/>
        </w:r>
      </w:del>
      <w:del w:id="3389" w:author="Shy Alon" w:date="2017-07-05T22:58:00Z">
        <w:r w:rsidR="00A9699E" w:rsidDel="00C91D56">
          <w:rPr>
            <w:b w:val="0"/>
            <w:bCs w:val="0"/>
            <w:noProof/>
          </w:rPr>
          <w:delText>6</w:delText>
        </w:r>
      </w:del>
      <w:del w:id="3390" w:author="Shy Alon" w:date="2017-07-21T16:25:00Z">
        <w:r w:rsidR="009A312C" w:rsidRPr="009817B2" w:rsidDel="006642DB">
          <w:rPr>
            <w:b w:val="0"/>
            <w:bCs w:val="0"/>
          </w:rPr>
          <w:fldChar w:fldCharType="end"/>
        </w:r>
        <w:r w:rsidRPr="009817B2" w:rsidDel="006642DB">
          <w:rPr>
            <w:b w:val="0"/>
            <w:bCs w:val="0"/>
          </w:rPr>
          <w:delText>:</w:delText>
        </w:r>
        <w:r w:rsidRPr="00826098" w:rsidDel="006642DB">
          <w:delText xml:space="preserve"> A schematic representation of the PV solar cells library. (a) TiO</w:delText>
        </w:r>
        <w:r w:rsidRPr="00340A53" w:rsidDel="006642DB">
          <w:rPr>
            <w:vertAlign w:val="subscript"/>
          </w:rPr>
          <w:delText>2</w:delText>
        </w:r>
        <w:r w:rsidRPr="00826098" w:rsidDel="006642DB">
          <w:delText>|Co</w:delText>
        </w:r>
        <w:r w:rsidRPr="00FC34C5" w:rsidDel="006642DB">
          <w:rPr>
            <w:vertAlign w:val="subscript"/>
          </w:rPr>
          <w:delText>3</w:delText>
        </w:r>
        <w:r w:rsidRPr="00826098" w:rsidDel="006642DB">
          <w:delText>O</w:delText>
        </w:r>
        <w:r w:rsidRPr="00340A53" w:rsidDel="006642DB">
          <w:rPr>
            <w:vertAlign w:val="subscript"/>
          </w:rPr>
          <w:delText>4</w:delText>
        </w:r>
        <w:r w:rsidRPr="00826098" w:rsidDel="006642DB">
          <w:delText xml:space="preserve"> library (b) TiO</w:delText>
        </w:r>
        <w:r w:rsidRPr="00340A53" w:rsidDel="006642DB">
          <w:rPr>
            <w:vertAlign w:val="subscript"/>
          </w:rPr>
          <w:delText>2</w:delText>
        </w:r>
        <w:r w:rsidRPr="00826098" w:rsidDel="006642DB">
          <w:delText>|Co</w:delText>
        </w:r>
        <w:r w:rsidRPr="00340A53" w:rsidDel="006642DB">
          <w:rPr>
            <w:vertAlign w:val="subscript"/>
          </w:rPr>
          <w:delText>3</w:delText>
        </w:r>
        <w:r w:rsidRPr="00826098" w:rsidDel="006642DB">
          <w:delText>O</w:delText>
        </w:r>
        <w:r w:rsidRPr="00340A53" w:rsidDel="006642DB">
          <w:rPr>
            <w:vertAlign w:val="subscript"/>
          </w:rPr>
          <w:delText>4</w:delText>
        </w:r>
        <w:r w:rsidRPr="00826098" w:rsidDel="006642DB">
          <w:delText>|MoO</w:delText>
        </w:r>
        <w:r w:rsidRPr="00340A53" w:rsidDel="006642DB">
          <w:rPr>
            <w:vertAlign w:val="subscript"/>
          </w:rPr>
          <w:delText>3</w:delText>
        </w:r>
        <w:r w:rsidRPr="00826098" w:rsidDel="006642DB">
          <w:delText xml:space="preserve"> library</w:delText>
        </w:r>
        <w:r w:rsidDel="006642DB">
          <w:delText>.</w:delText>
        </w:r>
        <w:bookmarkEnd w:id="3387"/>
      </w:del>
    </w:p>
    <w:p w14:paraId="444BE369" w14:textId="36336907" w:rsidR="00F53160" w:rsidRPr="00A04323" w:rsidDel="006642DB" w:rsidRDefault="00F53160" w:rsidP="006642DB">
      <w:pPr>
        <w:pStyle w:val="Heading1"/>
        <w:rPr>
          <w:del w:id="3391" w:author="Shy Alon" w:date="2017-07-21T16:25:00Z"/>
          <w:u w:val="single"/>
        </w:rPr>
        <w:pPrChange w:id="3392" w:author="Shy Alon" w:date="2017-07-21T16:25:00Z">
          <w:pPr>
            <w:ind w:left="720"/>
          </w:pPr>
        </w:pPrChange>
      </w:pPr>
    </w:p>
    <w:p w14:paraId="2E600DF6" w14:textId="6E670EC0" w:rsidR="00395C1D" w:rsidRPr="005B6ED7" w:rsidDel="006642DB" w:rsidRDefault="00A822B3" w:rsidP="006642DB">
      <w:pPr>
        <w:pStyle w:val="Heading1"/>
        <w:rPr>
          <w:del w:id="3393" w:author="Shy Alon" w:date="2017-07-21T16:25:00Z"/>
        </w:rPr>
        <w:pPrChange w:id="3394" w:author="Shy Alon" w:date="2017-07-21T16:25:00Z">
          <w:pPr>
            <w:pStyle w:val="Heading3"/>
          </w:pPr>
        </w:pPrChange>
      </w:pPr>
      <w:del w:id="3395" w:author="Shy Alon" w:date="2017-07-21T16:25:00Z">
        <w:r w:rsidDel="006642DB">
          <w:delText>3</w:delText>
        </w:r>
        <w:r w:rsidR="00912597" w:rsidDel="006642DB">
          <w:delText xml:space="preserve">.1.2. </w:delText>
        </w:r>
        <w:r w:rsidR="00395C1D" w:rsidRPr="005B6ED7" w:rsidDel="006642DB">
          <w:delText xml:space="preserve">Library Characterization </w:delText>
        </w:r>
      </w:del>
    </w:p>
    <w:p w14:paraId="36044F8A" w14:textId="3B29101B" w:rsidR="00395C1D" w:rsidRPr="00500D35" w:rsidDel="006642DB" w:rsidRDefault="00395C1D" w:rsidP="006642DB">
      <w:pPr>
        <w:pStyle w:val="Heading1"/>
        <w:rPr>
          <w:del w:id="3396" w:author="Shy Alon" w:date="2017-07-21T16:25:00Z"/>
          <w:rFonts w:ascii="Times New Roman" w:hAnsi="Times New Roman" w:cs="Times New Roman"/>
          <w:sz w:val="23"/>
          <w:szCs w:val="23"/>
        </w:rPr>
        <w:pPrChange w:id="3397" w:author="Shy Alon" w:date="2017-07-21T16:25:00Z">
          <w:pPr>
            <w:autoSpaceDE w:val="0"/>
            <w:autoSpaceDN w:val="0"/>
            <w:adjustRightInd w:val="0"/>
          </w:pPr>
        </w:pPrChange>
      </w:pPr>
      <w:del w:id="3398" w:author="Shy Alon" w:date="2017-07-21T16:25:00Z">
        <w:r w:rsidRPr="00CE0C94" w:rsidDel="006642DB">
          <w:rPr>
            <w:rFonts w:ascii="Times New Roman" w:eastAsia="Calibri" w:hAnsi="Times New Roman" w:cs="Arial"/>
          </w:rPr>
          <w:delText xml:space="preserve">Each of the individual solar cells is characterized by its material descriptors </w:delText>
        </w:r>
        <w:r w:rsidR="00242AA9" w:rsidDel="006642DB">
          <w:rPr>
            <w:rFonts w:ascii="Times New Roman" w:eastAsia="Calibri" w:hAnsi="Times New Roman" w:cs="Arial"/>
          </w:rPr>
          <w:delText xml:space="preserve">(see below) </w:delText>
        </w:r>
        <w:r w:rsidRPr="00CE0C94" w:rsidDel="006642DB">
          <w:rPr>
            <w:rFonts w:ascii="Times New Roman" w:eastAsia="Calibri" w:hAnsi="Times New Roman" w:cs="Arial"/>
          </w:rPr>
          <w:delText>and experimentally measured photovoltaic activities. The descriptors for these libraries are thickness of the window layer</w:delText>
        </w:r>
        <w:r w:rsidDel="006642DB">
          <w:rPr>
            <w:rFonts w:ascii="Times New Roman" w:eastAsia="Calibri" w:hAnsi="Times New Roman" w:cs="Arial"/>
          </w:rPr>
          <w:delText xml:space="preserve"> (</w:delText>
        </w:r>
        <m:oMath>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oMath>
        <w:r w:rsidDel="006642DB">
          <w:rPr>
            <w:rFonts w:ascii="Times New Roman" w:eastAsia="Calibri" w:hAnsi="Times New Roman" w:cs="Arial"/>
          </w:rPr>
          <w:delText>)</w:delText>
        </w:r>
        <w:r w:rsidRPr="00CE0C94" w:rsidDel="006642DB">
          <w:rPr>
            <w:rFonts w:ascii="Times New Roman" w:eastAsia="Calibri" w:hAnsi="Times New Roman" w:cs="Arial"/>
          </w:rPr>
          <w:delText>, the thickness of the absorber layer</w:delText>
        </w:r>
        <w:r w:rsidDel="006642DB">
          <w:rPr>
            <w:rFonts w:ascii="Times New Roman" w:eastAsia="Calibri" w:hAnsi="Times New Roman" w:cs="Arial"/>
          </w:rPr>
          <w:delText>s (</w:delText>
        </w:r>
        <m:oMath>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r>
            <m:rPr>
              <m:sty m:val="bi"/>
            </m:rPr>
            <w:rPr>
              <w:rFonts w:ascii="Cambria Math" w:eastAsia="Calibri" w:hAnsi="Cambria Math" w:cs="Arial"/>
              <w:szCs w:val="20"/>
            </w:rPr>
            <m:t xml:space="preserve">, </m:t>
          </m:r>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4</m:t>
                  </m:r>
                </m:sub>
              </m:sSub>
            </m:sub>
          </m:sSub>
          <m:r>
            <m:rPr>
              <m:sty m:val="bi"/>
            </m:rPr>
            <w:rPr>
              <w:rFonts w:ascii="Cambria Math" w:eastAsia="Calibri" w:hAnsi="Cambria Math" w:cs="Arial"/>
              <w:szCs w:val="20"/>
            </w:rPr>
            <m:t xml:space="preserve"> and </m:t>
          </m:r>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Mo</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ub>
          </m:sSub>
          <m:r>
            <m:rPr>
              <m:sty m:val="bi"/>
            </m:rPr>
            <w:rPr>
              <w:rFonts w:ascii="Cambria Math" w:eastAsia="Calibri" w:hAnsi="Cambria Math" w:cs="Arial"/>
              <w:szCs w:val="20"/>
            </w:rPr>
            <m:t xml:space="preserve"> </m:t>
          </m:r>
        </m:oMath>
        <w:r w:rsidDel="006642DB">
          <w:rPr>
            <w:rFonts w:ascii="Times New Roman" w:eastAsia="Calibri" w:hAnsi="Times New Roman" w:cs="Arial"/>
          </w:rPr>
          <w:delText>)</w:delText>
        </w:r>
        <w:r w:rsidRPr="00CE0C94" w:rsidDel="006642DB">
          <w:rPr>
            <w:rFonts w:ascii="Times New Roman" w:eastAsia="Calibri" w:hAnsi="Times New Roman" w:cs="Arial"/>
          </w:rPr>
          <w:delText>, the thickness ratio between the absorber layer and the total (absorber + window) layers</w:delText>
        </w:r>
        <w:r w:rsidDel="006642DB">
          <w:rPr>
            <w:rFonts w:ascii="Times New Roman" w:eastAsia="Calibri" w:hAnsi="Times New Roman" w:cs="Arial"/>
          </w:rPr>
          <w:delText xml:space="preserve"> (</w:delText>
        </w:r>
        <w:r w:rsidRPr="00C5617E" w:rsidDel="006642DB">
          <w:rPr>
            <w:rFonts w:ascii="Times New Roman" w:eastAsia="Calibri" w:hAnsi="Times New Roman" w:cs="Arial"/>
            <w:i/>
            <w:iCs/>
          </w:rPr>
          <w:delText>ratio</w:delText>
        </w:r>
        <w:r w:rsidDel="006642DB">
          <w:rPr>
            <w:rFonts w:ascii="Times New Roman" w:eastAsia="Calibri" w:hAnsi="Times New Roman" w:cs="Arial"/>
          </w:rPr>
          <w:delText>)</w:delText>
        </w:r>
        <w:r w:rsidRPr="00CE0C94" w:rsidDel="006642DB">
          <w:rPr>
            <w:rFonts w:ascii="Times New Roman" w:eastAsia="Calibri" w:hAnsi="Times New Roman" w:cs="Arial"/>
          </w:rPr>
          <w:delText>, and the band gap of absorber layer (</w:delText>
        </w:r>
        <w:r w:rsidRPr="00CE0C94" w:rsidDel="006642DB">
          <w:rPr>
            <w:rFonts w:ascii="Times New Roman" w:eastAsia="Calibri" w:hAnsi="Times New Roman" w:cs="Arial"/>
            <w:i/>
            <w:iCs/>
          </w:rPr>
          <w:delText>BGP</w:delText>
        </w:r>
        <w:r w:rsidRPr="00CE0C94" w:rsidDel="006642DB">
          <w:rPr>
            <w:rFonts w:ascii="Times New Roman" w:eastAsia="Calibri" w:hAnsi="Times New Roman" w:cs="Arial"/>
          </w:rPr>
          <w:delText xml:space="preserve">) - The band gap is the energy difference (in electron volts) between the top of the valence band and the bottom of the conduction band. </w:delText>
        </w:r>
        <w:r w:rsidDel="006642DB">
          <w:rPr>
            <w:rFonts w:ascii="Times New Roman" w:eastAsia="Calibri" w:hAnsi="Times New Roman" w:cs="Arial"/>
          </w:rPr>
          <w:delText>In this research we focus on three experimental measured PV activities</w:delText>
        </w:r>
        <w:r w:rsidRPr="00CE0C94" w:rsidDel="006642DB">
          <w:rPr>
            <w:rFonts w:ascii="Times New Roman" w:eastAsia="Calibri" w:hAnsi="Times New Roman" w:cs="Arial"/>
          </w:rPr>
          <w:delText>: (1) The short circuit photocurrent density (</w:delText>
        </w:r>
        <w:r w:rsidRPr="00CE0C94" w:rsidDel="006642DB">
          <w:rPr>
            <w:rFonts w:ascii="Times New Roman" w:eastAsia="Calibri" w:hAnsi="Times New Roman" w:cs="Arial"/>
            <w:i/>
            <w:iCs/>
          </w:rPr>
          <w:delText>Jsc</w:delText>
        </w:r>
        <w:r w:rsidRPr="00CE0C94" w:rsidDel="006642DB">
          <w:rPr>
            <w:rFonts w:ascii="Times New Roman" w:eastAsia="Calibri" w:hAnsi="Times New Roman" w:cs="Arial"/>
          </w:rPr>
          <w:delText xml:space="preserve">). The short circuit photocurrent density </w:delText>
        </w:r>
        <w:r w:rsidRPr="00CE0C94" w:rsidDel="006642DB">
          <w:rPr>
            <w:rFonts w:ascii="Georgia" w:eastAsia="Calibri" w:hAnsi="Georgia" w:cs="Arial"/>
            <w:color w:val="000000"/>
            <w:shd w:val="clear" w:color="auto" w:fill="FFFFFF"/>
          </w:rPr>
          <w:delText>is</w:delText>
        </w:r>
        <w:r w:rsidRPr="00CE0C94" w:rsidDel="006642DB">
          <w:rPr>
            <w:rFonts w:ascii="Times New Roman" w:eastAsia="Calibri" w:hAnsi="Times New Roman" w:cs="Arial"/>
          </w:rPr>
          <w:delText xml:space="preserve"> the current density through the solar cell when the voltage </w:delText>
        </w:r>
        <w:r w:rsidDel="006642DB">
          <w:rPr>
            <w:rFonts w:ascii="Times New Roman" w:eastAsia="Calibri" w:hAnsi="Times New Roman" w:cs="Arial"/>
          </w:rPr>
          <w:delText xml:space="preserve">difference </w:delText>
        </w:r>
        <w:r w:rsidRPr="00CE0C94" w:rsidDel="006642DB">
          <w:rPr>
            <w:rFonts w:ascii="Times New Roman" w:eastAsia="Calibri" w:hAnsi="Times New Roman" w:cs="Arial"/>
          </w:rPr>
          <w:delText>across the cell is zero. (2) The open circuit voltage (</w:delText>
        </w:r>
        <w:r w:rsidRPr="00CE0C94" w:rsidDel="006642DB">
          <w:rPr>
            <w:rFonts w:ascii="Times New Roman" w:eastAsia="Calibri" w:hAnsi="Times New Roman" w:cs="Arial"/>
            <w:i/>
            <w:iCs/>
          </w:rPr>
          <w:delText>Voc</w:delText>
        </w:r>
        <w:r w:rsidRPr="00CE0C94" w:rsidDel="006642DB">
          <w:rPr>
            <w:rFonts w:ascii="Times New Roman" w:eastAsia="Calibri" w:hAnsi="Times New Roman" w:cs="Arial"/>
          </w:rPr>
          <w:delText xml:space="preserve">). The open circuit voltage is the maximum voltage available from a solar cell - occurs at </w:delText>
        </w:r>
        <w:r w:rsidDel="006642DB">
          <w:rPr>
            <w:rFonts w:ascii="Times New Roman" w:eastAsia="Calibri" w:hAnsi="Times New Roman" w:cs="Arial"/>
          </w:rPr>
          <w:delText>an open circuit</w:delText>
        </w:r>
        <w:r w:rsidRPr="00CE0C94" w:rsidDel="006642DB">
          <w:rPr>
            <w:rFonts w:ascii="Times New Roman" w:eastAsia="Calibri" w:hAnsi="Times New Roman" w:cs="Arial"/>
          </w:rPr>
          <w:delText>. (3) The internal quantum efficiency (</w:delText>
        </w:r>
        <w:r w:rsidRPr="00CE0C94" w:rsidDel="006642DB">
          <w:rPr>
            <w:rFonts w:ascii="Times New Roman" w:eastAsia="Calibri" w:hAnsi="Times New Roman" w:cs="Arial"/>
            <w:i/>
            <w:iCs/>
          </w:rPr>
          <w:delText>IQE</w:delText>
        </w:r>
        <w:r w:rsidRPr="00CE0C94" w:rsidDel="006642DB">
          <w:rPr>
            <w:rFonts w:ascii="Times New Roman" w:eastAsia="Calibri" w:hAnsi="Times New Roman" w:cs="Arial"/>
          </w:rPr>
          <w:delText xml:space="preserve">), which reflects the charge separation and collection efficiencies of a device and is calculated by </w:delText>
        </w:r>
        <w:r w:rsidDel="006642DB">
          <w:rPr>
            <w:rFonts w:ascii="Times New Roman" w:eastAsia="Calibri" w:hAnsi="Times New Roman" w:cs="Arial"/>
          </w:rPr>
          <w:delText xml:space="preserve">equation </w:delText>
        </w:r>
        <w:r w:rsidRPr="00CE0C94" w:rsidDel="006642DB">
          <w:rPr>
            <w:rFonts w:ascii="Times New Roman" w:eastAsia="Calibri" w:hAnsi="Times New Roman" w:cs="Arial"/>
          </w:rPr>
          <w:delText>(</w:delText>
        </w:r>
        <w:r w:rsidR="00152594" w:rsidDel="006642DB">
          <w:rPr>
            <w:rFonts w:ascii="Times New Roman" w:eastAsia="Calibri" w:hAnsi="Times New Roman" w:cs="Arial"/>
          </w:rPr>
          <w:delText>1</w:delText>
        </w:r>
        <w:r w:rsidRPr="00CE0C94" w:rsidDel="006642DB">
          <w:rPr>
            <w:rFonts w:ascii="Times New Roman" w:eastAsia="Calibri" w:hAnsi="Times New Roman" w:cs="Arial"/>
          </w:rPr>
          <w:delText xml:space="preserve">) </w:delText>
        </w:r>
        <w:r w:rsidDel="006642DB">
          <w:rPr>
            <w:rFonts w:ascii="Times New Roman" w:eastAsia="Calibri" w:hAnsi="Times New Roman" w:cs="Arial"/>
          </w:rPr>
          <w:delText>w</w:delText>
        </w:r>
        <w:r w:rsidRPr="00CE0C94" w:rsidDel="006642DB">
          <w:rPr>
            <w:rFonts w:ascii="Times New Roman" w:eastAsia="Calibri" w:hAnsi="Times New Roman" w:cs="Arial"/>
          </w:rPr>
          <w:delText xml:space="preserve">here </w:delText>
        </w:r>
        <m:oMath>
          <m:sSub>
            <m:sSubPr>
              <m:ctrlPr>
                <w:rPr>
                  <w:rFonts w:ascii="Cambria Math" w:eastAsia="Calibri" w:hAnsi="Cambria Math" w:cs="Arial"/>
                  <w:bCs w:val="0"/>
                  <w:iCs/>
                </w:rPr>
              </m:ctrlPr>
            </m:sSubPr>
            <m:e>
              <m:r>
                <m:rPr>
                  <m:sty m:val="b"/>
                </m:rPr>
                <w:rPr>
                  <w:rFonts w:ascii="Cambria Math" w:eastAsia="Calibri" w:hAnsi="Cambria Math" w:cs="Arial"/>
                </w:rPr>
                <m:t>J</m:t>
              </m:r>
            </m:e>
            <m:sub>
              <m:r>
                <m:rPr>
                  <m:sty m:val="b"/>
                </m:rPr>
                <w:rPr>
                  <w:rFonts w:ascii="Cambria Math" w:eastAsia="Calibri" w:hAnsi="Cambria Math" w:cs="Arial"/>
                </w:rPr>
                <m:t>max</m:t>
              </m:r>
            </m:sub>
          </m:sSub>
        </m:oMath>
        <w:r w:rsidRPr="00CE0C94" w:rsidDel="006642DB">
          <w:rPr>
            <w:rFonts w:ascii="Times New Roman" w:eastAsia="Times New Roman" w:hAnsi="Times New Roman" w:cs="Arial" w:hint="cs"/>
            <w:bCs w:val="0"/>
            <w:rtl/>
          </w:rPr>
          <w:delText xml:space="preserve"> </w:delText>
        </w:r>
        <w:r w:rsidRPr="00CE0C94" w:rsidDel="006642DB">
          <w:rPr>
            <w:rFonts w:ascii="Times New Roman" w:eastAsia="Times New Roman" w:hAnsi="Times New Roman" w:cs="Arial"/>
            <w:bCs w:val="0"/>
          </w:rPr>
          <w:delText xml:space="preserve">is </w:delText>
        </w:r>
        <w:r w:rsidRPr="00CE0C94" w:rsidDel="006642DB">
          <w:rPr>
            <w:rFonts w:ascii="Times New Roman" w:eastAsia="Calibri" w:hAnsi="Times New Roman" w:cs="Arial"/>
          </w:rPr>
          <w:delText>the maximum theoretical calculated photocurrent.</w:delText>
        </w:r>
      </w:del>
    </w:p>
    <w:p w14:paraId="5E6C2B4F" w14:textId="31C2ECF3" w:rsidR="00395C1D" w:rsidRPr="005B6ED7" w:rsidDel="006642DB" w:rsidRDefault="00395C1D" w:rsidP="006642DB">
      <w:pPr>
        <w:pStyle w:val="Heading1"/>
        <w:rPr>
          <w:del w:id="3399" w:author="Shy Alon" w:date="2017-07-21T16:25:00Z"/>
          <w:rFonts w:ascii="Times New Roman" w:eastAsia="Times New Roman" w:hAnsi="Times New Roman" w:cs="Arial"/>
        </w:rPr>
        <w:pPrChange w:id="3400" w:author="Shy Alon" w:date="2017-07-21T16:25:00Z">
          <w:pPr>
            <w:ind w:left="360"/>
          </w:pPr>
        </w:pPrChange>
      </w:pPr>
      <w:del w:id="3401" w:author="Shy Alon" w:date="2017-07-21T16:25:00Z">
        <w:r w:rsidRPr="00CE0C94" w:rsidDel="006642DB">
          <w:rPr>
            <w:rFonts w:ascii="Times New Roman" w:eastAsia="Times New Roman" w:hAnsi="Times New Roman" w:cs="Arial"/>
          </w:rPr>
          <w:delText xml:space="preserve">                                                            </w:delText>
        </w:r>
        <m:oMath>
          <m:r>
            <m:rPr>
              <m:sty m:val="bi"/>
            </m:rPr>
            <w:rPr>
              <w:rFonts w:ascii="Cambria Math" w:eastAsia="Calibri" w:hAnsi="Cambria Math" w:cs="Arial"/>
            </w:rPr>
            <m:t>IQE</m:t>
          </m:r>
          <m:r>
            <m:rPr>
              <m:sty m:val="b"/>
            </m:rPr>
            <w:rPr>
              <w:rFonts w:ascii="Cambria Math" w:eastAsia="Calibri" w:hAnsi="Cambria Math" w:cs="Arial"/>
            </w:rPr>
            <m:t>=</m:t>
          </m:r>
          <m:f>
            <m:fPr>
              <m:ctrlPr>
                <w:rPr>
                  <w:rFonts w:ascii="Cambria Math" w:eastAsia="Calibri" w:hAnsi="Cambria Math" w:cs="Arial"/>
                  <w:b w:val="0"/>
                </w:rPr>
              </m:ctrlPr>
            </m:fPr>
            <m:num>
              <m:r>
                <m:rPr>
                  <m:sty m:val="bi"/>
                </m:rPr>
                <w:rPr>
                  <w:rFonts w:ascii="Cambria Math" w:eastAsia="Calibri" w:hAnsi="Cambria Math" w:cs="Arial"/>
                </w:rPr>
                <m:t>Jsc</m:t>
              </m:r>
            </m:num>
            <m:den>
              <m:sSub>
                <m:sSubPr>
                  <m:ctrlPr>
                    <w:rPr>
                      <w:rFonts w:ascii="Cambria Math" w:eastAsia="Calibri" w:hAnsi="Cambria Math" w:cs="Arial"/>
                      <w:bCs w:val="0"/>
                    </w:rPr>
                  </m:ctrlPr>
                </m:sSubPr>
                <m:e>
                  <m:r>
                    <m:rPr>
                      <m:sty m:val="bi"/>
                    </m:rPr>
                    <w:rPr>
                      <w:rFonts w:ascii="Cambria Math" w:eastAsia="Calibri" w:hAnsi="Cambria Math" w:cs="Arial"/>
                    </w:rPr>
                    <m:t>J</m:t>
                  </m:r>
                </m:e>
                <m:sub>
                  <m:r>
                    <m:rPr>
                      <m:sty m:val="bi"/>
                    </m:rPr>
                    <w:rPr>
                      <w:rFonts w:ascii="Cambria Math" w:eastAsia="Calibri" w:hAnsi="Cambria Math" w:cs="Arial"/>
                    </w:rPr>
                    <m:t>max</m:t>
                  </m:r>
                </m:sub>
              </m:sSub>
            </m:den>
          </m:f>
          <m:r>
            <m:rPr>
              <m:sty m:val="b"/>
            </m:rPr>
            <w:rPr>
              <w:rFonts w:ascii="Cambria Math" w:eastAsia="Calibri" w:hAnsi="Cambria Math" w:cs="Arial"/>
            </w:rPr>
            <m:t xml:space="preserve"> </m:t>
          </m:r>
        </m:oMath>
        <w:r w:rsidRPr="00CE0C94" w:rsidDel="006642DB">
          <w:rPr>
            <w:rFonts w:ascii="Times New Roman" w:eastAsia="Times New Roman" w:hAnsi="Times New Roman" w:cs="Arial"/>
          </w:rPr>
          <w:delText xml:space="preserve">                            </w:delText>
        </w:r>
        <w:r w:rsidDel="006642DB">
          <w:rPr>
            <w:rFonts w:ascii="Times New Roman" w:eastAsia="Times New Roman" w:hAnsi="Times New Roman" w:cs="Arial"/>
          </w:rPr>
          <w:delText xml:space="preserve">                            (</w:delText>
        </w:r>
        <w:r w:rsidR="00152594" w:rsidDel="006642DB">
          <w:rPr>
            <w:rFonts w:ascii="Times New Roman" w:eastAsia="Times New Roman" w:hAnsi="Times New Roman" w:cs="Arial"/>
          </w:rPr>
          <w:delText>1</w:delText>
        </w:r>
        <w:r w:rsidDel="006642DB">
          <w:rPr>
            <w:rFonts w:ascii="Times New Roman" w:eastAsia="Times New Roman" w:hAnsi="Times New Roman" w:cs="Arial"/>
          </w:rPr>
          <w:delText>)</w:delText>
        </w:r>
      </w:del>
    </w:p>
    <w:p w14:paraId="76C66F28" w14:textId="1E08FA46" w:rsidR="00395C1D" w:rsidRPr="00395C1D" w:rsidDel="006642DB" w:rsidRDefault="00395C1D" w:rsidP="006642DB">
      <w:pPr>
        <w:pStyle w:val="Heading1"/>
        <w:rPr>
          <w:del w:id="3402" w:author="Shy Alon" w:date="2017-07-21T16:25:00Z"/>
        </w:rPr>
        <w:pPrChange w:id="3403" w:author="Shy Alon" w:date="2017-07-21T16:25:00Z">
          <w:pPr/>
        </w:pPrChange>
      </w:pPr>
    </w:p>
    <w:p w14:paraId="524A7016" w14:textId="59761AA8" w:rsidR="009A58F7" w:rsidDel="006642DB" w:rsidRDefault="009A58F7" w:rsidP="006642DB">
      <w:pPr>
        <w:pStyle w:val="Heading1"/>
        <w:rPr>
          <w:del w:id="3404" w:author="Shy Alon" w:date="2017-07-21T16:25:00Z"/>
        </w:rPr>
        <w:pPrChange w:id="3405" w:author="Shy Alon" w:date="2017-07-21T16:25:00Z">
          <w:pPr/>
        </w:pPrChange>
      </w:pPr>
    </w:p>
    <w:p w14:paraId="0CBACEDE" w14:textId="1007BD9D" w:rsidR="00996E79" w:rsidDel="006642DB" w:rsidRDefault="00A822B3" w:rsidP="006642DB">
      <w:pPr>
        <w:pStyle w:val="Heading1"/>
        <w:rPr>
          <w:del w:id="3406" w:author="Shy Alon" w:date="2017-07-21T16:25:00Z"/>
        </w:rPr>
        <w:pPrChange w:id="3407" w:author="Shy Alon" w:date="2017-07-21T16:25:00Z">
          <w:pPr>
            <w:pStyle w:val="Heading3"/>
          </w:pPr>
        </w:pPrChange>
      </w:pPr>
      <w:del w:id="3408" w:author="Shy Alon" w:date="2017-07-21T16:25:00Z">
        <w:r w:rsidDel="006642DB">
          <w:delText>3</w:delText>
        </w:r>
        <w:r w:rsidR="00912597" w:rsidDel="006642DB">
          <w:delText xml:space="preserve">.1.3. </w:delText>
        </w:r>
        <w:r w:rsidR="009A58F7" w:rsidDel="006642DB">
          <w:delText>Basic statistical analysis</w:delText>
        </w:r>
      </w:del>
    </w:p>
    <w:p w14:paraId="759ECA13" w14:textId="4E5DB235" w:rsidR="009A58F7" w:rsidRPr="00E8428B" w:rsidDel="006642DB" w:rsidRDefault="009A58F7" w:rsidP="006642DB">
      <w:pPr>
        <w:pStyle w:val="Heading1"/>
        <w:rPr>
          <w:del w:id="3409" w:author="Shy Alon" w:date="2017-07-21T16:25:00Z"/>
        </w:rPr>
        <w:pPrChange w:id="3410" w:author="Shy Alon" w:date="2017-07-21T16:25:00Z">
          <w:pPr/>
        </w:pPrChange>
      </w:pPr>
      <w:del w:id="3411" w:author="Shy Alon" w:date="2017-07-21T16:25:00Z">
        <w:r w:rsidRPr="00E8428B" w:rsidDel="006642DB">
          <w:delText>Majhi et al.</w:delText>
        </w:r>
        <w:r w:rsidR="00010C54" w:rsidRPr="00E8428B" w:rsidDel="006642DB">
          <w:fldChar w:fldCharType="begin"/>
        </w:r>
        <w:r w:rsidR="00CF03CA" w:rsidDel="006642DB">
          <w:del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delInstrText>
        </w:r>
        <w:r w:rsidR="00010C54" w:rsidRPr="00E8428B" w:rsidDel="006642DB">
          <w:fldChar w:fldCharType="separate"/>
        </w:r>
        <w:r w:rsidR="00CF03CA" w:rsidRPr="00CF03CA" w:rsidDel="006642DB">
          <w:rPr>
            <w:i/>
            <w:noProof/>
            <w:vertAlign w:val="superscript"/>
          </w:rPr>
          <w:delText>(</w:delText>
        </w:r>
        <w:r w:rsidR="00937424" w:rsidDel="006642DB">
          <w:fldChar w:fldCharType="begin"/>
        </w:r>
        <w:r w:rsidR="00937424" w:rsidDel="006642DB">
          <w:delInstrText xml:space="preserve"> HYPERLINK \l "_ENREF_5" \o "Hill, 2016 #426" </w:delInstrText>
        </w:r>
        <w:r w:rsidR="00937424" w:rsidDel="006642DB">
          <w:fldChar w:fldCharType="separate"/>
        </w:r>
        <w:r w:rsidR="001C0A8A" w:rsidRPr="00CF03CA" w:rsidDel="006642DB">
          <w:rPr>
            <w:i/>
            <w:noProof/>
            <w:vertAlign w:val="superscript"/>
          </w:rPr>
          <w:delText>5</w:delText>
        </w:r>
        <w:r w:rsidR="00937424" w:rsidDel="006642DB">
          <w:rPr>
            <w:i/>
            <w:noProof/>
            <w:vertAlign w:val="superscript"/>
          </w:rPr>
          <w:fldChar w:fldCharType="end"/>
        </w:r>
        <w:r w:rsidR="00CF03CA" w:rsidRPr="00CF03CA" w:rsidDel="006642DB">
          <w:rPr>
            <w:i/>
            <w:noProof/>
            <w:vertAlign w:val="superscript"/>
          </w:rPr>
          <w:delText>)</w:delText>
        </w:r>
        <w:r w:rsidR="00010C54" w:rsidRPr="00E8428B" w:rsidDel="006642DB">
          <w:fldChar w:fldCharType="end"/>
        </w:r>
        <w:r w:rsidRPr="00E8428B" w:rsidDel="006642DB">
          <w:delText xml:space="preserve"> </w:delText>
        </w:r>
        <w:r w:rsidDel="006642DB">
          <w:delText>introduced</w:delText>
        </w:r>
        <w:r w:rsidRPr="00E8428B" w:rsidDel="006642DB">
          <w:delText xml:space="preserve"> the MoO</w:delText>
        </w:r>
        <w:r w:rsidRPr="00E8428B" w:rsidDel="006642DB">
          <w:rPr>
            <w:vertAlign w:val="subscript"/>
          </w:rPr>
          <w:delText>3</w:delText>
        </w:r>
        <w:r w:rsidRPr="00E8428B" w:rsidDel="006642DB">
          <w:delText xml:space="preserve"> </w:delText>
        </w:r>
        <w:r w:rsidDel="006642DB">
          <w:delText xml:space="preserve">layer as a hole selective material to allow for better extraction of holes under the assumption that this would lead to improved PV parameters. In accord with this hypothesis, an increase in all PV parameters for the </w:delText>
        </w:r>
        <w:r w:rsidRPr="00B833E4" w:rsidDel="006642DB">
          <w:delText>TiO</w:delText>
        </w:r>
        <w:r w:rsidRPr="00B833E4" w:rsidDel="006642DB">
          <w:rPr>
            <w:vertAlign w:val="subscript"/>
          </w:rPr>
          <w:delText>2</w:delText>
        </w:r>
        <w:r w:rsidRPr="00B833E4" w:rsidDel="006642DB">
          <w:delText>|Co</w:delText>
        </w:r>
        <w:r w:rsidRPr="00B833E4" w:rsidDel="006642DB">
          <w:rPr>
            <w:vertAlign w:val="subscript"/>
          </w:rPr>
          <w:delText>3</w:delText>
        </w:r>
        <w:r w:rsidRPr="00B833E4" w:rsidDel="006642DB">
          <w:delText>O</w:delText>
        </w:r>
        <w:r w:rsidRPr="00B833E4" w:rsidDel="006642DB">
          <w:rPr>
            <w:vertAlign w:val="subscript"/>
          </w:rPr>
          <w:delText>4</w:delText>
        </w:r>
        <w:r w:rsidRPr="00B833E4" w:rsidDel="006642DB">
          <w:delText>|MoO</w:delText>
        </w:r>
        <w:r w:rsidRPr="00B833E4" w:rsidDel="006642DB">
          <w:rPr>
            <w:vertAlign w:val="subscript"/>
          </w:rPr>
          <w:delText>3</w:delText>
        </w:r>
        <w:r w:rsidDel="006642DB">
          <w:delText xml:space="preserve"> library was indeed noted. To quantify this observation, we have utilized </w:delText>
        </w:r>
        <w:r w:rsidRPr="00E8428B" w:rsidDel="006642DB">
          <w:delText xml:space="preserve">the independent sample </w:delText>
        </w:r>
        <w:r w:rsidRPr="00203FE9" w:rsidDel="006642DB">
          <w:rPr>
            <w:i/>
            <w:iCs/>
          </w:rPr>
          <w:delText>t</w:delText>
        </w:r>
        <w:r w:rsidRPr="00E8428B" w:rsidDel="006642DB">
          <w:delText xml:space="preserve">-test. The results are shown in </w:delText>
        </w:r>
        <w:r w:rsidDel="006642DB">
          <w:delText>T</w:delText>
        </w:r>
        <w:r w:rsidRPr="00E8428B" w:rsidDel="006642DB">
          <w:delText xml:space="preserve">able 1 and </w:delText>
        </w:r>
        <w:r w:rsidDel="006642DB">
          <w:delText>suggest</w:delText>
        </w:r>
        <w:r w:rsidRPr="00E8428B" w:rsidDel="006642DB">
          <w:delText xml:space="preserve"> </w:delText>
        </w:r>
        <w:r w:rsidDel="006642DB">
          <w:delText xml:space="preserve">that: (i) means for all PV parameters obtained for the </w:delText>
        </w:r>
        <w:r w:rsidRPr="00B833E4" w:rsidDel="006642DB">
          <w:delText>TiO</w:delText>
        </w:r>
        <w:r w:rsidRPr="00B833E4" w:rsidDel="006642DB">
          <w:rPr>
            <w:vertAlign w:val="subscript"/>
          </w:rPr>
          <w:delText>2</w:delText>
        </w:r>
        <w:r w:rsidRPr="00B833E4" w:rsidDel="006642DB">
          <w:delText>|Co</w:delText>
        </w:r>
        <w:r w:rsidRPr="00B833E4" w:rsidDel="006642DB">
          <w:rPr>
            <w:vertAlign w:val="subscript"/>
          </w:rPr>
          <w:delText>3</w:delText>
        </w:r>
        <w:r w:rsidRPr="00B833E4" w:rsidDel="006642DB">
          <w:delText>O</w:delText>
        </w:r>
        <w:r w:rsidRPr="00B833E4" w:rsidDel="006642DB">
          <w:rPr>
            <w:vertAlign w:val="subscript"/>
          </w:rPr>
          <w:delText>4</w:delText>
        </w:r>
        <w:r w:rsidRPr="00B833E4" w:rsidDel="006642DB">
          <w:delText>|MoO</w:delText>
        </w:r>
        <w:r w:rsidRPr="00B833E4" w:rsidDel="006642DB">
          <w:rPr>
            <w:vertAlign w:val="subscript"/>
          </w:rPr>
          <w:delText>3</w:delText>
        </w:r>
        <w:r w:rsidDel="006642DB">
          <w:delText xml:space="preserve"> library are higher than those for the </w:delText>
        </w:r>
        <w:r w:rsidRPr="00B833E4" w:rsidDel="006642DB">
          <w:delText>TiO</w:delText>
        </w:r>
        <w:r w:rsidRPr="00B833E4" w:rsidDel="006642DB">
          <w:rPr>
            <w:vertAlign w:val="subscript"/>
          </w:rPr>
          <w:delText>2</w:delText>
        </w:r>
        <w:r w:rsidRPr="00B833E4" w:rsidDel="006642DB">
          <w:delText>|Co</w:delText>
        </w:r>
        <w:r w:rsidRPr="00B833E4" w:rsidDel="006642DB">
          <w:rPr>
            <w:vertAlign w:val="subscript"/>
          </w:rPr>
          <w:delText>3</w:delText>
        </w:r>
        <w:r w:rsidRPr="00B833E4" w:rsidDel="006642DB">
          <w:delText>O</w:delText>
        </w:r>
        <w:r w:rsidRPr="00B833E4" w:rsidDel="006642DB">
          <w:rPr>
            <w:vertAlign w:val="subscript"/>
          </w:rPr>
          <w:delText>4</w:delText>
        </w:r>
        <w:r w:rsidDel="006642DB">
          <w:delText xml:space="preserve"> library and (ii) these differences are statistically significant. </w:delText>
        </w:r>
      </w:del>
    </w:p>
    <w:p w14:paraId="67BB3A47" w14:textId="75E9E234" w:rsidR="009A58F7" w:rsidRPr="00DE0699" w:rsidDel="006642DB" w:rsidRDefault="009A58F7" w:rsidP="006642DB">
      <w:pPr>
        <w:pStyle w:val="Heading1"/>
        <w:rPr>
          <w:del w:id="3412" w:author="Shy Alon" w:date="2017-07-21T16:25:00Z"/>
          <w:b w:val="0"/>
          <w:bCs w:val="0"/>
        </w:rPr>
        <w:pPrChange w:id="3413" w:author="Shy Alon" w:date="2017-07-21T16:25:00Z">
          <w:pPr>
            <w:ind w:left="720"/>
          </w:pPr>
        </w:pPrChange>
      </w:pPr>
      <w:bookmarkStart w:id="3414" w:name="_Toc475380985"/>
      <w:del w:id="3415" w:author="Shy Alon" w:date="2017-07-21T16:25:00Z">
        <w:r w:rsidRPr="002E2B9D" w:rsidDel="006642DB">
          <w:rPr>
            <w:b w:val="0"/>
            <w:bCs w:val="0"/>
          </w:rPr>
          <w:delText xml:space="preserve">Table </w:delText>
        </w:r>
        <w:r w:rsidR="006C3932" w:rsidDel="006642DB">
          <w:rPr>
            <w:b w:val="0"/>
            <w:bCs w:val="0"/>
          </w:rPr>
          <w:fldChar w:fldCharType="begin"/>
        </w:r>
        <w:r w:rsidR="006C3932" w:rsidDel="006642DB">
          <w:rPr>
            <w:b w:val="0"/>
            <w:bCs w:val="0"/>
          </w:rPr>
          <w:delInstrText xml:space="preserve"> SEQ Table \* ARABIC </w:delInstrText>
        </w:r>
        <w:r w:rsidR="006C3932" w:rsidDel="006642DB">
          <w:rPr>
            <w:b w:val="0"/>
            <w:bCs w:val="0"/>
          </w:rPr>
          <w:fldChar w:fldCharType="separate"/>
        </w:r>
        <w:r w:rsidR="006C3932" w:rsidDel="006642DB">
          <w:rPr>
            <w:b w:val="0"/>
            <w:bCs w:val="0"/>
            <w:noProof/>
          </w:rPr>
          <w:delText>2</w:delText>
        </w:r>
        <w:r w:rsidR="006C3932" w:rsidDel="006642DB">
          <w:rPr>
            <w:b w:val="0"/>
            <w:bCs w:val="0"/>
          </w:rPr>
          <w:fldChar w:fldCharType="end"/>
        </w:r>
        <w:r w:rsidRPr="002E2B9D" w:rsidDel="006642DB">
          <w:rPr>
            <w:b w:val="0"/>
            <w:bCs w:val="0"/>
          </w:rPr>
          <w:delText>:</w:delText>
        </w:r>
        <w:r w:rsidRPr="00203FE9" w:rsidDel="006642DB">
          <w:delText xml:space="preserve"> </w:delText>
        </w:r>
        <w:r w:rsidDel="006642DB">
          <w:delText>Results of the i</w:delText>
        </w:r>
        <w:r w:rsidRPr="00203FE9" w:rsidDel="006642DB">
          <w:delText xml:space="preserve">ndependent sample </w:delText>
        </w:r>
        <w:r w:rsidRPr="002E2B9D" w:rsidDel="006642DB">
          <w:delText>t</w:delText>
        </w:r>
        <w:r w:rsidRPr="00203FE9" w:rsidDel="006642DB">
          <w:delText xml:space="preserve">-test </w:delText>
        </w:r>
        <w:r w:rsidDel="006642DB">
          <w:delText xml:space="preserve">comparing the activities of the </w:delText>
        </w:r>
        <w:r w:rsidRPr="00B833E4" w:rsidDel="006642DB">
          <w:delText>TiO</w:delText>
        </w:r>
        <w:r w:rsidRPr="00B833E4" w:rsidDel="006642DB">
          <w:rPr>
            <w:vertAlign w:val="subscript"/>
          </w:rPr>
          <w:delText>2</w:delText>
        </w:r>
        <w:r w:rsidRPr="00B833E4" w:rsidDel="006642DB">
          <w:delText>|Co</w:delText>
        </w:r>
        <w:r w:rsidRPr="00B833E4" w:rsidDel="006642DB">
          <w:rPr>
            <w:vertAlign w:val="subscript"/>
          </w:rPr>
          <w:delText>3</w:delText>
        </w:r>
        <w:r w:rsidRPr="00B833E4" w:rsidDel="006642DB">
          <w:delText>O</w:delText>
        </w:r>
        <w:r w:rsidRPr="00B833E4" w:rsidDel="006642DB">
          <w:rPr>
            <w:vertAlign w:val="subscript"/>
          </w:rPr>
          <w:delText>4</w:delText>
        </w:r>
        <w:r w:rsidRPr="00B833E4" w:rsidDel="006642DB">
          <w:delText>|MoO</w:delText>
        </w:r>
        <w:r w:rsidRPr="00B833E4" w:rsidDel="006642DB">
          <w:rPr>
            <w:vertAlign w:val="subscript"/>
          </w:rPr>
          <w:delText>3</w:delText>
        </w:r>
        <w:r w:rsidDel="006642DB">
          <w:delText xml:space="preserve"> and </w:delText>
        </w:r>
        <w:r w:rsidRPr="00B833E4" w:rsidDel="006642DB">
          <w:delText>TiO</w:delText>
        </w:r>
        <w:r w:rsidRPr="00B833E4" w:rsidDel="006642DB">
          <w:rPr>
            <w:vertAlign w:val="subscript"/>
          </w:rPr>
          <w:delText>2</w:delText>
        </w:r>
        <w:r w:rsidRPr="00B833E4" w:rsidDel="006642DB">
          <w:delText>|Co</w:delText>
        </w:r>
        <w:r w:rsidRPr="00B833E4" w:rsidDel="006642DB">
          <w:rPr>
            <w:vertAlign w:val="subscript"/>
          </w:rPr>
          <w:delText>3</w:delText>
        </w:r>
        <w:r w:rsidRPr="00B833E4" w:rsidDel="006642DB">
          <w:delText>O</w:delText>
        </w:r>
        <w:r w:rsidRPr="00B833E4" w:rsidDel="006642DB">
          <w:rPr>
            <w:vertAlign w:val="subscript"/>
          </w:rPr>
          <w:delText>4</w:delText>
        </w:r>
        <w:r w:rsidDel="006642DB">
          <w:delText xml:space="preserve"> libraries</w:delText>
        </w:r>
        <w:r w:rsidRPr="00203FE9" w:rsidDel="006642DB">
          <w:delText>.</w:delText>
        </w:r>
        <w:bookmarkEnd w:id="3414"/>
      </w:del>
    </w:p>
    <w:tbl>
      <w:tblPr>
        <w:tblW w:w="8568" w:type="dxa"/>
        <w:jc w:val="center"/>
        <w:tblLook w:val="04A0" w:firstRow="1" w:lastRow="0" w:firstColumn="1" w:lastColumn="0" w:noHBand="0" w:noVBand="1"/>
      </w:tblPr>
      <w:tblGrid>
        <w:gridCol w:w="1548"/>
        <w:gridCol w:w="810"/>
        <w:gridCol w:w="810"/>
        <w:gridCol w:w="1170"/>
        <w:gridCol w:w="1080"/>
        <w:gridCol w:w="1080"/>
        <w:gridCol w:w="900"/>
        <w:gridCol w:w="1170"/>
      </w:tblGrid>
      <w:tr w:rsidR="009A58F7" w:rsidRPr="00922237" w:rsidDel="006642DB" w14:paraId="4A5CED77" w14:textId="7CD843BF" w:rsidTr="00B20220">
        <w:trPr>
          <w:trHeight w:val="330"/>
          <w:jc w:val="center"/>
          <w:del w:id="3416" w:author="Shy Alon" w:date="2017-07-21T16:25:00Z"/>
        </w:trPr>
        <w:tc>
          <w:tcPr>
            <w:tcW w:w="1548" w:type="dxa"/>
            <w:tcBorders>
              <w:top w:val="nil"/>
              <w:left w:val="nil"/>
              <w:bottom w:val="nil"/>
              <w:right w:val="nil"/>
            </w:tcBorders>
            <w:shd w:val="clear" w:color="auto" w:fill="auto"/>
            <w:noWrap/>
            <w:vAlign w:val="bottom"/>
            <w:hideMark/>
          </w:tcPr>
          <w:p w14:paraId="14B7ADE8" w14:textId="2897DB34" w:rsidR="009A58F7" w:rsidRPr="00922237" w:rsidDel="006642DB" w:rsidRDefault="009A58F7" w:rsidP="006642DB">
            <w:pPr>
              <w:pStyle w:val="Heading1"/>
              <w:rPr>
                <w:del w:id="3417" w:author="Shy Alon" w:date="2017-07-21T16:25:00Z"/>
                <w:rFonts w:ascii="Times New Roman" w:eastAsia="Times New Roman" w:hAnsi="Times New Roman" w:cs="Times New Roman"/>
                <w:szCs w:val="20"/>
              </w:rPr>
              <w:pPrChange w:id="3418" w:author="Shy Alon" w:date="2017-07-21T16:25:00Z">
                <w:pPr/>
              </w:pPrChange>
            </w:pPr>
          </w:p>
        </w:tc>
        <w:tc>
          <w:tcPr>
            <w:tcW w:w="1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975746" w14:textId="3917F6D4" w:rsidR="009A58F7" w:rsidRPr="00922237" w:rsidDel="006642DB" w:rsidRDefault="009A58F7" w:rsidP="006642DB">
            <w:pPr>
              <w:pStyle w:val="Heading1"/>
              <w:rPr>
                <w:del w:id="3419" w:author="Shy Alon" w:date="2017-07-21T16:25:00Z"/>
                <w:rFonts w:ascii="Times New Roman" w:eastAsia="Times New Roman" w:hAnsi="Times New Roman" w:cs="Times New Roman"/>
                <w:b w:val="0"/>
                <w:bCs w:val="0"/>
                <w:color w:val="000000"/>
              </w:rPr>
              <w:pPrChange w:id="3420" w:author="Shy Alon" w:date="2017-07-21T16:25:00Z">
                <w:pPr>
                  <w:jc w:val="center"/>
                </w:pPr>
              </w:pPrChange>
            </w:pPr>
            <w:del w:id="3421" w:author="Shy Alon" w:date="2017-07-21T16:25:00Z">
              <w:r w:rsidRPr="00922237" w:rsidDel="006642DB">
                <w:rPr>
                  <w:rFonts w:ascii="Times New Roman" w:eastAsia="Times New Roman" w:hAnsi="Times New Roman" w:cs="Times New Roman"/>
                  <w:b w:val="0"/>
                  <w:bCs w:val="0"/>
                  <w:color w:val="000000"/>
                </w:rPr>
                <w:delText>TiO</w:delText>
              </w:r>
              <w:r w:rsidRPr="00922237" w:rsidDel="006642DB">
                <w:rPr>
                  <w:rFonts w:ascii="Times New Roman" w:eastAsia="Times New Roman" w:hAnsi="Times New Roman" w:cs="Times New Roman"/>
                  <w:b w:val="0"/>
                  <w:bCs w:val="0"/>
                  <w:color w:val="000000"/>
                  <w:vertAlign w:val="subscript"/>
                </w:rPr>
                <w:delText>2</w:delText>
              </w:r>
              <w:r w:rsidRPr="00922237" w:rsidDel="006642DB">
                <w:rPr>
                  <w:rFonts w:ascii="Times New Roman" w:eastAsia="Times New Roman" w:hAnsi="Times New Roman" w:cs="Times New Roman"/>
                  <w:b w:val="0"/>
                  <w:bCs w:val="0"/>
                  <w:color w:val="000000"/>
                </w:rPr>
                <w:delText>|Co</w:delText>
              </w:r>
              <w:r w:rsidRPr="00922237" w:rsidDel="006642DB">
                <w:rPr>
                  <w:rFonts w:ascii="Times New Roman" w:eastAsia="Times New Roman" w:hAnsi="Times New Roman" w:cs="Times New Roman"/>
                  <w:b w:val="0"/>
                  <w:bCs w:val="0"/>
                  <w:color w:val="000000"/>
                  <w:vertAlign w:val="subscript"/>
                </w:rPr>
                <w:delText>3</w:delText>
              </w:r>
              <w:r w:rsidRPr="00922237" w:rsidDel="006642DB">
                <w:rPr>
                  <w:rFonts w:ascii="Times New Roman" w:eastAsia="Times New Roman" w:hAnsi="Times New Roman" w:cs="Times New Roman"/>
                  <w:b w:val="0"/>
                  <w:bCs w:val="0"/>
                  <w:color w:val="000000"/>
                </w:rPr>
                <w:delText>O</w:delText>
              </w:r>
              <w:r w:rsidRPr="00922237" w:rsidDel="006642DB">
                <w:rPr>
                  <w:rFonts w:ascii="Times New Roman" w:eastAsia="Times New Roman" w:hAnsi="Times New Roman" w:cs="Times New Roman"/>
                  <w:b w:val="0"/>
                  <w:bCs w:val="0"/>
                  <w:color w:val="000000"/>
                  <w:vertAlign w:val="subscript"/>
                </w:rPr>
                <w:delText>4</w:delText>
              </w:r>
            </w:del>
          </w:p>
        </w:tc>
        <w:tc>
          <w:tcPr>
            <w:tcW w:w="22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FC08E5" w14:textId="7C6F3D7E" w:rsidR="009A58F7" w:rsidRPr="00922237" w:rsidDel="006642DB" w:rsidRDefault="009A58F7" w:rsidP="006642DB">
            <w:pPr>
              <w:pStyle w:val="Heading1"/>
              <w:rPr>
                <w:del w:id="3422" w:author="Shy Alon" w:date="2017-07-21T16:25:00Z"/>
                <w:rFonts w:ascii="Times New Roman" w:eastAsia="Times New Roman" w:hAnsi="Times New Roman" w:cs="Times New Roman"/>
                <w:b w:val="0"/>
                <w:bCs w:val="0"/>
                <w:color w:val="000000"/>
              </w:rPr>
              <w:pPrChange w:id="3423" w:author="Shy Alon" w:date="2017-07-21T16:25:00Z">
                <w:pPr>
                  <w:jc w:val="center"/>
                </w:pPr>
              </w:pPrChange>
            </w:pPr>
            <w:del w:id="3424" w:author="Shy Alon" w:date="2017-07-21T16:25:00Z">
              <w:r w:rsidRPr="00922237" w:rsidDel="006642DB">
                <w:rPr>
                  <w:rFonts w:ascii="Times New Roman" w:eastAsia="Times New Roman" w:hAnsi="Times New Roman" w:cs="Times New Roman"/>
                  <w:b w:val="0"/>
                  <w:bCs w:val="0"/>
                  <w:color w:val="000000"/>
                </w:rPr>
                <w:delText>TiO</w:delText>
              </w:r>
              <w:r w:rsidRPr="00922237" w:rsidDel="006642DB">
                <w:rPr>
                  <w:rFonts w:ascii="Times New Roman" w:eastAsia="Times New Roman" w:hAnsi="Times New Roman" w:cs="Times New Roman"/>
                  <w:b w:val="0"/>
                  <w:bCs w:val="0"/>
                  <w:color w:val="000000"/>
                  <w:vertAlign w:val="subscript"/>
                </w:rPr>
                <w:delText>2</w:delText>
              </w:r>
              <w:r w:rsidRPr="00922237" w:rsidDel="006642DB">
                <w:rPr>
                  <w:rFonts w:ascii="Times New Roman" w:eastAsia="Times New Roman" w:hAnsi="Times New Roman" w:cs="Times New Roman"/>
                  <w:b w:val="0"/>
                  <w:bCs w:val="0"/>
                  <w:color w:val="000000"/>
                </w:rPr>
                <w:delText>|Co</w:delText>
              </w:r>
              <w:r w:rsidRPr="00922237" w:rsidDel="006642DB">
                <w:rPr>
                  <w:rFonts w:ascii="Times New Roman" w:eastAsia="Times New Roman" w:hAnsi="Times New Roman" w:cs="Times New Roman"/>
                  <w:b w:val="0"/>
                  <w:bCs w:val="0"/>
                  <w:color w:val="000000"/>
                  <w:vertAlign w:val="subscript"/>
                </w:rPr>
                <w:delText>3</w:delText>
              </w:r>
              <w:r w:rsidRPr="00922237" w:rsidDel="006642DB">
                <w:rPr>
                  <w:rFonts w:ascii="Times New Roman" w:eastAsia="Times New Roman" w:hAnsi="Times New Roman" w:cs="Times New Roman"/>
                  <w:b w:val="0"/>
                  <w:bCs w:val="0"/>
                  <w:color w:val="000000"/>
                </w:rPr>
                <w:delText>O</w:delText>
              </w:r>
              <w:r w:rsidRPr="00922237" w:rsidDel="006642DB">
                <w:rPr>
                  <w:rFonts w:ascii="Times New Roman" w:eastAsia="Times New Roman" w:hAnsi="Times New Roman" w:cs="Times New Roman"/>
                  <w:b w:val="0"/>
                  <w:bCs w:val="0"/>
                  <w:color w:val="000000"/>
                  <w:vertAlign w:val="subscript"/>
                </w:rPr>
                <w:delText>4</w:delText>
              </w:r>
              <w:r w:rsidRPr="00922237" w:rsidDel="006642DB">
                <w:rPr>
                  <w:rFonts w:ascii="Times New Roman" w:eastAsia="Times New Roman" w:hAnsi="Times New Roman" w:cs="Times New Roman"/>
                  <w:b w:val="0"/>
                  <w:bCs w:val="0"/>
                  <w:color w:val="000000"/>
                </w:rPr>
                <w:delText>|MoO</w:delText>
              </w:r>
              <w:r w:rsidRPr="00922237" w:rsidDel="006642DB">
                <w:rPr>
                  <w:rFonts w:ascii="Times New Roman" w:eastAsia="Times New Roman" w:hAnsi="Times New Roman" w:cs="Times New Roman"/>
                  <w:b w:val="0"/>
                  <w:bCs w:val="0"/>
                  <w:color w:val="000000"/>
                  <w:vertAlign w:val="subscript"/>
                </w:rPr>
                <w:delText>3</w:delText>
              </w:r>
              <w:r w:rsidRPr="00922237" w:rsidDel="006642DB">
                <w:rPr>
                  <w:rFonts w:ascii="Times New Roman" w:eastAsia="Times New Roman" w:hAnsi="Times New Roman" w:cs="Times New Roman"/>
                  <w:b w:val="0"/>
                  <w:bCs w:val="0"/>
                  <w:color w:val="000000"/>
                </w:rPr>
                <w:delText xml:space="preserve"> </w:delText>
              </w:r>
            </w:del>
          </w:p>
        </w:tc>
        <w:tc>
          <w:tcPr>
            <w:tcW w:w="1080" w:type="dxa"/>
            <w:tcBorders>
              <w:top w:val="nil"/>
              <w:left w:val="nil"/>
              <w:bottom w:val="nil"/>
              <w:right w:val="nil"/>
            </w:tcBorders>
            <w:shd w:val="clear" w:color="auto" w:fill="auto"/>
            <w:noWrap/>
            <w:vAlign w:val="bottom"/>
            <w:hideMark/>
          </w:tcPr>
          <w:p w14:paraId="54EE2BAE" w14:textId="5296FD90" w:rsidR="009A58F7" w:rsidRPr="00922237" w:rsidDel="006642DB" w:rsidRDefault="009A58F7" w:rsidP="006642DB">
            <w:pPr>
              <w:pStyle w:val="Heading1"/>
              <w:rPr>
                <w:del w:id="3425" w:author="Shy Alon" w:date="2017-07-21T16:25:00Z"/>
                <w:rFonts w:ascii="Times New Roman" w:eastAsia="Times New Roman" w:hAnsi="Times New Roman" w:cs="Times New Roman"/>
                <w:b w:val="0"/>
                <w:bCs w:val="0"/>
                <w:color w:val="000000"/>
              </w:rPr>
              <w:pPrChange w:id="3426" w:author="Shy Alon" w:date="2017-07-21T16:25:00Z">
                <w:pPr>
                  <w:jc w:val="center"/>
                </w:pPr>
              </w:pPrChange>
            </w:pPr>
          </w:p>
        </w:tc>
        <w:tc>
          <w:tcPr>
            <w:tcW w:w="900" w:type="dxa"/>
            <w:tcBorders>
              <w:top w:val="nil"/>
              <w:left w:val="nil"/>
              <w:bottom w:val="nil"/>
              <w:right w:val="nil"/>
            </w:tcBorders>
            <w:shd w:val="clear" w:color="auto" w:fill="auto"/>
            <w:noWrap/>
            <w:vAlign w:val="bottom"/>
            <w:hideMark/>
          </w:tcPr>
          <w:p w14:paraId="500EA107" w14:textId="058A61A5" w:rsidR="009A58F7" w:rsidRPr="00922237" w:rsidDel="006642DB" w:rsidRDefault="009A58F7" w:rsidP="006642DB">
            <w:pPr>
              <w:pStyle w:val="Heading1"/>
              <w:rPr>
                <w:del w:id="3427" w:author="Shy Alon" w:date="2017-07-21T16:25:00Z"/>
                <w:rFonts w:ascii="Times New Roman" w:eastAsia="Times New Roman" w:hAnsi="Times New Roman" w:cs="Times New Roman"/>
                <w:sz w:val="20"/>
                <w:szCs w:val="20"/>
              </w:rPr>
              <w:pPrChange w:id="3428" w:author="Shy Alon" w:date="2017-07-21T16:25:00Z">
                <w:pPr/>
              </w:pPrChange>
            </w:pPr>
          </w:p>
        </w:tc>
        <w:tc>
          <w:tcPr>
            <w:tcW w:w="1170" w:type="dxa"/>
            <w:tcBorders>
              <w:top w:val="nil"/>
              <w:left w:val="nil"/>
              <w:bottom w:val="single" w:sz="4" w:space="0" w:color="auto"/>
              <w:right w:val="nil"/>
            </w:tcBorders>
            <w:shd w:val="clear" w:color="auto" w:fill="auto"/>
            <w:noWrap/>
            <w:vAlign w:val="bottom"/>
            <w:hideMark/>
          </w:tcPr>
          <w:p w14:paraId="5C447C2F" w14:textId="6965AE30" w:rsidR="009A58F7" w:rsidRPr="00922237" w:rsidDel="006642DB" w:rsidRDefault="009A58F7" w:rsidP="006642DB">
            <w:pPr>
              <w:pStyle w:val="Heading1"/>
              <w:rPr>
                <w:del w:id="3429" w:author="Shy Alon" w:date="2017-07-21T16:25:00Z"/>
                <w:rFonts w:ascii="Arial" w:eastAsia="Times New Roman" w:hAnsi="Arial" w:cs="Arial"/>
                <w:color w:val="000000"/>
              </w:rPr>
              <w:pPrChange w:id="3430" w:author="Shy Alon" w:date="2017-07-21T16:25:00Z">
                <w:pPr/>
              </w:pPrChange>
            </w:pPr>
            <w:del w:id="3431" w:author="Shy Alon" w:date="2017-07-21T16:25:00Z">
              <w:r w:rsidRPr="00922237" w:rsidDel="006642DB">
                <w:rPr>
                  <w:rFonts w:ascii="Arial" w:eastAsia="Times New Roman" w:hAnsi="Arial" w:cs="Arial"/>
                  <w:color w:val="000000"/>
                  <w:szCs w:val="22"/>
                </w:rPr>
                <w:delText> </w:delText>
              </w:r>
            </w:del>
          </w:p>
        </w:tc>
      </w:tr>
      <w:tr w:rsidR="009A58F7" w:rsidRPr="00922237" w:rsidDel="006642DB" w14:paraId="5E9FE8CE" w14:textId="72028F0D" w:rsidTr="00B20220">
        <w:trPr>
          <w:trHeight w:val="330"/>
          <w:jc w:val="center"/>
          <w:del w:id="3432" w:author="Shy Alon" w:date="2017-07-21T16:25:00Z"/>
        </w:trPr>
        <w:tc>
          <w:tcPr>
            <w:tcW w:w="154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A0ED8A0" w14:textId="0FABEE33" w:rsidR="009A58F7" w:rsidRPr="00922237" w:rsidDel="006642DB" w:rsidRDefault="009A58F7" w:rsidP="006642DB">
            <w:pPr>
              <w:pStyle w:val="Heading1"/>
              <w:rPr>
                <w:del w:id="3433" w:author="Shy Alon" w:date="2017-07-21T16:25:00Z"/>
                <w:rFonts w:ascii="Times New Roman" w:eastAsia="Times New Roman" w:hAnsi="Times New Roman" w:cs="Times New Roman"/>
                <w:b w:val="0"/>
                <w:bCs w:val="0"/>
                <w:color w:val="000000"/>
              </w:rPr>
              <w:pPrChange w:id="3434" w:author="Shy Alon" w:date="2017-07-21T16:25:00Z">
                <w:pPr/>
              </w:pPrChange>
            </w:pPr>
            <w:del w:id="3435" w:author="Shy Alon" w:date="2017-07-21T16:25:00Z">
              <w:r w:rsidRPr="00922237" w:rsidDel="006642DB">
                <w:rPr>
                  <w:rFonts w:ascii="Times New Roman" w:eastAsia="Times New Roman" w:hAnsi="Times New Roman" w:cs="Times New Roman"/>
                  <w:b w:val="0"/>
                  <w:bCs w:val="0"/>
                  <w:color w:val="000000"/>
                </w:rPr>
                <w:delText>Activity</w:delText>
              </w:r>
            </w:del>
          </w:p>
        </w:tc>
        <w:tc>
          <w:tcPr>
            <w:tcW w:w="810" w:type="dxa"/>
            <w:tcBorders>
              <w:top w:val="nil"/>
              <w:left w:val="nil"/>
              <w:bottom w:val="single" w:sz="8" w:space="0" w:color="auto"/>
              <w:right w:val="single" w:sz="8" w:space="0" w:color="auto"/>
            </w:tcBorders>
            <w:shd w:val="clear" w:color="auto" w:fill="auto"/>
            <w:noWrap/>
            <w:vAlign w:val="center"/>
            <w:hideMark/>
          </w:tcPr>
          <w:p w14:paraId="56996FA1" w14:textId="51DDDF16" w:rsidR="009A58F7" w:rsidRPr="00922237" w:rsidDel="006642DB" w:rsidRDefault="009A58F7" w:rsidP="006642DB">
            <w:pPr>
              <w:pStyle w:val="Heading1"/>
              <w:rPr>
                <w:del w:id="3436" w:author="Shy Alon" w:date="2017-07-21T16:25:00Z"/>
                <w:rFonts w:ascii="Times New Roman" w:eastAsia="Times New Roman" w:hAnsi="Times New Roman" w:cs="Times New Roman"/>
                <w:b w:val="0"/>
                <w:bCs w:val="0"/>
                <w:color w:val="000000"/>
              </w:rPr>
              <w:pPrChange w:id="3437" w:author="Shy Alon" w:date="2017-07-21T16:25:00Z">
                <w:pPr>
                  <w:jc w:val="center"/>
                </w:pPr>
              </w:pPrChange>
            </w:pPr>
            <w:del w:id="3438" w:author="Shy Alon" w:date="2017-07-21T16:25:00Z">
              <w:r w:rsidRPr="00922237" w:rsidDel="006642DB">
                <w:rPr>
                  <w:rFonts w:ascii="Times New Roman" w:eastAsia="Times New Roman" w:hAnsi="Times New Roman" w:cs="Times New Roman"/>
                  <w:b w:val="0"/>
                  <w:bCs w:val="0"/>
                  <w:color w:val="000000"/>
                </w:rPr>
                <w:delText>Mean</w:delText>
              </w:r>
            </w:del>
          </w:p>
        </w:tc>
        <w:tc>
          <w:tcPr>
            <w:tcW w:w="810" w:type="dxa"/>
            <w:tcBorders>
              <w:top w:val="nil"/>
              <w:left w:val="nil"/>
              <w:bottom w:val="single" w:sz="8" w:space="0" w:color="auto"/>
              <w:right w:val="single" w:sz="8" w:space="0" w:color="auto"/>
            </w:tcBorders>
            <w:shd w:val="clear" w:color="auto" w:fill="auto"/>
            <w:noWrap/>
            <w:vAlign w:val="center"/>
            <w:hideMark/>
          </w:tcPr>
          <w:p w14:paraId="575C56D8" w14:textId="4C8757BB" w:rsidR="009A58F7" w:rsidRPr="00922237" w:rsidDel="006642DB" w:rsidRDefault="009A58F7" w:rsidP="006642DB">
            <w:pPr>
              <w:pStyle w:val="Heading1"/>
              <w:rPr>
                <w:del w:id="3439" w:author="Shy Alon" w:date="2017-07-21T16:25:00Z"/>
                <w:rFonts w:ascii="Times New Roman" w:eastAsia="Times New Roman" w:hAnsi="Times New Roman" w:cs="Times New Roman"/>
                <w:b w:val="0"/>
                <w:bCs w:val="0"/>
                <w:color w:val="000000"/>
              </w:rPr>
              <w:pPrChange w:id="3440" w:author="Shy Alon" w:date="2017-07-21T16:25:00Z">
                <w:pPr>
                  <w:jc w:val="center"/>
                </w:pPr>
              </w:pPrChange>
            </w:pPr>
            <w:del w:id="3441" w:author="Shy Alon" w:date="2017-07-21T16:25:00Z">
              <w:r w:rsidDel="006642DB">
                <w:rPr>
                  <w:rFonts w:ascii="Times New Roman" w:eastAsia="Times New Roman" w:hAnsi="Times New Roman" w:cs="Times New Roman"/>
                  <w:b w:val="0"/>
                  <w:bCs w:val="0"/>
                  <w:color w:val="000000"/>
                </w:rPr>
                <w:delText>SD</w:delText>
              </w:r>
            </w:del>
          </w:p>
        </w:tc>
        <w:tc>
          <w:tcPr>
            <w:tcW w:w="1170" w:type="dxa"/>
            <w:tcBorders>
              <w:top w:val="nil"/>
              <w:left w:val="nil"/>
              <w:bottom w:val="single" w:sz="8" w:space="0" w:color="auto"/>
              <w:right w:val="single" w:sz="8" w:space="0" w:color="auto"/>
            </w:tcBorders>
            <w:shd w:val="clear" w:color="auto" w:fill="auto"/>
            <w:noWrap/>
            <w:vAlign w:val="center"/>
            <w:hideMark/>
          </w:tcPr>
          <w:p w14:paraId="0C7C70C4" w14:textId="7F3D77D9" w:rsidR="009A58F7" w:rsidRPr="00922237" w:rsidDel="006642DB" w:rsidRDefault="009A58F7" w:rsidP="006642DB">
            <w:pPr>
              <w:pStyle w:val="Heading1"/>
              <w:rPr>
                <w:del w:id="3442" w:author="Shy Alon" w:date="2017-07-21T16:25:00Z"/>
                <w:rFonts w:ascii="Times New Roman" w:eastAsia="Times New Roman" w:hAnsi="Times New Roman" w:cs="Times New Roman"/>
                <w:b w:val="0"/>
                <w:bCs w:val="0"/>
                <w:color w:val="000000"/>
              </w:rPr>
              <w:pPrChange w:id="3443" w:author="Shy Alon" w:date="2017-07-21T16:25:00Z">
                <w:pPr>
                  <w:jc w:val="center"/>
                </w:pPr>
              </w:pPrChange>
            </w:pPr>
            <w:del w:id="3444" w:author="Shy Alon" w:date="2017-07-21T16:25:00Z">
              <w:r w:rsidRPr="00922237" w:rsidDel="006642DB">
                <w:rPr>
                  <w:rFonts w:ascii="Times New Roman" w:eastAsia="Times New Roman" w:hAnsi="Times New Roman" w:cs="Times New Roman"/>
                  <w:b w:val="0"/>
                  <w:bCs w:val="0"/>
                  <w:color w:val="000000"/>
                </w:rPr>
                <w:delText>Mean</w:delText>
              </w:r>
            </w:del>
          </w:p>
        </w:tc>
        <w:tc>
          <w:tcPr>
            <w:tcW w:w="1080" w:type="dxa"/>
            <w:tcBorders>
              <w:top w:val="nil"/>
              <w:left w:val="nil"/>
              <w:bottom w:val="single" w:sz="8" w:space="0" w:color="auto"/>
              <w:right w:val="single" w:sz="8" w:space="0" w:color="auto"/>
            </w:tcBorders>
            <w:shd w:val="clear" w:color="auto" w:fill="auto"/>
            <w:noWrap/>
            <w:vAlign w:val="center"/>
            <w:hideMark/>
          </w:tcPr>
          <w:p w14:paraId="1CFECFF2" w14:textId="742BB4A4" w:rsidR="009A58F7" w:rsidRPr="00922237" w:rsidDel="006642DB" w:rsidRDefault="009A58F7" w:rsidP="006642DB">
            <w:pPr>
              <w:pStyle w:val="Heading1"/>
              <w:rPr>
                <w:del w:id="3445" w:author="Shy Alon" w:date="2017-07-21T16:25:00Z"/>
                <w:rFonts w:ascii="Times New Roman" w:eastAsia="Times New Roman" w:hAnsi="Times New Roman" w:cs="Times New Roman"/>
                <w:b w:val="0"/>
                <w:bCs w:val="0"/>
                <w:color w:val="000000"/>
              </w:rPr>
              <w:pPrChange w:id="3446" w:author="Shy Alon" w:date="2017-07-21T16:25:00Z">
                <w:pPr>
                  <w:jc w:val="center"/>
                </w:pPr>
              </w:pPrChange>
            </w:pPr>
            <w:del w:id="3447" w:author="Shy Alon" w:date="2017-07-21T16:25:00Z">
              <w:r w:rsidRPr="00922237" w:rsidDel="006642DB">
                <w:rPr>
                  <w:rFonts w:ascii="Times New Roman" w:eastAsia="Times New Roman" w:hAnsi="Times New Roman" w:cs="Times New Roman"/>
                  <w:b w:val="0"/>
                  <w:bCs w:val="0"/>
                  <w:color w:val="000000"/>
                </w:rPr>
                <w:delText>SD</w:delText>
              </w:r>
            </w:del>
          </w:p>
        </w:tc>
        <w:tc>
          <w:tcPr>
            <w:tcW w:w="1080" w:type="dxa"/>
            <w:tcBorders>
              <w:top w:val="single" w:sz="8" w:space="0" w:color="auto"/>
              <w:left w:val="nil"/>
              <w:bottom w:val="single" w:sz="8" w:space="0" w:color="auto"/>
              <w:right w:val="single" w:sz="8" w:space="0" w:color="auto"/>
            </w:tcBorders>
            <w:shd w:val="clear" w:color="auto" w:fill="auto"/>
            <w:noWrap/>
            <w:vAlign w:val="center"/>
            <w:hideMark/>
          </w:tcPr>
          <w:p w14:paraId="767C27FD" w14:textId="4BBDFEAC" w:rsidR="009A58F7" w:rsidRPr="00922237" w:rsidDel="006642DB" w:rsidRDefault="009A58F7" w:rsidP="006642DB">
            <w:pPr>
              <w:pStyle w:val="Heading1"/>
              <w:rPr>
                <w:del w:id="3448" w:author="Shy Alon" w:date="2017-07-21T16:25:00Z"/>
                <w:rFonts w:ascii="Times New Roman" w:eastAsia="Times New Roman" w:hAnsi="Times New Roman" w:cs="Times New Roman"/>
                <w:b w:val="0"/>
                <w:bCs w:val="0"/>
                <w:color w:val="000000"/>
              </w:rPr>
              <w:pPrChange w:id="3449" w:author="Shy Alon" w:date="2017-07-21T16:25:00Z">
                <w:pPr>
                  <w:jc w:val="center"/>
                </w:pPr>
              </w:pPrChange>
            </w:pPr>
            <w:del w:id="3450" w:author="Shy Alon" w:date="2017-07-21T16:25:00Z">
              <w:r w:rsidRPr="00922237" w:rsidDel="006642DB">
                <w:rPr>
                  <w:rFonts w:ascii="Times New Roman" w:eastAsia="Times New Roman" w:hAnsi="Times New Roman" w:cs="Times New Roman"/>
                  <w:b w:val="0"/>
                  <w:bCs w:val="0"/>
                  <w:color w:val="000000"/>
                </w:rPr>
                <w:delText>t-test</w:delText>
              </w:r>
            </w:del>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14:paraId="14171424" w14:textId="52DFF981" w:rsidR="009A58F7" w:rsidRPr="00922237" w:rsidDel="006642DB" w:rsidRDefault="009A58F7" w:rsidP="006642DB">
            <w:pPr>
              <w:pStyle w:val="Heading1"/>
              <w:rPr>
                <w:del w:id="3451" w:author="Shy Alon" w:date="2017-07-21T16:25:00Z"/>
                <w:rFonts w:ascii="Times New Roman" w:eastAsia="Times New Roman" w:hAnsi="Times New Roman" w:cs="Times New Roman"/>
                <w:b w:val="0"/>
                <w:bCs w:val="0"/>
                <w:color w:val="000000"/>
              </w:rPr>
              <w:pPrChange w:id="3452" w:author="Shy Alon" w:date="2017-07-21T16:25:00Z">
                <w:pPr>
                  <w:jc w:val="center"/>
                </w:pPr>
              </w:pPrChange>
            </w:pPr>
            <w:del w:id="3453" w:author="Shy Alon" w:date="2017-07-21T16:25:00Z">
              <w:r w:rsidRPr="00922237" w:rsidDel="006642DB">
                <w:rPr>
                  <w:rFonts w:ascii="Times New Roman" w:eastAsia="Times New Roman" w:hAnsi="Times New Roman" w:cs="Times New Roman"/>
                  <w:b w:val="0"/>
                  <w:bCs w:val="0"/>
                  <w:color w:val="000000"/>
                </w:rPr>
                <w:delText>df</w:delText>
              </w:r>
            </w:del>
          </w:p>
        </w:tc>
        <w:tc>
          <w:tcPr>
            <w:tcW w:w="1170" w:type="dxa"/>
            <w:tcBorders>
              <w:top w:val="single" w:sz="8" w:space="0" w:color="auto"/>
              <w:left w:val="nil"/>
              <w:bottom w:val="single" w:sz="8" w:space="0" w:color="auto"/>
              <w:right w:val="single" w:sz="8" w:space="0" w:color="auto"/>
            </w:tcBorders>
            <w:shd w:val="clear" w:color="auto" w:fill="auto"/>
            <w:noWrap/>
            <w:vAlign w:val="center"/>
            <w:hideMark/>
          </w:tcPr>
          <w:p w14:paraId="546C6D0A" w14:textId="7573AEB7" w:rsidR="009A58F7" w:rsidRPr="00922237" w:rsidDel="006642DB" w:rsidRDefault="009A58F7" w:rsidP="006642DB">
            <w:pPr>
              <w:pStyle w:val="Heading1"/>
              <w:rPr>
                <w:del w:id="3454" w:author="Shy Alon" w:date="2017-07-21T16:25:00Z"/>
                <w:rFonts w:ascii="Times New Roman" w:eastAsia="Times New Roman" w:hAnsi="Times New Roman" w:cs="Times New Roman"/>
                <w:b w:val="0"/>
                <w:bCs w:val="0"/>
                <w:color w:val="000000"/>
              </w:rPr>
              <w:pPrChange w:id="3455" w:author="Shy Alon" w:date="2017-07-21T16:25:00Z">
                <w:pPr>
                  <w:jc w:val="center"/>
                </w:pPr>
              </w:pPrChange>
            </w:pPr>
            <w:del w:id="3456" w:author="Shy Alon" w:date="2017-07-21T16:25:00Z">
              <w:r w:rsidRPr="00922237" w:rsidDel="006642DB">
                <w:rPr>
                  <w:rFonts w:ascii="Times New Roman" w:eastAsia="Times New Roman" w:hAnsi="Times New Roman" w:cs="Times New Roman"/>
                  <w:b w:val="0"/>
                  <w:bCs w:val="0"/>
                  <w:color w:val="000000"/>
                </w:rPr>
                <w:delText>p-value</w:delText>
              </w:r>
            </w:del>
          </w:p>
        </w:tc>
      </w:tr>
      <w:tr w:rsidR="009A58F7" w:rsidRPr="00922237" w:rsidDel="006642DB" w14:paraId="1CEF8E25" w14:textId="57949565" w:rsidTr="00B20220">
        <w:trPr>
          <w:trHeight w:val="390"/>
          <w:jc w:val="center"/>
          <w:del w:id="3457" w:author="Shy Alon" w:date="2017-07-21T16:25:00Z"/>
        </w:trPr>
        <w:tc>
          <w:tcPr>
            <w:tcW w:w="1548" w:type="dxa"/>
            <w:tcBorders>
              <w:top w:val="nil"/>
              <w:left w:val="single" w:sz="8" w:space="0" w:color="auto"/>
              <w:bottom w:val="single" w:sz="8" w:space="0" w:color="auto"/>
              <w:right w:val="nil"/>
            </w:tcBorders>
            <w:shd w:val="clear" w:color="auto" w:fill="auto"/>
            <w:noWrap/>
            <w:vAlign w:val="center"/>
            <w:hideMark/>
          </w:tcPr>
          <w:p w14:paraId="37B30E50" w14:textId="4C7BC32D" w:rsidR="009A58F7" w:rsidRPr="00922237" w:rsidDel="006642DB" w:rsidRDefault="009A58F7" w:rsidP="006642DB">
            <w:pPr>
              <w:pStyle w:val="Heading1"/>
              <w:rPr>
                <w:del w:id="3458" w:author="Shy Alon" w:date="2017-07-21T16:25:00Z"/>
                <w:rFonts w:ascii="Times New Roman" w:eastAsia="Times New Roman" w:hAnsi="Times New Roman" w:cs="Times New Roman"/>
                <w:i/>
                <w:iCs/>
                <w:color w:val="000000"/>
              </w:rPr>
              <w:pPrChange w:id="3459" w:author="Shy Alon" w:date="2017-07-21T16:25:00Z">
                <w:pPr/>
              </w:pPrChange>
            </w:pPr>
            <w:del w:id="3460" w:author="Shy Alon" w:date="2017-07-21T16:25:00Z">
              <w:r w:rsidRPr="00922237" w:rsidDel="006642DB">
                <w:rPr>
                  <w:rFonts w:ascii="Times New Roman" w:eastAsia="Times New Roman" w:hAnsi="Times New Roman" w:cs="Times New Roman"/>
                  <w:i/>
                  <w:iCs/>
                  <w:color w:val="000000"/>
                </w:rPr>
                <w:delText>V</w:delText>
              </w:r>
              <w:r w:rsidRPr="00922237" w:rsidDel="006642DB">
                <w:rPr>
                  <w:rFonts w:ascii="Times New Roman" w:eastAsia="Times New Roman" w:hAnsi="Times New Roman" w:cs="Times New Roman"/>
                  <w:i/>
                  <w:iCs/>
                  <w:color w:val="000000"/>
                  <w:vertAlign w:val="subscript"/>
                </w:rPr>
                <w:delText>oc</w:delText>
              </w:r>
              <w:r w:rsidRPr="00922237" w:rsidDel="006642DB">
                <w:rPr>
                  <w:rFonts w:ascii="Times New Roman" w:eastAsia="Times New Roman" w:hAnsi="Times New Roman" w:cs="Times New Roman"/>
                  <w:color w:val="000000"/>
                </w:rPr>
                <w:delText xml:space="preserve"> </w:delText>
              </w:r>
              <w:r w:rsidRPr="00922237" w:rsidDel="006642DB">
                <w:rPr>
                  <w:rFonts w:ascii="Times New Roman" w:eastAsia="Times New Roman" w:hAnsi="Times New Roman" w:cs="Times New Roman"/>
                  <w:color w:val="000000"/>
                  <w:sz w:val="16"/>
                  <w:szCs w:val="16"/>
                </w:rPr>
                <w:delText>(mV)</w:delText>
              </w:r>
            </w:del>
          </w:p>
        </w:tc>
        <w:tc>
          <w:tcPr>
            <w:tcW w:w="810" w:type="dxa"/>
            <w:tcBorders>
              <w:top w:val="nil"/>
              <w:left w:val="single" w:sz="8" w:space="0" w:color="auto"/>
              <w:bottom w:val="single" w:sz="8" w:space="0" w:color="auto"/>
              <w:right w:val="single" w:sz="8" w:space="0" w:color="auto"/>
            </w:tcBorders>
            <w:shd w:val="clear" w:color="auto" w:fill="auto"/>
            <w:noWrap/>
            <w:vAlign w:val="center"/>
            <w:hideMark/>
          </w:tcPr>
          <w:p w14:paraId="6B38E6FB" w14:textId="42FB6D04" w:rsidR="009A58F7" w:rsidRPr="00922237" w:rsidDel="006642DB" w:rsidRDefault="009A58F7" w:rsidP="006642DB">
            <w:pPr>
              <w:pStyle w:val="Heading1"/>
              <w:rPr>
                <w:del w:id="3461" w:author="Shy Alon" w:date="2017-07-21T16:25:00Z"/>
                <w:rFonts w:ascii="Times New Roman" w:eastAsia="Times New Roman" w:hAnsi="Times New Roman" w:cs="Times New Roman"/>
                <w:color w:val="000000"/>
              </w:rPr>
              <w:pPrChange w:id="3462" w:author="Shy Alon" w:date="2017-07-21T16:25:00Z">
                <w:pPr>
                  <w:jc w:val="center"/>
                </w:pPr>
              </w:pPrChange>
            </w:pPr>
            <w:del w:id="3463" w:author="Shy Alon" w:date="2017-07-21T16:25:00Z">
              <w:r w:rsidRPr="00922237" w:rsidDel="006642DB">
                <w:rPr>
                  <w:rFonts w:ascii="Times New Roman" w:eastAsia="Times New Roman" w:hAnsi="Times New Roman" w:cs="Times New Roman"/>
                  <w:color w:val="000000"/>
                </w:rPr>
                <w:delText>173</w:delText>
              </w:r>
            </w:del>
          </w:p>
        </w:tc>
        <w:tc>
          <w:tcPr>
            <w:tcW w:w="810" w:type="dxa"/>
            <w:tcBorders>
              <w:top w:val="nil"/>
              <w:left w:val="nil"/>
              <w:bottom w:val="single" w:sz="8" w:space="0" w:color="auto"/>
              <w:right w:val="single" w:sz="8" w:space="0" w:color="auto"/>
            </w:tcBorders>
            <w:shd w:val="clear" w:color="auto" w:fill="auto"/>
            <w:noWrap/>
            <w:vAlign w:val="center"/>
            <w:hideMark/>
          </w:tcPr>
          <w:p w14:paraId="010215D0" w14:textId="429210DD" w:rsidR="009A58F7" w:rsidRPr="00922237" w:rsidDel="006642DB" w:rsidRDefault="009A58F7" w:rsidP="006642DB">
            <w:pPr>
              <w:pStyle w:val="Heading1"/>
              <w:rPr>
                <w:del w:id="3464" w:author="Shy Alon" w:date="2017-07-21T16:25:00Z"/>
                <w:rFonts w:ascii="Times New Roman" w:eastAsia="Times New Roman" w:hAnsi="Times New Roman" w:cs="Times New Roman"/>
                <w:color w:val="000000"/>
              </w:rPr>
              <w:pPrChange w:id="3465" w:author="Shy Alon" w:date="2017-07-21T16:25:00Z">
                <w:pPr>
                  <w:jc w:val="center"/>
                </w:pPr>
              </w:pPrChange>
            </w:pPr>
            <w:del w:id="3466" w:author="Shy Alon" w:date="2017-07-21T16:25:00Z">
              <w:r w:rsidRPr="00922237" w:rsidDel="006642DB">
                <w:rPr>
                  <w:rFonts w:ascii="Times New Roman" w:eastAsia="Times New Roman" w:hAnsi="Times New Roman" w:cs="Times New Roman"/>
                  <w:color w:val="000000"/>
                </w:rPr>
                <w:delText>149</w:delText>
              </w:r>
            </w:del>
          </w:p>
        </w:tc>
        <w:tc>
          <w:tcPr>
            <w:tcW w:w="1170" w:type="dxa"/>
            <w:tcBorders>
              <w:top w:val="nil"/>
              <w:left w:val="nil"/>
              <w:bottom w:val="single" w:sz="8" w:space="0" w:color="auto"/>
              <w:right w:val="single" w:sz="8" w:space="0" w:color="auto"/>
            </w:tcBorders>
            <w:shd w:val="clear" w:color="auto" w:fill="auto"/>
            <w:noWrap/>
            <w:vAlign w:val="center"/>
            <w:hideMark/>
          </w:tcPr>
          <w:p w14:paraId="480B6BF5" w14:textId="789DC307" w:rsidR="009A58F7" w:rsidRPr="00922237" w:rsidDel="006642DB" w:rsidRDefault="009A58F7" w:rsidP="006642DB">
            <w:pPr>
              <w:pStyle w:val="Heading1"/>
              <w:rPr>
                <w:del w:id="3467" w:author="Shy Alon" w:date="2017-07-21T16:25:00Z"/>
                <w:rFonts w:ascii="Times New Roman" w:eastAsia="Times New Roman" w:hAnsi="Times New Roman" w:cs="Times New Roman"/>
                <w:color w:val="000000"/>
              </w:rPr>
              <w:pPrChange w:id="3468" w:author="Shy Alon" w:date="2017-07-21T16:25:00Z">
                <w:pPr>
                  <w:jc w:val="center"/>
                </w:pPr>
              </w:pPrChange>
            </w:pPr>
            <w:del w:id="3469" w:author="Shy Alon" w:date="2017-07-21T16:25:00Z">
              <w:r w:rsidRPr="00922237" w:rsidDel="006642DB">
                <w:rPr>
                  <w:rFonts w:ascii="Times New Roman" w:eastAsia="Times New Roman" w:hAnsi="Times New Roman" w:cs="Times New Roman"/>
                  <w:color w:val="000000"/>
                </w:rPr>
                <w:delText>446</w:delText>
              </w:r>
            </w:del>
          </w:p>
        </w:tc>
        <w:tc>
          <w:tcPr>
            <w:tcW w:w="1080" w:type="dxa"/>
            <w:tcBorders>
              <w:top w:val="nil"/>
              <w:left w:val="nil"/>
              <w:bottom w:val="single" w:sz="8" w:space="0" w:color="auto"/>
              <w:right w:val="single" w:sz="8" w:space="0" w:color="auto"/>
            </w:tcBorders>
            <w:shd w:val="clear" w:color="auto" w:fill="auto"/>
            <w:noWrap/>
            <w:vAlign w:val="center"/>
            <w:hideMark/>
          </w:tcPr>
          <w:p w14:paraId="793973F6" w14:textId="574FCE17" w:rsidR="009A58F7" w:rsidRPr="00922237" w:rsidDel="006642DB" w:rsidRDefault="009A58F7" w:rsidP="006642DB">
            <w:pPr>
              <w:pStyle w:val="Heading1"/>
              <w:rPr>
                <w:del w:id="3470" w:author="Shy Alon" w:date="2017-07-21T16:25:00Z"/>
                <w:rFonts w:ascii="Times New Roman" w:eastAsia="Times New Roman" w:hAnsi="Times New Roman" w:cs="Times New Roman"/>
                <w:color w:val="000000"/>
              </w:rPr>
              <w:pPrChange w:id="3471" w:author="Shy Alon" w:date="2017-07-21T16:25:00Z">
                <w:pPr>
                  <w:jc w:val="center"/>
                </w:pPr>
              </w:pPrChange>
            </w:pPr>
            <w:del w:id="3472" w:author="Shy Alon" w:date="2017-07-21T16:25:00Z">
              <w:r w:rsidRPr="00922237" w:rsidDel="006642DB">
                <w:rPr>
                  <w:rFonts w:ascii="Times New Roman" w:eastAsia="Times New Roman" w:hAnsi="Times New Roman" w:cs="Times New Roman"/>
                  <w:color w:val="000000"/>
                </w:rPr>
                <w:delText>146</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2C22A77E" w14:textId="2BA22D96" w:rsidR="009A58F7" w:rsidRPr="00922237" w:rsidDel="006642DB" w:rsidRDefault="009A58F7" w:rsidP="006642DB">
            <w:pPr>
              <w:pStyle w:val="Heading1"/>
              <w:rPr>
                <w:del w:id="3473" w:author="Shy Alon" w:date="2017-07-21T16:25:00Z"/>
                <w:rFonts w:ascii="Times New Roman" w:eastAsia="Times New Roman" w:hAnsi="Times New Roman" w:cs="Times New Roman"/>
                <w:color w:val="000000"/>
              </w:rPr>
              <w:pPrChange w:id="3474" w:author="Shy Alon" w:date="2017-07-21T16:25:00Z">
                <w:pPr>
                  <w:jc w:val="center"/>
                </w:pPr>
              </w:pPrChange>
            </w:pPr>
            <w:del w:id="3475" w:author="Shy Alon" w:date="2017-07-21T16:25:00Z">
              <w:r w:rsidRPr="00922237" w:rsidDel="006642DB">
                <w:rPr>
                  <w:rFonts w:ascii="Times New Roman" w:eastAsia="Times New Roman" w:hAnsi="Times New Roman" w:cs="Times New Roman"/>
                  <w:color w:val="000000"/>
                </w:rPr>
                <w:delText>-14.79</w:delText>
              </w:r>
            </w:del>
          </w:p>
        </w:tc>
        <w:tc>
          <w:tcPr>
            <w:tcW w:w="900" w:type="dxa"/>
            <w:tcBorders>
              <w:top w:val="nil"/>
              <w:left w:val="nil"/>
              <w:bottom w:val="single" w:sz="8" w:space="0" w:color="auto"/>
              <w:right w:val="single" w:sz="8" w:space="0" w:color="auto"/>
            </w:tcBorders>
            <w:shd w:val="clear" w:color="auto" w:fill="auto"/>
            <w:noWrap/>
            <w:vAlign w:val="bottom"/>
            <w:hideMark/>
          </w:tcPr>
          <w:p w14:paraId="488061D1" w14:textId="07BB962F" w:rsidR="009A58F7" w:rsidRPr="00922237" w:rsidDel="006642DB" w:rsidRDefault="009A58F7" w:rsidP="006642DB">
            <w:pPr>
              <w:pStyle w:val="Heading1"/>
              <w:rPr>
                <w:del w:id="3476" w:author="Shy Alon" w:date="2017-07-21T16:25:00Z"/>
                <w:rFonts w:ascii="Times New Roman" w:eastAsia="Times New Roman" w:hAnsi="Times New Roman" w:cs="Times New Roman"/>
                <w:color w:val="000000"/>
              </w:rPr>
              <w:pPrChange w:id="3477" w:author="Shy Alon" w:date="2017-07-21T16:25:00Z">
                <w:pPr>
                  <w:jc w:val="center"/>
                </w:pPr>
              </w:pPrChange>
            </w:pPr>
            <w:del w:id="3478" w:author="Shy Alon" w:date="2017-07-21T16:25:00Z">
              <w:r w:rsidRPr="00922237" w:rsidDel="006642DB">
                <w:rPr>
                  <w:rFonts w:ascii="Times New Roman" w:eastAsia="Times New Roman" w:hAnsi="Times New Roman" w:cs="Times New Roman"/>
                  <w:color w:val="000000"/>
                </w:rPr>
                <w:delText>258</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00356EFD" w14:textId="427D2F83" w:rsidR="009A58F7" w:rsidRPr="00922237" w:rsidDel="006642DB" w:rsidRDefault="009A58F7" w:rsidP="006642DB">
            <w:pPr>
              <w:pStyle w:val="Heading1"/>
              <w:rPr>
                <w:del w:id="3479" w:author="Shy Alon" w:date="2017-07-21T16:25:00Z"/>
                <w:rFonts w:ascii="Times New Roman" w:eastAsia="Times New Roman" w:hAnsi="Times New Roman" w:cs="Times New Roman"/>
                <w:color w:val="000000"/>
              </w:rPr>
              <w:pPrChange w:id="3480" w:author="Shy Alon" w:date="2017-07-21T16:25:00Z">
                <w:pPr>
                  <w:jc w:val="center"/>
                </w:pPr>
              </w:pPrChange>
            </w:pPr>
            <w:del w:id="3481" w:author="Shy Alon" w:date="2017-07-21T16:25:00Z">
              <w:r w:rsidRPr="00922237" w:rsidDel="006642DB">
                <w:rPr>
                  <w:rFonts w:ascii="Times New Roman" w:eastAsia="Times New Roman" w:hAnsi="Times New Roman" w:cs="Times New Roman"/>
                  <w:color w:val="000000"/>
                </w:rPr>
                <w:delText>&lt;0.001</w:delText>
              </w:r>
            </w:del>
          </w:p>
        </w:tc>
      </w:tr>
      <w:tr w:rsidR="009A58F7" w:rsidRPr="00922237" w:rsidDel="006642DB" w14:paraId="76CA9BC9" w14:textId="26457E2E" w:rsidTr="00B20220">
        <w:trPr>
          <w:trHeight w:val="390"/>
          <w:jc w:val="center"/>
          <w:del w:id="3482" w:author="Shy Alon" w:date="2017-07-21T16:25:00Z"/>
        </w:trPr>
        <w:tc>
          <w:tcPr>
            <w:tcW w:w="1548" w:type="dxa"/>
            <w:tcBorders>
              <w:top w:val="nil"/>
              <w:left w:val="single" w:sz="8" w:space="0" w:color="auto"/>
              <w:bottom w:val="single" w:sz="8" w:space="0" w:color="auto"/>
              <w:right w:val="nil"/>
            </w:tcBorders>
            <w:shd w:val="clear" w:color="auto" w:fill="auto"/>
            <w:noWrap/>
            <w:vAlign w:val="center"/>
            <w:hideMark/>
          </w:tcPr>
          <w:p w14:paraId="2D2CD7B1" w14:textId="08074F05" w:rsidR="009A58F7" w:rsidRPr="00922237" w:rsidDel="006642DB" w:rsidRDefault="009A58F7" w:rsidP="006642DB">
            <w:pPr>
              <w:pStyle w:val="Heading1"/>
              <w:rPr>
                <w:del w:id="3483" w:author="Shy Alon" w:date="2017-07-21T16:25:00Z"/>
                <w:rFonts w:ascii="Times New Roman" w:eastAsia="Times New Roman" w:hAnsi="Times New Roman" w:cs="Times New Roman"/>
                <w:i/>
                <w:iCs/>
                <w:color w:val="000000"/>
              </w:rPr>
              <w:pPrChange w:id="3484" w:author="Shy Alon" w:date="2017-07-21T16:25:00Z">
                <w:pPr/>
              </w:pPrChange>
            </w:pPr>
            <w:del w:id="3485" w:author="Shy Alon" w:date="2017-07-21T16:25:00Z">
              <w:r w:rsidRPr="00922237" w:rsidDel="006642DB">
                <w:rPr>
                  <w:rFonts w:ascii="Times New Roman" w:eastAsia="Times New Roman" w:hAnsi="Times New Roman" w:cs="Times New Roman"/>
                  <w:i/>
                  <w:iCs/>
                  <w:color w:val="000000"/>
                </w:rPr>
                <w:delText>J</w:delText>
              </w:r>
              <w:r w:rsidRPr="00922237" w:rsidDel="006642DB">
                <w:rPr>
                  <w:rFonts w:ascii="Times New Roman" w:eastAsia="Times New Roman" w:hAnsi="Times New Roman" w:cs="Times New Roman"/>
                  <w:i/>
                  <w:iCs/>
                  <w:color w:val="000000"/>
                  <w:vertAlign w:val="subscript"/>
                </w:rPr>
                <w:delText>sc</w:delText>
              </w:r>
              <w:r w:rsidRPr="00922237" w:rsidDel="006642DB">
                <w:rPr>
                  <w:rFonts w:ascii="Times New Roman" w:eastAsia="Times New Roman" w:hAnsi="Times New Roman" w:cs="Times New Roman"/>
                  <w:color w:val="000000"/>
                </w:rPr>
                <w:delText xml:space="preserve"> </w:delText>
              </w:r>
              <w:r w:rsidRPr="00922237" w:rsidDel="006642DB">
                <w:rPr>
                  <w:rFonts w:ascii="Times New Roman" w:eastAsia="Times New Roman" w:hAnsi="Times New Roman" w:cs="Times New Roman"/>
                  <w:color w:val="000000"/>
                  <w:sz w:val="16"/>
                  <w:szCs w:val="16"/>
                </w:rPr>
                <w:delText>(µA/cm</w:delText>
              </w:r>
              <w:r w:rsidRPr="00922237" w:rsidDel="006642DB">
                <w:rPr>
                  <w:rFonts w:ascii="Times New Roman" w:eastAsia="Times New Roman" w:hAnsi="Times New Roman" w:cs="Times New Roman"/>
                  <w:color w:val="000000"/>
                  <w:sz w:val="16"/>
                  <w:szCs w:val="16"/>
                  <w:vertAlign w:val="superscript"/>
                </w:rPr>
                <w:delText>2</w:delText>
              </w:r>
              <w:r w:rsidRPr="00922237" w:rsidDel="006642DB">
                <w:rPr>
                  <w:rFonts w:ascii="Times New Roman" w:eastAsia="Times New Roman" w:hAnsi="Times New Roman" w:cs="Times New Roman"/>
                  <w:color w:val="000000"/>
                  <w:sz w:val="16"/>
                  <w:szCs w:val="16"/>
                </w:rPr>
                <w:delText>)</w:delText>
              </w:r>
            </w:del>
          </w:p>
        </w:tc>
        <w:tc>
          <w:tcPr>
            <w:tcW w:w="810" w:type="dxa"/>
            <w:tcBorders>
              <w:top w:val="nil"/>
              <w:left w:val="single" w:sz="8" w:space="0" w:color="auto"/>
              <w:bottom w:val="nil"/>
              <w:right w:val="nil"/>
            </w:tcBorders>
            <w:shd w:val="clear" w:color="auto" w:fill="auto"/>
            <w:noWrap/>
            <w:vAlign w:val="bottom"/>
            <w:hideMark/>
          </w:tcPr>
          <w:p w14:paraId="2C5B76A5" w14:textId="1B6F289E" w:rsidR="009A58F7" w:rsidRPr="00922237" w:rsidDel="006642DB" w:rsidRDefault="009A58F7" w:rsidP="006642DB">
            <w:pPr>
              <w:pStyle w:val="Heading1"/>
              <w:rPr>
                <w:del w:id="3486" w:author="Shy Alon" w:date="2017-07-21T16:25:00Z"/>
                <w:rFonts w:ascii="Times New Roman" w:eastAsia="Times New Roman" w:hAnsi="Times New Roman" w:cs="Times New Roman"/>
                <w:color w:val="000000"/>
              </w:rPr>
              <w:pPrChange w:id="3487" w:author="Shy Alon" w:date="2017-07-21T16:25:00Z">
                <w:pPr>
                  <w:jc w:val="center"/>
                </w:pPr>
              </w:pPrChange>
            </w:pPr>
            <w:del w:id="3488" w:author="Shy Alon" w:date="2017-07-21T16:25:00Z">
              <w:r w:rsidRPr="00922237" w:rsidDel="006642DB">
                <w:rPr>
                  <w:rFonts w:ascii="Times New Roman" w:eastAsia="Times New Roman" w:hAnsi="Times New Roman" w:cs="Times New Roman"/>
                  <w:color w:val="000000"/>
                </w:rPr>
                <w:delText>8.76</w:delText>
              </w:r>
            </w:del>
          </w:p>
        </w:tc>
        <w:tc>
          <w:tcPr>
            <w:tcW w:w="810" w:type="dxa"/>
            <w:tcBorders>
              <w:top w:val="nil"/>
              <w:left w:val="single" w:sz="8" w:space="0" w:color="auto"/>
              <w:bottom w:val="single" w:sz="8" w:space="0" w:color="auto"/>
              <w:right w:val="single" w:sz="8" w:space="0" w:color="auto"/>
            </w:tcBorders>
            <w:shd w:val="clear" w:color="auto" w:fill="auto"/>
            <w:noWrap/>
            <w:vAlign w:val="bottom"/>
            <w:hideMark/>
          </w:tcPr>
          <w:p w14:paraId="4BE36D82" w14:textId="1275F8E9" w:rsidR="009A58F7" w:rsidRPr="00922237" w:rsidDel="006642DB" w:rsidRDefault="009A58F7" w:rsidP="006642DB">
            <w:pPr>
              <w:pStyle w:val="Heading1"/>
              <w:rPr>
                <w:del w:id="3489" w:author="Shy Alon" w:date="2017-07-21T16:25:00Z"/>
                <w:rFonts w:ascii="Times New Roman" w:eastAsia="Times New Roman" w:hAnsi="Times New Roman" w:cs="Times New Roman"/>
                <w:color w:val="000000"/>
              </w:rPr>
              <w:pPrChange w:id="3490" w:author="Shy Alon" w:date="2017-07-21T16:25:00Z">
                <w:pPr>
                  <w:jc w:val="center"/>
                </w:pPr>
              </w:pPrChange>
            </w:pPr>
            <w:del w:id="3491" w:author="Shy Alon" w:date="2017-07-21T16:25:00Z">
              <w:r w:rsidRPr="00922237" w:rsidDel="006642DB">
                <w:rPr>
                  <w:rFonts w:ascii="Times New Roman" w:eastAsia="Times New Roman" w:hAnsi="Times New Roman" w:cs="Times New Roman"/>
                  <w:color w:val="000000"/>
                </w:rPr>
                <w:delText>5.48</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6EECFEB2" w14:textId="52DACF5F" w:rsidR="009A58F7" w:rsidRPr="00922237" w:rsidDel="006642DB" w:rsidRDefault="009A58F7" w:rsidP="006642DB">
            <w:pPr>
              <w:pStyle w:val="Heading1"/>
              <w:rPr>
                <w:del w:id="3492" w:author="Shy Alon" w:date="2017-07-21T16:25:00Z"/>
                <w:rFonts w:ascii="Times New Roman" w:eastAsia="Times New Roman" w:hAnsi="Times New Roman" w:cs="Times New Roman"/>
                <w:color w:val="000000"/>
              </w:rPr>
              <w:pPrChange w:id="3493" w:author="Shy Alon" w:date="2017-07-21T16:25:00Z">
                <w:pPr>
                  <w:jc w:val="center"/>
                </w:pPr>
              </w:pPrChange>
            </w:pPr>
            <w:del w:id="3494" w:author="Shy Alon" w:date="2017-07-21T16:25:00Z">
              <w:r w:rsidRPr="00922237" w:rsidDel="006642DB">
                <w:rPr>
                  <w:rFonts w:ascii="Times New Roman" w:eastAsia="Times New Roman" w:hAnsi="Times New Roman" w:cs="Times New Roman"/>
                  <w:color w:val="000000"/>
                </w:rPr>
                <w:delText>17.41</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14F3F724" w14:textId="2F52495A" w:rsidR="009A58F7" w:rsidRPr="00922237" w:rsidDel="006642DB" w:rsidRDefault="009A58F7" w:rsidP="006642DB">
            <w:pPr>
              <w:pStyle w:val="Heading1"/>
              <w:rPr>
                <w:del w:id="3495" w:author="Shy Alon" w:date="2017-07-21T16:25:00Z"/>
                <w:rFonts w:ascii="Times New Roman" w:eastAsia="Times New Roman" w:hAnsi="Times New Roman" w:cs="Times New Roman"/>
                <w:color w:val="000000"/>
              </w:rPr>
              <w:pPrChange w:id="3496" w:author="Shy Alon" w:date="2017-07-21T16:25:00Z">
                <w:pPr>
                  <w:jc w:val="center"/>
                </w:pPr>
              </w:pPrChange>
            </w:pPr>
            <w:del w:id="3497" w:author="Shy Alon" w:date="2017-07-21T16:25:00Z">
              <w:r w:rsidRPr="00922237" w:rsidDel="006642DB">
                <w:rPr>
                  <w:rFonts w:ascii="Times New Roman" w:eastAsia="Times New Roman" w:hAnsi="Times New Roman" w:cs="Times New Roman"/>
                  <w:color w:val="000000"/>
                </w:rPr>
                <w:delText>3.82</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6E5CD8F2" w14:textId="02D4D35F" w:rsidR="009A58F7" w:rsidRPr="00922237" w:rsidDel="006642DB" w:rsidRDefault="009A58F7" w:rsidP="006642DB">
            <w:pPr>
              <w:pStyle w:val="Heading1"/>
              <w:rPr>
                <w:del w:id="3498" w:author="Shy Alon" w:date="2017-07-21T16:25:00Z"/>
                <w:rFonts w:ascii="Times New Roman" w:eastAsia="Times New Roman" w:hAnsi="Times New Roman" w:cs="Times New Roman"/>
                <w:color w:val="000000"/>
              </w:rPr>
              <w:pPrChange w:id="3499" w:author="Shy Alon" w:date="2017-07-21T16:25:00Z">
                <w:pPr>
                  <w:jc w:val="center"/>
                </w:pPr>
              </w:pPrChange>
            </w:pPr>
            <w:del w:id="3500" w:author="Shy Alon" w:date="2017-07-21T16:25:00Z">
              <w:r w:rsidRPr="00922237" w:rsidDel="006642DB">
                <w:rPr>
                  <w:rFonts w:ascii="Times New Roman" w:eastAsia="Times New Roman" w:hAnsi="Times New Roman" w:cs="Times New Roman"/>
                  <w:color w:val="000000"/>
                </w:rPr>
                <w:delText>-14.97</w:delText>
              </w:r>
            </w:del>
          </w:p>
        </w:tc>
        <w:tc>
          <w:tcPr>
            <w:tcW w:w="900" w:type="dxa"/>
            <w:tcBorders>
              <w:top w:val="nil"/>
              <w:left w:val="nil"/>
              <w:bottom w:val="single" w:sz="8" w:space="0" w:color="auto"/>
              <w:right w:val="single" w:sz="8" w:space="0" w:color="auto"/>
            </w:tcBorders>
            <w:shd w:val="clear" w:color="auto" w:fill="auto"/>
            <w:noWrap/>
            <w:vAlign w:val="bottom"/>
            <w:hideMark/>
          </w:tcPr>
          <w:p w14:paraId="7AFBB6F1" w14:textId="39BD968A" w:rsidR="009A58F7" w:rsidRPr="00922237" w:rsidDel="006642DB" w:rsidRDefault="009A58F7" w:rsidP="006642DB">
            <w:pPr>
              <w:pStyle w:val="Heading1"/>
              <w:rPr>
                <w:del w:id="3501" w:author="Shy Alon" w:date="2017-07-21T16:25:00Z"/>
                <w:rFonts w:ascii="Times New Roman" w:eastAsia="Times New Roman" w:hAnsi="Times New Roman" w:cs="Times New Roman"/>
                <w:color w:val="000000"/>
              </w:rPr>
              <w:pPrChange w:id="3502" w:author="Shy Alon" w:date="2017-07-21T16:25:00Z">
                <w:pPr>
                  <w:jc w:val="center"/>
                </w:pPr>
              </w:pPrChange>
            </w:pPr>
            <w:del w:id="3503" w:author="Shy Alon" w:date="2017-07-21T16:25:00Z">
              <w:r w:rsidRPr="00922237" w:rsidDel="006642DB">
                <w:rPr>
                  <w:rFonts w:ascii="Times New Roman" w:eastAsia="Times New Roman" w:hAnsi="Times New Roman" w:cs="Times New Roman"/>
                  <w:color w:val="000000"/>
                </w:rPr>
                <w:delText>258</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25A645A5" w14:textId="3944FA5C" w:rsidR="009A58F7" w:rsidRPr="00922237" w:rsidDel="006642DB" w:rsidRDefault="009A58F7" w:rsidP="006642DB">
            <w:pPr>
              <w:pStyle w:val="Heading1"/>
              <w:rPr>
                <w:del w:id="3504" w:author="Shy Alon" w:date="2017-07-21T16:25:00Z"/>
                <w:rFonts w:ascii="Times New Roman" w:eastAsia="Times New Roman" w:hAnsi="Times New Roman" w:cs="Times New Roman"/>
                <w:color w:val="000000"/>
              </w:rPr>
              <w:pPrChange w:id="3505" w:author="Shy Alon" w:date="2017-07-21T16:25:00Z">
                <w:pPr>
                  <w:jc w:val="center"/>
                </w:pPr>
              </w:pPrChange>
            </w:pPr>
            <w:del w:id="3506" w:author="Shy Alon" w:date="2017-07-21T16:25:00Z">
              <w:r w:rsidRPr="00922237" w:rsidDel="006642DB">
                <w:rPr>
                  <w:rFonts w:ascii="Times New Roman" w:eastAsia="Times New Roman" w:hAnsi="Times New Roman" w:cs="Times New Roman"/>
                  <w:color w:val="000000"/>
                </w:rPr>
                <w:delText>&lt;0.001</w:delText>
              </w:r>
            </w:del>
          </w:p>
        </w:tc>
      </w:tr>
      <w:tr w:rsidR="009A58F7" w:rsidRPr="00922237" w:rsidDel="006642DB" w14:paraId="7A970B33" w14:textId="6540AFCC" w:rsidTr="00B20220">
        <w:trPr>
          <w:trHeight w:val="330"/>
          <w:jc w:val="center"/>
          <w:del w:id="3507" w:author="Shy Alon" w:date="2017-07-21T16:25:00Z"/>
        </w:trPr>
        <w:tc>
          <w:tcPr>
            <w:tcW w:w="1548" w:type="dxa"/>
            <w:tcBorders>
              <w:top w:val="nil"/>
              <w:left w:val="single" w:sz="8" w:space="0" w:color="auto"/>
              <w:bottom w:val="single" w:sz="8" w:space="0" w:color="auto"/>
              <w:right w:val="nil"/>
            </w:tcBorders>
            <w:shd w:val="clear" w:color="auto" w:fill="auto"/>
            <w:noWrap/>
            <w:vAlign w:val="center"/>
            <w:hideMark/>
          </w:tcPr>
          <w:p w14:paraId="55C76DD9" w14:textId="77DB1C4E" w:rsidR="009A58F7" w:rsidRPr="00922237" w:rsidDel="006642DB" w:rsidRDefault="009A58F7" w:rsidP="006642DB">
            <w:pPr>
              <w:pStyle w:val="Heading1"/>
              <w:rPr>
                <w:del w:id="3508" w:author="Shy Alon" w:date="2017-07-21T16:25:00Z"/>
                <w:rFonts w:ascii="Times New Roman" w:eastAsia="Times New Roman" w:hAnsi="Times New Roman" w:cs="Times New Roman"/>
                <w:i/>
                <w:iCs/>
                <w:color w:val="000000"/>
              </w:rPr>
              <w:pPrChange w:id="3509" w:author="Shy Alon" w:date="2017-07-21T16:25:00Z">
                <w:pPr/>
              </w:pPrChange>
            </w:pPr>
            <w:del w:id="3510" w:author="Shy Alon" w:date="2017-07-21T16:25:00Z">
              <w:r w:rsidRPr="00922237" w:rsidDel="006642DB">
                <w:rPr>
                  <w:rFonts w:ascii="Times New Roman" w:eastAsia="Times New Roman" w:hAnsi="Times New Roman" w:cs="Times New Roman"/>
                  <w:i/>
                  <w:iCs/>
                  <w:color w:val="000000"/>
                </w:rPr>
                <w:delText>IQE</w:delText>
              </w:r>
              <w:r w:rsidRPr="00922237" w:rsidDel="006642DB">
                <w:rPr>
                  <w:rFonts w:ascii="Times New Roman" w:eastAsia="Times New Roman" w:hAnsi="Times New Roman" w:cs="Times New Roman"/>
                  <w:color w:val="000000"/>
                </w:rPr>
                <w:delText xml:space="preserve"> </w:delText>
              </w:r>
              <w:r w:rsidRPr="00922237" w:rsidDel="006642DB">
                <w:rPr>
                  <w:rFonts w:ascii="Times New Roman" w:eastAsia="Times New Roman" w:hAnsi="Times New Roman" w:cs="Times New Roman"/>
                  <w:color w:val="000000"/>
                  <w:sz w:val="16"/>
                  <w:szCs w:val="16"/>
                </w:rPr>
                <w:delText>(%)</w:delText>
              </w:r>
            </w:del>
          </w:p>
        </w:tc>
        <w:tc>
          <w:tcPr>
            <w:tcW w:w="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ECDF32C" w14:textId="2BD9D1E6" w:rsidR="009A58F7" w:rsidRPr="00922237" w:rsidDel="006642DB" w:rsidRDefault="009A58F7" w:rsidP="006642DB">
            <w:pPr>
              <w:pStyle w:val="Heading1"/>
              <w:rPr>
                <w:del w:id="3511" w:author="Shy Alon" w:date="2017-07-21T16:25:00Z"/>
                <w:rFonts w:ascii="Times New Roman" w:eastAsia="Times New Roman" w:hAnsi="Times New Roman" w:cs="Times New Roman"/>
                <w:color w:val="000000"/>
              </w:rPr>
              <w:pPrChange w:id="3512" w:author="Shy Alon" w:date="2017-07-21T16:25:00Z">
                <w:pPr>
                  <w:jc w:val="center"/>
                </w:pPr>
              </w:pPrChange>
            </w:pPr>
            <w:del w:id="3513" w:author="Shy Alon" w:date="2017-07-21T16:25:00Z">
              <w:r w:rsidRPr="00922237" w:rsidDel="006642DB">
                <w:rPr>
                  <w:rFonts w:ascii="Times New Roman" w:eastAsia="Times New Roman" w:hAnsi="Times New Roman" w:cs="Times New Roman"/>
                  <w:color w:val="000000"/>
                </w:rPr>
                <w:delText>0.04</w:delText>
              </w:r>
            </w:del>
          </w:p>
        </w:tc>
        <w:tc>
          <w:tcPr>
            <w:tcW w:w="810" w:type="dxa"/>
            <w:tcBorders>
              <w:top w:val="nil"/>
              <w:left w:val="nil"/>
              <w:bottom w:val="single" w:sz="8" w:space="0" w:color="auto"/>
              <w:right w:val="single" w:sz="8" w:space="0" w:color="auto"/>
            </w:tcBorders>
            <w:shd w:val="clear" w:color="auto" w:fill="auto"/>
            <w:noWrap/>
            <w:vAlign w:val="bottom"/>
            <w:hideMark/>
          </w:tcPr>
          <w:p w14:paraId="1DF6DAEB" w14:textId="5E563E3E" w:rsidR="009A58F7" w:rsidRPr="00922237" w:rsidDel="006642DB" w:rsidRDefault="009A58F7" w:rsidP="006642DB">
            <w:pPr>
              <w:pStyle w:val="Heading1"/>
              <w:rPr>
                <w:del w:id="3514" w:author="Shy Alon" w:date="2017-07-21T16:25:00Z"/>
                <w:rFonts w:ascii="Times New Roman" w:eastAsia="Times New Roman" w:hAnsi="Times New Roman" w:cs="Times New Roman"/>
                <w:color w:val="000000"/>
              </w:rPr>
              <w:pPrChange w:id="3515" w:author="Shy Alon" w:date="2017-07-21T16:25:00Z">
                <w:pPr>
                  <w:jc w:val="center"/>
                </w:pPr>
              </w:pPrChange>
            </w:pPr>
            <w:del w:id="3516" w:author="Shy Alon" w:date="2017-07-21T16:25:00Z">
              <w:r w:rsidRPr="00922237" w:rsidDel="006642DB">
                <w:rPr>
                  <w:rFonts w:ascii="Times New Roman" w:eastAsia="Times New Roman" w:hAnsi="Times New Roman" w:cs="Times New Roman"/>
                  <w:color w:val="000000"/>
                </w:rPr>
                <w:delText>0.01</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22392D7C" w14:textId="2D9EBAA0" w:rsidR="009A58F7" w:rsidRPr="00922237" w:rsidDel="006642DB" w:rsidRDefault="009A58F7" w:rsidP="006642DB">
            <w:pPr>
              <w:pStyle w:val="Heading1"/>
              <w:rPr>
                <w:del w:id="3517" w:author="Shy Alon" w:date="2017-07-21T16:25:00Z"/>
                <w:rFonts w:ascii="Times New Roman" w:eastAsia="Times New Roman" w:hAnsi="Times New Roman" w:cs="Times New Roman"/>
                <w:color w:val="000000"/>
              </w:rPr>
              <w:pPrChange w:id="3518" w:author="Shy Alon" w:date="2017-07-21T16:25:00Z">
                <w:pPr>
                  <w:jc w:val="center"/>
                </w:pPr>
              </w:pPrChange>
            </w:pPr>
            <w:del w:id="3519" w:author="Shy Alon" w:date="2017-07-21T16:25:00Z">
              <w:r w:rsidRPr="00922237" w:rsidDel="006642DB">
                <w:rPr>
                  <w:rFonts w:ascii="Times New Roman" w:eastAsia="Times New Roman" w:hAnsi="Times New Roman" w:cs="Times New Roman"/>
                  <w:color w:val="000000"/>
                </w:rPr>
                <w:delText>0.13</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0692A5CC" w14:textId="3D6A4765" w:rsidR="009A58F7" w:rsidRPr="00922237" w:rsidDel="006642DB" w:rsidRDefault="009A58F7" w:rsidP="006642DB">
            <w:pPr>
              <w:pStyle w:val="Heading1"/>
              <w:rPr>
                <w:del w:id="3520" w:author="Shy Alon" w:date="2017-07-21T16:25:00Z"/>
                <w:rFonts w:ascii="Times New Roman" w:eastAsia="Times New Roman" w:hAnsi="Times New Roman" w:cs="Times New Roman"/>
                <w:color w:val="000000"/>
              </w:rPr>
              <w:pPrChange w:id="3521" w:author="Shy Alon" w:date="2017-07-21T16:25:00Z">
                <w:pPr>
                  <w:jc w:val="center"/>
                </w:pPr>
              </w:pPrChange>
            </w:pPr>
            <w:del w:id="3522" w:author="Shy Alon" w:date="2017-07-21T16:25:00Z">
              <w:r w:rsidRPr="00922237" w:rsidDel="006642DB">
                <w:rPr>
                  <w:rFonts w:ascii="Times New Roman" w:eastAsia="Times New Roman" w:hAnsi="Times New Roman" w:cs="Times New Roman"/>
                  <w:color w:val="000000"/>
                </w:rPr>
                <w:delText>0.07</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42EF3BFB" w14:textId="3141BB2B" w:rsidR="009A58F7" w:rsidRPr="00922237" w:rsidDel="006642DB" w:rsidRDefault="009A58F7" w:rsidP="006642DB">
            <w:pPr>
              <w:pStyle w:val="Heading1"/>
              <w:rPr>
                <w:del w:id="3523" w:author="Shy Alon" w:date="2017-07-21T16:25:00Z"/>
                <w:rFonts w:ascii="Times New Roman" w:eastAsia="Times New Roman" w:hAnsi="Times New Roman" w:cs="Times New Roman"/>
                <w:color w:val="000000"/>
              </w:rPr>
              <w:pPrChange w:id="3524" w:author="Shy Alon" w:date="2017-07-21T16:25:00Z">
                <w:pPr>
                  <w:jc w:val="center"/>
                </w:pPr>
              </w:pPrChange>
            </w:pPr>
            <w:del w:id="3525" w:author="Shy Alon" w:date="2017-07-21T16:25:00Z">
              <w:r w:rsidRPr="00922237" w:rsidDel="006642DB">
                <w:rPr>
                  <w:rFonts w:ascii="Times New Roman" w:eastAsia="Times New Roman" w:hAnsi="Times New Roman" w:cs="Times New Roman"/>
                  <w:color w:val="000000"/>
                </w:rPr>
                <w:delText>-12.39</w:delText>
              </w:r>
            </w:del>
          </w:p>
        </w:tc>
        <w:tc>
          <w:tcPr>
            <w:tcW w:w="900" w:type="dxa"/>
            <w:tcBorders>
              <w:top w:val="nil"/>
              <w:left w:val="nil"/>
              <w:bottom w:val="single" w:sz="8" w:space="0" w:color="auto"/>
              <w:right w:val="single" w:sz="8" w:space="0" w:color="auto"/>
            </w:tcBorders>
            <w:shd w:val="clear" w:color="auto" w:fill="auto"/>
            <w:noWrap/>
            <w:vAlign w:val="bottom"/>
            <w:hideMark/>
          </w:tcPr>
          <w:p w14:paraId="6EDCE0DA" w14:textId="41B6336B" w:rsidR="009A58F7" w:rsidRPr="00922237" w:rsidDel="006642DB" w:rsidRDefault="009A58F7" w:rsidP="006642DB">
            <w:pPr>
              <w:pStyle w:val="Heading1"/>
              <w:rPr>
                <w:del w:id="3526" w:author="Shy Alon" w:date="2017-07-21T16:25:00Z"/>
                <w:rFonts w:ascii="Times New Roman" w:eastAsia="Times New Roman" w:hAnsi="Times New Roman" w:cs="Times New Roman"/>
                <w:color w:val="000000"/>
              </w:rPr>
              <w:pPrChange w:id="3527" w:author="Shy Alon" w:date="2017-07-21T16:25:00Z">
                <w:pPr>
                  <w:jc w:val="center"/>
                </w:pPr>
              </w:pPrChange>
            </w:pPr>
            <w:del w:id="3528" w:author="Shy Alon" w:date="2017-07-21T16:25:00Z">
              <w:r w:rsidRPr="00922237" w:rsidDel="006642DB">
                <w:rPr>
                  <w:rFonts w:ascii="Times New Roman" w:eastAsia="Times New Roman" w:hAnsi="Times New Roman" w:cs="Times New Roman"/>
                  <w:color w:val="000000"/>
                </w:rPr>
                <w:delText>258</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2AAAEEC7" w14:textId="05DF5EB3" w:rsidR="009A58F7" w:rsidRPr="00922237" w:rsidDel="006642DB" w:rsidRDefault="009A58F7" w:rsidP="006642DB">
            <w:pPr>
              <w:pStyle w:val="Heading1"/>
              <w:rPr>
                <w:del w:id="3529" w:author="Shy Alon" w:date="2017-07-21T16:25:00Z"/>
                <w:rFonts w:ascii="Times New Roman" w:eastAsia="Times New Roman" w:hAnsi="Times New Roman" w:cs="Times New Roman"/>
                <w:color w:val="000000"/>
              </w:rPr>
              <w:pPrChange w:id="3530" w:author="Shy Alon" w:date="2017-07-21T16:25:00Z">
                <w:pPr>
                  <w:jc w:val="center"/>
                </w:pPr>
              </w:pPrChange>
            </w:pPr>
            <w:del w:id="3531" w:author="Shy Alon" w:date="2017-07-21T16:25:00Z">
              <w:r w:rsidRPr="00922237" w:rsidDel="006642DB">
                <w:rPr>
                  <w:rFonts w:ascii="Times New Roman" w:eastAsia="Times New Roman" w:hAnsi="Times New Roman" w:cs="Times New Roman"/>
                  <w:color w:val="000000"/>
                </w:rPr>
                <w:delText>&lt;0.001</w:delText>
              </w:r>
            </w:del>
          </w:p>
        </w:tc>
      </w:tr>
      <w:tr w:rsidR="009A58F7" w:rsidRPr="00922237" w:rsidDel="006642DB" w14:paraId="1D36629F" w14:textId="0CDA9C34" w:rsidTr="00B20220">
        <w:trPr>
          <w:trHeight w:val="330"/>
          <w:jc w:val="center"/>
          <w:del w:id="3532" w:author="Shy Alon" w:date="2017-07-21T16:25:00Z"/>
        </w:trPr>
        <w:tc>
          <w:tcPr>
            <w:tcW w:w="1548" w:type="dxa"/>
            <w:tcBorders>
              <w:top w:val="nil"/>
              <w:left w:val="single" w:sz="8" w:space="0" w:color="auto"/>
              <w:bottom w:val="single" w:sz="8" w:space="0" w:color="auto"/>
              <w:right w:val="nil"/>
            </w:tcBorders>
            <w:shd w:val="clear" w:color="auto" w:fill="auto"/>
            <w:noWrap/>
            <w:vAlign w:val="center"/>
            <w:hideMark/>
          </w:tcPr>
          <w:p w14:paraId="0F95AB9A" w14:textId="5BD0EF1F" w:rsidR="009A58F7" w:rsidRPr="00922237" w:rsidDel="006642DB" w:rsidRDefault="009A58F7" w:rsidP="006642DB">
            <w:pPr>
              <w:pStyle w:val="Heading1"/>
              <w:rPr>
                <w:del w:id="3533" w:author="Shy Alon" w:date="2017-07-21T16:25:00Z"/>
                <w:rFonts w:ascii="Times New Roman" w:eastAsia="Times New Roman" w:hAnsi="Times New Roman" w:cs="Times New Roman"/>
                <w:i/>
                <w:iCs/>
                <w:color w:val="000000"/>
              </w:rPr>
              <w:pPrChange w:id="3534" w:author="Shy Alon" w:date="2017-07-21T16:25:00Z">
                <w:pPr/>
              </w:pPrChange>
            </w:pPr>
            <w:del w:id="3535" w:author="Shy Alon" w:date="2017-07-21T16:25:00Z">
              <w:r w:rsidRPr="00922237" w:rsidDel="006642DB">
                <w:rPr>
                  <w:rFonts w:ascii="Times New Roman" w:eastAsia="Times New Roman" w:hAnsi="Times New Roman" w:cs="Times New Roman"/>
                  <w:i/>
                  <w:iCs/>
                  <w:color w:val="000000"/>
                </w:rPr>
                <w:delText>FF</w:delText>
              </w:r>
              <w:r w:rsidRPr="00922237" w:rsidDel="006642DB">
                <w:rPr>
                  <w:rFonts w:ascii="Times New Roman" w:eastAsia="Times New Roman" w:hAnsi="Times New Roman" w:cs="Times New Roman"/>
                  <w:color w:val="000000"/>
                </w:rPr>
                <w:delText xml:space="preserve"> </w:delText>
              </w:r>
              <w:r w:rsidRPr="00922237" w:rsidDel="006642DB">
                <w:rPr>
                  <w:rFonts w:ascii="Times New Roman" w:eastAsia="Times New Roman" w:hAnsi="Times New Roman" w:cs="Times New Roman"/>
                  <w:color w:val="000000"/>
                  <w:sz w:val="16"/>
                  <w:szCs w:val="16"/>
                </w:rPr>
                <w:delText>(%)</w:delText>
              </w:r>
            </w:del>
          </w:p>
        </w:tc>
        <w:tc>
          <w:tcPr>
            <w:tcW w:w="810" w:type="dxa"/>
            <w:tcBorders>
              <w:top w:val="nil"/>
              <w:left w:val="single" w:sz="8" w:space="0" w:color="auto"/>
              <w:bottom w:val="single" w:sz="8" w:space="0" w:color="auto"/>
              <w:right w:val="single" w:sz="8" w:space="0" w:color="auto"/>
            </w:tcBorders>
            <w:shd w:val="clear" w:color="auto" w:fill="auto"/>
            <w:noWrap/>
            <w:vAlign w:val="bottom"/>
            <w:hideMark/>
          </w:tcPr>
          <w:p w14:paraId="7BE4E106" w14:textId="79724E34" w:rsidR="009A58F7" w:rsidRPr="00922237" w:rsidDel="006642DB" w:rsidRDefault="009A58F7" w:rsidP="006642DB">
            <w:pPr>
              <w:pStyle w:val="Heading1"/>
              <w:rPr>
                <w:del w:id="3536" w:author="Shy Alon" w:date="2017-07-21T16:25:00Z"/>
                <w:rFonts w:ascii="Times New Roman" w:eastAsia="Times New Roman" w:hAnsi="Times New Roman" w:cs="Times New Roman"/>
                <w:color w:val="000000"/>
              </w:rPr>
              <w:pPrChange w:id="3537" w:author="Shy Alon" w:date="2017-07-21T16:25:00Z">
                <w:pPr>
                  <w:jc w:val="center"/>
                </w:pPr>
              </w:pPrChange>
            </w:pPr>
            <w:del w:id="3538" w:author="Shy Alon" w:date="2017-07-21T16:25:00Z">
              <w:r w:rsidRPr="00922237" w:rsidDel="006642DB">
                <w:rPr>
                  <w:rFonts w:ascii="Times New Roman" w:eastAsia="Times New Roman" w:hAnsi="Times New Roman" w:cs="Times New Roman"/>
                  <w:color w:val="000000"/>
                </w:rPr>
                <w:delText>25.76</w:delText>
              </w:r>
            </w:del>
          </w:p>
        </w:tc>
        <w:tc>
          <w:tcPr>
            <w:tcW w:w="810" w:type="dxa"/>
            <w:tcBorders>
              <w:top w:val="nil"/>
              <w:left w:val="nil"/>
              <w:bottom w:val="single" w:sz="8" w:space="0" w:color="auto"/>
              <w:right w:val="single" w:sz="8" w:space="0" w:color="auto"/>
            </w:tcBorders>
            <w:shd w:val="clear" w:color="auto" w:fill="auto"/>
            <w:noWrap/>
            <w:vAlign w:val="bottom"/>
            <w:hideMark/>
          </w:tcPr>
          <w:p w14:paraId="16999838" w14:textId="312F07D8" w:rsidR="009A58F7" w:rsidRPr="00922237" w:rsidDel="006642DB" w:rsidRDefault="009A58F7" w:rsidP="006642DB">
            <w:pPr>
              <w:pStyle w:val="Heading1"/>
              <w:rPr>
                <w:del w:id="3539" w:author="Shy Alon" w:date="2017-07-21T16:25:00Z"/>
                <w:rFonts w:ascii="Times New Roman" w:eastAsia="Times New Roman" w:hAnsi="Times New Roman" w:cs="Times New Roman"/>
                <w:color w:val="000000"/>
              </w:rPr>
              <w:pPrChange w:id="3540" w:author="Shy Alon" w:date="2017-07-21T16:25:00Z">
                <w:pPr>
                  <w:jc w:val="center"/>
                </w:pPr>
              </w:pPrChange>
            </w:pPr>
            <w:del w:id="3541" w:author="Shy Alon" w:date="2017-07-21T16:25:00Z">
              <w:r w:rsidRPr="00922237" w:rsidDel="006642DB">
                <w:rPr>
                  <w:rFonts w:ascii="Times New Roman" w:eastAsia="Times New Roman" w:hAnsi="Times New Roman" w:cs="Times New Roman"/>
                  <w:color w:val="000000"/>
                </w:rPr>
                <w:delText>4.21</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1D716BB2" w14:textId="744CB31F" w:rsidR="009A58F7" w:rsidRPr="00922237" w:rsidDel="006642DB" w:rsidRDefault="009A58F7" w:rsidP="006642DB">
            <w:pPr>
              <w:pStyle w:val="Heading1"/>
              <w:rPr>
                <w:del w:id="3542" w:author="Shy Alon" w:date="2017-07-21T16:25:00Z"/>
                <w:rFonts w:ascii="Times New Roman" w:eastAsia="Times New Roman" w:hAnsi="Times New Roman" w:cs="Times New Roman"/>
                <w:color w:val="000000"/>
              </w:rPr>
              <w:pPrChange w:id="3543" w:author="Shy Alon" w:date="2017-07-21T16:25:00Z">
                <w:pPr>
                  <w:jc w:val="center"/>
                </w:pPr>
              </w:pPrChange>
            </w:pPr>
            <w:del w:id="3544" w:author="Shy Alon" w:date="2017-07-21T16:25:00Z">
              <w:r w:rsidRPr="00922237" w:rsidDel="006642DB">
                <w:rPr>
                  <w:rFonts w:ascii="Times New Roman" w:eastAsia="Times New Roman" w:hAnsi="Times New Roman" w:cs="Times New Roman"/>
                  <w:color w:val="000000"/>
                </w:rPr>
                <w:delText>29.8</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233D4CDB" w14:textId="3D809B4E" w:rsidR="009A58F7" w:rsidRPr="00922237" w:rsidDel="006642DB" w:rsidRDefault="009A58F7" w:rsidP="006642DB">
            <w:pPr>
              <w:pStyle w:val="Heading1"/>
              <w:rPr>
                <w:del w:id="3545" w:author="Shy Alon" w:date="2017-07-21T16:25:00Z"/>
                <w:rFonts w:ascii="Times New Roman" w:eastAsia="Times New Roman" w:hAnsi="Times New Roman" w:cs="Times New Roman"/>
                <w:color w:val="000000"/>
              </w:rPr>
              <w:pPrChange w:id="3546" w:author="Shy Alon" w:date="2017-07-21T16:25:00Z">
                <w:pPr>
                  <w:jc w:val="center"/>
                </w:pPr>
              </w:pPrChange>
            </w:pPr>
            <w:del w:id="3547" w:author="Shy Alon" w:date="2017-07-21T16:25:00Z">
              <w:r w:rsidRPr="00922237" w:rsidDel="006642DB">
                <w:rPr>
                  <w:rFonts w:ascii="Times New Roman" w:eastAsia="Times New Roman" w:hAnsi="Times New Roman" w:cs="Times New Roman"/>
                  <w:color w:val="000000"/>
                </w:rPr>
                <w:delText>3.6</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01BA2216" w14:textId="33CBA746" w:rsidR="009A58F7" w:rsidRPr="00922237" w:rsidDel="006642DB" w:rsidRDefault="009A58F7" w:rsidP="006642DB">
            <w:pPr>
              <w:pStyle w:val="Heading1"/>
              <w:rPr>
                <w:del w:id="3548" w:author="Shy Alon" w:date="2017-07-21T16:25:00Z"/>
                <w:rFonts w:ascii="Times New Roman" w:eastAsia="Times New Roman" w:hAnsi="Times New Roman" w:cs="Times New Roman"/>
                <w:color w:val="000000"/>
              </w:rPr>
              <w:pPrChange w:id="3549" w:author="Shy Alon" w:date="2017-07-21T16:25:00Z">
                <w:pPr>
                  <w:jc w:val="center"/>
                </w:pPr>
              </w:pPrChange>
            </w:pPr>
            <w:del w:id="3550" w:author="Shy Alon" w:date="2017-07-21T16:25:00Z">
              <w:r w:rsidRPr="00922237" w:rsidDel="006642DB">
                <w:rPr>
                  <w:rFonts w:ascii="Times New Roman" w:eastAsia="Times New Roman" w:hAnsi="Times New Roman" w:cs="Times New Roman"/>
                  <w:color w:val="000000"/>
                </w:rPr>
                <w:delText>-8.3</w:delText>
              </w:r>
              <w:r w:rsidDel="006642DB">
                <w:rPr>
                  <w:rFonts w:ascii="Times New Roman" w:eastAsia="Times New Roman" w:hAnsi="Times New Roman" w:cs="Times New Roman"/>
                  <w:color w:val="000000"/>
                </w:rPr>
                <w:delText>0</w:delText>
              </w:r>
            </w:del>
          </w:p>
        </w:tc>
        <w:tc>
          <w:tcPr>
            <w:tcW w:w="900" w:type="dxa"/>
            <w:tcBorders>
              <w:top w:val="nil"/>
              <w:left w:val="nil"/>
              <w:bottom w:val="single" w:sz="8" w:space="0" w:color="auto"/>
              <w:right w:val="single" w:sz="8" w:space="0" w:color="auto"/>
            </w:tcBorders>
            <w:shd w:val="clear" w:color="auto" w:fill="auto"/>
            <w:noWrap/>
            <w:vAlign w:val="bottom"/>
            <w:hideMark/>
          </w:tcPr>
          <w:p w14:paraId="5CBA6621" w14:textId="26DCF5D5" w:rsidR="009A58F7" w:rsidRPr="00922237" w:rsidDel="006642DB" w:rsidRDefault="009A58F7" w:rsidP="006642DB">
            <w:pPr>
              <w:pStyle w:val="Heading1"/>
              <w:rPr>
                <w:del w:id="3551" w:author="Shy Alon" w:date="2017-07-21T16:25:00Z"/>
                <w:rFonts w:ascii="Times New Roman" w:eastAsia="Times New Roman" w:hAnsi="Times New Roman" w:cs="Times New Roman"/>
                <w:color w:val="000000"/>
              </w:rPr>
              <w:pPrChange w:id="3552" w:author="Shy Alon" w:date="2017-07-21T16:25:00Z">
                <w:pPr>
                  <w:jc w:val="center"/>
                </w:pPr>
              </w:pPrChange>
            </w:pPr>
            <w:del w:id="3553" w:author="Shy Alon" w:date="2017-07-21T16:25:00Z">
              <w:r w:rsidRPr="00922237" w:rsidDel="006642DB">
                <w:rPr>
                  <w:rFonts w:ascii="Times New Roman" w:eastAsia="Times New Roman" w:hAnsi="Times New Roman" w:cs="Times New Roman"/>
                  <w:color w:val="000000"/>
                </w:rPr>
                <w:delText>258</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75ECEC69" w14:textId="05CFB836" w:rsidR="009A58F7" w:rsidRPr="00922237" w:rsidDel="006642DB" w:rsidRDefault="009A58F7" w:rsidP="006642DB">
            <w:pPr>
              <w:pStyle w:val="Heading1"/>
              <w:rPr>
                <w:del w:id="3554" w:author="Shy Alon" w:date="2017-07-21T16:25:00Z"/>
                <w:rFonts w:ascii="Times New Roman" w:eastAsia="Times New Roman" w:hAnsi="Times New Roman" w:cs="Times New Roman"/>
                <w:color w:val="000000"/>
              </w:rPr>
              <w:pPrChange w:id="3555" w:author="Shy Alon" w:date="2017-07-21T16:25:00Z">
                <w:pPr>
                  <w:jc w:val="center"/>
                </w:pPr>
              </w:pPrChange>
            </w:pPr>
            <w:del w:id="3556" w:author="Shy Alon" w:date="2017-07-21T16:25:00Z">
              <w:r w:rsidRPr="00922237" w:rsidDel="006642DB">
                <w:rPr>
                  <w:rFonts w:ascii="Times New Roman" w:eastAsia="Times New Roman" w:hAnsi="Times New Roman" w:cs="Times New Roman"/>
                  <w:color w:val="000000"/>
                </w:rPr>
                <w:delText>&lt;0.001</w:delText>
              </w:r>
            </w:del>
          </w:p>
        </w:tc>
      </w:tr>
      <w:tr w:rsidR="009A58F7" w:rsidRPr="00922237" w:rsidDel="006642DB" w14:paraId="056A8458" w14:textId="663FBD96" w:rsidTr="00B20220">
        <w:trPr>
          <w:trHeight w:val="330"/>
          <w:jc w:val="center"/>
          <w:del w:id="3557" w:author="Shy Alon" w:date="2017-07-21T16:25:00Z"/>
        </w:trPr>
        <w:tc>
          <w:tcPr>
            <w:tcW w:w="1548" w:type="dxa"/>
            <w:tcBorders>
              <w:top w:val="nil"/>
              <w:left w:val="single" w:sz="8" w:space="0" w:color="auto"/>
              <w:bottom w:val="single" w:sz="8" w:space="0" w:color="auto"/>
              <w:right w:val="nil"/>
            </w:tcBorders>
            <w:shd w:val="clear" w:color="auto" w:fill="auto"/>
            <w:noWrap/>
            <w:vAlign w:val="center"/>
            <w:hideMark/>
          </w:tcPr>
          <w:p w14:paraId="4A722595" w14:textId="31B36761" w:rsidR="009A58F7" w:rsidRPr="00922237" w:rsidDel="006642DB" w:rsidRDefault="009A58F7" w:rsidP="006642DB">
            <w:pPr>
              <w:pStyle w:val="Heading1"/>
              <w:rPr>
                <w:del w:id="3558" w:author="Shy Alon" w:date="2017-07-21T16:25:00Z"/>
                <w:rFonts w:ascii="Times New Roman" w:eastAsia="Times New Roman" w:hAnsi="Times New Roman" w:cs="Times New Roman"/>
                <w:i/>
                <w:iCs/>
                <w:color w:val="000000"/>
              </w:rPr>
              <w:pPrChange w:id="3559" w:author="Shy Alon" w:date="2017-07-21T16:25:00Z">
                <w:pPr/>
              </w:pPrChange>
            </w:pPr>
            <w:del w:id="3560" w:author="Shy Alon" w:date="2017-07-21T16:25:00Z">
              <w:r w:rsidRPr="00922237" w:rsidDel="006642DB">
                <w:rPr>
                  <w:rFonts w:ascii="Times New Roman" w:eastAsia="Times New Roman" w:hAnsi="Times New Roman" w:cs="Times New Roman"/>
                  <w:i/>
                  <w:iCs/>
                  <w:color w:val="000000"/>
                </w:rPr>
                <w:delText xml:space="preserve">Pmax </w:delText>
              </w:r>
              <w:r w:rsidRPr="00922237" w:rsidDel="006642DB">
                <w:rPr>
                  <w:rFonts w:ascii="Times New Roman" w:eastAsia="Times New Roman" w:hAnsi="Times New Roman" w:cs="Times New Roman"/>
                  <w:color w:val="000000"/>
                  <w:sz w:val="16"/>
                  <w:szCs w:val="16"/>
                </w:rPr>
                <w:delText>( µW/cm</w:delText>
              </w:r>
              <w:r w:rsidRPr="00922237" w:rsidDel="006642DB">
                <w:rPr>
                  <w:rFonts w:ascii="Times New Roman" w:eastAsia="Times New Roman" w:hAnsi="Times New Roman" w:cs="Times New Roman"/>
                  <w:color w:val="000000"/>
                  <w:sz w:val="16"/>
                  <w:szCs w:val="16"/>
                  <w:vertAlign w:val="superscript"/>
                </w:rPr>
                <w:delText>2</w:delText>
              </w:r>
              <w:r w:rsidRPr="00922237" w:rsidDel="006642DB">
                <w:rPr>
                  <w:rFonts w:ascii="Times New Roman" w:eastAsia="Times New Roman" w:hAnsi="Times New Roman" w:cs="Times New Roman"/>
                  <w:color w:val="000000"/>
                  <w:sz w:val="16"/>
                  <w:szCs w:val="16"/>
                </w:rPr>
                <w:delText>)</w:delText>
              </w:r>
            </w:del>
          </w:p>
        </w:tc>
        <w:tc>
          <w:tcPr>
            <w:tcW w:w="810" w:type="dxa"/>
            <w:tcBorders>
              <w:top w:val="nil"/>
              <w:left w:val="single" w:sz="8" w:space="0" w:color="auto"/>
              <w:bottom w:val="single" w:sz="8" w:space="0" w:color="auto"/>
              <w:right w:val="single" w:sz="8" w:space="0" w:color="auto"/>
            </w:tcBorders>
            <w:shd w:val="clear" w:color="auto" w:fill="auto"/>
            <w:noWrap/>
            <w:vAlign w:val="bottom"/>
            <w:hideMark/>
          </w:tcPr>
          <w:p w14:paraId="1818AB55" w14:textId="4A91D173" w:rsidR="009A58F7" w:rsidRPr="00922237" w:rsidDel="006642DB" w:rsidRDefault="009A58F7" w:rsidP="006642DB">
            <w:pPr>
              <w:pStyle w:val="Heading1"/>
              <w:rPr>
                <w:del w:id="3561" w:author="Shy Alon" w:date="2017-07-21T16:25:00Z"/>
                <w:rFonts w:ascii="Times New Roman" w:eastAsia="Times New Roman" w:hAnsi="Times New Roman" w:cs="Times New Roman"/>
                <w:color w:val="000000"/>
              </w:rPr>
              <w:pPrChange w:id="3562" w:author="Shy Alon" w:date="2017-07-21T16:25:00Z">
                <w:pPr>
                  <w:jc w:val="center"/>
                </w:pPr>
              </w:pPrChange>
            </w:pPr>
            <w:del w:id="3563" w:author="Shy Alon" w:date="2017-07-21T16:25:00Z">
              <w:r w:rsidRPr="00922237" w:rsidDel="006642DB">
                <w:rPr>
                  <w:rFonts w:ascii="Times New Roman" w:eastAsia="Times New Roman" w:hAnsi="Times New Roman" w:cs="Times New Roman"/>
                  <w:color w:val="000000"/>
                </w:rPr>
                <w:delText>0.17</w:delText>
              </w:r>
            </w:del>
          </w:p>
        </w:tc>
        <w:tc>
          <w:tcPr>
            <w:tcW w:w="810" w:type="dxa"/>
            <w:tcBorders>
              <w:top w:val="nil"/>
              <w:left w:val="nil"/>
              <w:bottom w:val="single" w:sz="8" w:space="0" w:color="auto"/>
              <w:right w:val="single" w:sz="8" w:space="0" w:color="auto"/>
            </w:tcBorders>
            <w:shd w:val="clear" w:color="auto" w:fill="auto"/>
            <w:noWrap/>
            <w:vAlign w:val="bottom"/>
            <w:hideMark/>
          </w:tcPr>
          <w:p w14:paraId="0571AC6E" w14:textId="571D011E" w:rsidR="009A58F7" w:rsidRPr="00922237" w:rsidDel="006642DB" w:rsidRDefault="009A58F7" w:rsidP="006642DB">
            <w:pPr>
              <w:pStyle w:val="Heading1"/>
              <w:rPr>
                <w:del w:id="3564" w:author="Shy Alon" w:date="2017-07-21T16:25:00Z"/>
                <w:rFonts w:ascii="Times New Roman" w:eastAsia="Times New Roman" w:hAnsi="Times New Roman" w:cs="Times New Roman"/>
                <w:color w:val="000000"/>
              </w:rPr>
              <w:pPrChange w:id="3565" w:author="Shy Alon" w:date="2017-07-21T16:25:00Z">
                <w:pPr>
                  <w:jc w:val="center"/>
                </w:pPr>
              </w:pPrChange>
            </w:pPr>
            <w:del w:id="3566" w:author="Shy Alon" w:date="2017-07-21T16:25:00Z">
              <w:r w:rsidRPr="00922237" w:rsidDel="006642DB">
                <w:rPr>
                  <w:rFonts w:ascii="Times New Roman" w:eastAsia="Times New Roman" w:hAnsi="Times New Roman" w:cs="Times New Roman"/>
                  <w:color w:val="000000"/>
                </w:rPr>
                <w:delText>0.22</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74F0B58D" w14:textId="0EC0BBA9" w:rsidR="009A58F7" w:rsidRPr="00922237" w:rsidDel="006642DB" w:rsidRDefault="009A58F7" w:rsidP="006642DB">
            <w:pPr>
              <w:pStyle w:val="Heading1"/>
              <w:rPr>
                <w:del w:id="3567" w:author="Shy Alon" w:date="2017-07-21T16:25:00Z"/>
                <w:rFonts w:ascii="Times New Roman" w:eastAsia="Times New Roman" w:hAnsi="Times New Roman" w:cs="Times New Roman"/>
                <w:color w:val="000000"/>
              </w:rPr>
              <w:pPrChange w:id="3568" w:author="Shy Alon" w:date="2017-07-21T16:25:00Z">
                <w:pPr>
                  <w:jc w:val="center"/>
                </w:pPr>
              </w:pPrChange>
            </w:pPr>
            <w:del w:id="3569" w:author="Shy Alon" w:date="2017-07-21T16:25:00Z">
              <w:r w:rsidRPr="00922237" w:rsidDel="006642DB">
                <w:rPr>
                  <w:rFonts w:ascii="Times New Roman" w:eastAsia="Times New Roman" w:hAnsi="Times New Roman" w:cs="Times New Roman"/>
                  <w:color w:val="000000"/>
                </w:rPr>
                <w:delText>0.6</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5171C7E6" w14:textId="12EBFB1E" w:rsidR="009A58F7" w:rsidRPr="00922237" w:rsidDel="006642DB" w:rsidRDefault="009A58F7" w:rsidP="006642DB">
            <w:pPr>
              <w:pStyle w:val="Heading1"/>
              <w:rPr>
                <w:del w:id="3570" w:author="Shy Alon" w:date="2017-07-21T16:25:00Z"/>
                <w:rFonts w:ascii="Times New Roman" w:eastAsia="Times New Roman" w:hAnsi="Times New Roman" w:cs="Times New Roman"/>
                <w:color w:val="000000"/>
              </w:rPr>
              <w:pPrChange w:id="3571" w:author="Shy Alon" w:date="2017-07-21T16:25:00Z">
                <w:pPr>
                  <w:jc w:val="center"/>
                </w:pPr>
              </w:pPrChange>
            </w:pPr>
            <w:del w:id="3572" w:author="Shy Alon" w:date="2017-07-21T16:25:00Z">
              <w:r w:rsidRPr="00922237" w:rsidDel="006642DB">
                <w:rPr>
                  <w:rFonts w:ascii="Times New Roman" w:eastAsia="Times New Roman" w:hAnsi="Times New Roman" w:cs="Times New Roman"/>
                  <w:color w:val="000000"/>
                </w:rPr>
                <w:delText>0.23</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150EAF21" w14:textId="020D74A3" w:rsidR="009A58F7" w:rsidRPr="00922237" w:rsidDel="006642DB" w:rsidRDefault="009A58F7" w:rsidP="006642DB">
            <w:pPr>
              <w:pStyle w:val="Heading1"/>
              <w:rPr>
                <w:del w:id="3573" w:author="Shy Alon" w:date="2017-07-21T16:25:00Z"/>
                <w:rFonts w:ascii="Times New Roman" w:eastAsia="Times New Roman" w:hAnsi="Times New Roman" w:cs="Times New Roman"/>
                <w:color w:val="000000"/>
              </w:rPr>
              <w:pPrChange w:id="3574" w:author="Shy Alon" w:date="2017-07-21T16:25:00Z">
                <w:pPr>
                  <w:jc w:val="center"/>
                </w:pPr>
              </w:pPrChange>
            </w:pPr>
            <w:del w:id="3575" w:author="Shy Alon" w:date="2017-07-21T16:25:00Z">
              <w:r w:rsidRPr="00922237" w:rsidDel="006642DB">
                <w:rPr>
                  <w:rFonts w:ascii="Times New Roman" w:eastAsia="Times New Roman" w:hAnsi="Times New Roman" w:cs="Times New Roman"/>
                  <w:color w:val="000000"/>
                </w:rPr>
                <w:delText>-14.84</w:delText>
              </w:r>
            </w:del>
          </w:p>
        </w:tc>
        <w:tc>
          <w:tcPr>
            <w:tcW w:w="900" w:type="dxa"/>
            <w:tcBorders>
              <w:top w:val="nil"/>
              <w:left w:val="nil"/>
              <w:bottom w:val="single" w:sz="8" w:space="0" w:color="auto"/>
              <w:right w:val="single" w:sz="8" w:space="0" w:color="auto"/>
            </w:tcBorders>
            <w:shd w:val="clear" w:color="auto" w:fill="auto"/>
            <w:noWrap/>
            <w:vAlign w:val="bottom"/>
            <w:hideMark/>
          </w:tcPr>
          <w:p w14:paraId="6F614007" w14:textId="5940304F" w:rsidR="009A58F7" w:rsidRPr="00922237" w:rsidDel="006642DB" w:rsidRDefault="009A58F7" w:rsidP="006642DB">
            <w:pPr>
              <w:pStyle w:val="Heading1"/>
              <w:rPr>
                <w:del w:id="3576" w:author="Shy Alon" w:date="2017-07-21T16:25:00Z"/>
                <w:rFonts w:ascii="Times New Roman" w:eastAsia="Times New Roman" w:hAnsi="Times New Roman" w:cs="Times New Roman"/>
                <w:color w:val="000000"/>
              </w:rPr>
              <w:pPrChange w:id="3577" w:author="Shy Alon" w:date="2017-07-21T16:25:00Z">
                <w:pPr>
                  <w:jc w:val="center"/>
                </w:pPr>
              </w:pPrChange>
            </w:pPr>
            <w:del w:id="3578" w:author="Shy Alon" w:date="2017-07-21T16:25:00Z">
              <w:r w:rsidRPr="00922237" w:rsidDel="006642DB">
                <w:rPr>
                  <w:rFonts w:ascii="Times New Roman" w:eastAsia="Times New Roman" w:hAnsi="Times New Roman" w:cs="Times New Roman"/>
                  <w:color w:val="000000"/>
                </w:rPr>
                <w:delText>258</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00E251D8" w14:textId="0E8A2F28" w:rsidR="009A58F7" w:rsidRPr="00922237" w:rsidDel="006642DB" w:rsidRDefault="009A58F7" w:rsidP="006642DB">
            <w:pPr>
              <w:pStyle w:val="Heading1"/>
              <w:rPr>
                <w:del w:id="3579" w:author="Shy Alon" w:date="2017-07-21T16:25:00Z"/>
                <w:rFonts w:ascii="Times New Roman" w:eastAsia="Times New Roman" w:hAnsi="Times New Roman" w:cs="Times New Roman"/>
                <w:color w:val="000000"/>
              </w:rPr>
              <w:pPrChange w:id="3580" w:author="Shy Alon" w:date="2017-07-21T16:25:00Z">
                <w:pPr>
                  <w:jc w:val="center"/>
                </w:pPr>
              </w:pPrChange>
            </w:pPr>
            <w:del w:id="3581" w:author="Shy Alon" w:date="2017-07-21T16:25:00Z">
              <w:r w:rsidRPr="00922237" w:rsidDel="006642DB">
                <w:rPr>
                  <w:rFonts w:ascii="Times New Roman" w:eastAsia="Times New Roman" w:hAnsi="Times New Roman" w:cs="Times New Roman"/>
                  <w:color w:val="000000"/>
                </w:rPr>
                <w:delText>&lt;0.001</w:delText>
              </w:r>
            </w:del>
          </w:p>
        </w:tc>
      </w:tr>
    </w:tbl>
    <w:p w14:paraId="6263D246" w14:textId="36591C34" w:rsidR="00D758E6" w:rsidDel="006642DB" w:rsidRDefault="00D758E6" w:rsidP="006642DB">
      <w:pPr>
        <w:pStyle w:val="Heading1"/>
        <w:rPr>
          <w:del w:id="3582" w:author="Shy Alon" w:date="2017-07-21T16:25:00Z"/>
        </w:rPr>
        <w:pPrChange w:id="3583" w:author="Shy Alon" w:date="2017-07-21T16:25:00Z">
          <w:pPr/>
        </w:pPrChange>
      </w:pPr>
    </w:p>
    <w:p w14:paraId="2A86B682" w14:textId="1320930D" w:rsidR="00D758E6" w:rsidDel="006642DB" w:rsidRDefault="00A822B3" w:rsidP="006642DB">
      <w:pPr>
        <w:pStyle w:val="Heading1"/>
        <w:rPr>
          <w:del w:id="3584" w:author="Shy Alon" w:date="2017-07-21T16:25:00Z"/>
        </w:rPr>
        <w:pPrChange w:id="3585" w:author="Shy Alon" w:date="2017-07-21T16:25:00Z">
          <w:pPr>
            <w:pStyle w:val="Heading3"/>
          </w:pPr>
        </w:pPrChange>
      </w:pPr>
      <w:del w:id="3586" w:author="Shy Alon" w:date="2017-07-21T16:25:00Z">
        <w:r w:rsidDel="006642DB">
          <w:delText>3</w:delText>
        </w:r>
        <w:r w:rsidR="00912597" w:rsidDel="006642DB">
          <w:delText xml:space="preserve">.1.4. </w:delText>
        </w:r>
        <w:r w:rsidR="00D758E6" w:rsidDel="006642DB">
          <w:delText>Principal Component Analysis</w:delText>
        </w:r>
        <w:r w:rsidR="00D758E6" w:rsidRPr="009817B2" w:rsidDel="006642DB">
          <w:delText xml:space="preserve"> </w:delText>
        </w:r>
      </w:del>
    </w:p>
    <w:p w14:paraId="0D14631C" w14:textId="63B6203A" w:rsidR="00A456E8" w:rsidRPr="009817B2" w:rsidDel="006642DB" w:rsidRDefault="00A456E8" w:rsidP="006642DB">
      <w:pPr>
        <w:pStyle w:val="Heading1"/>
        <w:rPr>
          <w:del w:id="3587" w:author="Shy Alon" w:date="2017-07-21T16:25:00Z"/>
          <w:u w:val="single"/>
        </w:rPr>
        <w:pPrChange w:id="3588" w:author="Shy Alon" w:date="2017-07-21T16:25:00Z">
          <w:pPr/>
        </w:pPrChange>
      </w:pPr>
    </w:p>
    <w:p w14:paraId="622AE064" w14:textId="056AB0CC" w:rsidR="00D758E6" w:rsidDel="006642DB" w:rsidRDefault="00D758E6" w:rsidP="006642DB">
      <w:pPr>
        <w:pStyle w:val="Heading1"/>
        <w:rPr>
          <w:del w:id="3589" w:author="Shy Alon" w:date="2017-07-21T16:25:00Z"/>
        </w:rPr>
        <w:pPrChange w:id="3590" w:author="Shy Alon" w:date="2017-07-21T16:25:00Z">
          <w:pPr/>
        </w:pPrChange>
      </w:pPr>
      <w:del w:id="3591" w:author="Shy Alon" w:date="2017-07-21T16:25:00Z">
        <w:r w:rsidDel="006642DB">
          <w:delText>To compare</w:delText>
        </w:r>
        <w:r w:rsidRPr="00D02F60" w:rsidDel="006642DB">
          <w:delText xml:space="preserve"> between the libraries, we characterized each cell</w:delText>
        </w:r>
        <w:r w:rsidDel="006642DB">
          <w:delText xml:space="preserve"> by using the five</w:delText>
        </w:r>
        <w:r w:rsidRPr="00D02F60" w:rsidDel="006642DB">
          <w:delText xml:space="preserve"> PV activities (</w:delText>
        </w:r>
        <w:r w:rsidDel="006642DB">
          <w:rPr>
            <w:i/>
            <w:iCs/>
          </w:rPr>
          <w:delText>J</w:delText>
        </w:r>
        <w:r w:rsidRPr="00B14E7A" w:rsidDel="006642DB">
          <w:rPr>
            <w:i/>
            <w:iCs/>
            <w:vertAlign w:val="subscript"/>
          </w:rPr>
          <w:delText>SC</w:delText>
        </w:r>
        <w:r w:rsidDel="006642DB">
          <w:rPr>
            <w:i/>
            <w:iCs/>
          </w:rPr>
          <w:delText>, V</w:delText>
        </w:r>
        <w:r w:rsidRPr="00B14E7A" w:rsidDel="006642DB">
          <w:rPr>
            <w:i/>
            <w:iCs/>
            <w:vertAlign w:val="subscript"/>
          </w:rPr>
          <w:delText>OC</w:delText>
        </w:r>
        <w:r w:rsidRPr="00815451" w:rsidDel="006642DB">
          <w:rPr>
            <w:i/>
            <w:iCs/>
          </w:rPr>
          <w:delText>, IQE, FF and Pmax</w:delText>
        </w:r>
        <w:r w:rsidRPr="00D02F60" w:rsidDel="006642DB">
          <w:delText xml:space="preserve">) that form the feature (i.e. activity) space. </w:delText>
        </w:r>
        <w:r w:rsidDel="006642DB">
          <w:delText xml:space="preserve">In this space </w:delText>
        </w:r>
        <w:r w:rsidRPr="00D02F60" w:rsidDel="006642DB">
          <w:delText>each dimension corresponds to one activity, cells are represented by point</w:delText>
        </w:r>
        <w:r w:rsidDel="006642DB">
          <w:delText>s</w:delText>
        </w:r>
        <w:r w:rsidRPr="00D02F60" w:rsidDel="006642DB">
          <w:delText xml:space="preserve"> and the distance between any two points represents the degree of similarity between the corresponding solar cells. </w:delText>
        </w:r>
        <w:r w:rsidDel="006642DB">
          <w:delText>Next, photovoltaic cells from the two libraries were subjected, together, to PCA. In this analysis, the original 5D activity space was reduced into a 2D space with the two principal components (PCs) covering 72.0% and 18.8% of the original variance, respectively, for a total of 90.8%. The ability to capture &gt;90% of the variance using only two principal components is suggestive of high correlation between the original PV parameters. Table 2 presents the correlation between the five PV activities, where three of the ten values are indeed higher than 0.8 (</w:delText>
        </w:r>
        <w:r w:rsidRPr="00506FB5" w:rsidDel="006642DB">
          <w:rPr>
            <w:i/>
            <w:iCs/>
          </w:rPr>
          <w:delText>IQE</w:delText>
        </w:r>
        <w:r w:rsidDel="006642DB">
          <w:rPr>
            <w:i/>
            <w:iCs/>
          </w:rPr>
          <w:delText>-</w:delText>
        </w:r>
        <w:r w:rsidRPr="00496041" w:rsidDel="006642DB">
          <w:rPr>
            <w:i/>
            <w:iCs/>
          </w:rPr>
          <w:delText xml:space="preserve"> </w:delText>
        </w:r>
        <w:r w:rsidRPr="00506FB5" w:rsidDel="006642DB">
          <w:rPr>
            <w:i/>
            <w:iCs/>
          </w:rPr>
          <w:delText>J</w:delText>
        </w:r>
        <w:r w:rsidRPr="00506FB5" w:rsidDel="006642DB">
          <w:rPr>
            <w:i/>
            <w:iCs/>
            <w:vertAlign w:val="subscript"/>
          </w:rPr>
          <w:delText>SC</w:delText>
        </w:r>
        <w:r w:rsidDel="006642DB">
          <w:delText xml:space="preserve">; </w:delText>
        </w:r>
        <w:r w:rsidRPr="00A93B36" w:rsidDel="006642DB">
          <w:rPr>
            <w:i/>
            <w:iCs/>
          </w:rPr>
          <w:delText>Pmax</w:delText>
        </w:r>
        <w:r w:rsidDel="006642DB">
          <w:rPr>
            <w:i/>
            <w:iCs/>
          </w:rPr>
          <w:delText>-</w:delText>
        </w:r>
        <w:r w:rsidRPr="00496041" w:rsidDel="006642DB">
          <w:rPr>
            <w:i/>
            <w:iCs/>
          </w:rPr>
          <w:delText xml:space="preserve"> </w:delText>
        </w:r>
        <w:r w:rsidRPr="00506FB5" w:rsidDel="006642DB">
          <w:rPr>
            <w:i/>
            <w:iCs/>
          </w:rPr>
          <w:delText>J</w:delText>
        </w:r>
        <w:r w:rsidRPr="00506FB5" w:rsidDel="006642DB">
          <w:rPr>
            <w:i/>
            <w:iCs/>
            <w:vertAlign w:val="subscript"/>
          </w:rPr>
          <w:delText>SC</w:delText>
        </w:r>
        <w:r w:rsidDel="006642DB">
          <w:delText xml:space="preserve">; and </w:delText>
        </w:r>
        <w:r w:rsidRPr="00A93B36" w:rsidDel="006642DB">
          <w:rPr>
            <w:i/>
            <w:iCs/>
          </w:rPr>
          <w:delText>Pmax</w:delText>
        </w:r>
        <w:r w:rsidDel="006642DB">
          <w:rPr>
            <w:i/>
            <w:iCs/>
          </w:rPr>
          <w:delText>-</w:delText>
        </w:r>
        <w:r w:rsidRPr="00496041" w:rsidDel="006642DB">
          <w:rPr>
            <w:i/>
            <w:iCs/>
          </w:rPr>
          <w:delText xml:space="preserve"> </w:delText>
        </w:r>
        <w:r w:rsidRPr="00506FB5" w:rsidDel="006642DB">
          <w:rPr>
            <w:i/>
            <w:iCs/>
          </w:rPr>
          <w:delText>V</w:delText>
        </w:r>
        <w:r w:rsidRPr="00506FB5" w:rsidDel="006642DB">
          <w:rPr>
            <w:i/>
            <w:iCs/>
            <w:vertAlign w:val="subscript"/>
          </w:rPr>
          <w:delText>OC</w:delText>
        </w:r>
        <w:r w:rsidDel="006642DB">
          <w:delText xml:space="preserve">). This is perhaps not surprising since some of the PV parameters are derived from one another (although not in a linear manner). For example, </w:delText>
        </w:r>
        <w:r w:rsidRPr="005B4609" w:rsidDel="006642DB">
          <w:rPr>
            <w:i/>
            <w:iCs/>
          </w:rPr>
          <w:delText>IQE</w:delText>
        </w:r>
        <w:r w:rsidDel="006642DB">
          <w:delText xml:space="preserve"> is derived from </w:delText>
        </w:r>
        <w:r w:rsidRPr="00506FB5" w:rsidDel="006642DB">
          <w:rPr>
            <w:i/>
            <w:iCs/>
          </w:rPr>
          <w:delText>J</w:delText>
        </w:r>
        <w:r w:rsidRPr="00506FB5" w:rsidDel="006642DB">
          <w:rPr>
            <w:i/>
            <w:iCs/>
            <w:vertAlign w:val="subscript"/>
          </w:rPr>
          <w:delText>SC</w:delText>
        </w:r>
        <w:r w:rsidDel="006642DB">
          <w:delText xml:space="preserve"> resulting in a high correlation (r = 0.83) between the two parameters. The resulting PC plot for the two libraries is presented in Figure </w:delText>
        </w:r>
        <w:r w:rsidR="00E84092" w:rsidDel="006642DB">
          <w:delText>6</w:delText>
        </w:r>
        <w:r w:rsidDel="006642DB">
          <w:delText xml:space="preserve">.  </w:delText>
        </w:r>
      </w:del>
    </w:p>
    <w:p w14:paraId="21EF5783" w14:textId="690D356F" w:rsidR="00BE630A" w:rsidDel="006642DB" w:rsidRDefault="00BE630A" w:rsidP="006642DB">
      <w:pPr>
        <w:pStyle w:val="Heading1"/>
        <w:rPr>
          <w:del w:id="3592" w:author="Shy Alon" w:date="2017-07-21T16:25:00Z"/>
          <w:b w:val="0"/>
          <w:bCs w:val="0"/>
        </w:rPr>
        <w:pPrChange w:id="3593" w:author="Shy Alon" w:date="2017-07-21T16:25:00Z">
          <w:pPr/>
        </w:pPrChange>
      </w:pPr>
    </w:p>
    <w:p w14:paraId="75FD07BD" w14:textId="74A2C00D" w:rsidR="00BE630A" w:rsidRPr="002624C1" w:rsidDel="006642DB" w:rsidRDefault="00826B66" w:rsidP="006642DB">
      <w:pPr>
        <w:pStyle w:val="Heading1"/>
        <w:rPr>
          <w:del w:id="3594" w:author="Shy Alon" w:date="2017-07-21T16:25:00Z"/>
          <w:b w:val="0"/>
          <w:bCs w:val="0"/>
        </w:rPr>
        <w:pPrChange w:id="3595" w:author="Shy Alon" w:date="2017-07-21T16:25:00Z">
          <w:pPr>
            <w:pStyle w:val="Caption"/>
          </w:pPr>
        </w:pPrChange>
      </w:pPr>
      <w:bookmarkStart w:id="3596" w:name="_Toc475380986"/>
      <w:del w:id="3597" w:author="Shy Alon" w:date="2017-07-21T16:25:00Z">
        <w:r w:rsidDel="006642DB">
          <w:delText xml:space="preserve">Table </w:delText>
        </w:r>
        <w:r w:rsidR="00937424" w:rsidDel="006642DB">
          <w:fldChar w:fldCharType="begin"/>
        </w:r>
        <w:r w:rsidR="00937424" w:rsidDel="006642DB">
          <w:delInstrText xml:space="preserve"> SEQ Table \* ARABIC </w:delInstrText>
        </w:r>
        <w:r w:rsidR="00937424" w:rsidDel="006642DB">
          <w:fldChar w:fldCharType="separate"/>
        </w:r>
        <w:r w:rsidR="006C3932" w:rsidDel="006642DB">
          <w:rPr>
            <w:noProof/>
          </w:rPr>
          <w:delText>3</w:delText>
        </w:r>
        <w:r w:rsidR="00937424" w:rsidDel="006642DB">
          <w:rPr>
            <w:noProof/>
          </w:rPr>
          <w:fldChar w:fldCharType="end"/>
        </w:r>
        <w:r w:rsidDel="006642DB">
          <w:delText>:</w:delText>
        </w:r>
        <w:r w:rsidR="00936097" w:rsidDel="006642DB">
          <w:delText xml:space="preserve"> </w:delText>
        </w:r>
        <w:r w:rsidR="00BE630A" w:rsidRPr="00936097" w:rsidDel="006642DB">
          <w:rPr>
            <w:b w:val="0"/>
            <w:bCs w:val="0"/>
          </w:rPr>
          <w:delText>Correlation matrix between the five PV activities across both libraries, for a total of 260 cells (110 from TiO</w:delText>
        </w:r>
        <w:r w:rsidR="00BE630A" w:rsidRPr="00936097" w:rsidDel="006642DB">
          <w:rPr>
            <w:b w:val="0"/>
            <w:bCs w:val="0"/>
            <w:vertAlign w:val="subscript"/>
          </w:rPr>
          <w:delText>2</w:delText>
        </w:r>
        <w:r w:rsidR="00BE630A" w:rsidRPr="00936097" w:rsidDel="006642DB">
          <w:rPr>
            <w:b w:val="0"/>
            <w:bCs w:val="0"/>
          </w:rPr>
          <w:delText>|Co</w:delText>
        </w:r>
        <w:r w:rsidR="00BE630A" w:rsidRPr="00936097" w:rsidDel="006642DB">
          <w:rPr>
            <w:b w:val="0"/>
            <w:bCs w:val="0"/>
            <w:vertAlign w:val="subscript"/>
          </w:rPr>
          <w:delText>3</w:delText>
        </w:r>
        <w:r w:rsidR="00BE630A" w:rsidRPr="00936097" w:rsidDel="006642DB">
          <w:rPr>
            <w:b w:val="0"/>
            <w:bCs w:val="0"/>
          </w:rPr>
          <w:delText>O</w:delText>
        </w:r>
        <w:r w:rsidR="00BE630A" w:rsidRPr="00936097" w:rsidDel="006642DB">
          <w:rPr>
            <w:b w:val="0"/>
            <w:bCs w:val="0"/>
            <w:vertAlign w:val="subscript"/>
          </w:rPr>
          <w:delText>4</w:delText>
        </w:r>
        <w:r w:rsidR="00BE630A" w:rsidRPr="00936097" w:rsidDel="006642DB">
          <w:rPr>
            <w:b w:val="0"/>
            <w:bCs w:val="0"/>
          </w:rPr>
          <w:delText xml:space="preserve"> library and 150 cells from the TiO</w:delText>
        </w:r>
        <w:r w:rsidR="00BE630A" w:rsidRPr="00936097" w:rsidDel="006642DB">
          <w:rPr>
            <w:b w:val="0"/>
            <w:bCs w:val="0"/>
            <w:vertAlign w:val="subscript"/>
          </w:rPr>
          <w:delText>2</w:delText>
        </w:r>
        <w:r w:rsidR="00BE630A" w:rsidRPr="00936097" w:rsidDel="006642DB">
          <w:rPr>
            <w:b w:val="0"/>
            <w:bCs w:val="0"/>
          </w:rPr>
          <w:delText>|Co</w:delText>
        </w:r>
        <w:r w:rsidR="00BE630A" w:rsidRPr="00936097" w:rsidDel="006642DB">
          <w:rPr>
            <w:b w:val="0"/>
            <w:bCs w:val="0"/>
            <w:vertAlign w:val="subscript"/>
          </w:rPr>
          <w:delText>3</w:delText>
        </w:r>
        <w:r w:rsidR="00BE630A" w:rsidRPr="00936097" w:rsidDel="006642DB">
          <w:rPr>
            <w:b w:val="0"/>
            <w:bCs w:val="0"/>
          </w:rPr>
          <w:delText>O</w:delText>
        </w:r>
        <w:r w:rsidR="00BE630A" w:rsidRPr="00936097" w:rsidDel="006642DB">
          <w:rPr>
            <w:b w:val="0"/>
            <w:bCs w:val="0"/>
            <w:vertAlign w:val="subscript"/>
          </w:rPr>
          <w:delText>4</w:delText>
        </w:r>
        <w:r w:rsidR="00BE630A" w:rsidRPr="00936097" w:rsidDel="006642DB">
          <w:rPr>
            <w:b w:val="0"/>
            <w:bCs w:val="0"/>
          </w:rPr>
          <w:delText>|MoO</w:delText>
        </w:r>
        <w:r w:rsidR="00BE630A" w:rsidRPr="00936097" w:rsidDel="006642DB">
          <w:rPr>
            <w:b w:val="0"/>
            <w:bCs w:val="0"/>
            <w:vertAlign w:val="subscript"/>
          </w:rPr>
          <w:delText xml:space="preserve">3 </w:delText>
        </w:r>
        <w:r w:rsidR="00BE630A" w:rsidRPr="00936097" w:rsidDel="006642DB">
          <w:rPr>
            <w:b w:val="0"/>
            <w:bCs w:val="0"/>
          </w:rPr>
          <w:delText>library).</w:delText>
        </w:r>
        <w:bookmarkEnd w:id="3596"/>
        <w:r w:rsidR="00BE630A" w:rsidDel="006642DB">
          <w:delText xml:space="preserve">  </w:delText>
        </w:r>
        <w:r w:rsidR="00BE630A" w:rsidRPr="003E648B" w:rsidDel="006642DB">
          <w:delText xml:space="preserve"> </w:delText>
        </w:r>
      </w:del>
    </w:p>
    <w:tbl>
      <w:tblPr>
        <w:tblW w:w="7727" w:type="dxa"/>
        <w:jc w:val="center"/>
        <w:tblLook w:val="04A0" w:firstRow="1" w:lastRow="0" w:firstColumn="1" w:lastColumn="0" w:noHBand="0" w:noVBand="1"/>
      </w:tblPr>
      <w:tblGrid>
        <w:gridCol w:w="1623"/>
        <w:gridCol w:w="1080"/>
        <w:gridCol w:w="1241"/>
        <w:gridCol w:w="1080"/>
        <w:gridCol w:w="1080"/>
        <w:gridCol w:w="1623"/>
      </w:tblGrid>
      <w:tr w:rsidR="00BE630A" w:rsidRPr="002624C1" w:rsidDel="006642DB" w14:paraId="7DB18133" w14:textId="14D63A55" w:rsidTr="00B20220">
        <w:trPr>
          <w:trHeight w:val="375"/>
          <w:jc w:val="center"/>
          <w:del w:id="3598" w:author="Shy Alon" w:date="2017-07-21T16:25:00Z"/>
        </w:trPr>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1EE4FC" w14:textId="22AEA36B" w:rsidR="00BE630A" w:rsidRPr="002624C1" w:rsidDel="006642DB" w:rsidRDefault="00BE630A" w:rsidP="006642DB">
            <w:pPr>
              <w:pStyle w:val="Heading1"/>
              <w:rPr>
                <w:del w:id="3599" w:author="Shy Alon" w:date="2017-07-21T16:25:00Z"/>
                <w:rFonts w:ascii="Times New Roman" w:eastAsia="Times New Roman" w:hAnsi="Times New Roman" w:cs="Times New Roman"/>
                <w:b w:val="0"/>
                <w:bCs w:val="0"/>
                <w:color w:val="000000"/>
              </w:rPr>
              <w:pPrChange w:id="3600" w:author="Shy Alon" w:date="2017-07-21T16:25:00Z">
                <w:pPr/>
              </w:pPrChange>
            </w:pPr>
            <w:del w:id="3601" w:author="Shy Alon" w:date="2017-07-21T16:25:00Z">
              <w:r w:rsidRPr="002624C1" w:rsidDel="006642DB">
                <w:rPr>
                  <w:rFonts w:ascii="Times New Roman" w:eastAsia="Times New Roman" w:hAnsi="Times New Roman" w:cs="Times New Roman"/>
                  <w:b w:val="0"/>
                  <w:bCs w:val="0"/>
                  <w:color w:val="000000"/>
                </w:rPr>
                <w:delText>Activity</w:delText>
              </w:r>
            </w:del>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47434CD2" w14:textId="03E66CA8" w:rsidR="00BE630A" w:rsidRPr="002624C1" w:rsidDel="006642DB" w:rsidRDefault="00BE630A" w:rsidP="006642DB">
            <w:pPr>
              <w:pStyle w:val="Heading1"/>
              <w:rPr>
                <w:del w:id="3602" w:author="Shy Alon" w:date="2017-07-21T16:25:00Z"/>
                <w:rFonts w:ascii="Times New Roman" w:eastAsia="Times New Roman" w:hAnsi="Times New Roman" w:cs="Times New Roman"/>
                <w:i/>
                <w:iCs/>
                <w:color w:val="000000"/>
              </w:rPr>
              <w:pPrChange w:id="3603" w:author="Shy Alon" w:date="2017-07-21T16:25:00Z">
                <w:pPr>
                  <w:jc w:val="center"/>
                </w:pPr>
              </w:pPrChange>
            </w:pPr>
            <w:del w:id="3604" w:author="Shy Alon" w:date="2017-07-21T16:25:00Z">
              <w:r w:rsidRPr="002624C1" w:rsidDel="006642DB">
                <w:rPr>
                  <w:rFonts w:ascii="Times New Roman" w:eastAsia="Times New Roman" w:hAnsi="Times New Roman" w:cs="Times New Roman"/>
                  <w:i/>
                  <w:iCs/>
                  <w:color w:val="000000"/>
                </w:rPr>
                <w:delText>V</w:delText>
              </w:r>
              <w:r w:rsidRPr="002624C1" w:rsidDel="006642DB">
                <w:rPr>
                  <w:rFonts w:ascii="Times New Roman" w:eastAsia="Times New Roman" w:hAnsi="Times New Roman" w:cs="Times New Roman"/>
                  <w:i/>
                  <w:iCs/>
                  <w:color w:val="000000"/>
                  <w:vertAlign w:val="subscript"/>
                </w:rPr>
                <w:delText>oc</w:delText>
              </w:r>
              <w:r w:rsidRPr="002624C1" w:rsidDel="006642DB">
                <w:rPr>
                  <w:rFonts w:ascii="Times New Roman" w:eastAsia="Times New Roman" w:hAnsi="Times New Roman" w:cs="Times New Roman"/>
                  <w:color w:val="000000"/>
                </w:rPr>
                <w:delText xml:space="preserve"> </w:delText>
              </w:r>
              <w:r w:rsidRPr="002624C1" w:rsidDel="006642DB">
                <w:rPr>
                  <w:rFonts w:ascii="Times New Roman" w:eastAsia="Times New Roman" w:hAnsi="Times New Roman" w:cs="Times New Roman"/>
                  <w:color w:val="000000"/>
                  <w:sz w:val="16"/>
                  <w:szCs w:val="16"/>
                </w:rPr>
                <w:delText>(mV)</w:delText>
              </w:r>
            </w:del>
          </w:p>
        </w:tc>
        <w:tc>
          <w:tcPr>
            <w:tcW w:w="1241" w:type="dxa"/>
            <w:tcBorders>
              <w:top w:val="single" w:sz="4" w:space="0" w:color="auto"/>
              <w:left w:val="nil"/>
              <w:bottom w:val="single" w:sz="4" w:space="0" w:color="auto"/>
              <w:right w:val="single" w:sz="4" w:space="0" w:color="auto"/>
            </w:tcBorders>
            <w:shd w:val="clear" w:color="auto" w:fill="auto"/>
            <w:noWrap/>
            <w:vAlign w:val="center"/>
            <w:hideMark/>
          </w:tcPr>
          <w:p w14:paraId="7BE6F3BF" w14:textId="10686E79" w:rsidR="00BE630A" w:rsidRPr="002624C1" w:rsidDel="006642DB" w:rsidRDefault="00BE630A" w:rsidP="006642DB">
            <w:pPr>
              <w:pStyle w:val="Heading1"/>
              <w:rPr>
                <w:del w:id="3605" w:author="Shy Alon" w:date="2017-07-21T16:25:00Z"/>
                <w:rFonts w:ascii="Times New Roman" w:eastAsia="Times New Roman" w:hAnsi="Times New Roman" w:cs="Times New Roman"/>
                <w:i/>
                <w:iCs/>
                <w:color w:val="000000"/>
              </w:rPr>
              <w:pPrChange w:id="3606" w:author="Shy Alon" w:date="2017-07-21T16:25:00Z">
                <w:pPr>
                  <w:jc w:val="center"/>
                </w:pPr>
              </w:pPrChange>
            </w:pPr>
            <w:del w:id="3607" w:author="Shy Alon" w:date="2017-07-21T16:25:00Z">
              <w:r w:rsidRPr="002624C1" w:rsidDel="006642DB">
                <w:rPr>
                  <w:rFonts w:ascii="Times New Roman" w:eastAsia="Times New Roman" w:hAnsi="Times New Roman" w:cs="Times New Roman"/>
                  <w:i/>
                  <w:iCs/>
                  <w:color w:val="000000"/>
                </w:rPr>
                <w:delText>J</w:delText>
              </w:r>
              <w:r w:rsidRPr="002624C1" w:rsidDel="006642DB">
                <w:rPr>
                  <w:rFonts w:ascii="Times New Roman" w:eastAsia="Times New Roman" w:hAnsi="Times New Roman" w:cs="Times New Roman"/>
                  <w:i/>
                  <w:iCs/>
                  <w:color w:val="000000"/>
                  <w:vertAlign w:val="subscript"/>
                </w:rPr>
                <w:delText>sc</w:delText>
              </w:r>
              <w:r w:rsidRPr="002624C1" w:rsidDel="006642DB">
                <w:rPr>
                  <w:rFonts w:ascii="Times New Roman" w:eastAsia="Times New Roman" w:hAnsi="Times New Roman" w:cs="Times New Roman"/>
                  <w:color w:val="000000"/>
                </w:rPr>
                <w:delText xml:space="preserve"> </w:delText>
              </w:r>
              <w:r w:rsidRPr="002624C1" w:rsidDel="006642DB">
                <w:rPr>
                  <w:rFonts w:ascii="Times New Roman" w:eastAsia="Times New Roman" w:hAnsi="Times New Roman" w:cs="Times New Roman"/>
                  <w:color w:val="000000"/>
                  <w:sz w:val="16"/>
                  <w:szCs w:val="16"/>
                </w:rPr>
                <w:delText>(µA/cm</w:delText>
              </w:r>
              <w:r w:rsidRPr="002624C1" w:rsidDel="006642DB">
                <w:rPr>
                  <w:rFonts w:ascii="Times New Roman" w:eastAsia="Times New Roman" w:hAnsi="Times New Roman" w:cs="Times New Roman"/>
                  <w:color w:val="000000"/>
                  <w:sz w:val="16"/>
                  <w:szCs w:val="16"/>
                  <w:vertAlign w:val="superscript"/>
                </w:rPr>
                <w:delText>2</w:delText>
              </w:r>
              <w:r w:rsidRPr="002624C1" w:rsidDel="006642DB">
                <w:rPr>
                  <w:rFonts w:ascii="Times New Roman" w:eastAsia="Times New Roman" w:hAnsi="Times New Roman" w:cs="Times New Roman"/>
                  <w:color w:val="000000"/>
                  <w:sz w:val="16"/>
                  <w:szCs w:val="16"/>
                </w:rPr>
                <w:delText>)</w:delText>
              </w:r>
            </w:del>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6621CFF5" w14:textId="16D3D210" w:rsidR="00BE630A" w:rsidRPr="002624C1" w:rsidDel="006642DB" w:rsidRDefault="00BE630A" w:rsidP="006642DB">
            <w:pPr>
              <w:pStyle w:val="Heading1"/>
              <w:rPr>
                <w:del w:id="3608" w:author="Shy Alon" w:date="2017-07-21T16:25:00Z"/>
                <w:rFonts w:ascii="Times New Roman" w:eastAsia="Times New Roman" w:hAnsi="Times New Roman" w:cs="Times New Roman"/>
                <w:i/>
                <w:iCs/>
                <w:color w:val="000000"/>
              </w:rPr>
              <w:pPrChange w:id="3609" w:author="Shy Alon" w:date="2017-07-21T16:25:00Z">
                <w:pPr>
                  <w:jc w:val="center"/>
                </w:pPr>
              </w:pPrChange>
            </w:pPr>
            <w:del w:id="3610" w:author="Shy Alon" w:date="2017-07-21T16:25:00Z">
              <w:r w:rsidRPr="002624C1" w:rsidDel="006642DB">
                <w:rPr>
                  <w:rFonts w:ascii="Times New Roman" w:eastAsia="Times New Roman" w:hAnsi="Times New Roman" w:cs="Times New Roman"/>
                  <w:i/>
                  <w:iCs/>
                  <w:color w:val="000000"/>
                </w:rPr>
                <w:delText>IQE</w:delText>
              </w:r>
              <w:r w:rsidRPr="002624C1" w:rsidDel="006642DB">
                <w:rPr>
                  <w:rFonts w:ascii="Times New Roman" w:eastAsia="Times New Roman" w:hAnsi="Times New Roman" w:cs="Times New Roman"/>
                  <w:color w:val="000000"/>
                </w:rPr>
                <w:delText xml:space="preserve"> </w:delText>
              </w:r>
              <w:r w:rsidRPr="002624C1" w:rsidDel="006642DB">
                <w:rPr>
                  <w:rFonts w:ascii="Times New Roman" w:eastAsia="Times New Roman" w:hAnsi="Times New Roman" w:cs="Times New Roman"/>
                  <w:color w:val="000000"/>
                  <w:sz w:val="16"/>
                  <w:szCs w:val="16"/>
                </w:rPr>
                <w:delText>(%)</w:delText>
              </w:r>
            </w:del>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3A33E7A9" w14:textId="0BC00B71" w:rsidR="00BE630A" w:rsidRPr="002624C1" w:rsidDel="006642DB" w:rsidRDefault="00BE630A" w:rsidP="006642DB">
            <w:pPr>
              <w:pStyle w:val="Heading1"/>
              <w:rPr>
                <w:del w:id="3611" w:author="Shy Alon" w:date="2017-07-21T16:25:00Z"/>
                <w:rFonts w:ascii="Times New Roman" w:eastAsia="Times New Roman" w:hAnsi="Times New Roman" w:cs="Times New Roman"/>
                <w:i/>
                <w:iCs/>
                <w:color w:val="000000"/>
              </w:rPr>
              <w:pPrChange w:id="3612" w:author="Shy Alon" w:date="2017-07-21T16:25:00Z">
                <w:pPr>
                  <w:jc w:val="center"/>
                </w:pPr>
              </w:pPrChange>
            </w:pPr>
            <w:del w:id="3613" w:author="Shy Alon" w:date="2017-07-21T16:25:00Z">
              <w:r w:rsidRPr="002624C1" w:rsidDel="006642DB">
                <w:rPr>
                  <w:rFonts w:ascii="Times New Roman" w:eastAsia="Times New Roman" w:hAnsi="Times New Roman" w:cs="Times New Roman"/>
                  <w:i/>
                  <w:iCs/>
                  <w:color w:val="000000"/>
                </w:rPr>
                <w:delText>FF</w:delText>
              </w:r>
              <w:r w:rsidRPr="002624C1" w:rsidDel="006642DB">
                <w:rPr>
                  <w:rFonts w:ascii="Times New Roman" w:eastAsia="Times New Roman" w:hAnsi="Times New Roman" w:cs="Times New Roman"/>
                  <w:color w:val="000000"/>
                </w:rPr>
                <w:delText xml:space="preserve"> </w:delText>
              </w:r>
              <w:r w:rsidRPr="002624C1" w:rsidDel="006642DB">
                <w:rPr>
                  <w:rFonts w:ascii="Times New Roman" w:eastAsia="Times New Roman" w:hAnsi="Times New Roman" w:cs="Times New Roman"/>
                  <w:color w:val="000000"/>
                  <w:sz w:val="16"/>
                  <w:szCs w:val="16"/>
                </w:rPr>
                <w:delText>(%)</w:delText>
              </w:r>
            </w:del>
          </w:p>
        </w:tc>
        <w:tc>
          <w:tcPr>
            <w:tcW w:w="1623" w:type="dxa"/>
            <w:tcBorders>
              <w:top w:val="single" w:sz="4" w:space="0" w:color="auto"/>
              <w:left w:val="nil"/>
              <w:bottom w:val="single" w:sz="4" w:space="0" w:color="auto"/>
              <w:right w:val="single" w:sz="4" w:space="0" w:color="auto"/>
            </w:tcBorders>
            <w:shd w:val="clear" w:color="auto" w:fill="auto"/>
            <w:noWrap/>
            <w:vAlign w:val="center"/>
            <w:hideMark/>
          </w:tcPr>
          <w:p w14:paraId="744B0952" w14:textId="17A0F4A6" w:rsidR="00BE630A" w:rsidRPr="002624C1" w:rsidDel="006642DB" w:rsidRDefault="00BE630A" w:rsidP="006642DB">
            <w:pPr>
              <w:pStyle w:val="Heading1"/>
              <w:rPr>
                <w:del w:id="3614" w:author="Shy Alon" w:date="2017-07-21T16:25:00Z"/>
                <w:rFonts w:ascii="Times New Roman" w:eastAsia="Times New Roman" w:hAnsi="Times New Roman" w:cs="Times New Roman"/>
                <w:i/>
                <w:iCs/>
                <w:color w:val="000000"/>
              </w:rPr>
              <w:pPrChange w:id="3615" w:author="Shy Alon" w:date="2017-07-21T16:25:00Z">
                <w:pPr>
                  <w:jc w:val="center"/>
                </w:pPr>
              </w:pPrChange>
            </w:pPr>
            <w:del w:id="3616" w:author="Shy Alon" w:date="2017-07-21T16:25:00Z">
              <w:r w:rsidRPr="002624C1" w:rsidDel="006642DB">
                <w:rPr>
                  <w:rFonts w:ascii="Times New Roman" w:eastAsia="Times New Roman" w:hAnsi="Times New Roman" w:cs="Times New Roman"/>
                  <w:i/>
                  <w:iCs/>
                  <w:color w:val="000000"/>
                </w:rPr>
                <w:delText xml:space="preserve">Pmax </w:delText>
              </w:r>
              <w:r w:rsidRPr="002624C1" w:rsidDel="006642DB">
                <w:rPr>
                  <w:rFonts w:ascii="Times New Roman" w:eastAsia="Times New Roman" w:hAnsi="Times New Roman" w:cs="Times New Roman"/>
                  <w:color w:val="000000"/>
                  <w:sz w:val="16"/>
                  <w:szCs w:val="16"/>
                </w:rPr>
                <w:delText>( µW/cm</w:delText>
              </w:r>
              <w:r w:rsidRPr="002624C1" w:rsidDel="006642DB">
                <w:rPr>
                  <w:rFonts w:ascii="Times New Roman" w:eastAsia="Times New Roman" w:hAnsi="Times New Roman" w:cs="Times New Roman"/>
                  <w:color w:val="000000"/>
                  <w:sz w:val="16"/>
                  <w:szCs w:val="16"/>
                  <w:vertAlign w:val="superscript"/>
                </w:rPr>
                <w:delText>2</w:delText>
              </w:r>
              <w:r w:rsidRPr="002624C1" w:rsidDel="006642DB">
                <w:rPr>
                  <w:rFonts w:ascii="Times New Roman" w:eastAsia="Times New Roman" w:hAnsi="Times New Roman" w:cs="Times New Roman"/>
                  <w:color w:val="000000"/>
                  <w:sz w:val="16"/>
                  <w:szCs w:val="16"/>
                </w:rPr>
                <w:delText>)</w:delText>
              </w:r>
            </w:del>
          </w:p>
        </w:tc>
      </w:tr>
      <w:tr w:rsidR="00BE630A" w:rsidRPr="002624C1" w:rsidDel="006642DB" w14:paraId="7870A3DB" w14:textId="6F3EBE0B" w:rsidTr="00B20220">
        <w:trPr>
          <w:trHeight w:val="375"/>
          <w:jc w:val="center"/>
          <w:del w:id="3617" w:author="Shy Alon" w:date="2017-07-21T16:25:00Z"/>
        </w:trPr>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1DB68FD2" w14:textId="366FC5DF" w:rsidR="00BE630A" w:rsidRPr="002624C1" w:rsidDel="006642DB" w:rsidRDefault="00BE630A" w:rsidP="006642DB">
            <w:pPr>
              <w:pStyle w:val="Heading1"/>
              <w:rPr>
                <w:del w:id="3618" w:author="Shy Alon" w:date="2017-07-21T16:25:00Z"/>
                <w:rFonts w:ascii="Times New Roman" w:eastAsia="Times New Roman" w:hAnsi="Times New Roman" w:cs="Times New Roman"/>
                <w:i/>
                <w:iCs/>
                <w:color w:val="000000"/>
              </w:rPr>
              <w:pPrChange w:id="3619" w:author="Shy Alon" w:date="2017-07-21T16:25:00Z">
                <w:pPr/>
              </w:pPrChange>
            </w:pPr>
            <w:del w:id="3620" w:author="Shy Alon" w:date="2017-07-21T16:25:00Z">
              <w:r w:rsidRPr="002624C1" w:rsidDel="006642DB">
                <w:rPr>
                  <w:rFonts w:ascii="Times New Roman" w:eastAsia="Times New Roman" w:hAnsi="Times New Roman" w:cs="Times New Roman"/>
                  <w:i/>
                  <w:iCs/>
                  <w:color w:val="000000"/>
                </w:rPr>
                <w:delText>V</w:delText>
              </w:r>
              <w:r w:rsidRPr="002624C1" w:rsidDel="006642DB">
                <w:rPr>
                  <w:rFonts w:ascii="Times New Roman" w:eastAsia="Times New Roman" w:hAnsi="Times New Roman" w:cs="Times New Roman"/>
                  <w:i/>
                  <w:iCs/>
                  <w:color w:val="000000"/>
                  <w:vertAlign w:val="subscript"/>
                </w:rPr>
                <w:delText>oc</w:delText>
              </w:r>
              <w:r w:rsidRPr="002624C1" w:rsidDel="006642DB">
                <w:rPr>
                  <w:rFonts w:ascii="Times New Roman" w:eastAsia="Times New Roman" w:hAnsi="Times New Roman" w:cs="Times New Roman"/>
                  <w:color w:val="000000"/>
                </w:rPr>
                <w:delText xml:space="preserve"> </w:delText>
              </w:r>
              <w:r w:rsidRPr="002624C1" w:rsidDel="006642DB">
                <w:rPr>
                  <w:rFonts w:ascii="Times New Roman" w:eastAsia="Times New Roman" w:hAnsi="Times New Roman" w:cs="Times New Roman"/>
                  <w:color w:val="000000"/>
                  <w:sz w:val="16"/>
                  <w:szCs w:val="16"/>
                </w:rPr>
                <w:delText>(mV)</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7FB81C5D" w14:textId="7906D03A" w:rsidR="00BE630A" w:rsidRPr="002624C1" w:rsidDel="006642DB" w:rsidRDefault="00BE630A" w:rsidP="006642DB">
            <w:pPr>
              <w:pStyle w:val="Heading1"/>
              <w:rPr>
                <w:del w:id="3621" w:author="Shy Alon" w:date="2017-07-21T16:25:00Z"/>
                <w:rFonts w:eastAsia="Times New Roman"/>
                <w:color w:val="000000"/>
              </w:rPr>
              <w:pPrChange w:id="3622" w:author="Shy Alon" w:date="2017-07-21T16:25:00Z">
                <w:pPr>
                  <w:jc w:val="center"/>
                </w:pPr>
              </w:pPrChange>
            </w:pPr>
            <w:del w:id="3623" w:author="Shy Alon" w:date="2017-07-21T16:25:00Z">
              <w:r w:rsidRPr="002624C1" w:rsidDel="006642DB">
                <w:rPr>
                  <w:rFonts w:eastAsia="Times New Roman"/>
                  <w:color w:val="000000"/>
                </w:rPr>
                <w:delText>1</w:delText>
              </w:r>
            </w:del>
          </w:p>
        </w:tc>
        <w:tc>
          <w:tcPr>
            <w:tcW w:w="1241" w:type="dxa"/>
            <w:tcBorders>
              <w:top w:val="nil"/>
              <w:left w:val="nil"/>
              <w:bottom w:val="single" w:sz="4" w:space="0" w:color="auto"/>
              <w:right w:val="single" w:sz="4" w:space="0" w:color="auto"/>
            </w:tcBorders>
            <w:shd w:val="clear" w:color="auto" w:fill="auto"/>
            <w:noWrap/>
            <w:vAlign w:val="bottom"/>
            <w:hideMark/>
          </w:tcPr>
          <w:p w14:paraId="55251B03" w14:textId="156F4792" w:rsidR="00BE630A" w:rsidRPr="002624C1" w:rsidDel="006642DB" w:rsidRDefault="00BE630A" w:rsidP="006642DB">
            <w:pPr>
              <w:pStyle w:val="Heading1"/>
              <w:rPr>
                <w:del w:id="3624" w:author="Shy Alon" w:date="2017-07-21T16:25:00Z"/>
                <w:rFonts w:eastAsia="Times New Roman"/>
                <w:color w:val="000000"/>
              </w:rPr>
              <w:pPrChange w:id="3625" w:author="Shy Alon" w:date="2017-07-21T16:25:00Z">
                <w:pPr>
                  <w:jc w:val="center"/>
                </w:pPr>
              </w:pPrChange>
            </w:pPr>
            <w:del w:id="3626" w:author="Shy Alon" w:date="2017-07-21T16:25:00Z">
              <w:r w:rsidRPr="002624C1" w:rsidDel="006642DB">
                <w:rPr>
                  <w:rFonts w:eastAsia="Times New Roman"/>
                  <w:color w:val="000000"/>
                </w:rPr>
                <w:delText> </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0B8A2C6B" w14:textId="69196150" w:rsidR="00BE630A" w:rsidRPr="002624C1" w:rsidDel="006642DB" w:rsidRDefault="00BE630A" w:rsidP="006642DB">
            <w:pPr>
              <w:pStyle w:val="Heading1"/>
              <w:rPr>
                <w:del w:id="3627" w:author="Shy Alon" w:date="2017-07-21T16:25:00Z"/>
                <w:rFonts w:eastAsia="Times New Roman"/>
                <w:color w:val="000000"/>
              </w:rPr>
              <w:pPrChange w:id="3628" w:author="Shy Alon" w:date="2017-07-21T16:25:00Z">
                <w:pPr>
                  <w:jc w:val="center"/>
                </w:pPr>
              </w:pPrChange>
            </w:pPr>
            <w:del w:id="3629" w:author="Shy Alon" w:date="2017-07-21T16:25:00Z">
              <w:r w:rsidRPr="002624C1" w:rsidDel="006642DB">
                <w:rPr>
                  <w:rFonts w:eastAsia="Times New Roman"/>
                  <w:color w:val="000000"/>
                </w:rPr>
                <w:delText> </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4ED6AEAE" w14:textId="0DB71986" w:rsidR="00BE630A" w:rsidRPr="002624C1" w:rsidDel="006642DB" w:rsidRDefault="00BE630A" w:rsidP="006642DB">
            <w:pPr>
              <w:pStyle w:val="Heading1"/>
              <w:rPr>
                <w:del w:id="3630" w:author="Shy Alon" w:date="2017-07-21T16:25:00Z"/>
                <w:rFonts w:eastAsia="Times New Roman"/>
                <w:color w:val="000000"/>
              </w:rPr>
              <w:pPrChange w:id="3631" w:author="Shy Alon" w:date="2017-07-21T16:25:00Z">
                <w:pPr>
                  <w:jc w:val="center"/>
                </w:pPr>
              </w:pPrChange>
            </w:pPr>
            <w:del w:id="3632" w:author="Shy Alon" w:date="2017-07-21T16:25:00Z">
              <w:r w:rsidRPr="002624C1" w:rsidDel="006642DB">
                <w:rPr>
                  <w:rFonts w:eastAsia="Times New Roman"/>
                  <w:color w:val="000000"/>
                </w:rPr>
                <w:delText> </w:delText>
              </w:r>
            </w:del>
          </w:p>
        </w:tc>
        <w:tc>
          <w:tcPr>
            <w:tcW w:w="1623" w:type="dxa"/>
            <w:tcBorders>
              <w:top w:val="nil"/>
              <w:left w:val="nil"/>
              <w:bottom w:val="single" w:sz="4" w:space="0" w:color="auto"/>
              <w:right w:val="single" w:sz="4" w:space="0" w:color="auto"/>
            </w:tcBorders>
            <w:shd w:val="clear" w:color="auto" w:fill="auto"/>
            <w:noWrap/>
            <w:vAlign w:val="bottom"/>
            <w:hideMark/>
          </w:tcPr>
          <w:p w14:paraId="1CF830B0" w14:textId="445AECE4" w:rsidR="00BE630A" w:rsidRPr="002624C1" w:rsidDel="006642DB" w:rsidRDefault="00BE630A" w:rsidP="006642DB">
            <w:pPr>
              <w:pStyle w:val="Heading1"/>
              <w:rPr>
                <w:del w:id="3633" w:author="Shy Alon" w:date="2017-07-21T16:25:00Z"/>
                <w:rFonts w:eastAsia="Times New Roman"/>
                <w:color w:val="000000"/>
              </w:rPr>
              <w:pPrChange w:id="3634" w:author="Shy Alon" w:date="2017-07-21T16:25:00Z">
                <w:pPr>
                  <w:jc w:val="center"/>
                </w:pPr>
              </w:pPrChange>
            </w:pPr>
            <w:del w:id="3635" w:author="Shy Alon" w:date="2017-07-21T16:25:00Z">
              <w:r w:rsidRPr="002624C1" w:rsidDel="006642DB">
                <w:rPr>
                  <w:rFonts w:eastAsia="Times New Roman"/>
                  <w:color w:val="000000"/>
                </w:rPr>
                <w:delText> </w:delText>
              </w:r>
            </w:del>
          </w:p>
        </w:tc>
      </w:tr>
      <w:tr w:rsidR="00BE630A" w:rsidRPr="002624C1" w:rsidDel="006642DB" w14:paraId="4EEBB379" w14:textId="3DB40A09" w:rsidTr="00B20220">
        <w:trPr>
          <w:trHeight w:val="375"/>
          <w:jc w:val="center"/>
          <w:del w:id="3636" w:author="Shy Alon" w:date="2017-07-21T16:25:00Z"/>
        </w:trPr>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144AF32F" w14:textId="154C5F1C" w:rsidR="00BE630A" w:rsidRPr="002624C1" w:rsidDel="006642DB" w:rsidRDefault="00BE630A" w:rsidP="006642DB">
            <w:pPr>
              <w:pStyle w:val="Heading1"/>
              <w:rPr>
                <w:del w:id="3637" w:author="Shy Alon" w:date="2017-07-21T16:25:00Z"/>
                <w:rFonts w:ascii="Times New Roman" w:eastAsia="Times New Roman" w:hAnsi="Times New Roman" w:cs="Times New Roman"/>
                <w:i/>
                <w:iCs/>
                <w:color w:val="000000"/>
              </w:rPr>
              <w:pPrChange w:id="3638" w:author="Shy Alon" w:date="2017-07-21T16:25:00Z">
                <w:pPr/>
              </w:pPrChange>
            </w:pPr>
            <w:del w:id="3639" w:author="Shy Alon" w:date="2017-07-21T16:25:00Z">
              <w:r w:rsidRPr="002624C1" w:rsidDel="006642DB">
                <w:rPr>
                  <w:rFonts w:ascii="Times New Roman" w:eastAsia="Times New Roman" w:hAnsi="Times New Roman" w:cs="Times New Roman"/>
                  <w:i/>
                  <w:iCs/>
                  <w:color w:val="000000"/>
                </w:rPr>
                <w:delText>J</w:delText>
              </w:r>
              <w:r w:rsidRPr="002624C1" w:rsidDel="006642DB">
                <w:rPr>
                  <w:rFonts w:ascii="Times New Roman" w:eastAsia="Times New Roman" w:hAnsi="Times New Roman" w:cs="Times New Roman"/>
                  <w:i/>
                  <w:iCs/>
                  <w:color w:val="000000"/>
                  <w:vertAlign w:val="subscript"/>
                </w:rPr>
                <w:delText>sc</w:delText>
              </w:r>
              <w:r w:rsidRPr="002624C1" w:rsidDel="006642DB">
                <w:rPr>
                  <w:rFonts w:ascii="Times New Roman" w:eastAsia="Times New Roman" w:hAnsi="Times New Roman" w:cs="Times New Roman"/>
                  <w:color w:val="000000"/>
                </w:rPr>
                <w:delText xml:space="preserve"> </w:delText>
              </w:r>
              <w:r w:rsidRPr="002624C1" w:rsidDel="006642DB">
                <w:rPr>
                  <w:rFonts w:ascii="Times New Roman" w:eastAsia="Times New Roman" w:hAnsi="Times New Roman" w:cs="Times New Roman"/>
                  <w:color w:val="000000"/>
                  <w:sz w:val="16"/>
                  <w:szCs w:val="16"/>
                </w:rPr>
                <w:delText>(µA/cm</w:delText>
              </w:r>
              <w:r w:rsidRPr="002624C1" w:rsidDel="006642DB">
                <w:rPr>
                  <w:rFonts w:ascii="Times New Roman" w:eastAsia="Times New Roman" w:hAnsi="Times New Roman" w:cs="Times New Roman"/>
                  <w:color w:val="000000"/>
                  <w:sz w:val="16"/>
                  <w:szCs w:val="16"/>
                  <w:vertAlign w:val="superscript"/>
                </w:rPr>
                <w:delText>2</w:delText>
              </w:r>
              <w:r w:rsidRPr="002624C1" w:rsidDel="006642DB">
                <w:rPr>
                  <w:rFonts w:ascii="Times New Roman" w:eastAsia="Times New Roman" w:hAnsi="Times New Roman" w:cs="Times New Roman"/>
                  <w:color w:val="000000"/>
                  <w:sz w:val="16"/>
                  <w:szCs w:val="16"/>
                </w:rPr>
                <w:delText>)</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1A6017D6" w14:textId="2DE96D12" w:rsidR="00BE630A" w:rsidRPr="002624C1" w:rsidDel="006642DB" w:rsidRDefault="00BE630A" w:rsidP="006642DB">
            <w:pPr>
              <w:pStyle w:val="Heading1"/>
              <w:rPr>
                <w:del w:id="3640" w:author="Shy Alon" w:date="2017-07-21T16:25:00Z"/>
                <w:rFonts w:eastAsia="Times New Roman"/>
                <w:color w:val="000000"/>
              </w:rPr>
              <w:pPrChange w:id="3641" w:author="Shy Alon" w:date="2017-07-21T16:25:00Z">
                <w:pPr>
                  <w:jc w:val="center"/>
                </w:pPr>
              </w:pPrChange>
            </w:pPr>
            <w:del w:id="3642" w:author="Shy Alon" w:date="2017-07-21T16:25:00Z">
              <w:r w:rsidRPr="002624C1" w:rsidDel="006642DB">
                <w:rPr>
                  <w:rFonts w:eastAsia="Times New Roman"/>
                  <w:color w:val="000000"/>
                </w:rPr>
                <w:delText>0.73</w:delText>
              </w:r>
            </w:del>
          </w:p>
        </w:tc>
        <w:tc>
          <w:tcPr>
            <w:tcW w:w="1241" w:type="dxa"/>
            <w:tcBorders>
              <w:top w:val="nil"/>
              <w:left w:val="nil"/>
              <w:bottom w:val="single" w:sz="4" w:space="0" w:color="auto"/>
              <w:right w:val="single" w:sz="4" w:space="0" w:color="auto"/>
            </w:tcBorders>
            <w:shd w:val="clear" w:color="auto" w:fill="auto"/>
            <w:noWrap/>
            <w:vAlign w:val="bottom"/>
            <w:hideMark/>
          </w:tcPr>
          <w:p w14:paraId="737F2456" w14:textId="6F0A1258" w:rsidR="00BE630A" w:rsidRPr="002624C1" w:rsidDel="006642DB" w:rsidRDefault="00BE630A" w:rsidP="006642DB">
            <w:pPr>
              <w:pStyle w:val="Heading1"/>
              <w:rPr>
                <w:del w:id="3643" w:author="Shy Alon" w:date="2017-07-21T16:25:00Z"/>
                <w:rFonts w:eastAsia="Times New Roman"/>
                <w:color w:val="000000"/>
              </w:rPr>
              <w:pPrChange w:id="3644" w:author="Shy Alon" w:date="2017-07-21T16:25:00Z">
                <w:pPr>
                  <w:jc w:val="center"/>
                </w:pPr>
              </w:pPrChange>
            </w:pPr>
            <w:del w:id="3645" w:author="Shy Alon" w:date="2017-07-21T16:25:00Z">
              <w:r w:rsidRPr="002624C1" w:rsidDel="006642DB">
                <w:rPr>
                  <w:rFonts w:eastAsia="Times New Roman"/>
                  <w:color w:val="000000"/>
                </w:rPr>
                <w:delText>1</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6FA1EEE6" w14:textId="706EACC2" w:rsidR="00BE630A" w:rsidRPr="002624C1" w:rsidDel="006642DB" w:rsidRDefault="00BE630A" w:rsidP="006642DB">
            <w:pPr>
              <w:pStyle w:val="Heading1"/>
              <w:rPr>
                <w:del w:id="3646" w:author="Shy Alon" w:date="2017-07-21T16:25:00Z"/>
                <w:rFonts w:eastAsia="Times New Roman"/>
                <w:color w:val="000000"/>
              </w:rPr>
              <w:pPrChange w:id="3647" w:author="Shy Alon" w:date="2017-07-21T16:25:00Z">
                <w:pPr>
                  <w:jc w:val="center"/>
                </w:pPr>
              </w:pPrChange>
            </w:pPr>
            <w:del w:id="3648" w:author="Shy Alon" w:date="2017-07-21T16:25:00Z">
              <w:r w:rsidRPr="002624C1" w:rsidDel="006642DB">
                <w:rPr>
                  <w:rFonts w:eastAsia="Times New Roman"/>
                  <w:color w:val="000000"/>
                </w:rPr>
                <w:delText> </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3256F0E8" w14:textId="60E672CE" w:rsidR="00BE630A" w:rsidRPr="002624C1" w:rsidDel="006642DB" w:rsidRDefault="00BE630A" w:rsidP="006642DB">
            <w:pPr>
              <w:pStyle w:val="Heading1"/>
              <w:rPr>
                <w:del w:id="3649" w:author="Shy Alon" w:date="2017-07-21T16:25:00Z"/>
                <w:rFonts w:eastAsia="Times New Roman"/>
                <w:color w:val="000000"/>
              </w:rPr>
              <w:pPrChange w:id="3650" w:author="Shy Alon" w:date="2017-07-21T16:25:00Z">
                <w:pPr>
                  <w:jc w:val="center"/>
                </w:pPr>
              </w:pPrChange>
            </w:pPr>
            <w:del w:id="3651" w:author="Shy Alon" w:date="2017-07-21T16:25:00Z">
              <w:r w:rsidRPr="002624C1" w:rsidDel="006642DB">
                <w:rPr>
                  <w:rFonts w:eastAsia="Times New Roman"/>
                  <w:color w:val="000000"/>
                </w:rPr>
                <w:delText> </w:delText>
              </w:r>
            </w:del>
          </w:p>
        </w:tc>
        <w:tc>
          <w:tcPr>
            <w:tcW w:w="1623" w:type="dxa"/>
            <w:tcBorders>
              <w:top w:val="nil"/>
              <w:left w:val="nil"/>
              <w:bottom w:val="single" w:sz="4" w:space="0" w:color="auto"/>
              <w:right w:val="single" w:sz="4" w:space="0" w:color="auto"/>
            </w:tcBorders>
            <w:shd w:val="clear" w:color="auto" w:fill="auto"/>
            <w:noWrap/>
            <w:vAlign w:val="bottom"/>
            <w:hideMark/>
          </w:tcPr>
          <w:p w14:paraId="4C64B7CB" w14:textId="03CF2B12" w:rsidR="00BE630A" w:rsidRPr="002624C1" w:rsidDel="006642DB" w:rsidRDefault="00BE630A" w:rsidP="006642DB">
            <w:pPr>
              <w:pStyle w:val="Heading1"/>
              <w:rPr>
                <w:del w:id="3652" w:author="Shy Alon" w:date="2017-07-21T16:25:00Z"/>
                <w:rFonts w:eastAsia="Times New Roman"/>
                <w:color w:val="000000"/>
              </w:rPr>
              <w:pPrChange w:id="3653" w:author="Shy Alon" w:date="2017-07-21T16:25:00Z">
                <w:pPr>
                  <w:jc w:val="center"/>
                </w:pPr>
              </w:pPrChange>
            </w:pPr>
            <w:del w:id="3654" w:author="Shy Alon" w:date="2017-07-21T16:25:00Z">
              <w:r w:rsidRPr="002624C1" w:rsidDel="006642DB">
                <w:rPr>
                  <w:rFonts w:eastAsia="Times New Roman"/>
                  <w:color w:val="000000"/>
                </w:rPr>
                <w:delText> </w:delText>
              </w:r>
            </w:del>
          </w:p>
        </w:tc>
      </w:tr>
      <w:tr w:rsidR="00BE630A" w:rsidRPr="002624C1" w:rsidDel="006642DB" w14:paraId="14FE0E2C" w14:textId="1352DAC8" w:rsidTr="00B20220">
        <w:trPr>
          <w:trHeight w:val="315"/>
          <w:jc w:val="center"/>
          <w:del w:id="3655" w:author="Shy Alon" w:date="2017-07-21T16:25:00Z"/>
        </w:trPr>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435102CC" w14:textId="2CE960B0" w:rsidR="00BE630A" w:rsidRPr="002624C1" w:rsidDel="006642DB" w:rsidRDefault="00BE630A" w:rsidP="006642DB">
            <w:pPr>
              <w:pStyle w:val="Heading1"/>
              <w:rPr>
                <w:del w:id="3656" w:author="Shy Alon" w:date="2017-07-21T16:25:00Z"/>
                <w:rFonts w:ascii="Times New Roman" w:eastAsia="Times New Roman" w:hAnsi="Times New Roman" w:cs="Times New Roman"/>
                <w:i/>
                <w:iCs/>
                <w:color w:val="000000"/>
              </w:rPr>
              <w:pPrChange w:id="3657" w:author="Shy Alon" w:date="2017-07-21T16:25:00Z">
                <w:pPr/>
              </w:pPrChange>
            </w:pPr>
            <w:del w:id="3658" w:author="Shy Alon" w:date="2017-07-21T16:25:00Z">
              <w:r w:rsidRPr="002624C1" w:rsidDel="006642DB">
                <w:rPr>
                  <w:rFonts w:ascii="Times New Roman" w:eastAsia="Times New Roman" w:hAnsi="Times New Roman" w:cs="Times New Roman"/>
                  <w:i/>
                  <w:iCs/>
                  <w:color w:val="000000"/>
                </w:rPr>
                <w:delText>IQE</w:delText>
              </w:r>
              <w:r w:rsidRPr="002624C1" w:rsidDel="006642DB">
                <w:rPr>
                  <w:rFonts w:ascii="Times New Roman" w:eastAsia="Times New Roman" w:hAnsi="Times New Roman" w:cs="Times New Roman"/>
                  <w:color w:val="000000"/>
                </w:rPr>
                <w:delText xml:space="preserve"> </w:delText>
              </w:r>
              <w:r w:rsidRPr="002624C1" w:rsidDel="006642DB">
                <w:rPr>
                  <w:rFonts w:ascii="Times New Roman" w:eastAsia="Times New Roman" w:hAnsi="Times New Roman" w:cs="Times New Roman"/>
                  <w:color w:val="000000"/>
                  <w:sz w:val="16"/>
                  <w:szCs w:val="16"/>
                </w:rPr>
                <w:delText>(%)</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15E51DC9" w14:textId="102F0C71" w:rsidR="00BE630A" w:rsidRPr="002624C1" w:rsidDel="006642DB" w:rsidRDefault="00BE630A" w:rsidP="006642DB">
            <w:pPr>
              <w:pStyle w:val="Heading1"/>
              <w:rPr>
                <w:del w:id="3659" w:author="Shy Alon" w:date="2017-07-21T16:25:00Z"/>
                <w:rFonts w:eastAsia="Times New Roman"/>
                <w:color w:val="000000"/>
              </w:rPr>
              <w:pPrChange w:id="3660" w:author="Shy Alon" w:date="2017-07-21T16:25:00Z">
                <w:pPr>
                  <w:jc w:val="center"/>
                </w:pPr>
              </w:pPrChange>
            </w:pPr>
            <w:del w:id="3661" w:author="Shy Alon" w:date="2017-07-21T16:25:00Z">
              <w:r w:rsidRPr="002624C1" w:rsidDel="006642DB">
                <w:rPr>
                  <w:rFonts w:eastAsia="Times New Roman"/>
                  <w:color w:val="000000"/>
                </w:rPr>
                <w:delText>0.35</w:delText>
              </w:r>
            </w:del>
          </w:p>
        </w:tc>
        <w:tc>
          <w:tcPr>
            <w:tcW w:w="1241" w:type="dxa"/>
            <w:tcBorders>
              <w:top w:val="nil"/>
              <w:left w:val="nil"/>
              <w:bottom w:val="single" w:sz="4" w:space="0" w:color="auto"/>
              <w:right w:val="single" w:sz="4" w:space="0" w:color="auto"/>
            </w:tcBorders>
            <w:shd w:val="clear" w:color="auto" w:fill="auto"/>
            <w:noWrap/>
            <w:vAlign w:val="bottom"/>
            <w:hideMark/>
          </w:tcPr>
          <w:p w14:paraId="11B45B0D" w14:textId="77FD0FFB" w:rsidR="00BE630A" w:rsidRPr="002624C1" w:rsidDel="006642DB" w:rsidRDefault="00BE630A" w:rsidP="006642DB">
            <w:pPr>
              <w:pStyle w:val="Heading1"/>
              <w:rPr>
                <w:del w:id="3662" w:author="Shy Alon" w:date="2017-07-21T16:25:00Z"/>
                <w:rFonts w:eastAsia="Times New Roman"/>
                <w:color w:val="000000"/>
              </w:rPr>
              <w:pPrChange w:id="3663" w:author="Shy Alon" w:date="2017-07-21T16:25:00Z">
                <w:pPr>
                  <w:jc w:val="center"/>
                </w:pPr>
              </w:pPrChange>
            </w:pPr>
            <w:del w:id="3664" w:author="Shy Alon" w:date="2017-07-21T16:25:00Z">
              <w:r w:rsidRPr="002624C1" w:rsidDel="006642DB">
                <w:rPr>
                  <w:rFonts w:eastAsia="Times New Roman"/>
                  <w:color w:val="000000"/>
                </w:rPr>
                <w:delText>0.83</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4F15A995" w14:textId="425B1495" w:rsidR="00BE630A" w:rsidRPr="002624C1" w:rsidDel="006642DB" w:rsidRDefault="00BE630A" w:rsidP="006642DB">
            <w:pPr>
              <w:pStyle w:val="Heading1"/>
              <w:rPr>
                <w:del w:id="3665" w:author="Shy Alon" w:date="2017-07-21T16:25:00Z"/>
                <w:rFonts w:eastAsia="Times New Roman"/>
                <w:color w:val="000000"/>
              </w:rPr>
              <w:pPrChange w:id="3666" w:author="Shy Alon" w:date="2017-07-21T16:25:00Z">
                <w:pPr>
                  <w:jc w:val="center"/>
                </w:pPr>
              </w:pPrChange>
            </w:pPr>
            <w:del w:id="3667" w:author="Shy Alon" w:date="2017-07-21T16:25:00Z">
              <w:r w:rsidRPr="002624C1" w:rsidDel="006642DB">
                <w:rPr>
                  <w:rFonts w:eastAsia="Times New Roman"/>
                  <w:color w:val="000000"/>
                </w:rPr>
                <w:delText>1</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0D17AB40" w14:textId="3B317078" w:rsidR="00BE630A" w:rsidRPr="002624C1" w:rsidDel="006642DB" w:rsidRDefault="00BE630A" w:rsidP="006642DB">
            <w:pPr>
              <w:pStyle w:val="Heading1"/>
              <w:rPr>
                <w:del w:id="3668" w:author="Shy Alon" w:date="2017-07-21T16:25:00Z"/>
                <w:rFonts w:eastAsia="Times New Roman"/>
                <w:color w:val="000000"/>
              </w:rPr>
              <w:pPrChange w:id="3669" w:author="Shy Alon" w:date="2017-07-21T16:25:00Z">
                <w:pPr>
                  <w:jc w:val="center"/>
                </w:pPr>
              </w:pPrChange>
            </w:pPr>
            <w:del w:id="3670" w:author="Shy Alon" w:date="2017-07-21T16:25:00Z">
              <w:r w:rsidRPr="002624C1" w:rsidDel="006642DB">
                <w:rPr>
                  <w:rFonts w:eastAsia="Times New Roman"/>
                  <w:color w:val="000000"/>
                </w:rPr>
                <w:delText> </w:delText>
              </w:r>
            </w:del>
          </w:p>
        </w:tc>
        <w:tc>
          <w:tcPr>
            <w:tcW w:w="1623" w:type="dxa"/>
            <w:tcBorders>
              <w:top w:val="nil"/>
              <w:left w:val="nil"/>
              <w:bottom w:val="single" w:sz="4" w:space="0" w:color="auto"/>
              <w:right w:val="single" w:sz="4" w:space="0" w:color="auto"/>
            </w:tcBorders>
            <w:shd w:val="clear" w:color="auto" w:fill="auto"/>
            <w:noWrap/>
            <w:vAlign w:val="bottom"/>
            <w:hideMark/>
          </w:tcPr>
          <w:p w14:paraId="60115BDD" w14:textId="72B48B59" w:rsidR="00BE630A" w:rsidRPr="002624C1" w:rsidDel="006642DB" w:rsidRDefault="00BE630A" w:rsidP="006642DB">
            <w:pPr>
              <w:pStyle w:val="Heading1"/>
              <w:rPr>
                <w:del w:id="3671" w:author="Shy Alon" w:date="2017-07-21T16:25:00Z"/>
                <w:rFonts w:eastAsia="Times New Roman"/>
                <w:color w:val="000000"/>
              </w:rPr>
              <w:pPrChange w:id="3672" w:author="Shy Alon" w:date="2017-07-21T16:25:00Z">
                <w:pPr>
                  <w:jc w:val="center"/>
                </w:pPr>
              </w:pPrChange>
            </w:pPr>
            <w:del w:id="3673" w:author="Shy Alon" w:date="2017-07-21T16:25:00Z">
              <w:r w:rsidRPr="002624C1" w:rsidDel="006642DB">
                <w:rPr>
                  <w:rFonts w:eastAsia="Times New Roman"/>
                  <w:color w:val="000000"/>
                </w:rPr>
                <w:delText> </w:delText>
              </w:r>
            </w:del>
          </w:p>
        </w:tc>
      </w:tr>
      <w:tr w:rsidR="00BE630A" w:rsidRPr="002624C1" w:rsidDel="006642DB" w14:paraId="3D5BF92C" w14:textId="7E8C0DEE" w:rsidTr="00B20220">
        <w:trPr>
          <w:trHeight w:val="315"/>
          <w:jc w:val="center"/>
          <w:del w:id="3674" w:author="Shy Alon" w:date="2017-07-21T16:25:00Z"/>
        </w:trPr>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71725C23" w14:textId="5BC5F694" w:rsidR="00BE630A" w:rsidRPr="002624C1" w:rsidDel="006642DB" w:rsidRDefault="00BE630A" w:rsidP="006642DB">
            <w:pPr>
              <w:pStyle w:val="Heading1"/>
              <w:rPr>
                <w:del w:id="3675" w:author="Shy Alon" w:date="2017-07-21T16:25:00Z"/>
                <w:rFonts w:ascii="Times New Roman" w:eastAsia="Times New Roman" w:hAnsi="Times New Roman" w:cs="Times New Roman"/>
                <w:i/>
                <w:iCs/>
                <w:color w:val="000000"/>
              </w:rPr>
              <w:pPrChange w:id="3676" w:author="Shy Alon" w:date="2017-07-21T16:25:00Z">
                <w:pPr/>
              </w:pPrChange>
            </w:pPr>
            <w:del w:id="3677" w:author="Shy Alon" w:date="2017-07-21T16:25:00Z">
              <w:r w:rsidRPr="002624C1" w:rsidDel="006642DB">
                <w:rPr>
                  <w:rFonts w:ascii="Times New Roman" w:eastAsia="Times New Roman" w:hAnsi="Times New Roman" w:cs="Times New Roman"/>
                  <w:i/>
                  <w:iCs/>
                  <w:color w:val="000000"/>
                </w:rPr>
                <w:delText>FF</w:delText>
              </w:r>
              <w:r w:rsidRPr="002624C1" w:rsidDel="006642DB">
                <w:rPr>
                  <w:rFonts w:ascii="Times New Roman" w:eastAsia="Times New Roman" w:hAnsi="Times New Roman" w:cs="Times New Roman"/>
                  <w:color w:val="000000"/>
                </w:rPr>
                <w:delText xml:space="preserve"> </w:delText>
              </w:r>
              <w:r w:rsidRPr="002624C1" w:rsidDel="006642DB">
                <w:rPr>
                  <w:rFonts w:ascii="Times New Roman" w:eastAsia="Times New Roman" w:hAnsi="Times New Roman" w:cs="Times New Roman"/>
                  <w:color w:val="000000"/>
                  <w:sz w:val="16"/>
                  <w:szCs w:val="16"/>
                </w:rPr>
                <w:delText>(%)</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4B45A6B9" w14:textId="549163A8" w:rsidR="00BE630A" w:rsidRPr="002624C1" w:rsidDel="006642DB" w:rsidRDefault="00BE630A" w:rsidP="006642DB">
            <w:pPr>
              <w:pStyle w:val="Heading1"/>
              <w:rPr>
                <w:del w:id="3678" w:author="Shy Alon" w:date="2017-07-21T16:25:00Z"/>
                <w:rFonts w:eastAsia="Times New Roman"/>
                <w:color w:val="000000"/>
              </w:rPr>
              <w:pPrChange w:id="3679" w:author="Shy Alon" w:date="2017-07-21T16:25:00Z">
                <w:pPr>
                  <w:jc w:val="center"/>
                </w:pPr>
              </w:pPrChange>
            </w:pPr>
            <w:del w:id="3680" w:author="Shy Alon" w:date="2017-07-21T16:25:00Z">
              <w:r w:rsidRPr="002624C1" w:rsidDel="006642DB">
                <w:rPr>
                  <w:rFonts w:eastAsia="Times New Roman"/>
                  <w:color w:val="000000"/>
                </w:rPr>
                <w:delText>0.55</w:delText>
              </w:r>
            </w:del>
          </w:p>
        </w:tc>
        <w:tc>
          <w:tcPr>
            <w:tcW w:w="1241" w:type="dxa"/>
            <w:tcBorders>
              <w:top w:val="nil"/>
              <w:left w:val="nil"/>
              <w:bottom w:val="single" w:sz="4" w:space="0" w:color="auto"/>
              <w:right w:val="single" w:sz="4" w:space="0" w:color="auto"/>
            </w:tcBorders>
            <w:shd w:val="clear" w:color="auto" w:fill="auto"/>
            <w:noWrap/>
            <w:vAlign w:val="bottom"/>
            <w:hideMark/>
          </w:tcPr>
          <w:p w14:paraId="4A19D25C" w14:textId="68A90057" w:rsidR="00BE630A" w:rsidRPr="002624C1" w:rsidDel="006642DB" w:rsidRDefault="00BE630A" w:rsidP="006642DB">
            <w:pPr>
              <w:pStyle w:val="Heading1"/>
              <w:rPr>
                <w:del w:id="3681" w:author="Shy Alon" w:date="2017-07-21T16:25:00Z"/>
                <w:rFonts w:eastAsia="Times New Roman"/>
                <w:color w:val="000000"/>
              </w:rPr>
              <w:pPrChange w:id="3682" w:author="Shy Alon" w:date="2017-07-21T16:25:00Z">
                <w:pPr>
                  <w:jc w:val="center"/>
                </w:pPr>
              </w:pPrChange>
            </w:pPr>
            <w:del w:id="3683" w:author="Shy Alon" w:date="2017-07-21T16:25:00Z">
              <w:r w:rsidRPr="002624C1" w:rsidDel="006642DB">
                <w:rPr>
                  <w:rFonts w:eastAsia="Times New Roman"/>
                  <w:color w:val="000000"/>
                </w:rPr>
                <w:delText>0.35</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5BA7F461" w14:textId="367F016B" w:rsidR="00BE630A" w:rsidRPr="002624C1" w:rsidDel="006642DB" w:rsidRDefault="00BE630A" w:rsidP="006642DB">
            <w:pPr>
              <w:pStyle w:val="Heading1"/>
              <w:rPr>
                <w:del w:id="3684" w:author="Shy Alon" w:date="2017-07-21T16:25:00Z"/>
                <w:rFonts w:eastAsia="Times New Roman"/>
                <w:color w:val="000000"/>
              </w:rPr>
              <w:pPrChange w:id="3685" w:author="Shy Alon" w:date="2017-07-21T16:25:00Z">
                <w:pPr>
                  <w:jc w:val="center"/>
                </w:pPr>
              </w:pPrChange>
            </w:pPr>
            <w:del w:id="3686" w:author="Shy Alon" w:date="2017-07-21T16:25:00Z">
              <w:r w:rsidRPr="002624C1" w:rsidDel="006642DB">
                <w:rPr>
                  <w:rFonts w:eastAsia="Times New Roman"/>
                  <w:color w:val="000000"/>
                </w:rPr>
                <w:delText>0.08</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555708BA" w14:textId="41662A5B" w:rsidR="00BE630A" w:rsidRPr="002624C1" w:rsidDel="006642DB" w:rsidRDefault="00BE630A" w:rsidP="006642DB">
            <w:pPr>
              <w:pStyle w:val="Heading1"/>
              <w:rPr>
                <w:del w:id="3687" w:author="Shy Alon" w:date="2017-07-21T16:25:00Z"/>
                <w:rFonts w:eastAsia="Times New Roman"/>
                <w:color w:val="000000"/>
              </w:rPr>
              <w:pPrChange w:id="3688" w:author="Shy Alon" w:date="2017-07-21T16:25:00Z">
                <w:pPr>
                  <w:jc w:val="center"/>
                </w:pPr>
              </w:pPrChange>
            </w:pPr>
            <w:del w:id="3689" w:author="Shy Alon" w:date="2017-07-21T16:25:00Z">
              <w:r w:rsidRPr="002624C1" w:rsidDel="006642DB">
                <w:rPr>
                  <w:rFonts w:eastAsia="Times New Roman"/>
                  <w:color w:val="000000"/>
                </w:rPr>
                <w:delText>1</w:delText>
              </w:r>
            </w:del>
          </w:p>
        </w:tc>
        <w:tc>
          <w:tcPr>
            <w:tcW w:w="1623" w:type="dxa"/>
            <w:tcBorders>
              <w:top w:val="nil"/>
              <w:left w:val="nil"/>
              <w:bottom w:val="single" w:sz="4" w:space="0" w:color="auto"/>
              <w:right w:val="single" w:sz="4" w:space="0" w:color="auto"/>
            </w:tcBorders>
            <w:shd w:val="clear" w:color="auto" w:fill="auto"/>
            <w:noWrap/>
            <w:vAlign w:val="bottom"/>
            <w:hideMark/>
          </w:tcPr>
          <w:p w14:paraId="06F69919" w14:textId="0773BFA7" w:rsidR="00BE630A" w:rsidRPr="002624C1" w:rsidDel="006642DB" w:rsidRDefault="00BE630A" w:rsidP="006642DB">
            <w:pPr>
              <w:pStyle w:val="Heading1"/>
              <w:rPr>
                <w:del w:id="3690" w:author="Shy Alon" w:date="2017-07-21T16:25:00Z"/>
                <w:rFonts w:eastAsia="Times New Roman"/>
                <w:color w:val="000000"/>
              </w:rPr>
              <w:pPrChange w:id="3691" w:author="Shy Alon" w:date="2017-07-21T16:25:00Z">
                <w:pPr>
                  <w:jc w:val="center"/>
                </w:pPr>
              </w:pPrChange>
            </w:pPr>
            <w:del w:id="3692" w:author="Shy Alon" w:date="2017-07-21T16:25:00Z">
              <w:r w:rsidRPr="002624C1" w:rsidDel="006642DB">
                <w:rPr>
                  <w:rFonts w:eastAsia="Times New Roman"/>
                  <w:color w:val="000000"/>
                </w:rPr>
                <w:delText> </w:delText>
              </w:r>
            </w:del>
          </w:p>
        </w:tc>
      </w:tr>
      <w:tr w:rsidR="00BE630A" w:rsidRPr="002624C1" w:rsidDel="006642DB" w14:paraId="2B903BE7" w14:textId="768EC12C" w:rsidTr="00B20220">
        <w:trPr>
          <w:trHeight w:val="330"/>
          <w:jc w:val="center"/>
          <w:del w:id="3693" w:author="Shy Alon" w:date="2017-07-21T16:25:00Z"/>
        </w:trPr>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0C72E375" w14:textId="38D55E74" w:rsidR="00BE630A" w:rsidRPr="002624C1" w:rsidDel="006642DB" w:rsidRDefault="00BE630A" w:rsidP="006642DB">
            <w:pPr>
              <w:pStyle w:val="Heading1"/>
              <w:rPr>
                <w:del w:id="3694" w:author="Shy Alon" w:date="2017-07-21T16:25:00Z"/>
                <w:rFonts w:ascii="Times New Roman" w:eastAsia="Times New Roman" w:hAnsi="Times New Roman" w:cs="Times New Roman"/>
                <w:i/>
                <w:iCs/>
                <w:color w:val="000000"/>
              </w:rPr>
              <w:pPrChange w:id="3695" w:author="Shy Alon" w:date="2017-07-21T16:25:00Z">
                <w:pPr/>
              </w:pPrChange>
            </w:pPr>
            <w:del w:id="3696" w:author="Shy Alon" w:date="2017-07-21T16:25:00Z">
              <w:r w:rsidRPr="002624C1" w:rsidDel="006642DB">
                <w:rPr>
                  <w:rFonts w:ascii="Times New Roman" w:eastAsia="Times New Roman" w:hAnsi="Times New Roman" w:cs="Times New Roman"/>
                  <w:i/>
                  <w:iCs/>
                  <w:color w:val="000000"/>
                </w:rPr>
                <w:delText xml:space="preserve">Pmax </w:delText>
              </w:r>
              <w:r w:rsidRPr="002624C1" w:rsidDel="006642DB">
                <w:rPr>
                  <w:rFonts w:ascii="Times New Roman" w:eastAsia="Times New Roman" w:hAnsi="Times New Roman" w:cs="Times New Roman"/>
                  <w:color w:val="000000"/>
                  <w:sz w:val="16"/>
                  <w:szCs w:val="16"/>
                </w:rPr>
                <w:delText>( µW/cm</w:delText>
              </w:r>
              <w:r w:rsidRPr="002624C1" w:rsidDel="006642DB">
                <w:rPr>
                  <w:rFonts w:ascii="Times New Roman" w:eastAsia="Times New Roman" w:hAnsi="Times New Roman" w:cs="Times New Roman"/>
                  <w:color w:val="000000"/>
                  <w:sz w:val="16"/>
                  <w:szCs w:val="16"/>
                  <w:vertAlign w:val="superscript"/>
                </w:rPr>
                <w:delText>2</w:delText>
              </w:r>
              <w:r w:rsidRPr="002624C1" w:rsidDel="006642DB">
                <w:rPr>
                  <w:rFonts w:ascii="Times New Roman" w:eastAsia="Times New Roman" w:hAnsi="Times New Roman" w:cs="Times New Roman"/>
                  <w:color w:val="000000"/>
                  <w:sz w:val="16"/>
                  <w:szCs w:val="16"/>
                </w:rPr>
                <w:delText>)</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2E8CA425" w14:textId="6C9568DF" w:rsidR="00BE630A" w:rsidRPr="002624C1" w:rsidDel="006642DB" w:rsidRDefault="00BE630A" w:rsidP="006642DB">
            <w:pPr>
              <w:pStyle w:val="Heading1"/>
              <w:rPr>
                <w:del w:id="3697" w:author="Shy Alon" w:date="2017-07-21T16:25:00Z"/>
                <w:rFonts w:eastAsia="Times New Roman"/>
                <w:color w:val="000000"/>
              </w:rPr>
              <w:pPrChange w:id="3698" w:author="Shy Alon" w:date="2017-07-21T16:25:00Z">
                <w:pPr>
                  <w:jc w:val="center"/>
                </w:pPr>
              </w:pPrChange>
            </w:pPr>
            <w:del w:id="3699" w:author="Shy Alon" w:date="2017-07-21T16:25:00Z">
              <w:r w:rsidRPr="002624C1" w:rsidDel="006642DB">
                <w:rPr>
                  <w:rFonts w:eastAsia="Times New Roman"/>
                  <w:color w:val="000000"/>
                </w:rPr>
                <w:delText>0.96</w:delText>
              </w:r>
            </w:del>
          </w:p>
        </w:tc>
        <w:tc>
          <w:tcPr>
            <w:tcW w:w="1241" w:type="dxa"/>
            <w:tcBorders>
              <w:top w:val="nil"/>
              <w:left w:val="nil"/>
              <w:bottom w:val="single" w:sz="4" w:space="0" w:color="auto"/>
              <w:right w:val="single" w:sz="4" w:space="0" w:color="auto"/>
            </w:tcBorders>
            <w:shd w:val="clear" w:color="auto" w:fill="auto"/>
            <w:noWrap/>
            <w:vAlign w:val="bottom"/>
            <w:hideMark/>
          </w:tcPr>
          <w:p w14:paraId="6481F276" w14:textId="3AE51FF5" w:rsidR="00BE630A" w:rsidRPr="002624C1" w:rsidDel="006642DB" w:rsidRDefault="00BE630A" w:rsidP="006642DB">
            <w:pPr>
              <w:pStyle w:val="Heading1"/>
              <w:rPr>
                <w:del w:id="3700" w:author="Shy Alon" w:date="2017-07-21T16:25:00Z"/>
                <w:rFonts w:eastAsia="Times New Roman"/>
                <w:color w:val="000000"/>
              </w:rPr>
              <w:pPrChange w:id="3701" w:author="Shy Alon" w:date="2017-07-21T16:25:00Z">
                <w:pPr>
                  <w:jc w:val="center"/>
                </w:pPr>
              </w:pPrChange>
            </w:pPr>
            <w:del w:id="3702" w:author="Shy Alon" w:date="2017-07-21T16:25:00Z">
              <w:r w:rsidRPr="002624C1" w:rsidDel="006642DB">
                <w:rPr>
                  <w:rFonts w:eastAsia="Times New Roman"/>
                  <w:color w:val="000000"/>
                </w:rPr>
                <w:delText>0.82</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683F7C98" w14:textId="0307D80B" w:rsidR="00BE630A" w:rsidRPr="002624C1" w:rsidDel="006642DB" w:rsidRDefault="00BE630A" w:rsidP="006642DB">
            <w:pPr>
              <w:pStyle w:val="Heading1"/>
              <w:rPr>
                <w:del w:id="3703" w:author="Shy Alon" w:date="2017-07-21T16:25:00Z"/>
                <w:rFonts w:eastAsia="Times New Roman"/>
                <w:color w:val="000000"/>
              </w:rPr>
              <w:pPrChange w:id="3704" w:author="Shy Alon" w:date="2017-07-21T16:25:00Z">
                <w:pPr>
                  <w:jc w:val="center"/>
                </w:pPr>
              </w:pPrChange>
            </w:pPr>
            <w:del w:id="3705" w:author="Shy Alon" w:date="2017-07-21T16:25:00Z">
              <w:r w:rsidRPr="002624C1" w:rsidDel="006642DB">
                <w:rPr>
                  <w:rFonts w:eastAsia="Times New Roman"/>
                  <w:color w:val="000000"/>
                </w:rPr>
                <w:delText>0.51</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669BCA5A" w14:textId="5EF7CFE6" w:rsidR="00BE630A" w:rsidRPr="002624C1" w:rsidDel="006642DB" w:rsidRDefault="00BE630A" w:rsidP="006642DB">
            <w:pPr>
              <w:pStyle w:val="Heading1"/>
              <w:rPr>
                <w:del w:id="3706" w:author="Shy Alon" w:date="2017-07-21T16:25:00Z"/>
                <w:rFonts w:eastAsia="Times New Roman"/>
                <w:color w:val="000000"/>
              </w:rPr>
              <w:pPrChange w:id="3707" w:author="Shy Alon" w:date="2017-07-21T16:25:00Z">
                <w:pPr>
                  <w:jc w:val="center"/>
                </w:pPr>
              </w:pPrChange>
            </w:pPr>
            <w:del w:id="3708" w:author="Shy Alon" w:date="2017-07-21T16:25:00Z">
              <w:r w:rsidRPr="002624C1" w:rsidDel="006642DB">
                <w:rPr>
                  <w:rFonts w:eastAsia="Times New Roman"/>
                  <w:color w:val="000000"/>
                </w:rPr>
                <w:delText>0.52</w:delText>
              </w:r>
            </w:del>
          </w:p>
        </w:tc>
        <w:tc>
          <w:tcPr>
            <w:tcW w:w="1623" w:type="dxa"/>
            <w:tcBorders>
              <w:top w:val="nil"/>
              <w:left w:val="nil"/>
              <w:bottom w:val="single" w:sz="4" w:space="0" w:color="auto"/>
              <w:right w:val="single" w:sz="4" w:space="0" w:color="auto"/>
            </w:tcBorders>
            <w:shd w:val="clear" w:color="auto" w:fill="auto"/>
            <w:noWrap/>
            <w:vAlign w:val="bottom"/>
            <w:hideMark/>
          </w:tcPr>
          <w:p w14:paraId="01AED78F" w14:textId="63EF8358" w:rsidR="00BE630A" w:rsidRPr="002624C1" w:rsidDel="006642DB" w:rsidRDefault="00BE630A" w:rsidP="006642DB">
            <w:pPr>
              <w:pStyle w:val="Heading1"/>
              <w:rPr>
                <w:del w:id="3709" w:author="Shy Alon" w:date="2017-07-21T16:25:00Z"/>
                <w:rFonts w:eastAsia="Times New Roman"/>
                <w:color w:val="000000"/>
              </w:rPr>
              <w:pPrChange w:id="3710" w:author="Shy Alon" w:date="2017-07-21T16:25:00Z">
                <w:pPr>
                  <w:jc w:val="center"/>
                </w:pPr>
              </w:pPrChange>
            </w:pPr>
            <w:del w:id="3711" w:author="Shy Alon" w:date="2017-07-21T16:25:00Z">
              <w:r w:rsidRPr="002624C1" w:rsidDel="006642DB">
                <w:rPr>
                  <w:rFonts w:eastAsia="Times New Roman"/>
                  <w:color w:val="000000"/>
                </w:rPr>
                <w:delText>1</w:delText>
              </w:r>
            </w:del>
          </w:p>
        </w:tc>
      </w:tr>
    </w:tbl>
    <w:p w14:paraId="5756D42D" w14:textId="5D95BF00" w:rsidR="00BE630A" w:rsidDel="006642DB" w:rsidRDefault="00BE630A" w:rsidP="006642DB">
      <w:pPr>
        <w:pStyle w:val="Heading1"/>
        <w:rPr>
          <w:del w:id="3712" w:author="Shy Alon" w:date="2017-07-21T16:25:00Z"/>
        </w:rPr>
        <w:pPrChange w:id="3713" w:author="Shy Alon" w:date="2017-07-21T16:25:00Z">
          <w:pPr/>
        </w:pPrChange>
      </w:pPr>
    </w:p>
    <w:p w14:paraId="3916A93A" w14:textId="6103940E" w:rsidR="00BE630A" w:rsidDel="006642DB" w:rsidRDefault="00BE630A" w:rsidP="006642DB">
      <w:pPr>
        <w:pStyle w:val="Heading1"/>
        <w:rPr>
          <w:del w:id="3714" w:author="Shy Alon" w:date="2017-07-21T16:25:00Z"/>
        </w:rPr>
        <w:pPrChange w:id="3715" w:author="Shy Alon" w:date="2017-07-21T16:25:00Z">
          <w:pPr>
            <w:pStyle w:val="Caption"/>
          </w:pPr>
        </w:pPrChange>
      </w:pPr>
      <w:del w:id="3716" w:author="Shy Alon" w:date="2017-07-21T16:25:00Z">
        <w:r w:rsidRPr="00D86520" w:rsidDel="006642DB">
          <w:rPr>
            <w:noProof/>
          </w:rPr>
          <w:drawing>
            <wp:inline distT="0" distB="0" distL="0" distR="0" wp14:anchorId="400CF6B5" wp14:editId="4C614A1B">
              <wp:extent cx="5133904" cy="2880000"/>
              <wp:effectExtent l="0" t="0" r="0" b="0"/>
              <wp:docPr id="4" name="Picture 5" descr="C:\Users\avi\Downloads\PCA with two librari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i\Downloads\PCA with two libraries (1).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8046" r="7062"/>
                      <a:stretch/>
                    </pic:blipFill>
                    <pic:spPr bwMode="auto">
                      <a:xfrm>
                        <a:off x="0" y="0"/>
                        <a:ext cx="5133904" cy="2880000"/>
                      </a:xfrm>
                      <a:prstGeom prst="rect">
                        <a:avLst/>
                      </a:prstGeom>
                      <a:noFill/>
                      <a:ln>
                        <a:noFill/>
                      </a:ln>
                      <a:extLst>
                        <a:ext uri="{53640926-AAD7-44D8-BBD7-CCE9431645EC}">
                          <a14:shadowObscured xmlns:a14="http://schemas.microsoft.com/office/drawing/2010/main"/>
                        </a:ext>
                      </a:extLst>
                    </pic:spPr>
                  </pic:pic>
                </a:graphicData>
              </a:graphic>
            </wp:inline>
          </w:drawing>
        </w:r>
      </w:del>
    </w:p>
    <w:p w14:paraId="3566D89C" w14:textId="52D6C682" w:rsidR="00BE630A" w:rsidRPr="00E84092" w:rsidDel="006642DB" w:rsidRDefault="00826B66" w:rsidP="006642DB">
      <w:pPr>
        <w:pStyle w:val="Heading1"/>
        <w:rPr>
          <w:del w:id="3717" w:author="Shy Alon" w:date="2017-07-21T16:25:00Z"/>
          <w:i/>
          <w:iCs/>
          <w:rtl/>
        </w:rPr>
        <w:pPrChange w:id="3718" w:author="Shy Alon" w:date="2017-07-21T16:25:00Z">
          <w:pPr>
            <w:pStyle w:val="Caption"/>
          </w:pPr>
        </w:pPrChange>
      </w:pPr>
      <w:bookmarkStart w:id="3719" w:name="_Toc483041610"/>
      <w:del w:id="3720" w:author="Shy Alon" w:date="2017-07-21T16:25:00Z">
        <w:r w:rsidDel="006642DB">
          <w:delText xml:space="preserve">Figure </w:delText>
        </w:r>
        <w:r w:rsidR="009A312C" w:rsidDel="006642DB">
          <w:fldChar w:fldCharType="begin"/>
        </w:r>
        <w:r w:rsidR="00E20F2D" w:rsidDel="006642DB">
          <w:delInstrText xml:space="preserve"> SEQ Figure \* ARABIC </w:delInstrText>
        </w:r>
        <w:r w:rsidR="009A312C" w:rsidDel="006642DB">
          <w:fldChar w:fldCharType="separate"/>
        </w:r>
      </w:del>
      <w:del w:id="3721" w:author="Shy Alon" w:date="2017-07-05T22:58:00Z">
        <w:r w:rsidR="00A9699E" w:rsidDel="00C91D56">
          <w:rPr>
            <w:noProof/>
          </w:rPr>
          <w:delText>7</w:delText>
        </w:r>
      </w:del>
      <w:del w:id="3722" w:author="Shy Alon" w:date="2017-07-21T16:25:00Z">
        <w:r w:rsidR="009A312C" w:rsidDel="006642DB">
          <w:rPr>
            <w:noProof/>
          </w:rPr>
          <w:fldChar w:fldCharType="end"/>
        </w:r>
        <w:r w:rsidDel="006642DB">
          <w:delText xml:space="preserve">: </w:delText>
        </w:r>
        <w:r w:rsidR="00BE630A" w:rsidRPr="00936097" w:rsidDel="006642DB">
          <w:rPr>
            <w:b w:val="0"/>
            <w:bCs w:val="0"/>
          </w:rPr>
          <w:delText>A PC plot for photovoltaic cells from the two solar cell libraries. Blue and red dots represent cells from the TiO</w:delText>
        </w:r>
        <w:r w:rsidR="00BE630A" w:rsidRPr="00936097" w:rsidDel="006642DB">
          <w:rPr>
            <w:b w:val="0"/>
            <w:bCs w:val="0"/>
            <w:vertAlign w:val="subscript"/>
          </w:rPr>
          <w:delText>2</w:delText>
        </w:r>
        <w:r w:rsidR="00BE630A" w:rsidRPr="00936097" w:rsidDel="006642DB">
          <w:rPr>
            <w:b w:val="0"/>
            <w:bCs w:val="0"/>
          </w:rPr>
          <w:delText>|Co</w:delText>
        </w:r>
        <w:r w:rsidR="00BE630A" w:rsidRPr="00936097" w:rsidDel="006642DB">
          <w:rPr>
            <w:b w:val="0"/>
            <w:bCs w:val="0"/>
            <w:vertAlign w:val="subscript"/>
          </w:rPr>
          <w:delText>3</w:delText>
        </w:r>
        <w:r w:rsidR="00BE630A" w:rsidRPr="00936097" w:rsidDel="006642DB">
          <w:rPr>
            <w:b w:val="0"/>
            <w:bCs w:val="0"/>
          </w:rPr>
          <w:delText>O</w:delText>
        </w:r>
        <w:r w:rsidR="00BE630A" w:rsidRPr="00936097" w:rsidDel="006642DB">
          <w:rPr>
            <w:b w:val="0"/>
            <w:bCs w:val="0"/>
            <w:vertAlign w:val="subscript"/>
          </w:rPr>
          <w:delText>4</w:delText>
        </w:r>
        <w:r w:rsidR="00BE630A" w:rsidRPr="00936097" w:rsidDel="006642DB">
          <w:rPr>
            <w:b w:val="0"/>
            <w:bCs w:val="0"/>
          </w:rPr>
          <w:delText xml:space="preserve"> and TiO</w:delText>
        </w:r>
        <w:r w:rsidR="00BE630A" w:rsidRPr="00936097" w:rsidDel="006642DB">
          <w:rPr>
            <w:b w:val="0"/>
            <w:bCs w:val="0"/>
            <w:vertAlign w:val="subscript"/>
          </w:rPr>
          <w:delText>2</w:delText>
        </w:r>
        <w:r w:rsidR="00BE630A" w:rsidRPr="00936097" w:rsidDel="006642DB">
          <w:rPr>
            <w:b w:val="0"/>
            <w:bCs w:val="0"/>
          </w:rPr>
          <w:delText>|Co</w:delText>
        </w:r>
        <w:r w:rsidR="00BE630A" w:rsidRPr="00936097" w:rsidDel="006642DB">
          <w:rPr>
            <w:b w:val="0"/>
            <w:bCs w:val="0"/>
            <w:vertAlign w:val="subscript"/>
          </w:rPr>
          <w:delText>3</w:delText>
        </w:r>
        <w:r w:rsidR="00BE630A" w:rsidRPr="00936097" w:rsidDel="006642DB">
          <w:rPr>
            <w:b w:val="0"/>
            <w:bCs w:val="0"/>
          </w:rPr>
          <w:delText>O</w:delText>
        </w:r>
        <w:r w:rsidR="00BE630A" w:rsidRPr="00936097" w:rsidDel="006642DB">
          <w:rPr>
            <w:b w:val="0"/>
            <w:bCs w:val="0"/>
            <w:vertAlign w:val="subscript"/>
          </w:rPr>
          <w:delText>4</w:delText>
        </w:r>
        <w:r w:rsidR="00BE630A" w:rsidRPr="00936097" w:rsidDel="006642DB">
          <w:rPr>
            <w:b w:val="0"/>
            <w:bCs w:val="0"/>
          </w:rPr>
          <w:delText>|MoO</w:delText>
        </w:r>
        <w:r w:rsidR="00BE630A" w:rsidRPr="00936097" w:rsidDel="006642DB">
          <w:rPr>
            <w:b w:val="0"/>
            <w:bCs w:val="0"/>
            <w:vertAlign w:val="subscript"/>
          </w:rPr>
          <w:delText>3</w:delText>
        </w:r>
        <w:r w:rsidR="00BE630A" w:rsidRPr="00936097" w:rsidDel="006642DB">
          <w:rPr>
            <w:b w:val="0"/>
            <w:bCs w:val="0"/>
          </w:rPr>
          <w:delText xml:space="preserve"> libraries, respectively.</w:delText>
        </w:r>
        <w:bookmarkEnd w:id="3719"/>
      </w:del>
    </w:p>
    <w:p w14:paraId="45909789" w14:textId="148A3D99" w:rsidR="002140F8" w:rsidDel="006642DB" w:rsidRDefault="002140F8" w:rsidP="006642DB">
      <w:pPr>
        <w:pStyle w:val="Heading1"/>
        <w:rPr>
          <w:del w:id="3723" w:author="Shy Alon" w:date="2017-07-21T16:25:00Z"/>
        </w:rPr>
        <w:pPrChange w:id="3724" w:author="Shy Alon" w:date="2017-07-21T16:25:00Z">
          <w:pPr/>
        </w:pPrChange>
      </w:pPr>
    </w:p>
    <w:p w14:paraId="57124BD1" w14:textId="7E6732E2" w:rsidR="002140F8" w:rsidDel="006642DB" w:rsidRDefault="002140F8" w:rsidP="006642DB">
      <w:pPr>
        <w:pStyle w:val="Heading1"/>
        <w:rPr>
          <w:del w:id="3725" w:author="Shy Alon" w:date="2017-07-21T16:25:00Z"/>
        </w:rPr>
        <w:pPrChange w:id="3726" w:author="Shy Alon" w:date="2017-07-21T16:25:00Z">
          <w:pPr/>
        </w:pPrChange>
      </w:pPr>
      <w:del w:id="3727" w:author="Shy Alon" w:date="2017-07-21T16:25:00Z">
        <w:r w:rsidDel="006642DB">
          <w:delText xml:space="preserve">Figure </w:delText>
        </w:r>
        <w:r w:rsidR="00E84092" w:rsidDel="006642DB">
          <w:delText>6</w:delText>
        </w:r>
        <w:r w:rsidDel="006642DB">
          <w:delText xml:space="preserve"> clearly demonstrates that cells from the </w:delText>
        </w:r>
        <w:r w:rsidRPr="00EF0B3D" w:rsidDel="006642DB">
          <w:delText>TiO</w:delText>
        </w:r>
        <w:r w:rsidRPr="00A33EDF" w:rsidDel="006642DB">
          <w:rPr>
            <w:vertAlign w:val="subscript"/>
          </w:rPr>
          <w:delText>2</w:delText>
        </w:r>
        <w:r w:rsidRPr="00EF0B3D" w:rsidDel="006642DB">
          <w:delText>|Co</w:delText>
        </w:r>
        <w:r w:rsidRPr="00A33EDF" w:rsidDel="006642DB">
          <w:rPr>
            <w:vertAlign w:val="subscript"/>
          </w:rPr>
          <w:delText>3</w:delText>
        </w:r>
        <w:r w:rsidRPr="00EF0B3D" w:rsidDel="006642DB">
          <w:delText>O</w:delText>
        </w:r>
        <w:r w:rsidRPr="00A33EDF" w:rsidDel="006642DB">
          <w:rPr>
            <w:vertAlign w:val="subscript"/>
          </w:rPr>
          <w:delText>4</w:delText>
        </w:r>
        <w:r w:rsidRPr="00EF0B3D" w:rsidDel="006642DB">
          <w:delText>|MoO</w:delText>
        </w:r>
        <w:r w:rsidRPr="00A33EDF" w:rsidDel="006642DB">
          <w:rPr>
            <w:vertAlign w:val="subscript"/>
          </w:rPr>
          <w:delText>3</w:delText>
        </w:r>
        <w:r w:rsidDel="006642DB">
          <w:delText xml:space="preserve"> library are more spread out in the PC space than cells from the </w:delText>
        </w:r>
        <w:r w:rsidRPr="00EF0B3D" w:rsidDel="006642DB">
          <w:delText>TiO</w:delText>
        </w:r>
        <w:r w:rsidRPr="00A33EDF" w:rsidDel="006642DB">
          <w:rPr>
            <w:vertAlign w:val="subscript"/>
          </w:rPr>
          <w:delText>2</w:delText>
        </w:r>
        <w:r w:rsidRPr="00EF0B3D" w:rsidDel="006642DB">
          <w:delText>|Co</w:delText>
        </w:r>
        <w:r w:rsidRPr="00A33EDF" w:rsidDel="006642DB">
          <w:rPr>
            <w:vertAlign w:val="subscript"/>
          </w:rPr>
          <w:delText>3</w:delText>
        </w:r>
        <w:r w:rsidRPr="00EF0B3D" w:rsidDel="006642DB">
          <w:delText>O</w:delText>
        </w:r>
        <w:r w:rsidRPr="00A33EDF" w:rsidDel="006642DB">
          <w:rPr>
            <w:vertAlign w:val="subscript"/>
          </w:rPr>
          <w:delText>4</w:delText>
        </w:r>
        <w:r w:rsidRPr="00EF0B3D" w:rsidDel="006642DB">
          <w:delText xml:space="preserve"> </w:delText>
        </w:r>
        <w:r w:rsidDel="006642DB">
          <w:delText>library, in particular along PC2. This suggests a non-uniform effect of the MoO</w:delText>
        </w:r>
        <w:r w:rsidRPr="007D4123" w:rsidDel="006642DB">
          <w:rPr>
            <w:vertAlign w:val="subscript"/>
          </w:rPr>
          <w:delText>3</w:delText>
        </w:r>
        <w:r w:rsidDel="006642DB">
          <w:delText xml:space="preserve"> layer on the overall PV properties of cells characterized by different </w:delText>
        </w:r>
        <w:r w:rsidRPr="00EF0B3D" w:rsidDel="006642DB">
          <w:delText>TiO</w:delText>
        </w:r>
        <w:r w:rsidRPr="00A33EDF" w:rsidDel="006642DB">
          <w:rPr>
            <w:vertAlign w:val="subscript"/>
          </w:rPr>
          <w:delText>2</w:delText>
        </w:r>
        <w:r w:rsidRPr="00EF0B3D" w:rsidDel="006642DB">
          <w:delText>|Co</w:delText>
        </w:r>
        <w:r w:rsidRPr="00A33EDF" w:rsidDel="006642DB">
          <w:rPr>
            <w:vertAlign w:val="subscript"/>
          </w:rPr>
          <w:delText>3</w:delText>
        </w:r>
        <w:r w:rsidRPr="00EF0B3D" w:rsidDel="006642DB">
          <w:delText>O</w:delText>
        </w:r>
        <w:r w:rsidRPr="00A33EDF" w:rsidDel="006642DB">
          <w:rPr>
            <w:vertAlign w:val="subscript"/>
          </w:rPr>
          <w:delText>4</w:delText>
        </w:r>
        <w:r w:rsidDel="006642DB">
          <w:rPr>
            <w:vertAlign w:val="subscript"/>
          </w:rPr>
          <w:delText xml:space="preserve"> </w:delText>
        </w:r>
        <w:r w:rsidDel="006642DB">
          <w:delText xml:space="preserve">profiles. Thus while certain </w:delText>
        </w:r>
        <w:r w:rsidRPr="00EF0B3D" w:rsidDel="006642DB">
          <w:delText>TiO</w:delText>
        </w:r>
        <w:r w:rsidRPr="00A33EDF" w:rsidDel="006642DB">
          <w:rPr>
            <w:vertAlign w:val="subscript"/>
          </w:rPr>
          <w:delText>2</w:delText>
        </w:r>
        <w:r w:rsidRPr="00EF0B3D" w:rsidDel="006642DB">
          <w:delText>|Co</w:delText>
        </w:r>
        <w:r w:rsidRPr="00A33EDF" w:rsidDel="006642DB">
          <w:rPr>
            <w:vertAlign w:val="subscript"/>
          </w:rPr>
          <w:delText>3</w:delText>
        </w:r>
        <w:r w:rsidRPr="00EF0B3D" w:rsidDel="006642DB">
          <w:delText>O</w:delText>
        </w:r>
        <w:r w:rsidRPr="00A33EDF" w:rsidDel="006642DB">
          <w:rPr>
            <w:vertAlign w:val="subscript"/>
          </w:rPr>
          <w:delText>4</w:delText>
        </w:r>
        <w:r w:rsidDel="006642DB">
          <w:delText xml:space="preserve"> combinations benefit from the addition of MoO</w:delText>
        </w:r>
        <w:r w:rsidRPr="007D4123" w:rsidDel="006642DB">
          <w:rPr>
            <w:vertAlign w:val="subscript"/>
          </w:rPr>
          <w:delText>3</w:delText>
        </w:r>
        <w:r w:rsidDel="006642DB">
          <w:delText>, others are either indifferent or even suffer from reduced performances due to this change. These observations complement the one made by Majhi et al.,</w:delText>
        </w:r>
        <w:r w:rsidR="00010C54" w:rsidDel="006642DB">
          <w:fldChar w:fldCharType="begin"/>
        </w:r>
        <w:r w:rsidR="00CF03CA" w:rsidDel="006642DB">
          <w:del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delInstrText>
        </w:r>
        <w:r w:rsidR="00010C54" w:rsidDel="006642DB">
          <w:fldChar w:fldCharType="separate"/>
        </w:r>
        <w:r w:rsidR="00CF03CA" w:rsidRPr="00CF03CA" w:rsidDel="006642DB">
          <w:rPr>
            <w:i/>
            <w:noProof/>
            <w:vertAlign w:val="superscript"/>
          </w:rPr>
          <w:delText>(</w:delText>
        </w:r>
        <w:r w:rsidR="00937424" w:rsidDel="006642DB">
          <w:fldChar w:fldCharType="begin"/>
        </w:r>
        <w:r w:rsidR="00937424" w:rsidDel="006642DB">
          <w:delInstrText xml:space="preserve"> HYPERLINK \l "_ENREF_5" \o "Hill, 2016 #426" </w:delInstrText>
        </w:r>
        <w:r w:rsidR="00937424" w:rsidDel="006642DB">
          <w:fldChar w:fldCharType="separate"/>
        </w:r>
        <w:r w:rsidR="001C0A8A" w:rsidRPr="00CF03CA" w:rsidDel="006642DB">
          <w:rPr>
            <w:i/>
            <w:noProof/>
            <w:vertAlign w:val="superscript"/>
          </w:rPr>
          <w:delText>5</w:delText>
        </w:r>
        <w:r w:rsidR="00937424" w:rsidDel="006642DB">
          <w:rPr>
            <w:i/>
            <w:noProof/>
            <w:vertAlign w:val="superscript"/>
          </w:rPr>
          <w:fldChar w:fldCharType="end"/>
        </w:r>
        <w:r w:rsidR="00CF03CA" w:rsidRPr="00CF03CA" w:rsidDel="006642DB">
          <w:rPr>
            <w:i/>
            <w:noProof/>
            <w:vertAlign w:val="superscript"/>
          </w:rPr>
          <w:delText>)</w:delText>
        </w:r>
        <w:r w:rsidR="00010C54" w:rsidDel="006642DB">
          <w:fldChar w:fldCharType="end"/>
        </w:r>
        <w:r w:rsidDel="006642DB">
          <w:delText xml:space="preserve"> that the addition of the MoO</w:delText>
        </w:r>
        <w:r w:rsidRPr="00E16FD3" w:rsidDel="006642DB">
          <w:rPr>
            <w:vertAlign w:val="subscript"/>
          </w:rPr>
          <w:delText>3</w:delText>
        </w:r>
        <w:r w:rsidDel="006642DB">
          <w:delText xml:space="preserve"> layer increases PV activity by providing a more detailed analysis. Furthermore additional information is obtained regarding the region that is largely unaffected by the additional layer.  </w:delText>
        </w:r>
      </w:del>
    </w:p>
    <w:p w14:paraId="73F38416" w14:textId="5817F155" w:rsidR="00242AA9" w:rsidDel="006642DB" w:rsidRDefault="00242AA9" w:rsidP="006642DB">
      <w:pPr>
        <w:pStyle w:val="Heading1"/>
        <w:rPr>
          <w:del w:id="3728" w:author="Shy Alon" w:date="2017-07-21T16:25:00Z"/>
        </w:rPr>
        <w:pPrChange w:id="3729" w:author="Shy Alon" w:date="2017-07-21T16:25:00Z">
          <w:pPr/>
        </w:pPrChange>
      </w:pPr>
    </w:p>
    <w:p w14:paraId="601F4729" w14:textId="71B693E0" w:rsidR="00E84092" w:rsidDel="006642DB" w:rsidRDefault="003F7936" w:rsidP="006642DB">
      <w:pPr>
        <w:pStyle w:val="Heading1"/>
        <w:rPr>
          <w:del w:id="3730" w:author="Shy Alon" w:date="2017-07-21T16:25:00Z"/>
        </w:rPr>
        <w:pPrChange w:id="3731" w:author="Shy Alon" w:date="2017-07-21T16:25:00Z">
          <w:pPr/>
        </w:pPrChange>
      </w:pPr>
      <w:del w:id="3732" w:author="Shy Alon" w:date="2017-07-21T16:25:00Z">
        <w:r w:rsidDel="006642DB">
          <w:delText>Interestingly, a region of overlap between the two libraries is clearly observable in the PC plot. Since the addition of MoO</w:delText>
        </w:r>
        <w:r w:rsidRPr="00F24E59" w:rsidDel="006642DB">
          <w:rPr>
            <w:vertAlign w:val="subscript"/>
          </w:rPr>
          <w:delText>3</w:delText>
        </w:r>
        <w:r w:rsidDel="006642DB">
          <w:delText xml:space="preserve"> may change the PV parameters of any cell, it was necessary to test whether neighboring cells (i.e., cells with similar activity profiles) from the two libraries have identical IDs (i.e., they differ only by the addition of the MoO</w:delText>
        </w:r>
        <w:r w:rsidRPr="00DF5EB2" w:rsidDel="006642DB">
          <w:rPr>
            <w:vertAlign w:val="subscript"/>
          </w:rPr>
          <w:delText>3</w:delText>
        </w:r>
        <w:r w:rsidDel="006642DB">
          <w:delText xml:space="preserve"> layer</w:delText>
        </w:r>
        <w:r w:rsidRPr="00611091" w:rsidDel="006642DB">
          <w:delText>).</w:delText>
        </w:r>
        <w:r w:rsidDel="006642DB">
          <w:delText xml:space="preserve">  </w:delText>
        </w:r>
      </w:del>
    </w:p>
    <w:p w14:paraId="4FA555F6" w14:textId="0453F356" w:rsidR="00856EC7" w:rsidDel="006642DB" w:rsidRDefault="00856EC7" w:rsidP="006642DB">
      <w:pPr>
        <w:pStyle w:val="Heading1"/>
        <w:rPr>
          <w:del w:id="3733" w:author="Shy Alon" w:date="2017-07-21T16:25:00Z"/>
        </w:rPr>
        <w:pPrChange w:id="3734" w:author="Shy Alon" w:date="2017-07-21T16:25:00Z">
          <w:pPr/>
        </w:pPrChange>
      </w:pPr>
    </w:p>
    <w:p w14:paraId="14DFAF70" w14:textId="051E65F9" w:rsidR="003F7936" w:rsidDel="006642DB" w:rsidRDefault="003F7936" w:rsidP="006642DB">
      <w:pPr>
        <w:pStyle w:val="Heading1"/>
        <w:rPr>
          <w:del w:id="3735" w:author="Shy Alon" w:date="2017-07-21T16:25:00Z"/>
        </w:rPr>
        <w:pPrChange w:id="3736" w:author="Shy Alon" w:date="2017-07-21T16:25:00Z">
          <w:pPr/>
        </w:pPrChange>
      </w:pPr>
      <w:del w:id="3737" w:author="Shy Alon" w:date="2017-07-21T16:25:00Z">
        <w:r w:rsidDel="006642DB">
          <w:delText xml:space="preserve">This test was performed by measuring the Euclidean distance between cells with identical IDs in both libraries in the PC space. The 13 pairs with the smallest distances (smaller than 10% of the maximum distance between two identical IDs) are presented as green dots in </w:delText>
        </w:r>
        <w:r w:rsidR="009A312C" w:rsidDel="006642DB">
          <w:fldChar w:fldCharType="begin"/>
        </w:r>
        <w:r w:rsidR="00DC0FE3" w:rsidDel="006642DB">
          <w:delInstrText xml:space="preserve"> REF _Ref475296423 \h </w:delInstrText>
        </w:r>
        <w:r w:rsidR="009A312C" w:rsidDel="006642DB">
          <w:fldChar w:fldCharType="separate"/>
        </w:r>
        <w:r w:rsidR="00DC600D" w:rsidDel="006642DB">
          <w:delText xml:space="preserve">Figure </w:delText>
        </w:r>
        <w:r w:rsidR="00DC600D" w:rsidDel="006642DB">
          <w:rPr>
            <w:noProof/>
          </w:rPr>
          <w:delText>7</w:delText>
        </w:r>
        <w:r w:rsidR="009A312C" w:rsidDel="006642DB">
          <w:fldChar w:fldCharType="end"/>
        </w:r>
        <w:r w:rsidR="0087682D" w:rsidDel="006642DB">
          <w:rPr>
            <w:rFonts w:hint="cs"/>
            <w:rtl/>
          </w:rPr>
          <w:delText xml:space="preserve"> </w:delText>
        </w:r>
        <w:r w:rsidDel="006642DB">
          <w:delText xml:space="preserve">and as expected, reside within the overlap region. </w:delText>
        </w:r>
      </w:del>
    </w:p>
    <w:p w14:paraId="645A12D5" w14:textId="7A3AAC8A" w:rsidR="00031B18" w:rsidDel="006642DB" w:rsidRDefault="00031B18" w:rsidP="006642DB">
      <w:pPr>
        <w:pStyle w:val="Heading1"/>
        <w:rPr>
          <w:del w:id="3738" w:author="Shy Alon" w:date="2017-07-21T16:25:00Z"/>
        </w:rPr>
        <w:pPrChange w:id="3739" w:author="Shy Alon" w:date="2017-07-21T16:25:00Z">
          <w:pPr/>
        </w:pPrChange>
      </w:pPr>
    </w:p>
    <w:p w14:paraId="6E916997" w14:textId="76EC60F7" w:rsidR="00031B18" w:rsidDel="006642DB" w:rsidRDefault="00031B18" w:rsidP="006642DB">
      <w:pPr>
        <w:pStyle w:val="Heading1"/>
        <w:rPr>
          <w:del w:id="3740" w:author="Shy Alon" w:date="2017-07-21T16:25:00Z"/>
        </w:rPr>
        <w:pPrChange w:id="3741" w:author="Shy Alon" w:date="2017-07-21T16:25:00Z">
          <w:pPr>
            <w:jc w:val="center"/>
          </w:pPr>
        </w:pPrChange>
      </w:pPr>
      <w:del w:id="3742" w:author="Shy Alon" w:date="2017-07-21T16:25:00Z">
        <w:r w:rsidRPr="001B5B01" w:rsidDel="006642DB">
          <w:rPr>
            <w:noProof/>
          </w:rPr>
          <w:drawing>
            <wp:inline distT="0" distB="0" distL="0" distR="0" wp14:anchorId="4B64CB2B" wp14:editId="74D316E5">
              <wp:extent cx="5195274" cy="2880000"/>
              <wp:effectExtent l="0" t="0" r="5715" b="0"/>
              <wp:docPr id="12" name="תמונה 12" descr="C:\Users\OMER\Documents\MATLAB\Research\Article Kohonen\PCA with two libraries and over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MER\Documents\MATLAB\Research\Article Kohonen\PCA with two libraries and overlap.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7399" r="6663"/>
                      <a:stretch/>
                    </pic:blipFill>
                    <pic:spPr bwMode="auto">
                      <a:xfrm>
                        <a:off x="0" y="0"/>
                        <a:ext cx="5195274" cy="2880000"/>
                      </a:xfrm>
                      <a:prstGeom prst="rect">
                        <a:avLst/>
                      </a:prstGeom>
                      <a:noFill/>
                      <a:ln>
                        <a:noFill/>
                      </a:ln>
                      <a:extLst>
                        <a:ext uri="{53640926-AAD7-44D8-BBD7-CCE9431645EC}">
                          <a14:shadowObscured xmlns:a14="http://schemas.microsoft.com/office/drawing/2010/main"/>
                        </a:ext>
                      </a:extLst>
                    </pic:spPr>
                  </pic:pic>
                </a:graphicData>
              </a:graphic>
            </wp:inline>
          </w:drawing>
        </w:r>
      </w:del>
    </w:p>
    <w:p w14:paraId="5B8CBB7E" w14:textId="4E8C5F6B" w:rsidR="001D635C" w:rsidRPr="001D635C" w:rsidDel="006642DB" w:rsidRDefault="00826B66" w:rsidP="006642DB">
      <w:pPr>
        <w:pStyle w:val="Heading1"/>
        <w:rPr>
          <w:del w:id="3743" w:author="Shy Alon" w:date="2017-07-21T16:25:00Z"/>
          <w:rtl/>
        </w:rPr>
        <w:pPrChange w:id="3744" w:author="Shy Alon" w:date="2017-07-21T16:25:00Z">
          <w:pPr>
            <w:pStyle w:val="Caption"/>
          </w:pPr>
        </w:pPrChange>
      </w:pPr>
      <w:bookmarkStart w:id="3745" w:name="_Ref475296423"/>
      <w:bookmarkStart w:id="3746" w:name="_Toc483041611"/>
      <w:del w:id="3747" w:author="Shy Alon" w:date="2017-07-21T16:25:00Z">
        <w:r w:rsidDel="006642DB">
          <w:delText xml:space="preserve">Figure </w:delText>
        </w:r>
        <w:r w:rsidR="009A312C" w:rsidDel="006642DB">
          <w:fldChar w:fldCharType="begin"/>
        </w:r>
        <w:r w:rsidR="00E20F2D" w:rsidDel="006642DB">
          <w:delInstrText xml:space="preserve"> SEQ Figure \* ARABIC </w:delInstrText>
        </w:r>
        <w:r w:rsidR="009A312C" w:rsidDel="006642DB">
          <w:fldChar w:fldCharType="separate"/>
        </w:r>
      </w:del>
      <w:del w:id="3748" w:author="Shy Alon" w:date="2017-07-05T22:58:00Z">
        <w:r w:rsidR="00A9699E" w:rsidDel="00C91D56">
          <w:rPr>
            <w:noProof/>
          </w:rPr>
          <w:delText>8</w:delText>
        </w:r>
      </w:del>
      <w:del w:id="3749" w:author="Shy Alon" w:date="2017-07-21T16:25:00Z">
        <w:r w:rsidR="009A312C" w:rsidDel="006642DB">
          <w:rPr>
            <w:noProof/>
          </w:rPr>
          <w:fldChar w:fldCharType="end"/>
        </w:r>
        <w:bookmarkEnd w:id="3745"/>
        <w:r w:rsidDel="006642DB">
          <w:delText xml:space="preserve">: </w:delText>
        </w:r>
        <w:r w:rsidR="00031B18" w:rsidRPr="004652BF" w:rsidDel="006642DB">
          <w:rPr>
            <w:b w:val="0"/>
            <w:bCs w:val="0"/>
          </w:rPr>
          <w:delText>A PC plot of photovoltaic cells from the two solar cell libraries. Blue and red dots represent cells from the TiO</w:delText>
        </w:r>
        <w:r w:rsidR="00031B18" w:rsidRPr="004652BF" w:rsidDel="006642DB">
          <w:rPr>
            <w:b w:val="0"/>
            <w:bCs w:val="0"/>
            <w:vertAlign w:val="subscript"/>
          </w:rPr>
          <w:delText>2</w:delText>
        </w:r>
        <w:r w:rsidR="00031B18" w:rsidRPr="004652BF" w:rsidDel="006642DB">
          <w:rPr>
            <w:b w:val="0"/>
            <w:bCs w:val="0"/>
          </w:rPr>
          <w:delText>|Co</w:delText>
        </w:r>
        <w:r w:rsidR="00031B18" w:rsidRPr="004652BF" w:rsidDel="006642DB">
          <w:rPr>
            <w:b w:val="0"/>
            <w:bCs w:val="0"/>
            <w:vertAlign w:val="subscript"/>
          </w:rPr>
          <w:delText>3</w:delText>
        </w:r>
        <w:r w:rsidR="00031B18" w:rsidRPr="004652BF" w:rsidDel="006642DB">
          <w:rPr>
            <w:b w:val="0"/>
            <w:bCs w:val="0"/>
          </w:rPr>
          <w:delText>O</w:delText>
        </w:r>
        <w:r w:rsidR="00031B18" w:rsidRPr="004652BF" w:rsidDel="006642DB">
          <w:rPr>
            <w:b w:val="0"/>
            <w:bCs w:val="0"/>
            <w:vertAlign w:val="subscript"/>
          </w:rPr>
          <w:delText>4</w:delText>
        </w:r>
        <w:r w:rsidR="00031B18" w:rsidRPr="004652BF" w:rsidDel="006642DB">
          <w:rPr>
            <w:b w:val="0"/>
            <w:bCs w:val="0"/>
          </w:rPr>
          <w:delText xml:space="preserve"> and TiO</w:delText>
        </w:r>
        <w:r w:rsidR="00031B18" w:rsidRPr="004652BF" w:rsidDel="006642DB">
          <w:rPr>
            <w:b w:val="0"/>
            <w:bCs w:val="0"/>
            <w:vertAlign w:val="subscript"/>
          </w:rPr>
          <w:delText>2</w:delText>
        </w:r>
        <w:r w:rsidR="00031B18" w:rsidRPr="004652BF" w:rsidDel="006642DB">
          <w:rPr>
            <w:b w:val="0"/>
            <w:bCs w:val="0"/>
          </w:rPr>
          <w:delText>|Co</w:delText>
        </w:r>
        <w:r w:rsidR="00031B18" w:rsidRPr="004652BF" w:rsidDel="006642DB">
          <w:rPr>
            <w:b w:val="0"/>
            <w:bCs w:val="0"/>
            <w:vertAlign w:val="subscript"/>
          </w:rPr>
          <w:delText>3</w:delText>
        </w:r>
        <w:r w:rsidR="00031B18" w:rsidRPr="004652BF" w:rsidDel="006642DB">
          <w:rPr>
            <w:b w:val="0"/>
            <w:bCs w:val="0"/>
          </w:rPr>
          <w:delText>O</w:delText>
        </w:r>
        <w:r w:rsidR="00031B18" w:rsidRPr="004652BF" w:rsidDel="006642DB">
          <w:rPr>
            <w:b w:val="0"/>
            <w:bCs w:val="0"/>
            <w:vertAlign w:val="subscript"/>
          </w:rPr>
          <w:delText>4</w:delText>
        </w:r>
        <w:r w:rsidR="00031B18" w:rsidRPr="004652BF" w:rsidDel="006642DB">
          <w:rPr>
            <w:b w:val="0"/>
            <w:bCs w:val="0"/>
          </w:rPr>
          <w:delText>|MoO</w:delText>
        </w:r>
        <w:r w:rsidR="00031B18" w:rsidRPr="004652BF" w:rsidDel="006642DB">
          <w:rPr>
            <w:b w:val="0"/>
            <w:bCs w:val="0"/>
            <w:vertAlign w:val="subscript"/>
          </w:rPr>
          <w:delText>3</w:delText>
        </w:r>
        <w:r w:rsidR="00031B18" w:rsidRPr="004652BF" w:rsidDel="006642DB">
          <w:rPr>
            <w:b w:val="0"/>
            <w:bCs w:val="0"/>
          </w:rPr>
          <w:delText xml:space="preserve"> libraries, respectively. Green dots indicate 13 cell pairs from the two libraries with identical IDs and distances from one another in the lowest 10</w:delText>
        </w:r>
        <w:r w:rsidR="00031B18" w:rsidRPr="004652BF" w:rsidDel="006642DB">
          <w:rPr>
            <w:b w:val="0"/>
            <w:bCs w:val="0"/>
            <w:vertAlign w:val="superscript"/>
          </w:rPr>
          <w:delText>th</w:delText>
        </w:r>
        <w:r w:rsidR="00031B18" w:rsidRPr="004652BF" w:rsidDel="006642DB">
          <w:rPr>
            <w:b w:val="0"/>
            <w:bCs w:val="0"/>
          </w:rPr>
          <w:delText xml:space="preserve"> percentile.</w:delText>
        </w:r>
        <w:bookmarkEnd w:id="3746"/>
      </w:del>
    </w:p>
    <w:p w14:paraId="4101B182" w14:textId="0BFF62D7" w:rsidR="0005114B" w:rsidRPr="001D635C" w:rsidDel="006642DB" w:rsidRDefault="00A822B3" w:rsidP="006642DB">
      <w:pPr>
        <w:pStyle w:val="Heading1"/>
        <w:rPr>
          <w:del w:id="3750" w:author="Shy Alon" w:date="2017-07-21T16:25:00Z"/>
        </w:rPr>
        <w:pPrChange w:id="3751" w:author="Shy Alon" w:date="2017-07-21T16:25:00Z">
          <w:pPr>
            <w:pStyle w:val="Heading3"/>
          </w:pPr>
        </w:pPrChange>
      </w:pPr>
      <w:del w:id="3752" w:author="Shy Alon" w:date="2017-07-21T16:25:00Z">
        <w:r w:rsidDel="006642DB">
          <w:delText>3</w:delText>
        </w:r>
        <w:r w:rsidR="00912597" w:rsidDel="006642DB">
          <w:delText xml:space="preserve">.1.5. </w:delText>
        </w:r>
        <w:r w:rsidR="001D635C" w:rsidRPr="001D635C" w:rsidDel="006642DB">
          <w:delText xml:space="preserve">Heat Map </w:delText>
        </w:r>
      </w:del>
    </w:p>
    <w:p w14:paraId="79038ECE" w14:textId="61AAF47A" w:rsidR="0005114B" w:rsidDel="006642DB" w:rsidRDefault="00242AA9" w:rsidP="006642DB">
      <w:pPr>
        <w:pStyle w:val="Heading1"/>
        <w:rPr>
          <w:del w:id="3753" w:author="Shy Alon" w:date="2017-07-21T16:25:00Z"/>
        </w:rPr>
        <w:pPrChange w:id="3754" w:author="Shy Alon" w:date="2017-07-21T16:25:00Z">
          <w:pPr/>
        </w:pPrChange>
      </w:pPr>
      <w:del w:id="3755" w:author="Shy Alon" w:date="2017-07-21T16:25:00Z">
        <w:r w:rsidDel="006642DB">
          <w:delText>Based on the above</w:delText>
        </w:r>
        <w:r w:rsidR="0005114B" w:rsidDel="006642DB">
          <w:delText>, for certain cells, the addition of MoO</w:delText>
        </w:r>
        <w:r w:rsidR="0005114B" w:rsidRPr="00780DFC" w:rsidDel="006642DB">
          <w:rPr>
            <w:vertAlign w:val="subscript"/>
          </w:rPr>
          <w:delText>3</w:delText>
        </w:r>
        <w:r w:rsidR="0005114B" w:rsidDel="006642DB">
          <w:delText xml:space="preserve"> causes only insignificant changes in the overall PV profile (however see below for an analysis of specific parameters). To further characterize these cells, we have mapped them onto the thickness profile of the Co</w:delText>
        </w:r>
        <w:r w:rsidR="0005114B" w:rsidRPr="007A5723" w:rsidDel="006642DB">
          <w:rPr>
            <w:vertAlign w:val="subscript"/>
          </w:rPr>
          <w:delText>3</w:delText>
        </w:r>
        <w:r w:rsidR="0005114B" w:rsidDel="006642DB">
          <w:delText>O</w:delText>
        </w:r>
        <w:r w:rsidR="0005114B" w:rsidRPr="007A5723" w:rsidDel="006642DB">
          <w:rPr>
            <w:vertAlign w:val="subscript"/>
          </w:rPr>
          <w:delText>4</w:delText>
        </w:r>
        <w:r w:rsidR="0005114B" w:rsidDel="006642DB">
          <w:delText xml:space="preserve"> layer (see</w:delText>
        </w:r>
        <w:r w:rsidR="0087682D" w:rsidDel="006642DB">
          <w:rPr>
            <w:rFonts w:hint="cs"/>
            <w:rtl/>
          </w:rPr>
          <w:delText xml:space="preserve"> </w:delText>
        </w:r>
        <w:r w:rsidR="009A312C" w:rsidDel="006642DB">
          <w:fldChar w:fldCharType="begin"/>
        </w:r>
        <w:r w:rsidR="0087682D" w:rsidDel="006642DB">
          <w:delInstrText xml:space="preserve"> REF _Ref475296572 \h </w:delInstrText>
        </w:r>
        <w:r w:rsidR="009A312C" w:rsidDel="006642DB">
          <w:fldChar w:fldCharType="separate"/>
        </w:r>
        <w:r w:rsidR="00DC600D" w:rsidDel="006642DB">
          <w:delText xml:space="preserve">Figure </w:delText>
        </w:r>
        <w:r w:rsidR="00DC600D" w:rsidDel="006642DB">
          <w:rPr>
            <w:noProof/>
          </w:rPr>
          <w:delText>8</w:delText>
        </w:r>
        <w:r w:rsidR="009A312C" w:rsidDel="006642DB">
          <w:fldChar w:fldCharType="end"/>
        </w:r>
        <w:r w:rsidR="0087682D" w:rsidDel="006642DB">
          <w:rPr>
            <w:rFonts w:hint="cs"/>
            <w:rtl/>
          </w:rPr>
          <w:delText xml:space="preserve"> </w:delText>
        </w:r>
        <w:r w:rsidR="0005114B" w:rsidDel="006642DB">
          <w:delText>). All cells which were largely unaffected by the addition of the MoO</w:delText>
        </w:r>
        <w:r w:rsidR="0005114B" w:rsidRPr="007A5723" w:rsidDel="006642DB">
          <w:rPr>
            <w:vertAlign w:val="subscript"/>
          </w:rPr>
          <w:delText>3</w:delText>
        </w:r>
        <w:r w:rsidR="0005114B" w:rsidDel="006642DB">
          <w:delText xml:space="preserve"> layer are found to reside in library regions with </w:delText>
        </w:r>
        <w:r w:rsidR="0005114B" w:rsidRPr="00C15B68" w:rsidDel="006642DB">
          <w:rPr>
            <w:rFonts w:ascii="Times New Roman" w:eastAsia="Calibri" w:hAnsi="Times New Roman" w:cs="Times New Roman"/>
            <w:szCs w:val="22"/>
          </w:rPr>
          <w:delText xml:space="preserve">thickness of the </w:delText>
        </w:r>
        <w:r w:rsidR="0005114B" w:rsidDel="006642DB">
          <w:rPr>
            <w:rFonts w:ascii="Times New Roman" w:eastAsia="Calibri" w:hAnsi="Times New Roman" w:cs="Times New Roman"/>
            <w:szCs w:val="22"/>
          </w:rPr>
          <w:delText>Co</w:delText>
        </w:r>
        <w:r w:rsidR="0005114B" w:rsidRPr="00C15B68" w:rsidDel="006642DB">
          <w:rPr>
            <w:rFonts w:ascii="Times New Roman" w:eastAsia="Calibri" w:hAnsi="Times New Roman" w:cs="Times New Roman"/>
            <w:szCs w:val="22"/>
            <w:vertAlign w:val="subscript"/>
          </w:rPr>
          <w:delText>3</w:delText>
        </w:r>
        <w:r w:rsidR="0005114B" w:rsidDel="006642DB">
          <w:rPr>
            <w:rFonts w:ascii="Times New Roman" w:eastAsia="Calibri" w:hAnsi="Times New Roman" w:cs="Times New Roman"/>
            <w:szCs w:val="22"/>
          </w:rPr>
          <w:delText>O</w:delText>
        </w:r>
        <w:r w:rsidR="0005114B" w:rsidRPr="00C15B68" w:rsidDel="006642DB">
          <w:rPr>
            <w:rFonts w:ascii="Times New Roman" w:eastAsia="Calibri" w:hAnsi="Times New Roman" w:cs="Times New Roman"/>
            <w:szCs w:val="22"/>
            <w:vertAlign w:val="subscript"/>
          </w:rPr>
          <w:delText>4</w:delText>
        </w:r>
        <w:r w:rsidR="0005114B" w:rsidDel="006642DB">
          <w:rPr>
            <w:rFonts w:ascii="Times New Roman" w:eastAsia="Calibri" w:hAnsi="Times New Roman" w:cs="Times New Roman"/>
            <w:szCs w:val="22"/>
          </w:rPr>
          <w:delText xml:space="preserve"> </w:delText>
        </w:r>
        <w:r w:rsidR="0005114B" w:rsidRPr="00C15B68" w:rsidDel="006642DB">
          <w:rPr>
            <w:rFonts w:ascii="Times New Roman" w:eastAsia="Calibri" w:hAnsi="Times New Roman" w:cs="Times New Roman"/>
            <w:szCs w:val="22"/>
          </w:rPr>
          <w:delText>layer</w:delText>
        </w:r>
        <w:r w:rsidR="0005114B" w:rsidDel="006642DB">
          <w:rPr>
            <w:rFonts w:ascii="Times New Roman" w:eastAsia="Calibri" w:hAnsi="Times New Roman" w:cs="Times New Roman"/>
            <w:szCs w:val="22"/>
          </w:rPr>
          <w:delText xml:space="preserve"> above 227 nm</w:delText>
        </w:r>
        <w:r w:rsidR="0005114B" w:rsidDel="006642DB">
          <w:delText xml:space="preserve"> which corresponds to the top 6</w:delText>
        </w:r>
        <w:r w:rsidR="0005114B" w:rsidRPr="00780DFC" w:rsidDel="006642DB">
          <w:rPr>
            <w:vertAlign w:val="superscript"/>
          </w:rPr>
          <w:delText>th</w:delText>
        </w:r>
        <w:r w:rsidR="0005114B" w:rsidDel="006642DB">
          <w:delText xml:space="preserve">  percentile of overall layer's thickness. These cells also have a relatively thin MoO</w:delText>
        </w:r>
        <w:r w:rsidR="0005114B" w:rsidRPr="004E39A3" w:rsidDel="006642DB">
          <w:rPr>
            <w:vertAlign w:val="subscript"/>
          </w:rPr>
          <w:delText>3</w:delText>
        </w:r>
        <w:r w:rsidR="0005114B" w:rsidDel="006642DB">
          <w:delText xml:space="preserve"> layer (ranging from 38 nm to 45 nm corresponding to the lower 30</w:delText>
        </w:r>
        <w:r w:rsidR="0005114B" w:rsidRPr="00EF05F9" w:rsidDel="006642DB">
          <w:rPr>
            <w:vertAlign w:val="superscript"/>
          </w:rPr>
          <w:delText>th</w:delText>
        </w:r>
        <w:r w:rsidR="0005114B" w:rsidDel="006642DB">
          <w:delText xml:space="preserve"> percentile of the overall thickness). In addition, </w:delText>
        </w:r>
        <w:r w:rsidR="009A312C" w:rsidDel="006642DB">
          <w:fldChar w:fldCharType="begin"/>
        </w:r>
        <w:r w:rsidR="0087682D" w:rsidDel="006642DB">
          <w:delInstrText xml:space="preserve"> REF _Ref475296572 \h </w:delInstrText>
        </w:r>
        <w:r w:rsidR="009A312C" w:rsidDel="006642DB">
          <w:fldChar w:fldCharType="separate"/>
        </w:r>
        <w:r w:rsidR="00DC600D" w:rsidDel="006642DB">
          <w:delText xml:space="preserve">Figure </w:delText>
        </w:r>
        <w:r w:rsidR="00DC600D" w:rsidDel="006642DB">
          <w:rPr>
            <w:noProof/>
          </w:rPr>
          <w:delText>8</w:delText>
        </w:r>
        <w:r w:rsidR="009A312C" w:rsidDel="006642DB">
          <w:fldChar w:fldCharType="end"/>
        </w:r>
        <w:r w:rsidR="0087682D" w:rsidDel="006642DB">
          <w:rPr>
            <w:rFonts w:hint="cs"/>
            <w:rtl/>
          </w:rPr>
          <w:delText xml:space="preserve"> </w:delText>
        </w:r>
        <w:r w:rsidR="0005114B" w:rsidDel="006642DB">
          <w:delText>demonstrates that all these cells are physically close together and are thus constructed in a similar fashion and have similar material descriptors. These results are in accord with those presented by Majhi et al.</w:delText>
        </w:r>
        <w:r w:rsidR="00010C54" w:rsidDel="006642DB">
          <w:fldChar w:fldCharType="begin"/>
        </w:r>
        <w:r w:rsidR="00CF03CA" w:rsidDel="006642DB">
          <w:del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delInstrText>
        </w:r>
        <w:r w:rsidR="00010C54" w:rsidDel="006642DB">
          <w:fldChar w:fldCharType="separate"/>
        </w:r>
        <w:r w:rsidR="00CF03CA" w:rsidRPr="00CF03CA" w:rsidDel="006642DB">
          <w:rPr>
            <w:i/>
            <w:noProof/>
            <w:vertAlign w:val="superscript"/>
          </w:rPr>
          <w:delText>(</w:delText>
        </w:r>
        <w:r w:rsidR="00937424" w:rsidDel="006642DB">
          <w:fldChar w:fldCharType="begin"/>
        </w:r>
        <w:r w:rsidR="00937424" w:rsidDel="006642DB">
          <w:delInstrText xml:space="preserve"> HYPERLINK \l "_ENREF_5" \o "Hill, 2016 #426" </w:delInstrText>
        </w:r>
        <w:r w:rsidR="00937424" w:rsidDel="006642DB">
          <w:fldChar w:fldCharType="separate"/>
        </w:r>
        <w:r w:rsidR="001C0A8A" w:rsidRPr="00CF03CA" w:rsidDel="006642DB">
          <w:rPr>
            <w:i/>
            <w:noProof/>
            <w:vertAlign w:val="superscript"/>
          </w:rPr>
          <w:delText>5</w:delText>
        </w:r>
        <w:r w:rsidR="00937424" w:rsidDel="006642DB">
          <w:rPr>
            <w:i/>
            <w:noProof/>
            <w:vertAlign w:val="superscript"/>
          </w:rPr>
          <w:fldChar w:fldCharType="end"/>
        </w:r>
        <w:r w:rsidR="00CF03CA" w:rsidRPr="00CF03CA" w:rsidDel="006642DB">
          <w:rPr>
            <w:i/>
            <w:noProof/>
            <w:vertAlign w:val="superscript"/>
          </w:rPr>
          <w:delText>)</w:delText>
        </w:r>
        <w:r w:rsidR="00010C54" w:rsidDel="006642DB">
          <w:fldChar w:fldCharType="end"/>
        </w:r>
        <w:r w:rsidR="0005114B" w:rsidDel="006642DB">
          <w:delText xml:space="preserve"> (Figure 4 in reference </w:delText>
        </w:r>
        <w:r w:rsidR="00010C54" w:rsidDel="006642DB">
          <w:fldChar w:fldCharType="begin"/>
        </w:r>
        <w:r w:rsidR="00CF03CA" w:rsidDel="006642DB">
          <w:del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delInstrText>
        </w:r>
        <w:r w:rsidR="00010C54" w:rsidDel="006642DB">
          <w:fldChar w:fldCharType="separate"/>
        </w:r>
        <w:r w:rsidR="00CF03CA" w:rsidRPr="00CF03CA" w:rsidDel="006642DB">
          <w:rPr>
            <w:i/>
            <w:noProof/>
            <w:vertAlign w:val="superscript"/>
          </w:rPr>
          <w:delText>(</w:delText>
        </w:r>
        <w:r w:rsidR="00937424" w:rsidDel="006642DB">
          <w:fldChar w:fldCharType="begin"/>
        </w:r>
        <w:r w:rsidR="00937424" w:rsidDel="006642DB">
          <w:delInstrText xml:space="preserve"> HYPERLINK \l "_ENREF_5" \o "Hill, 2016 #426" </w:delInstrText>
        </w:r>
        <w:r w:rsidR="00937424" w:rsidDel="006642DB">
          <w:fldChar w:fldCharType="separate"/>
        </w:r>
        <w:r w:rsidR="001C0A8A" w:rsidRPr="00CF03CA" w:rsidDel="006642DB">
          <w:rPr>
            <w:i/>
            <w:noProof/>
            <w:vertAlign w:val="superscript"/>
          </w:rPr>
          <w:delText>5</w:delText>
        </w:r>
        <w:r w:rsidR="00937424" w:rsidDel="006642DB">
          <w:rPr>
            <w:i/>
            <w:noProof/>
            <w:vertAlign w:val="superscript"/>
          </w:rPr>
          <w:fldChar w:fldCharType="end"/>
        </w:r>
        <w:r w:rsidR="00CF03CA" w:rsidRPr="00CF03CA" w:rsidDel="006642DB">
          <w:rPr>
            <w:i/>
            <w:noProof/>
            <w:vertAlign w:val="superscript"/>
          </w:rPr>
          <w:delText>)</w:delText>
        </w:r>
        <w:r w:rsidR="00010C54" w:rsidDel="006642DB">
          <w:fldChar w:fldCharType="end"/>
        </w:r>
        <w:r w:rsidR="0005114B" w:rsidDel="006642DB">
          <w:delText>) which show that above a Co</w:delText>
        </w:r>
        <w:r w:rsidR="0005114B" w:rsidRPr="00BF4D4B" w:rsidDel="006642DB">
          <w:rPr>
            <w:vertAlign w:val="subscript"/>
          </w:rPr>
          <w:delText>3</w:delText>
        </w:r>
        <w:r w:rsidR="0005114B" w:rsidDel="006642DB">
          <w:delText>O</w:delText>
        </w:r>
        <w:r w:rsidR="0005114B" w:rsidRPr="00BF4D4B" w:rsidDel="006642DB">
          <w:rPr>
            <w:vertAlign w:val="subscript"/>
          </w:rPr>
          <w:delText>4</w:delText>
        </w:r>
        <w:r w:rsidR="0005114B" w:rsidDel="006642DB">
          <w:delText xml:space="preserve"> thickness of 150-250 nm, both libraries have similar profiles for specific PV parameters</w:delText>
        </w:r>
        <w:r w:rsidR="0005114B" w:rsidRPr="005D5469" w:rsidDel="006642DB">
          <w:delText xml:space="preserve">. However, the analysis in reference </w:delText>
        </w:r>
        <w:r w:rsidR="0005114B" w:rsidRPr="005D5469" w:rsidDel="006642DB">
          <w:rPr>
            <w:vertAlign w:val="superscript"/>
          </w:rPr>
          <w:delText>[3]</w:delText>
        </w:r>
        <w:r w:rsidR="0005114B" w:rsidRPr="005D5469" w:rsidDel="006642DB">
          <w:delText xml:space="preserve"> was performed at the level of the entire library and consequently provided only limited information on the effect of the MoO</w:delText>
        </w:r>
        <w:r w:rsidR="0005114B" w:rsidRPr="005D5469" w:rsidDel="006642DB">
          <w:rPr>
            <w:vertAlign w:val="subscript"/>
          </w:rPr>
          <w:delText>3</w:delText>
        </w:r>
        <w:r w:rsidR="0005114B" w:rsidRPr="005D5469" w:rsidDel="006642DB">
          <w:delText xml:space="preserve"> layer on the complete PV profile of individual cells. In contrast, the present analysis allows for the evaluation of the effect of MoO</w:delText>
        </w:r>
        <w:r w:rsidR="0005114B" w:rsidRPr="005D5469" w:rsidDel="006642DB">
          <w:rPr>
            <w:vertAlign w:val="subscript"/>
          </w:rPr>
          <w:delText>3</w:delText>
        </w:r>
        <w:r w:rsidR="0005114B" w:rsidRPr="005D5469" w:rsidDel="006642DB">
          <w:delText xml:space="preserve"> on the PV profile of cells with specific and identical TiO</w:delText>
        </w:r>
        <w:r w:rsidR="0005114B" w:rsidRPr="005D5469" w:rsidDel="006642DB">
          <w:rPr>
            <w:vertAlign w:val="subscript"/>
          </w:rPr>
          <w:delText>2</w:delText>
        </w:r>
        <w:r w:rsidR="00692F28" w:rsidDel="006642DB">
          <w:delText>|</w:delText>
        </w:r>
        <w:r w:rsidR="0005114B" w:rsidRPr="005D5469" w:rsidDel="006642DB">
          <w:delText>Co</w:delText>
        </w:r>
        <w:r w:rsidR="0005114B" w:rsidRPr="005D5469" w:rsidDel="006642DB">
          <w:rPr>
            <w:vertAlign w:val="subscript"/>
          </w:rPr>
          <w:delText>3</w:delText>
        </w:r>
        <w:r w:rsidR="0005114B" w:rsidRPr="005D5469" w:rsidDel="006642DB">
          <w:delText>O</w:delText>
        </w:r>
        <w:r w:rsidR="0005114B" w:rsidRPr="005D5469" w:rsidDel="006642DB">
          <w:rPr>
            <w:vertAlign w:val="subscript"/>
          </w:rPr>
          <w:delText>4</w:delText>
        </w:r>
        <w:r w:rsidR="0005114B" w:rsidRPr="005D5469" w:rsidDel="006642DB">
          <w:delText xml:space="preserve"> combinations.</w:delText>
        </w:r>
        <w:r w:rsidR="0005114B" w:rsidDel="006642DB">
          <w:delText xml:space="preserve"> </w:delText>
        </w:r>
      </w:del>
    </w:p>
    <w:p w14:paraId="188A7916" w14:textId="7671D451" w:rsidR="0033624C" w:rsidDel="006642DB" w:rsidRDefault="0033624C" w:rsidP="006642DB">
      <w:pPr>
        <w:pStyle w:val="Heading1"/>
        <w:rPr>
          <w:del w:id="3756" w:author="Shy Alon" w:date="2017-07-21T16:25:00Z"/>
        </w:rPr>
        <w:pPrChange w:id="3757" w:author="Shy Alon" w:date="2017-07-21T16:25:00Z">
          <w:pPr>
            <w:jc w:val="center"/>
          </w:pPr>
        </w:pPrChange>
      </w:pPr>
    </w:p>
    <w:p w14:paraId="1A4609B2" w14:textId="73404FBA" w:rsidR="0033624C" w:rsidDel="006642DB" w:rsidRDefault="00C9499A" w:rsidP="006642DB">
      <w:pPr>
        <w:pStyle w:val="Heading1"/>
        <w:rPr>
          <w:del w:id="3758" w:author="Shy Alon" w:date="2017-07-21T16:25:00Z"/>
          <w:i/>
          <w:iCs/>
        </w:rPr>
        <w:pPrChange w:id="3759" w:author="Shy Alon" w:date="2017-07-21T16:25:00Z">
          <w:pPr>
            <w:pStyle w:val="Caption"/>
          </w:pPr>
        </w:pPrChange>
      </w:pPr>
      <w:bookmarkStart w:id="3760" w:name="_Ref475296572"/>
      <w:bookmarkStart w:id="3761" w:name="_Toc483041612"/>
      <w:del w:id="3762" w:author="Shy Alon" w:date="2017-07-21T16:25:00Z">
        <w:r w:rsidDel="006642DB">
          <w:delText>z</w:delText>
        </w:r>
        <w:r w:rsidR="00826B66" w:rsidDel="006642DB">
          <w:delText xml:space="preserve">Figure </w:delText>
        </w:r>
        <w:r w:rsidR="009A312C" w:rsidDel="006642DB">
          <w:fldChar w:fldCharType="begin"/>
        </w:r>
        <w:r w:rsidR="00E20F2D" w:rsidDel="006642DB">
          <w:delInstrText xml:space="preserve"> SEQ Figure \* ARABIC </w:delInstrText>
        </w:r>
        <w:r w:rsidR="009A312C" w:rsidDel="006642DB">
          <w:fldChar w:fldCharType="separate"/>
        </w:r>
      </w:del>
      <w:del w:id="3763" w:author="Shy Alon" w:date="2017-07-05T22:58:00Z">
        <w:r w:rsidR="00A9699E" w:rsidDel="00C91D56">
          <w:rPr>
            <w:noProof/>
          </w:rPr>
          <w:delText>9</w:delText>
        </w:r>
      </w:del>
      <w:del w:id="3764" w:author="Shy Alon" w:date="2017-07-21T16:25:00Z">
        <w:r w:rsidR="009A312C" w:rsidDel="006642DB">
          <w:rPr>
            <w:noProof/>
          </w:rPr>
          <w:fldChar w:fldCharType="end"/>
        </w:r>
        <w:bookmarkEnd w:id="3760"/>
        <w:r w:rsidR="00826B66" w:rsidDel="006642DB">
          <w:delText xml:space="preserve">: </w:delText>
        </w:r>
        <w:r w:rsidR="0033624C" w:rsidRPr="009120B4" w:rsidDel="006642DB">
          <w:rPr>
            <w:b w:val="0"/>
            <w:bCs w:val="0"/>
          </w:rPr>
          <w:delText>Heat map of the PV libraries, where each square represents a cell in the library. The heat map is colored according to the thickness of the Co</w:delText>
        </w:r>
        <w:r w:rsidR="0033624C" w:rsidRPr="009120B4" w:rsidDel="006642DB">
          <w:rPr>
            <w:b w:val="0"/>
            <w:bCs w:val="0"/>
            <w:vertAlign w:val="subscript"/>
          </w:rPr>
          <w:delText>3</w:delText>
        </w:r>
        <w:r w:rsidR="0033624C" w:rsidRPr="009120B4" w:rsidDel="006642DB">
          <w:rPr>
            <w:b w:val="0"/>
            <w:bCs w:val="0"/>
          </w:rPr>
          <w:delText>O</w:delText>
        </w:r>
        <w:r w:rsidR="0033624C" w:rsidRPr="009120B4" w:rsidDel="006642DB">
          <w:rPr>
            <w:b w:val="0"/>
            <w:bCs w:val="0"/>
            <w:vertAlign w:val="subscript"/>
          </w:rPr>
          <w:delText>4</w:delText>
        </w:r>
        <w:r w:rsidR="0033624C" w:rsidRPr="009120B4" w:rsidDel="006642DB">
          <w:rPr>
            <w:b w:val="0"/>
            <w:bCs w:val="0"/>
          </w:rPr>
          <w:delText xml:space="preserve"> layer. 'X' represents cells with similar PV behavior in both libraries according to the PCA. The X and Y axes represent the location of the cell on the 13 x 13 grid.</w:delText>
        </w:r>
        <w:bookmarkEnd w:id="3761"/>
      </w:del>
    </w:p>
    <w:p w14:paraId="0BEEA9A4" w14:textId="1C830BD1" w:rsidR="001F5593" w:rsidDel="006642DB" w:rsidRDefault="001F5593" w:rsidP="006642DB">
      <w:pPr>
        <w:pStyle w:val="Heading1"/>
        <w:rPr>
          <w:del w:id="3765" w:author="Shy Alon" w:date="2017-07-21T16:25:00Z"/>
        </w:rPr>
        <w:pPrChange w:id="3766" w:author="Shy Alon" w:date="2017-07-21T16:25:00Z">
          <w:pPr/>
        </w:pPrChange>
      </w:pPr>
      <w:del w:id="3767" w:author="Shy Alon" w:date="2017-07-21T16:25:00Z">
        <w:r w:rsidDel="006642DB">
          <w:delText>To further quantity the effect of the MoO</w:delText>
        </w:r>
        <w:r w:rsidRPr="00FB5B62" w:rsidDel="006642DB">
          <w:rPr>
            <w:vertAlign w:val="subscript"/>
          </w:rPr>
          <w:delText>3</w:delText>
        </w:r>
        <w:r w:rsidDel="006642DB">
          <w:delText xml:space="preserve"> layer on these cells we have used </w:delText>
        </w:r>
        <w:r w:rsidRPr="00E8428B" w:rsidDel="006642DB">
          <w:delText xml:space="preserve">the </w:delText>
        </w:r>
        <w:r w:rsidDel="006642DB">
          <w:delText>paired</w:delText>
        </w:r>
        <w:r w:rsidRPr="00E8428B" w:rsidDel="006642DB">
          <w:delText xml:space="preserve"> sample </w:delText>
        </w:r>
        <w:r w:rsidRPr="00203FE9" w:rsidDel="006642DB">
          <w:rPr>
            <w:i/>
            <w:iCs/>
          </w:rPr>
          <w:delText>t</w:delText>
        </w:r>
        <w:r w:rsidRPr="00E8428B" w:rsidDel="006642DB">
          <w:delText xml:space="preserve">-test. The results are shown in </w:delText>
        </w:r>
        <w:r w:rsidDel="006642DB">
          <w:delText>T</w:delText>
        </w:r>
        <w:r w:rsidRPr="00E8428B" w:rsidDel="006642DB">
          <w:delText xml:space="preserve">able </w:delText>
        </w:r>
        <w:r w:rsidDel="006642DB">
          <w:delText xml:space="preserve">3 and indicate that in contrast with most of the cells, for two parameters, </w:delText>
        </w:r>
        <w:r w:rsidDel="006642DB">
          <w:rPr>
            <w:i/>
            <w:iCs/>
          </w:rPr>
          <w:delText>J</w:delText>
        </w:r>
        <w:r w:rsidRPr="00B14E7A" w:rsidDel="006642DB">
          <w:rPr>
            <w:i/>
            <w:iCs/>
            <w:vertAlign w:val="subscript"/>
          </w:rPr>
          <w:delText>SC</w:delText>
        </w:r>
        <w:r w:rsidDel="006642DB">
          <w:delText xml:space="preserve">, and </w:delText>
        </w:r>
        <w:r w:rsidRPr="00591FA7" w:rsidDel="006642DB">
          <w:rPr>
            <w:i/>
            <w:iCs/>
          </w:rPr>
          <w:delText>IQE</w:delText>
        </w:r>
        <w:r w:rsidDel="006642DB">
          <w:delText>, the addition of MoO</w:delText>
        </w:r>
        <w:r w:rsidRPr="00591FA7" w:rsidDel="006642DB">
          <w:rPr>
            <w:vertAlign w:val="subscript"/>
          </w:rPr>
          <w:delText>3</w:delText>
        </w:r>
        <w:r w:rsidDel="006642DB">
          <w:delText xml:space="preserve"> led to a statistically significant decrease in performances. Two other parameters, </w:delText>
        </w:r>
        <w:r w:rsidRPr="00591FA7" w:rsidDel="006642DB">
          <w:rPr>
            <w:i/>
            <w:iCs/>
          </w:rPr>
          <w:delText>FF</w:delText>
        </w:r>
        <w:r w:rsidDel="006642DB">
          <w:delText xml:space="preserve"> and </w:delText>
        </w:r>
        <w:r w:rsidRPr="00591FA7" w:rsidDel="006642DB">
          <w:rPr>
            <w:i/>
            <w:iCs/>
          </w:rPr>
          <w:delText>Pmax</w:delText>
        </w:r>
        <w:r w:rsidDel="006642DB">
          <w:delText xml:space="preserve"> demonstrated insignificant differences between the libraries. </w:delText>
        </w:r>
        <w:r w:rsidDel="006642DB">
          <w:rPr>
            <w:i/>
            <w:iCs/>
          </w:rPr>
          <w:delText>V</w:delText>
        </w:r>
        <w:r w:rsidRPr="00B14E7A" w:rsidDel="006642DB">
          <w:rPr>
            <w:i/>
            <w:iCs/>
            <w:vertAlign w:val="subscript"/>
          </w:rPr>
          <w:delText>OC</w:delText>
        </w:r>
        <w:r w:rsidDel="006642DB">
          <w:delText xml:space="preserve"> was the only parameter that maintains a significantly higher value for the library containing MoO</w:delText>
        </w:r>
        <w:r w:rsidRPr="00591FA7" w:rsidDel="006642DB">
          <w:rPr>
            <w:vertAlign w:val="subscript"/>
          </w:rPr>
          <w:delText>3</w:delText>
        </w:r>
        <w:r w:rsidDel="006642DB">
          <w:delText xml:space="preserve">. </w:delText>
        </w:r>
        <w:r w:rsidRPr="005D5469" w:rsidDel="006642DB">
          <w:delText xml:space="preserve">In reference </w:delText>
        </w:r>
        <w:r w:rsidR="00944111" w:rsidDel="006642DB">
          <w:rPr>
            <w:vertAlign w:val="superscript"/>
          </w:rPr>
          <w:delText>(3)</w:delText>
        </w:r>
        <w:r w:rsidRPr="005D5469" w:rsidDel="006642DB">
          <w:delText xml:space="preserve"> the overall decrease in </w:delText>
        </w:r>
        <w:r w:rsidRPr="005D5469" w:rsidDel="006642DB">
          <w:rPr>
            <w:i/>
            <w:iCs/>
          </w:rPr>
          <w:delText>J</w:delText>
        </w:r>
        <w:r w:rsidRPr="005D5469" w:rsidDel="006642DB">
          <w:rPr>
            <w:i/>
            <w:iCs/>
            <w:vertAlign w:val="subscript"/>
          </w:rPr>
          <w:delText>SC</w:delText>
        </w:r>
        <w:r w:rsidRPr="005D5469" w:rsidDel="006642DB">
          <w:delText xml:space="preserve"> and </w:delText>
        </w:r>
        <w:r w:rsidRPr="005D5469" w:rsidDel="006642DB">
          <w:rPr>
            <w:i/>
            <w:iCs/>
          </w:rPr>
          <w:delText>V</w:delText>
        </w:r>
        <w:r w:rsidRPr="005D5469" w:rsidDel="006642DB">
          <w:rPr>
            <w:i/>
            <w:iCs/>
            <w:vertAlign w:val="subscript"/>
          </w:rPr>
          <w:delText>OC</w:delText>
        </w:r>
        <w:r w:rsidRPr="005D5469" w:rsidDel="006642DB">
          <w:delText xml:space="preserve"> for the TiO</w:delText>
        </w:r>
        <w:r w:rsidRPr="005D5469" w:rsidDel="006642DB">
          <w:rPr>
            <w:vertAlign w:val="subscript"/>
          </w:rPr>
          <w:delText>2</w:delText>
        </w:r>
        <w:r w:rsidRPr="005D5469" w:rsidDel="006642DB">
          <w:delText>|Co</w:delText>
        </w:r>
        <w:r w:rsidRPr="005D5469" w:rsidDel="006642DB">
          <w:rPr>
            <w:vertAlign w:val="subscript"/>
          </w:rPr>
          <w:delText>3</w:delText>
        </w:r>
        <w:r w:rsidRPr="005D5469" w:rsidDel="006642DB">
          <w:delText>O</w:delText>
        </w:r>
        <w:r w:rsidRPr="005D5469" w:rsidDel="006642DB">
          <w:rPr>
            <w:vertAlign w:val="subscript"/>
          </w:rPr>
          <w:delText>4</w:delText>
        </w:r>
        <w:r w:rsidRPr="005D5469" w:rsidDel="006642DB">
          <w:delText>|MoO</w:delText>
        </w:r>
        <w:r w:rsidRPr="005D5469" w:rsidDel="006642DB">
          <w:rPr>
            <w:vertAlign w:val="subscript"/>
          </w:rPr>
          <w:delText>3</w:delText>
        </w:r>
        <w:r w:rsidRPr="005D5469" w:rsidDel="006642DB">
          <w:delText xml:space="preserve"> library at large Co</w:delText>
        </w:r>
        <w:r w:rsidRPr="005D5469" w:rsidDel="006642DB">
          <w:rPr>
            <w:vertAlign w:val="subscript"/>
          </w:rPr>
          <w:delText>3</w:delText>
        </w:r>
        <w:r w:rsidRPr="005D5469" w:rsidDel="006642DB">
          <w:delText>O</w:delText>
        </w:r>
        <w:r w:rsidRPr="005D5469" w:rsidDel="006642DB">
          <w:rPr>
            <w:vertAlign w:val="subscript"/>
          </w:rPr>
          <w:delText xml:space="preserve">4 </w:delText>
        </w:r>
        <w:r w:rsidRPr="005D5469" w:rsidDel="006642DB">
          <w:delText>thicknesses was attributed to a poor extraction of electrons at the TiO</w:delText>
        </w:r>
        <w:r w:rsidRPr="005D5469" w:rsidDel="006642DB">
          <w:rPr>
            <w:vertAlign w:val="subscript"/>
          </w:rPr>
          <w:delText>2</w:delText>
        </w:r>
        <w:r w:rsidRPr="005D5469" w:rsidDel="006642DB">
          <w:delText>|Co</w:delText>
        </w:r>
        <w:r w:rsidRPr="005D5469" w:rsidDel="006642DB">
          <w:rPr>
            <w:vertAlign w:val="subscript"/>
          </w:rPr>
          <w:delText>3</w:delText>
        </w:r>
        <w:r w:rsidRPr="005D5469" w:rsidDel="006642DB">
          <w:delText>O</w:delText>
        </w:r>
        <w:r w:rsidRPr="005D5469" w:rsidDel="006642DB">
          <w:rPr>
            <w:vertAlign w:val="subscript"/>
          </w:rPr>
          <w:delText>4</w:delText>
        </w:r>
        <w:r w:rsidRPr="005D5469" w:rsidDel="006642DB">
          <w:delText xml:space="preserve"> interface. While this decrease was observed at the level of the complete libraries, here we demonstrate that for a subset of cells characterized by a high Co</w:delText>
        </w:r>
        <w:r w:rsidRPr="005D5469" w:rsidDel="006642DB">
          <w:rPr>
            <w:vertAlign w:val="subscript"/>
          </w:rPr>
          <w:delText>3</w:delText>
        </w:r>
        <w:r w:rsidRPr="005D5469" w:rsidDel="006642DB">
          <w:delText>O</w:delText>
        </w:r>
        <w:r w:rsidRPr="005D5469" w:rsidDel="006642DB">
          <w:rPr>
            <w:vertAlign w:val="subscript"/>
          </w:rPr>
          <w:delText>4</w:delText>
        </w:r>
        <w:r w:rsidRPr="005D5469" w:rsidDel="006642DB">
          <w:delText xml:space="preserve"> thickness, the addition of MoO</w:delText>
        </w:r>
        <w:r w:rsidRPr="005D5469" w:rsidDel="006642DB">
          <w:rPr>
            <w:vertAlign w:val="subscript"/>
          </w:rPr>
          <w:delText>3</w:delText>
        </w:r>
        <w:r w:rsidRPr="005D5469" w:rsidDel="006642DB">
          <w:delText xml:space="preserve"> led to a statistically significant increase in </w:delText>
        </w:r>
        <w:r w:rsidRPr="005D5469" w:rsidDel="006642DB">
          <w:rPr>
            <w:i/>
            <w:iCs/>
          </w:rPr>
          <w:delText>V</w:delText>
        </w:r>
        <w:r w:rsidRPr="005D5469" w:rsidDel="006642DB">
          <w:rPr>
            <w:i/>
            <w:iCs/>
            <w:vertAlign w:val="subscript"/>
          </w:rPr>
          <w:delText>OC</w:delText>
        </w:r>
        <w:r w:rsidRPr="005D5469" w:rsidDel="006642DB">
          <w:delText>.</w:delText>
        </w:r>
        <w:r w:rsidDel="006642DB">
          <w:delText xml:space="preserve"> </w:delText>
        </w:r>
      </w:del>
    </w:p>
    <w:p w14:paraId="5DEE9FFD" w14:textId="15763FA9" w:rsidR="009728A1" w:rsidRPr="0017332A" w:rsidDel="006642DB" w:rsidRDefault="00826B66" w:rsidP="006642DB">
      <w:pPr>
        <w:pStyle w:val="Heading1"/>
        <w:rPr>
          <w:del w:id="3768" w:author="Shy Alon" w:date="2017-07-21T16:25:00Z"/>
          <w:b w:val="0"/>
          <w:bCs w:val="0"/>
        </w:rPr>
        <w:pPrChange w:id="3769" w:author="Shy Alon" w:date="2017-07-21T16:25:00Z">
          <w:pPr>
            <w:pStyle w:val="Caption"/>
          </w:pPr>
        </w:pPrChange>
      </w:pPr>
      <w:bookmarkStart w:id="3770" w:name="_Toc475380987"/>
      <w:del w:id="3771" w:author="Shy Alon" w:date="2017-07-21T16:25:00Z">
        <w:r w:rsidDel="006642DB">
          <w:delText xml:space="preserve">Table </w:delText>
        </w:r>
        <w:r w:rsidR="00937424" w:rsidDel="006642DB">
          <w:fldChar w:fldCharType="begin"/>
        </w:r>
        <w:r w:rsidR="00937424" w:rsidDel="006642DB">
          <w:delInstrText xml:space="preserve"> SEQ Table \* ARABIC </w:delInstrText>
        </w:r>
        <w:r w:rsidR="00937424" w:rsidDel="006642DB">
          <w:fldChar w:fldCharType="separate"/>
        </w:r>
        <w:r w:rsidR="006C3932" w:rsidDel="006642DB">
          <w:rPr>
            <w:noProof/>
          </w:rPr>
          <w:delText>4</w:delText>
        </w:r>
        <w:r w:rsidR="00937424" w:rsidDel="006642DB">
          <w:rPr>
            <w:noProof/>
          </w:rPr>
          <w:fldChar w:fldCharType="end"/>
        </w:r>
        <w:r w:rsidDel="006642DB">
          <w:delText xml:space="preserve">: </w:delText>
        </w:r>
        <w:r w:rsidR="009728A1" w:rsidRPr="007A2901" w:rsidDel="006642DB">
          <w:rPr>
            <w:b w:val="0"/>
            <w:bCs w:val="0"/>
          </w:rPr>
          <w:delText xml:space="preserve">Results of the paired sample </w:delText>
        </w:r>
        <w:r w:rsidR="009728A1" w:rsidRPr="007A2901" w:rsidDel="006642DB">
          <w:rPr>
            <w:b w:val="0"/>
            <w:bCs w:val="0"/>
            <w:i/>
            <w:iCs/>
          </w:rPr>
          <w:delText>t</w:delText>
        </w:r>
        <w:r w:rsidR="009728A1" w:rsidRPr="007A2901" w:rsidDel="006642DB">
          <w:rPr>
            <w:b w:val="0"/>
            <w:bCs w:val="0"/>
          </w:rPr>
          <w:delText>-test comparing the activities of the 13 “unaffected” cells from the TiO</w:delText>
        </w:r>
        <w:r w:rsidR="009728A1" w:rsidRPr="007A2901" w:rsidDel="006642DB">
          <w:rPr>
            <w:b w:val="0"/>
            <w:bCs w:val="0"/>
            <w:vertAlign w:val="subscript"/>
          </w:rPr>
          <w:delText>2</w:delText>
        </w:r>
        <w:r w:rsidR="009728A1" w:rsidRPr="007A2901" w:rsidDel="006642DB">
          <w:rPr>
            <w:b w:val="0"/>
            <w:bCs w:val="0"/>
          </w:rPr>
          <w:delText>|Co</w:delText>
        </w:r>
        <w:r w:rsidR="009728A1" w:rsidRPr="007A2901" w:rsidDel="006642DB">
          <w:rPr>
            <w:b w:val="0"/>
            <w:bCs w:val="0"/>
            <w:vertAlign w:val="subscript"/>
          </w:rPr>
          <w:delText>3</w:delText>
        </w:r>
        <w:r w:rsidR="009728A1" w:rsidRPr="007A2901" w:rsidDel="006642DB">
          <w:rPr>
            <w:b w:val="0"/>
            <w:bCs w:val="0"/>
          </w:rPr>
          <w:delText>O</w:delText>
        </w:r>
        <w:r w:rsidR="009728A1" w:rsidRPr="007A2901" w:rsidDel="006642DB">
          <w:rPr>
            <w:b w:val="0"/>
            <w:bCs w:val="0"/>
            <w:vertAlign w:val="subscript"/>
          </w:rPr>
          <w:delText>4</w:delText>
        </w:r>
        <w:r w:rsidR="009728A1" w:rsidRPr="007A2901" w:rsidDel="006642DB">
          <w:rPr>
            <w:b w:val="0"/>
            <w:bCs w:val="0"/>
          </w:rPr>
          <w:delText>|MoO</w:delText>
        </w:r>
        <w:r w:rsidR="009728A1" w:rsidRPr="007A2901" w:rsidDel="006642DB">
          <w:rPr>
            <w:b w:val="0"/>
            <w:bCs w:val="0"/>
            <w:vertAlign w:val="subscript"/>
          </w:rPr>
          <w:delText>3</w:delText>
        </w:r>
        <w:r w:rsidR="009728A1" w:rsidRPr="007A2901" w:rsidDel="006642DB">
          <w:rPr>
            <w:b w:val="0"/>
            <w:bCs w:val="0"/>
          </w:rPr>
          <w:delText xml:space="preserve"> and TiO</w:delText>
        </w:r>
        <w:r w:rsidR="009728A1" w:rsidRPr="007A2901" w:rsidDel="006642DB">
          <w:rPr>
            <w:b w:val="0"/>
            <w:bCs w:val="0"/>
            <w:vertAlign w:val="subscript"/>
          </w:rPr>
          <w:delText>2</w:delText>
        </w:r>
        <w:r w:rsidR="009728A1" w:rsidRPr="007A2901" w:rsidDel="006642DB">
          <w:rPr>
            <w:b w:val="0"/>
            <w:bCs w:val="0"/>
          </w:rPr>
          <w:delText>|Co</w:delText>
        </w:r>
        <w:r w:rsidR="009728A1" w:rsidRPr="007A2901" w:rsidDel="006642DB">
          <w:rPr>
            <w:b w:val="0"/>
            <w:bCs w:val="0"/>
            <w:vertAlign w:val="subscript"/>
          </w:rPr>
          <w:delText>3</w:delText>
        </w:r>
        <w:r w:rsidR="009728A1" w:rsidRPr="007A2901" w:rsidDel="006642DB">
          <w:rPr>
            <w:b w:val="0"/>
            <w:bCs w:val="0"/>
          </w:rPr>
          <w:delText>O</w:delText>
        </w:r>
        <w:r w:rsidR="009728A1" w:rsidRPr="007A2901" w:rsidDel="006642DB">
          <w:rPr>
            <w:b w:val="0"/>
            <w:bCs w:val="0"/>
            <w:vertAlign w:val="subscript"/>
          </w:rPr>
          <w:delText>4</w:delText>
        </w:r>
        <w:r w:rsidR="009728A1" w:rsidRPr="007A2901" w:rsidDel="006642DB">
          <w:rPr>
            <w:b w:val="0"/>
            <w:bCs w:val="0"/>
          </w:rPr>
          <w:delText xml:space="preserve"> libraries.</w:delText>
        </w:r>
        <w:bookmarkEnd w:id="3770"/>
        <w:r w:rsidR="009728A1" w:rsidRPr="003E648B" w:rsidDel="006642DB">
          <w:delText xml:space="preserve"> </w:delText>
        </w:r>
      </w:del>
    </w:p>
    <w:tbl>
      <w:tblPr>
        <w:tblW w:w="8370" w:type="dxa"/>
        <w:jc w:val="center"/>
        <w:tblLook w:val="04A0" w:firstRow="1" w:lastRow="0" w:firstColumn="1" w:lastColumn="0" w:noHBand="0" w:noVBand="1"/>
      </w:tblPr>
      <w:tblGrid>
        <w:gridCol w:w="1527"/>
        <w:gridCol w:w="880"/>
        <w:gridCol w:w="876"/>
        <w:gridCol w:w="1058"/>
        <w:gridCol w:w="1011"/>
        <w:gridCol w:w="948"/>
        <w:gridCol w:w="720"/>
        <w:gridCol w:w="750"/>
        <w:gridCol w:w="600"/>
      </w:tblGrid>
      <w:tr w:rsidR="009728A1" w:rsidRPr="00E0629E" w:rsidDel="006642DB" w14:paraId="67265CBE" w14:textId="61A3A66E" w:rsidTr="00B20220">
        <w:trPr>
          <w:trHeight w:val="330"/>
          <w:jc w:val="center"/>
          <w:del w:id="3772" w:author="Shy Alon" w:date="2017-07-21T16:25:00Z"/>
        </w:trPr>
        <w:tc>
          <w:tcPr>
            <w:tcW w:w="1527" w:type="dxa"/>
            <w:tcBorders>
              <w:top w:val="nil"/>
              <w:left w:val="nil"/>
              <w:bottom w:val="nil"/>
              <w:right w:val="nil"/>
            </w:tcBorders>
            <w:shd w:val="clear" w:color="auto" w:fill="auto"/>
            <w:noWrap/>
            <w:vAlign w:val="bottom"/>
            <w:hideMark/>
          </w:tcPr>
          <w:p w14:paraId="267C9B95" w14:textId="7474EA64" w:rsidR="009728A1" w:rsidRPr="00E0629E" w:rsidDel="006642DB" w:rsidRDefault="009728A1" w:rsidP="006642DB">
            <w:pPr>
              <w:pStyle w:val="Heading1"/>
              <w:rPr>
                <w:del w:id="3773" w:author="Shy Alon" w:date="2017-07-21T16:25:00Z"/>
                <w:rFonts w:ascii="Times New Roman" w:eastAsia="Times New Roman" w:hAnsi="Times New Roman" w:cs="Times New Roman"/>
                <w:szCs w:val="20"/>
              </w:rPr>
              <w:pPrChange w:id="3774" w:author="Shy Alon" w:date="2017-07-21T16:25:00Z">
                <w:pPr/>
              </w:pPrChange>
            </w:pPr>
          </w:p>
        </w:tc>
        <w:tc>
          <w:tcPr>
            <w:tcW w:w="1756"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5696179" w14:textId="780CEACE" w:rsidR="009728A1" w:rsidRPr="00E0629E" w:rsidDel="006642DB" w:rsidRDefault="009728A1" w:rsidP="006642DB">
            <w:pPr>
              <w:pStyle w:val="Heading1"/>
              <w:rPr>
                <w:del w:id="3775" w:author="Shy Alon" w:date="2017-07-21T16:25:00Z"/>
                <w:rFonts w:ascii="Times New Roman" w:eastAsia="Times New Roman" w:hAnsi="Times New Roman" w:cs="Times New Roman"/>
                <w:b w:val="0"/>
                <w:bCs w:val="0"/>
                <w:color w:val="000000"/>
              </w:rPr>
              <w:pPrChange w:id="3776" w:author="Shy Alon" w:date="2017-07-21T16:25:00Z">
                <w:pPr>
                  <w:jc w:val="center"/>
                </w:pPr>
              </w:pPrChange>
            </w:pPr>
            <w:del w:id="3777" w:author="Shy Alon" w:date="2017-07-21T16:25:00Z">
              <w:r w:rsidRPr="00922237" w:rsidDel="006642DB">
                <w:rPr>
                  <w:rFonts w:ascii="Times New Roman" w:eastAsia="Times New Roman" w:hAnsi="Times New Roman" w:cs="Times New Roman"/>
                  <w:b w:val="0"/>
                  <w:bCs w:val="0"/>
                  <w:color w:val="000000"/>
                </w:rPr>
                <w:delText>TiO</w:delText>
              </w:r>
              <w:r w:rsidRPr="00922237" w:rsidDel="006642DB">
                <w:rPr>
                  <w:rFonts w:ascii="Times New Roman" w:eastAsia="Times New Roman" w:hAnsi="Times New Roman" w:cs="Times New Roman"/>
                  <w:b w:val="0"/>
                  <w:bCs w:val="0"/>
                  <w:color w:val="000000"/>
                  <w:vertAlign w:val="subscript"/>
                </w:rPr>
                <w:delText>2</w:delText>
              </w:r>
              <w:r w:rsidRPr="00922237" w:rsidDel="006642DB">
                <w:rPr>
                  <w:rFonts w:ascii="Times New Roman" w:eastAsia="Times New Roman" w:hAnsi="Times New Roman" w:cs="Times New Roman"/>
                  <w:b w:val="0"/>
                  <w:bCs w:val="0"/>
                  <w:color w:val="000000"/>
                </w:rPr>
                <w:delText>|Co</w:delText>
              </w:r>
              <w:r w:rsidRPr="00922237" w:rsidDel="006642DB">
                <w:rPr>
                  <w:rFonts w:ascii="Times New Roman" w:eastAsia="Times New Roman" w:hAnsi="Times New Roman" w:cs="Times New Roman"/>
                  <w:b w:val="0"/>
                  <w:bCs w:val="0"/>
                  <w:color w:val="000000"/>
                  <w:vertAlign w:val="subscript"/>
                </w:rPr>
                <w:delText>3</w:delText>
              </w:r>
              <w:r w:rsidRPr="00922237" w:rsidDel="006642DB">
                <w:rPr>
                  <w:rFonts w:ascii="Times New Roman" w:eastAsia="Times New Roman" w:hAnsi="Times New Roman" w:cs="Times New Roman"/>
                  <w:b w:val="0"/>
                  <w:bCs w:val="0"/>
                  <w:color w:val="000000"/>
                </w:rPr>
                <w:delText>O</w:delText>
              </w:r>
              <w:r w:rsidRPr="00922237" w:rsidDel="006642DB">
                <w:rPr>
                  <w:rFonts w:ascii="Times New Roman" w:eastAsia="Times New Roman" w:hAnsi="Times New Roman" w:cs="Times New Roman"/>
                  <w:b w:val="0"/>
                  <w:bCs w:val="0"/>
                  <w:color w:val="000000"/>
                  <w:vertAlign w:val="subscript"/>
                </w:rPr>
                <w:delText>4</w:delText>
              </w:r>
            </w:del>
          </w:p>
        </w:tc>
        <w:tc>
          <w:tcPr>
            <w:tcW w:w="2069"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6CD173B" w14:textId="3C9F6C63" w:rsidR="009728A1" w:rsidRPr="00E0629E" w:rsidDel="006642DB" w:rsidRDefault="009728A1" w:rsidP="006642DB">
            <w:pPr>
              <w:pStyle w:val="Heading1"/>
              <w:rPr>
                <w:del w:id="3778" w:author="Shy Alon" w:date="2017-07-21T16:25:00Z"/>
                <w:rFonts w:ascii="Times New Roman" w:eastAsia="Times New Roman" w:hAnsi="Times New Roman" w:cs="Times New Roman"/>
                <w:b w:val="0"/>
                <w:bCs w:val="0"/>
                <w:color w:val="000000"/>
              </w:rPr>
              <w:pPrChange w:id="3779" w:author="Shy Alon" w:date="2017-07-21T16:25:00Z">
                <w:pPr>
                  <w:jc w:val="center"/>
                </w:pPr>
              </w:pPrChange>
            </w:pPr>
            <w:del w:id="3780" w:author="Shy Alon" w:date="2017-07-21T16:25:00Z">
              <w:r w:rsidRPr="00922237" w:rsidDel="006642DB">
                <w:rPr>
                  <w:rFonts w:ascii="Times New Roman" w:eastAsia="Times New Roman" w:hAnsi="Times New Roman" w:cs="Times New Roman"/>
                  <w:b w:val="0"/>
                  <w:bCs w:val="0"/>
                  <w:color w:val="000000"/>
                </w:rPr>
                <w:delText>TiO</w:delText>
              </w:r>
              <w:r w:rsidRPr="00922237" w:rsidDel="006642DB">
                <w:rPr>
                  <w:rFonts w:ascii="Times New Roman" w:eastAsia="Times New Roman" w:hAnsi="Times New Roman" w:cs="Times New Roman"/>
                  <w:b w:val="0"/>
                  <w:bCs w:val="0"/>
                  <w:color w:val="000000"/>
                  <w:vertAlign w:val="subscript"/>
                </w:rPr>
                <w:delText>2</w:delText>
              </w:r>
              <w:r w:rsidRPr="00922237" w:rsidDel="006642DB">
                <w:rPr>
                  <w:rFonts w:ascii="Times New Roman" w:eastAsia="Times New Roman" w:hAnsi="Times New Roman" w:cs="Times New Roman"/>
                  <w:b w:val="0"/>
                  <w:bCs w:val="0"/>
                  <w:color w:val="000000"/>
                </w:rPr>
                <w:delText>|Co</w:delText>
              </w:r>
              <w:r w:rsidRPr="00922237" w:rsidDel="006642DB">
                <w:rPr>
                  <w:rFonts w:ascii="Times New Roman" w:eastAsia="Times New Roman" w:hAnsi="Times New Roman" w:cs="Times New Roman"/>
                  <w:b w:val="0"/>
                  <w:bCs w:val="0"/>
                  <w:color w:val="000000"/>
                  <w:vertAlign w:val="subscript"/>
                </w:rPr>
                <w:delText>3</w:delText>
              </w:r>
              <w:r w:rsidRPr="00922237" w:rsidDel="006642DB">
                <w:rPr>
                  <w:rFonts w:ascii="Times New Roman" w:eastAsia="Times New Roman" w:hAnsi="Times New Roman" w:cs="Times New Roman"/>
                  <w:b w:val="0"/>
                  <w:bCs w:val="0"/>
                  <w:color w:val="000000"/>
                </w:rPr>
                <w:delText>O</w:delText>
              </w:r>
              <w:r w:rsidRPr="00922237" w:rsidDel="006642DB">
                <w:rPr>
                  <w:rFonts w:ascii="Times New Roman" w:eastAsia="Times New Roman" w:hAnsi="Times New Roman" w:cs="Times New Roman"/>
                  <w:b w:val="0"/>
                  <w:bCs w:val="0"/>
                  <w:color w:val="000000"/>
                  <w:vertAlign w:val="subscript"/>
                </w:rPr>
                <w:delText>4</w:delText>
              </w:r>
              <w:r w:rsidRPr="00922237" w:rsidDel="006642DB">
                <w:rPr>
                  <w:rFonts w:ascii="Times New Roman" w:eastAsia="Times New Roman" w:hAnsi="Times New Roman" w:cs="Times New Roman"/>
                  <w:b w:val="0"/>
                  <w:bCs w:val="0"/>
                  <w:color w:val="000000"/>
                </w:rPr>
                <w:delText>|MoO</w:delText>
              </w:r>
              <w:r w:rsidRPr="00922237" w:rsidDel="006642DB">
                <w:rPr>
                  <w:rFonts w:ascii="Times New Roman" w:eastAsia="Times New Roman" w:hAnsi="Times New Roman" w:cs="Times New Roman"/>
                  <w:b w:val="0"/>
                  <w:bCs w:val="0"/>
                  <w:color w:val="000000"/>
                  <w:vertAlign w:val="subscript"/>
                </w:rPr>
                <w:delText>3</w:delText>
              </w:r>
              <w:r w:rsidRPr="00922237" w:rsidDel="006642DB">
                <w:rPr>
                  <w:rFonts w:ascii="Times New Roman" w:eastAsia="Times New Roman" w:hAnsi="Times New Roman" w:cs="Times New Roman"/>
                  <w:b w:val="0"/>
                  <w:bCs w:val="0"/>
                  <w:color w:val="000000"/>
                </w:rPr>
                <w:delText xml:space="preserve"> </w:delText>
              </w:r>
            </w:del>
          </w:p>
        </w:tc>
        <w:tc>
          <w:tcPr>
            <w:tcW w:w="2418" w:type="dxa"/>
            <w:gridSpan w:val="3"/>
            <w:tcBorders>
              <w:top w:val="nil"/>
              <w:left w:val="nil"/>
              <w:bottom w:val="single" w:sz="8" w:space="0" w:color="auto"/>
              <w:right w:val="nil"/>
            </w:tcBorders>
            <w:shd w:val="clear" w:color="auto" w:fill="auto"/>
            <w:noWrap/>
            <w:vAlign w:val="center"/>
            <w:hideMark/>
          </w:tcPr>
          <w:p w14:paraId="0500F5B9" w14:textId="6C815905" w:rsidR="009728A1" w:rsidRPr="00E0629E" w:rsidDel="006642DB" w:rsidRDefault="009728A1" w:rsidP="006642DB">
            <w:pPr>
              <w:pStyle w:val="Heading1"/>
              <w:rPr>
                <w:del w:id="3781" w:author="Shy Alon" w:date="2017-07-21T16:25:00Z"/>
                <w:rFonts w:ascii="Arial" w:eastAsia="Times New Roman" w:hAnsi="Arial" w:cs="Arial"/>
                <w:color w:val="000000"/>
              </w:rPr>
              <w:pPrChange w:id="3782" w:author="Shy Alon" w:date="2017-07-21T16:25:00Z">
                <w:pPr/>
              </w:pPrChange>
            </w:pPr>
            <w:del w:id="3783" w:author="Shy Alon" w:date="2017-07-21T16:25:00Z">
              <w:r w:rsidRPr="00E0629E" w:rsidDel="006642DB">
                <w:rPr>
                  <w:rFonts w:ascii="Arial" w:eastAsia="Times New Roman" w:hAnsi="Arial" w:cs="Arial"/>
                  <w:color w:val="000000"/>
                  <w:szCs w:val="22"/>
                </w:rPr>
                <w:delText> </w:delText>
              </w:r>
            </w:del>
          </w:p>
        </w:tc>
        <w:tc>
          <w:tcPr>
            <w:tcW w:w="600" w:type="dxa"/>
            <w:tcBorders>
              <w:top w:val="nil"/>
              <w:left w:val="nil"/>
              <w:bottom w:val="single" w:sz="8" w:space="0" w:color="auto"/>
              <w:right w:val="nil"/>
            </w:tcBorders>
            <w:shd w:val="clear" w:color="auto" w:fill="auto"/>
            <w:noWrap/>
            <w:vAlign w:val="center"/>
            <w:hideMark/>
          </w:tcPr>
          <w:p w14:paraId="10DF7208" w14:textId="0DC5358A" w:rsidR="009728A1" w:rsidRPr="00E0629E" w:rsidDel="006642DB" w:rsidRDefault="009728A1" w:rsidP="006642DB">
            <w:pPr>
              <w:pStyle w:val="Heading1"/>
              <w:rPr>
                <w:del w:id="3784" w:author="Shy Alon" w:date="2017-07-21T16:25:00Z"/>
                <w:rFonts w:ascii="Arial" w:eastAsia="Times New Roman" w:hAnsi="Arial" w:cs="Arial"/>
                <w:color w:val="000000"/>
              </w:rPr>
              <w:pPrChange w:id="3785" w:author="Shy Alon" w:date="2017-07-21T16:25:00Z">
                <w:pPr/>
              </w:pPrChange>
            </w:pPr>
            <w:del w:id="3786" w:author="Shy Alon" w:date="2017-07-21T16:25:00Z">
              <w:r w:rsidRPr="00E0629E" w:rsidDel="006642DB">
                <w:rPr>
                  <w:rFonts w:ascii="Arial" w:eastAsia="Times New Roman" w:hAnsi="Arial" w:cs="Arial"/>
                  <w:color w:val="000000"/>
                  <w:szCs w:val="22"/>
                </w:rPr>
                <w:delText> </w:delText>
              </w:r>
            </w:del>
          </w:p>
        </w:tc>
      </w:tr>
      <w:tr w:rsidR="009728A1" w:rsidRPr="00E0629E" w:rsidDel="006642DB" w14:paraId="7B3ADF2B" w14:textId="5611F6F7" w:rsidTr="00B20220">
        <w:trPr>
          <w:trHeight w:val="330"/>
          <w:jc w:val="center"/>
          <w:del w:id="3787" w:author="Shy Alon" w:date="2017-07-21T16:25:00Z"/>
        </w:trPr>
        <w:tc>
          <w:tcPr>
            <w:tcW w:w="152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5C0DBEF" w14:textId="5E34A5BF" w:rsidR="009728A1" w:rsidRPr="00E0629E" w:rsidDel="006642DB" w:rsidRDefault="009728A1" w:rsidP="006642DB">
            <w:pPr>
              <w:pStyle w:val="Heading1"/>
              <w:rPr>
                <w:del w:id="3788" w:author="Shy Alon" w:date="2017-07-21T16:25:00Z"/>
                <w:rFonts w:ascii="Times New Roman" w:eastAsia="Times New Roman" w:hAnsi="Times New Roman" w:cs="Times New Roman"/>
                <w:b w:val="0"/>
                <w:bCs w:val="0"/>
                <w:color w:val="000000"/>
              </w:rPr>
              <w:pPrChange w:id="3789" w:author="Shy Alon" w:date="2017-07-21T16:25:00Z">
                <w:pPr/>
              </w:pPrChange>
            </w:pPr>
            <w:del w:id="3790" w:author="Shy Alon" w:date="2017-07-21T16:25:00Z">
              <w:r w:rsidRPr="00E0629E" w:rsidDel="006642DB">
                <w:rPr>
                  <w:rFonts w:ascii="Times New Roman" w:eastAsia="Times New Roman" w:hAnsi="Times New Roman" w:cs="Times New Roman"/>
                  <w:b w:val="0"/>
                  <w:bCs w:val="0"/>
                  <w:color w:val="000000"/>
                </w:rPr>
                <w:delText>Activity</w:delText>
              </w:r>
            </w:del>
          </w:p>
        </w:tc>
        <w:tc>
          <w:tcPr>
            <w:tcW w:w="880" w:type="dxa"/>
            <w:tcBorders>
              <w:top w:val="nil"/>
              <w:left w:val="nil"/>
              <w:bottom w:val="nil"/>
              <w:right w:val="nil"/>
            </w:tcBorders>
            <w:shd w:val="clear" w:color="auto" w:fill="auto"/>
            <w:noWrap/>
            <w:vAlign w:val="center"/>
            <w:hideMark/>
          </w:tcPr>
          <w:p w14:paraId="12C243C8" w14:textId="24C77DC9" w:rsidR="009728A1" w:rsidRPr="00E0629E" w:rsidDel="006642DB" w:rsidRDefault="009728A1" w:rsidP="006642DB">
            <w:pPr>
              <w:pStyle w:val="Heading1"/>
              <w:rPr>
                <w:del w:id="3791" w:author="Shy Alon" w:date="2017-07-21T16:25:00Z"/>
                <w:rFonts w:ascii="Times New Roman" w:eastAsia="Times New Roman" w:hAnsi="Times New Roman" w:cs="Times New Roman"/>
                <w:b w:val="0"/>
                <w:bCs w:val="0"/>
                <w:color w:val="000000"/>
              </w:rPr>
              <w:pPrChange w:id="3792" w:author="Shy Alon" w:date="2017-07-21T16:25:00Z">
                <w:pPr>
                  <w:jc w:val="center"/>
                </w:pPr>
              </w:pPrChange>
            </w:pPr>
            <w:del w:id="3793" w:author="Shy Alon" w:date="2017-07-21T16:25:00Z">
              <w:r w:rsidRPr="00E0629E" w:rsidDel="006642DB">
                <w:rPr>
                  <w:rFonts w:ascii="Times New Roman" w:eastAsia="Times New Roman" w:hAnsi="Times New Roman" w:cs="Times New Roman"/>
                  <w:b w:val="0"/>
                  <w:bCs w:val="0"/>
                  <w:color w:val="000000"/>
                </w:rPr>
                <w:delText>Mean</w:delText>
              </w:r>
            </w:del>
          </w:p>
        </w:tc>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41AF0EF9" w14:textId="143142FE" w:rsidR="009728A1" w:rsidRPr="00E0629E" w:rsidDel="006642DB" w:rsidRDefault="009728A1" w:rsidP="006642DB">
            <w:pPr>
              <w:pStyle w:val="Heading1"/>
              <w:rPr>
                <w:del w:id="3794" w:author="Shy Alon" w:date="2017-07-21T16:25:00Z"/>
                <w:rFonts w:ascii="Times New Roman" w:eastAsia="Times New Roman" w:hAnsi="Times New Roman" w:cs="Times New Roman"/>
                <w:b w:val="0"/>
                <w:bCs w:val="0"/>
                <w:color w:val="000000"/>
              </w:rPr>
              <w:pPrChange w:id="3795" w:author="Shy Alon" w:date="2017-07-21T16:25:00Z">
                <w:pPr>
                  <w:jc w:val="center"/>
                </w:pPr>
              </w:pPrChange>
            </w:pPr>
            <w:del w:id="3796" w:author="Shy Alon" w:date="2017-07-21T16:25:00Z">
              <w:r w:rsidRPr="00E0629E" w:rsidDel="006642DB">
                <w:rPr>
                  <w:rFonts w:ascii="Times New Roman" w:eastAsia="Times New Roman" w:hAnsi="Times New Roman" w:cs="Times New Roman"/>
                  <w:b w:val="0"/>
                  <w:bCs w:val="0"/>
                  <w:color w:val="000000"/>
                </w:rPr>
                <w:delText>SD</w:delText>
              </w:r>
            </w:del>
          </w:p>
        </w:tc>
        <w:tc>
          <w:tcPr>
            <w:tcW w:w="1058" w:type="dxa"/>
            <w:tcBorders>
              <w:top w:val="nil"/>
              <w:left w:val="nil"/>
              <w:bottom w:val="nil"/>
              <w:right w:val="nil"/>
            </w:tcBorders>
            <w:shd w:val="clear" w:color="auto" w:fill="auto"/>
            <w:noWrap/>
            <w:vAlign w:val="center"/>
            <w:hideMark/>
          </w:tcPr>
          <w:p w14:paraId="73DE2C96" w14:textId="40E3BBE0" w:rsidR="009728A1" w:rsidRPr="00E0629E" w:rsidDel="006642DB" w:rsidRDefault="009728A1" w:rsidP="006642DB">
            <w:pPr>
              <w:pStyle w:val="Heading1"/>
              <w:rPr>
                <w:del w:id="3797" w:author="Shy Alon" w:date="2017-07-21T16:25:00Z"/>
                <w:rFonts w:ascii="Times New Roman" w:eastAsia="Times New Roman" w:hAnsi="Times New Roman" w:cs="Times New Roman"/>
                <w:b w:val="0"/>
                <w:bCs w:val="0"/>
                <w:color w:val="000000"/>
              </w:rPr>
              <w:pPrChange w:id="3798" w:author="Shy Alon" w:date="2017-07-21T16:25:00Z">
                <w:pPr>
                  <w:jc w:val="center"/>
                </w:pPr>
              </w:pPrChange>
            </w:pPr>
            <w:del w:id="3799" w:author="Shy Alon" w:date="2017-07-21T16:25:00Z">
              <w:r w:rsidRPr="00E0629E" w:rsidDel="006642DB">
                <w:rPr>
                  <w:rFonts w:ascii="Times New Roman" w:eastAsia="Times New Roman" w:hAnsi="Times New Roman" w:cs="Times New Roman"/>
                  <w:b w:val="0"/>
                  <w:bCs w:val="0"/>
                  <w:color w:val="000000"/>
                </w:rPr>
                <w:delText>Mean</w:delText>
              </w:r>
            </w:del>
          </w:p>
        </w:tc>
        <w:tc>
          <w:tcPr>
            <w:tcW w:w="1011" w:type="dxa"/>
            <w:tcBorders>
              <w:top w:val="nil"/>
              <w:left w:val="single" w:sz="8" w:space="0" w:color="auto"/>
              <w:bottom w:val="single" w:sz="8" w:space="0" w:color="auto"/>
              <w:right w:val="single" w:sz="8" w:space="0" w:color="auto"/>
            </w:tcBorders>
            <w:shd w:val="clear" w:color="auto" w:fill="auto"/>
            <w:noWrap/>
            <w:vAlign w:val="center"/>
            <w:hideMark/>
          </w:tcPr>
          <w:p w14:paraId="2D61774C" w14:textId="7BAB63A7" w:rsidR="009728A1" w:rsidRPr="00E0629E" w:rsidDel="006642DB" w:rsidRDefault="009728A1" w:rsidP="006642DB">
            <w:pPr>
              <w:pStyle w:val="Heading1"/>
              <w:rPr>
                <w:del w:id="3800" w:author="Shy Alon" w:date="2017-07-21T16:25:00Z"/>
                <w:rFonts w:ascii="Times New Roman" w:eastAsia="Times New Roman" w:hAnsi="Times New Roman" w:cs="Times New Roman"/>
                <w:b w:val="0"/>
                <w:bCs w:val="0"/>
                <w:color w:val="000000"/>
              </w:rPr>
              <w:pPrChange w:id="3801" w:author="Shy Alon" w:date="2017-07-21T16:25:00Z">
                <w:pPr>
                  <w:jc w:val="center"/>
                </w:pPr>
              </w:pPrChange>
            </w:pPr>
            <w:del w:id="3802" w:author="Shy Alon" w:date="2017-07-21T16:25:00Z">
              <w:r w:rsidRPr="00E0629E" w:rsidDel="006642DB">
                <w:rPr>
                  <w:rFonts w:ascii="Times New Roman" w:eastAsia="Times New Roman" w:hAnsi="Times New Roman" w:cs="Times New Roman"/>
                  <w:b w:val="0"/>
                  <w:bCs w:val="0"/>
                  <w:color w:val="000000"/>
                </w:rPr>
                <w:delText>SD</w:delText>
              </w:r>
            </w:del>
          </w:p>
        </w:tc>
        <w:tc>
          <w:tcPr>
            <w:tcW w:w="948" w:type="dxa"/>
            <w:tcBorders>
              <w:top w:val="nil"/>
              <w:left w:val="nil"/>
              <w:bottom w:val="single" w:sz="8" w:space="0" w:color="auto"/>
              <w:right w:val="single" w:sz="8" w:space="0" w:color="auto"/>
            </w:tcBorders>
            <w:shd w:val="clear" w:color="auto" w:fill="auto"/>
            <w:noWrap/>
            <w:vAlign w:val="center"/>
            <w:hideMark/>
          </w:tcPr>
          <w:p w14:paraId="0F2A5B61" w14:textId="791AF15B" w:rsidR="009728A1" w:rsidRPr="00E0629E" w:rsidDel="006642DB" w:rsidRDefault="009728A1" w:rsidP="006642DB">
            <w:pPr>
              <w:pStyle w:val="Heading1"/>
              <w:rPr>
                <w:del w:id="3803" w:author="Shy Alon" w:date="2017-07-21T16:25:00Z"/>
                <w:rFonts w:ascii="Times New Roman" w:eastAsia="Times New Roman" w:hAnsi="Times New Roman" w:cs="Times New Roman"/>
                <w:b w:val="0"/>
                <w:bCs w:val="0"/>
                <w:color w:val="000000"/>
              </w:rPr>
              <w:pPrChange w:id="3804" w:author="Shy Alon" w:date="2017-07-21T16:25:00Z">
                <w:pPr>
                  <w:jc w:val="center"/>
                </w:pPr>
              </w:pPrChange>
            </w:pPr>
            <w:del w:id="3805" w:author="Shy Alon" w:date="2017-07-21T16:25:00Z">
              <w:r w:rsidRPr="00E0629E" w:rsidDel="006642DB">
                <w:rPr>
                  <w:rFonts w:ascii="Times New Roman" w:eastAsia="Times New Roman" w:hAnsi="Times New Roman" w:cs="Times New Roman"/>
                  <w:b w:val="0"/>
                  <w:bCs w:val="0"/>
                  <w:color w:val="000000"/>
                </w:rPr>
                <w:delText>t-test</w:delText>
              </w:r>
            </w:del>
          </w:p>
        </w:tc>
        <w:tc>
          <w:tcPr>
            <w:tcW w:w="720" w:type="dxa"/>
            <w:tcBorders>
              <w:top w:val="nil"/>
              <w:left w:val="nil"/>
              <w:bottom w:val="single" w:sz="8" w:space="0" w:color="auto"/>
              <w:right w:val="single" w:sz="8" w:space="0" w:color="auto"/>
            </w:tcBorders>
            <w:shd w:val="clear" w:color="auto" w:fill="auto"/>
            <w:noWrap/>
            <w:vAlign w:val="center"/>
            <w:hideMark/>
          </w:tcPr>
          <w:p w14:paraId="670057A0" w14:textId="19AA1B49" w:rsidR="009728A1" w:rsidRPr="00E0629E" w:rsidDel="006642DB" w:rsidRDefault="009728A1" w:rsidP="006642DB">
            <w:pPr>
              <w:pStyle w:val="Heading1"/>
              <w:rPr>
                <w:del w:id="3806" w:author="Shy Alon" w:date="2017-07-21T16:25:00Z"/>
                <w:rFonts w:ascii="Times New Roman" w:eastAsia="Times New Roman" w:hAnsi="Times New Roman" w:cs="Times New Roman"/>
                <w:b w:val="0"/>
                <w:bCs w:val="0"/>
                <w:color w:val="000000"/>
              </w:rPr>
              <w:pPrChange w:id="3807" w:author="Shy Alon" w:date="2017-07-21T16:25:00Z">
                <w:pPr>
                  <w:jc w:val="center"/>
                </w:pPr>
              </w:pPrChange>
            </w:pPr>
            <w:del w:id="3808" w:author="Shy Alon" w:date="2017-07-21T16:25:00Z">
              <w:r w:rsidRPr="00E0629E" w:rsidDel="006642DB">
                <w:rPr>
                  <w:rFonts w:ascii="Times New Roman" w:eastAsia="Times New Roman" w:hAnsi="Times New Roman" w:cs="Times New Roman"/>
                  <w:b w:val="0"/>
                  <w:bCs w:val="0"/>
                  <w:color w:val="000000"/>
                </w:rPr>
                <w:delText>df</w:delText>
              </w:r>
            </w:del>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32E8898" w14:textId="2DE5704D" w:rsidR="009728A1" w:rsidRPr="00E0629E" w:rsidDel="006642DB" w:rsidRDefault="009728A1" w:rsidP="006642DB">
            <w:pPr>
              <w:pStyle w:val="Heading1"/>
              <w:rPr>
                <w:del w:id="3809" w:author="Shy Alon" w:date="2017-07-21T16:25:00Z"/>
                <w:rFonts w:ascii="Times New Roman" w:eastAsia="Times New Roman" w:hAnsi="Times New Roman" w:cs="Times New Roman"/>
                <w:b w:val="0"/>
                <w:bCs w:val="0"/>
                <w:color w:val="000000"/>
              </w:rPr>
              <w:pPrChange w:id="3810" w:author="Shy Alon" w:date="2017-07-21T16:25:00Z">
                <w:pPr>
                  <w:jc w:val="center"/>
                </w:pPr>
              </w:pPrChange>
            </w:pPr>
            <w:del w:id="3811" w:author="Shy Alon" w:date="2017-07-21T16:25:00Z">
              <w:r w:rsidRPr="00E0629E" w:rsidDel="006642DB">
                <w:rPr>
                  <w:rFonts w:ascii="Times New Roman" w:eastAsia="Times New Roman" w:hAnsi="Times New Roman" w:cs="Times New Roman"/>
                  <w:b w:val="0"/>
                  <w:bCs w:val="0"/>
                  <w:color w:val="000000"/>
                </w:rPr>
                <w:delText>p-value</w:delText>
              </w:r>
            </w:del>
          </w:p>
        </w:tc>
      </w:tr>
      <w:tr w:rsidR="009728A1" w:rsidRPr="00E0629E" w:rsidDel="006642DB" w14:paraId="3A943A49" w14:textId="0A6CE8B6" w:rsidTr="00B20220">
        <w:trPr>
          <w:trHeight w:val="390"/>
          <w:jc w:val="center"/>
          <w:del w:id="3812" w:author="Shy Alon" w:date="2017-07-21T16:25:00Z"/>
        </w:trPr>
        <w:tc>
          <w:tcPr>
            <w:tcW w:w="1527" w:type="dxa"/>
            <w:tcBorders>
              <w:top w:val="nil"/>
              <w:left w:val="single" w:sz="8" w:space="0" w:color="auto"/>
              <w:bottom w:val="single" w:sz="8" w:space="0" w:color="auto"/>
              <w:right w:val="single" w:sz="8" w:space="0" w:color="auto"/>
            </w:tcBorders>
            <w:shd w:val="clear" w:color="auto" w:fill="auto"/>
            <w:noWrap/>
            <w:vAlign w:val="center"/>
            <w:hideMark/>
          </w:tcPr>
          <w:p w14:paraId="1C907E6B" w14:textId="383A6D97" w:rsidR="009728A1" w:rsidRPr="00E0629E" w:rsidDel="006642DB" w:rsidRDefault="009728A1" w:rsidP="006642DB">
            <w:pPr>
              <w:pStyle w:val="Heading1"/>
              <w:rPr>
                <w:del w:id="3813" w:author="Shy Alon" w:date="2017-07-21T16:25:00Z"/>
                <w:rFonts w:ascii="Times New Roman" w:eastAsia="Times New Roman" w:hAnsi="Times New Roman" w:cs="Times New Roman"/>
                <w:i/>
                <w:iCs/>
                <w:color w:val="000000"/>
              </w:rPr>
              <w:pPrChange w:id="3814" w:author="Shy Alon" w:date="2017-07-21T16:25:00Z">
                <w:pPr/>
              </w:pPrChange>
            </w:pPr>
            <w:del w:id="3815" w:author="Shy Alon" w:date="2017-07-21T16:25:00Z">
              <w:r w:rsidRPr="00E0629E" w:rsidDel="006642DB">
                <w:rPr>
                  <w:rFonts w:ascii="Times New Roman" w:eastAsia="Times New Roman" w:hAnsi="Times New Roman" w:cs="Times New Roman"/>
                  <w:i/>
                  <w:iCs/>
                  <w:color w:val="000000"/>
                </w:rPr>
                <w:delText>V</w:delText>
              </w:r>
              <w:r w:rsidRPr="00E0629E" w:rsidDel="006642DB">
                <w:rPr>
                  <w:rFonts w:ascii="Times New Roman" w:eastAsia="Times New Roman" w:hAnsi="Times New Roman" w:cs="Times New Roman"/>
                  <w:i/>
                  <w:iCs/>
                  <w:color w:val="000000"/>
                  <w:vertAlign w:val="subscript"/>
                </w:rPr>
                <w:delText>oc</w:delText>
              </w:r>
              <w:r w:rsidRPr="00E0629E" w:rsidDel="006642DB">
                <w:rPr>
                  <w:rFonts w:ascii="Times New Roman" w:eastAsia="Times New Roman" w:hAnsi="Times New Roman" w:cs="Times New Roman"/>
                  <w:color w:val="000000"/>
                </w:rPr>
                <w:delText xml:space="preserve"> </w:delText>
              </w:r>
              <w:r w:rsidRPr="00E0629E" w:rsidDel="006642DB">
                <w:rPr>
                  <w:rFonts w:ascii="Times New Roman" w:eastAsia="Times New Roman" w:hAnsi="Times New Roman" w:cs="Times New Roman"/>
                  <w:color w:val="000000"/>
                  <w:sz w:val="16"/>
                  <w:szCs w:val="16"/>
                </w:rPr>
                <w:delText>(mV)</w:delText>
              </w:r>
            </w:del>
          </w:p>
        </w:tc>
        <w:tc>
          <w:tcPr>
            <w:tcW w:w="880" w:type="dxa"/>
            <w:tcBorders>
              <w:top w:val="single" w:sz="8" w:space="0" w:color="auto"/>
              <w:left w:val="nil"/>
              <w:bottom w:val="single" w:sz="8" w:space="0" w:color="auto"/>
              <w:right w:val="single" w:sz="8" w:space="0" w:color="auto"/>
            </w:tcBorders>
            <w:shd w:val="clear" w:color="auto" w:fill="auto"/>
            <w:noWrap/>
            <w:vAlign w:val="center"/>
            <w:hideMark/>
          </w:tcPr>
          <w:p w14:paraId="6E4E83D8" w14:textId="348AFC18" w:rsidR="009728A1" w:rsidRPr="00E0629E" w:rsidDel="006642DB" w:rsidRDefault="009728A1" w:rsidP="006642DB">
            <w:pPr>
              <w:pStyle w:val="Heading1"/>
              <w:rPr>
                <w:del w:id="3816" w:author="Shy Alon" w:date="2017-07-21T16:25:00Z"/>
                <w:rFonts w:ascii="Times New Roman" w:eastAsia="Times New Roman" w:hAnsi="Times New Roman" w:cs="Times New Roman"/>
                <w:color w:val="000000"/>
              </w:rPr>
              <w:pPrChange w:id="3817" w:author="Shy Alon" w:date="2017-07-21T16:25:00Z">
                <w:pPr>
                  <w:jc w:val="center"/>
                </w:pPr>
              </w:pPrChange>
            </w:pPr>
            <w:del w:id="3818" w:author="Shy Alon" w:date="2017-07-21T16:25:00Z">
              <w:r w:rsidRPr="00E0629E" w:rsidDel="006642DB">
                <w:rPr>
                  <w:rFonts w:ascii="Times New Roman" w:eastAsia="Times New Roman" w:hAnsi="Times New Roman" w:cs="Times New Roman"/>
                  <w:color w:val="000000"/>
                </w:rPr>
                <w:delText>431</w:delText>
              </w:r>
            </w:del>
          </w:p>
        </w:tc>
        <w:tc>
          <w:tcPr>
            <w:tcW w:w="876" w:type="dxa"/>
            <w:tcBorders>
              <w:top w:val="nil"/>
              <w:left w:val="nil"/>
              <w:bottom w:val="single" w:sz="8" w:space="0" w:color="auto"/>
              <w:right w:val="single" w:sz="8" w:space="0" w:color="auto"/>
            </w:tcBorders>
            <w:shd w:val="clear" w:color="auto" w:fill="auto"/>
            <w:noWrap/>
            <w:vAlign w:val="center"/>
            <w:hideMark/>
          </w:tcPr>
          <w:p w14:paraId="5524DF6B" w14:textId="52F5EE13" w:rsidR="009728A1" w:rsidRPr="00E0629E" w:rsidDel="006642DB" w:rsidRDefault="009728A1" w:rsidP="006642DB">
            <w:pPr>
              <w:pStyle w:val="Heading1"/>
              <w:rPr>
                <w:del w:id="3819" w:author="Shy Alon" w:date="2017-07-21T16:25:00Z"/>
                <w:rFonts w:ascii="Times New Roman" w:eastAsia="Times New Roman" w:hAnsi="Times New Roman" w:cs="Times New Roman"/>
                <w:color w:val="000000"/>
              </w:rPr>
              <w:pPrChange w:id="3820" w:author="Shy Alon" w:date="2017-07-21T16:25:00Z">
                <w:pPr>
                  <w:jc w:val="center"/>
                </w:pPr>
              </w:pPrChange>
            </w:pPr>
            <w:del w:id="3821" w:author="Shy Alon" w:date="2017-07-21T16:25:00Z">
              <w:r w:rsidRPr="00E0629E" w:rsidDel="006642DB">
                <w:rPr>
                  <w:rFonts w:ascii="Times New Roman" w:eastAsia="Times New Roman" w:hAnsi="Times New Roman" w:cs="Times New Roman"/>
                  <w:color w:val="000000"/>
                </w:rPr>
                <w:delText>18.9</w:delText>
              </w:r>
            </w:del>
          </w:p>
        </w:tc>
        <w:tc>
          <w:tcPr>
            <w:tcW w:w="1058" w:type="dxa"/>
            <w:tcBorders>
              <w:top w:val="single" w:sz="8" w:space="0" w:color="auto"/>
              <w:left w:val="nil"/>
              <w:bottom w:val="single" w:sz="8" w:space="0" w:color="auto"/>
              <w:right w:val="single" w:sz="8" w:space="0" w:color="auto"/>
            </w:tcBorders>
            <w:shd w:val="clear" w:color="auto" w:fill="auto"/>
            <w:noWrap/>
            <w:vAlign w:val="center"/>
            <w:hideMark/>
          </w:tcPr>
          <w:p w14:paraId="029BDFB8" w14:textId="3FBB2213" w:rsidR="009728A1" w:rsidRPr="00E0629E" w:rsidDel="006642DB" w:rsidRDefault="009728A1" w:rsidP="006642DB">
            <w:pPr>
              <w:pStyle w:val="Heading1"/>
              <w:rPr>
                <w:del w:id="3822" w:author="Shy Alon" w:date="2017-07-21T16:25:00Z"/>
                <w:rFonts w:ascii="Times New Roman" w:eastAsia="Times New Roman" w:hAnsi="Times New Roman" w:cs="Times New Roman"/>
                <w:color w:val="000000"/>
              </w:rPr>
              <w:pPrChange w:id="3823" w:author="Shy Alon" w:date="2017-07-21T16:25:00Z">
                <w:pPr>
                  <w:jc w:val="center"/>
                </w:pPr>
              </w:pPrChange>
            </w:pPr>
            <w:del w:id="3824" w:author="Shy Alon" w:date="2017-07-21T16:25:00Z">
              <w:r w:rsidRPr="00E0629E" w:rsidDel="006642DB">
                <w:rPr>
                  <w:rFonts w:ascii="Times New Roman" w:eastAsia="Times New Roman" w:hAnsi="Times New Roman" w:cs="Times New Roman"/>
                  <w:color w:val="000000"/>
                </w:rPr>
                <w:delText>484</w:delText>
              </w:r>
            </w:del>
          </w:p>
        </w:tc>
        <w:tc>
          <w:tcPr>
            <w:tcW w:w="1011" w:type="dxa"/>
            <w:tcBorders>
              <w:top w:val="nil"/>
              <w:left w:val="nil"/>
              <w:bottom w:val="single" w:sz="8" w:space="0" w:color="auto"/>
              <w:right w:val="single" w:sz="8" w:space="0" w:color="auto"/>
            </w:tcBorders>
            <w:shd w:val="clear" w:color="auto" w:fill="auto"/>
            <w:noWrap/>
            <w:vAlign w:val="center"/>
            <w:hideMark/>
          </w:tcPr>
          <w:p w14:paraId="30E25323" w14:textId="0916FE35" w:rsidR="009728A1" w:rsidRPr="00E0629E" w:rsidDel="006642DB" w:rsidRDefault="009728A1" w:rsidP="006642DB">
            <w:pPr>
              <w:pStyle w:val="Heading1"/>
              <w:rPr>
                <w:del w:id="3825" w:author="Shy Alon" w:date="2017-07-21T16:25:00Z"/>
                <w:rFonts w:ascii="Times New Roman" w:eastAsia="Times New Roman" w:hAnsi="Times New Roman" w:cs="Times New Roman"/>
                <w:color w:val="000000"/>
              </w:rPr>
              <w:pPrChange w:id="3826" w:author="Shy Alon" w:date="2017-07-21T16:25:00Z">
                <w:pPr>
                  <w:jc w:val="center"/>
                </w:pPr>
              </w:pPrChange>
            </w:pPr>
            <w:del w:id="3827" w:author="Shy Alon" w:date="2017-07-21T16:25:00Z">
              <w:r w:rsidRPr="00E0629E" w:rsidDel="006642DB">
                <w:rPr>
                  <w:rFonts w:ascii="Times New Roman" w:eastAsia="Times New Roman" w:hAnsi="Times New Roman" w:cs="Times New Roman"/>
                  <w:color w:val="000000"/>
                </w:rPr>
                <w:delText>36.8</w:delText>
              </w:r>
            </w:del>
          </w:p>
        </w:tc>
        <w:tc>
          <w:tcPr>
            <w:tcW w:w="948" w:type="dxa"/>
            <w:tcBorders>
              <w:top w:val="nil"/>
              <w:left w:val="nil"/>
              <w:bottom w:val="single" w:sz="8" w:space="0" w:color="auto"/>
              <w:right w:val="single" w:sz="8" w:space="0" w:color="auto"/>
            </w:tcBorders>
            <w:shd w:val="clear" w:color="auto" w:fill="auto"/>
            <w:noWrap/>
            <w:vAlign w:val="center"/>
            <w:hideMark/>
          </w:tcPr>
          <w:p w14:paraId="759C2F85" w14:textId="23BB9544" w:rsidR="009728A1" w:rsidRPr="00E0629E" w:rsidDel="006642DB" w:rsidRDefault="009728A1" w:rsidP="006642DB">
            <w:pPr>
              <w:pStyle w:val="Heading1"/>
              <w:rPr>
                <w:del w:id="3828" w:author="Shy Alon" w:date="2017-07-21T16:25:00Z"/>
                <w:rFonts w:ascii="Times New Roman" w:eastAsia="Times New Roman" w:hAnsi="Times New Roman" w:cs="Times New Roman"/>
                <w:color w:val="000000"/>
              </w:rPr>
              <w:pPrChange w:id="3829" w:author="Shy Alon" w:date="2017-07-21T16:25:00Z">
                <w:pPr>
                  <w:jc w:val="center"/>
                </w:pPr>
              </w:pPrChange>
            </w:pPr>
            <w:del w:id="3830" w:author="Shy Alon" w:date="2017-07-21T16:25:00Z">
              <w:r w:rsidDel="006642DB">
                <w:rPr>
                  <w:rFonts w:ascii="Times New Roman" w:eastAsia="Times New Roman" w:hAnsi="Times New Roman" w:cs="Times New Roman"/>
                  <w:color w:val="000000"/>
                </w:rPr>
                <w:delText>-7.08</w:delText>
              </w:r>
            </w:del>
          </w:p>
        </w:tc>
        <w:tc>
          <w:tcPr>
            <w:tcW w:w="720" w:type="dxa"/>
            <w:tcBorders>
              <w:top w:val="nil"/>
              <w:left w:val="nil"/>
              <w:bottom w:val="single" w:sz="8" w:space="0" w:color="auto"/>
              <w:right w:val="single" w:sz="8" w:space="0" w:color="auto"/>
            </w:tcBorders>
            <w:shd w:val="clear" w:color="auto" w:fill="auto"/>
            <w:noWrap/>
            <w:vAlign w:val="center"/>
            <w:hideMark/>
          </w:tcPr>
          <w:p w14:paraId="03D7EEF1" w14:textId="1322F23C" w:rsidR="009728A1" w:rsidRPr="00E0629E" w:rsidDel="006642DB" w:rsidRDefault="009728A1" w:rsidP="006642DB">
            <w:pPr>
              <w:pStyle w:val="Heading1"/>
              <w:rPr>
                <w:del w:id="3831" w:author="Shy Alon" w:date="2017-07-21T16:25:00Z"/>
                <w:rFonts w:ascii="Times New Roman" w:eastAsia="Times New Roman" w:hAnsi="Times New Roman" w:cs="Times New Roman"/>
                <w:color w:val="000000"/>
              </w:rPr>
              <w:pPrChange w:id="3832" w:author="Shy Alon" w:date="2017-07-21T16:25:00Z">
                <w:pPr>
                  <w:jc w:val="center"/>
                </w:pPr>
              </w:pPrChange>
            </w:pPr>
            <w:del w:id="3833" w:author="Shy Alon" w:date="2017-07-21T16:25:00Z">
              <w:r w:rsidDel="006642DB">
                <w:rPr>
                  <w:rFonts w:ascii="Times New Roman" w:eastAsia="Times New Roman" w:hAnsi="Times New Roman" w:cs="Times New Roman"/>
                  <w:color w:val="000000"/>
                </w:rPr>
                <w:delText>12</w:delText>
              </w:r>
            </w:del>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DF63D24" w14:textId="3EB39521" w:rsidR="009728A1" w:rsidRPr="00E0629E" w:rsidDel="006642DB" w:rsidRDefault="009728A1" w:rsidP="006642DB">
            <w:pPr>
              <w:pStyle w:val="Heading1"/>
              <w:rPr>
                <w:del w:id="3834" w:author="Shy Alon" w:date="2017-07-21T16:25:00Z"/>
                <w:rFonts w:ascii="Times New Roman" w:eastAsia="Times New Roman" w:hAnsi="Times New Roman" w:cs="Times New Roman"/>
                <w:color w:val="000000"/>
              </w:rPr>
              <w:pPrChange w:id="3835" w:author="Shy Alon" w:date="2017-07-21T16:25:00Z">
                <w:pPr>
                  <w:jc w:val="center"/>
                </w:pPr>
              </w:pPrChange>
            </w:pPr>
            <w:del w:id="3836" w:author="Shy Alon" w:date="2017-07-21T16:25:00Z">
              <w:r w:rsidRPr="00E0629E" w:rsidDel="006642DB">
                <w:rPr>
                  <w:rFonts w:ascii="Times New Roman" w:eastAsia="Times New Roman" w:hAnsi="Times New Roman" w:cs="Times New Roman"/>
                  <w:color w:val="000000"/>
                </w:rPr>
                <w:delText>&lt;0.001</w:delText>
              </w:r>
            </w:del>
          </w:p>
        </w:tc>
      </w:tr>
      <w:tr w:rsidR="009728A1" w:rsidRPr="00E0629E" w:rsidDel="006642DB" w14:paraId="52C30CD7" w14:textId="52785BD3" w:rsidTr="00B20220">
        <w:trPr>
          <w:trHeight w:val="390"/>
          <w:jc w:val="center"/>
          <w:del w:id="3837" w:author="Shy Alon" w:date="2017-07-21T16:25:00Z"/>
        </w:trPr>
        <w:tc>
          <w:tcPr>
            <w:tcW w:w="1527" w:type="dxa"/>
            <w:tcBorders>
              <w:top w:val="nil"/>
              <w:left w:val="single" w:sz="8" w:space="0" w:color="auto"/>
              <w:bottom w:val="single" w:sz="8" w:space="0" w:color="auto"/>
              <w:right w:val="single" w:sz="8" w:space="0" w:color="auto"/>
            </w:tcBorders>
            <w:shd w:val="clear" w:color="auto" w:fill="auto"/>
            <w:noWrap/>
            <w:vAlign w:val="center"/>
            <w:hideMark/>
          </w:tcPr>
          <w:p w14:paraId="638CE2CD" w14:textId="0F99BFE6" w:rsidR="009728A1" w:rsidRPr="00E0629E" w:rsidDel="006642DB" w:rsidRDefault="009728A1" w:rsidP="006642DB">
            <w:pPr>
              <w:pStyle w:val="Heading1"/>
              <w:rPr>
                <w:del w:id="3838" w:author="Shy Alon" w:date="2017-07-21T16:25:00Z"/>
                <w:rFonts w:ascii="Times New Roman" w:eastAsia="Times New Roman" w:hAnsi="Times New Roman" w:cs="Times New Roman"/>
                <w:i/>
                <w:iCs/>
                <w:color w:val="000000"/>
              </w:rPr>
              <w:pPrChange w:id="3839" w:author="Shy Alon" w:date="2017-07-21T16:25:00Z">
                <w:pPr/>
              </w:pPrChange>
            </w:pPr>
            <w:del w:id="3840" w:author="Shy Alon" w:date="2017-07-21T16:25:00Z">
              <w:r w:rsidRPr="00E0629E" w:rsidDel="006642DB">
                <w:rPr>
                  <w:rFonts w:ascii="Times New Roman" w:eastAsia="Times New Roman" w:hAnsi="Times New Roman" w:cs="Times New Roman"/>
                  <w:i/>
                  <w:iCs/>
                  <w:color w:val="000000"/>
                </w:rPr>
                <w:delText>J</w:delText>
              </w:r>
              <w:r w:rsidRPr="00E0629E" w:rsidDel="006642DB">
                <w:rPr>
                  <w:rFonts w:ascii="Times New Roman" w:eastAsia="Times New Roman" w:hAnsi="Times New Roman" w:cs="Times New Roman"/>
                  <w:i/>
                  <w:iCs/>
                  <w:color w:val="000000"/>
                  <w:vertAlign w:val="subscript"/>
                </w:rPr>
                <w:delText>sc</w:delText>
              </w:r>
              <w:r w:rsidRPr="00E0629E" w:rsidDel="006642DB">
                <w:rPr>
                  <w:rFonts w:ascii="Times New Roman" w:eastAsia="Times New Roman" w:hAnsi="Times New Roman" w:cs="Times New Roman"/>
                  <w:color w:val="000000"/>
                </w:rPr>
                <w:delText xml:space="preserve"> </w:delText>
              </w:r>
              <w:r w:rsidRPr="00E0629E" w:rsidDel="006642DB">
                <w:rPr>
                  <w:rFonts w:ascii="Times New Roman" w:eastAsia="Times New Roman" w:hAnsi="Times New Roman" w:cs="Times New Roman"/>
                  <w:color w:val="000000"/>
                  <w:sz w:val="16"/>
                  <w:szCs w:val="16"/>
                </w:rPr>
                <w:delText>(µA/cm</w:delText>
              </w:r>
              <w:r w:rsidRPr="00E0629E" w:rsidDel="006642DB">
                <w:rPr>
                  <w:rFonts w:ascii="Times New Roman" w:eastAsia="Times New Roman" w:hAnsi="Times New Roman" w:cs="Times New Roman"/>
                  <w:color w:val="000000"/>
                  <w:sz w:val="16"/>
                  <w:szCs w:val="16"/>
                  <w:vertAlign w:val="superscript"/>
                </w:rPr>
                <w:delText>2</w:delText>
              </w:r>
              <w:r w:rsidRPr="00E0629E" w:rsidDel="006642DB">
                <w:rPr>
                  <w:rFonts w:ascii="Times New Roman" w:eastAsia="Times New Roman" w:hAnsi="Times New Roman" w:cs="Times New Roman"/>
                  <w:color w:val="000000"/>
                  <w:sz w:val="16"/>
                  <w:szCs w:val="16"/>
                </w:rPr>
                <w:delText>)</w:delText>
              </w:r>
            </w:del>
          </w:p>
        </w:tc>
        <w:tc>
          <w:tcPr>
            <w:tcW w:w="880" w:type="dxa"/>
            <w:tcBorders>
              <w:top w:val="nil"/>
              <w:left w:val="nil"/>
              <w:bottom w:val="single" w:sz="8" w:space="0" w:color="auto"/>
              <w:right w:val="single" w:sz="8" w:space="0" w:color="auto"/>
            </w:tcBorders>
            <w:shd w:val="clear" w:color="auto" w:fill="auto"/>
            <w:noWrap/>
            <w:vAlign w:val="center"/>
            <w:hideMark/>
          </w:tcPr>
          <w:p w14:paraId="2EE5BBF9" w14:textId="1863A0C4" w:rsidR="009728A1" w:rsidRPr="00E0629E" w:rsidDel="006642DB" w:rsidRDefault="009728A1" w:rsidP="006642DB">
            <w:pPr>
              <w:pStyle w:val="Heading1"/>
              <w:rPr>
                <w:del w:id="3841" w:author="Shy Alon" w:date="2017-07-21T16:25:00Z"/>
                <w:rFonts w:ascii="Times New Roman" w:eastAsia="Times New Roman" w:hAnsi="Times New Roman" w:cs="Times New Roman"/>
                <w:color w:val="000000"/>
              </w:rPr>
              <w:pPrChange w:id="3842" w:author="Shy Alon" w:date="2017-07-21T16:25:00Z">
                <w:pPr>
                  <w:jc w:val="center"/>
                </w:pPr>
              </w:pPrChange>
            </w:pPr>
            <w:del w:id="3843" w:author="Shy Alon" w:date="2017-07-21T16:25:00Z">
              <w:r w:rsidRPr="00E0629E" w:rsidDel="006642DB">
                <w:rPr>
                  <w:rFonts w:ascii="Times New Roman" w:eastAsia="Times New Roman" w:hAnsi="Times New Roman" w:cs="Times New Roman"/>
                  <w:color w:val="000000"/>
                </w:rPr>
                <w:delText>17.4</w:delText>
              </w:r>
            </w:del>
          </w:p>
        </w:tc>
        <w:tc>
          <w:tcPr>
            <w:tcW w:w="876" w:type="dxa"/>
            <w:tcBorders>
              <w:top w:val="nil"/>
              <w:left w:val="nil"/>
              <w:bottom w:val="single" w:sz="8" w:space="0" w:color="auto"/>
              <w:right w:val="single" w:sz="8" w:space="0" w:color="auto"/>
            </w:tcBorders>
            <w:shd w:val="clear" w:color="auto" w:fill="auto"/>
            <w:noWrap/>
            <w:vAlign w:val="center"/>
            <w:hideMark/>
          </w:tcPr>
          <w:p w14:paraId="3E690FB5" w14:textId="411B3A3F" w:rsidR="009728A1" w:rsidRPr="00E0629E" w:rsidDel="006642DB" w:rsidRDefault="009728A1" w:rsidP="006642DB">
            <w:pPr>
              <w:pStyle w:val="Heading1"/>
              <w:rPr>
                <w:del w:id="3844" w:author="Shy Alon" w:date="2017-07-21T16:25:00Z"/>
                <w:rFonts w:ascii="Times New Roman" w:eastAsia="Times New Roman" w:hAnsi="Times New Roman" w:cs="Times New Roman"/>
                <w:color w:val="000000"/>
              </w:rPr>
              <w:pPrChange w:id="3845" w:author="Shy Alon" w:date="2017-07-21T16:25:00Z">
                <w:pPr>
                  <w:jc w:val="center"/>
                </w:pPr>
              </w:pPrChange>
            </w:pPr>
            <w:del w:id="3846" w:author="Shy Alon" w:date="2017-07-21T16:25:00Z">
              <w:r w:rsidRPr="00E0629E" w:rsidDel="006642DB">
                <w:rPr>
                  <w:rFonts w:ascii="Times New Roman" w:eastAsia="Times New Roman" w:hAnsi="Times New Roman" w:cs="Times New Roman"/>
                  <w:color w:val="000000"/>
                </w:rPr>
                <w:delText>0.7</w:delText>
              </w:r>
            </w:del>
          </w:p>
        </w:tc>
        <w:tc>
          <w:tcPr>
            <w:tcW w:w="1058" w:type="dxa"/>
            <w:tcBorders>
              <w:top w:val="nil"/>
              <w:left w:val="nil"/>
              <w:bottom w:val="single" w:sz="8" w:space="0" w:color="auto"/>
              <w:right w:val="single" w:sz="8" w:space="0" w:color="auto"/>
            </w:tcBorders>
            <w:shd w:val="clear" w:color="auto" w:fill="auto"/>
            <w:noWrap/>
            <w:vAlign w:val="center"/>
            <w:hideMark/>
          </w:tcPr>
          <w:p w14:paraId="5F8C5AD5" w14:textId="4C9661D2" w:rsidR="009728A1" w:rsidRPr="00E0629E" w:rsidDel="006642DB" w:rsidRDefault="009728A1" w:rsidP="006642DB">
            <w:pPr>
              <w:pStyle w:val="Heading1"/>
              <w:rPr>
                <w:del w:id="3847" w:author="Shy Alon" w:date="2017-07-21T16:25:00Z"/>
                <w:rFonts w:ascii="Times New Roman" w:eastAsia="Times New Roman" w:hAnsi="Times New Roman" w:cs="Times New Roman"/>
                <w:color w:val="000000"/>
              </w:rPr>
              <w:pPrChange w:id="3848" w:author="Shy Alon" w:date="2017-07-21T16:25:00Z">
                <w:pPr>
                  <w:jc w:val="center"/>
                </w:pPr>
              </w:pPrChange>
            </w:pPr>
            <w:del w:id="3849" w:author="Shy Alon" w:date="2017-07-21T16:25:00Z">
              <w:r w:rsidRPr="00E0629E" w:rsidDel="006642DB">
                <w:rPr>
                  <w:rFonts w:ascii="Times New Roman" w:eastAsia="Times New Roman" w:hAnsi="Times New Roman" w:cs="Times New Roman"/>
                  <w:color w:val="000000"/>
                </w:rPr>
                <w:delText>15.3</w:delText>
              </w:r>
            </w:del>
          </w:p>
        </w:tc>
        <w:tc>
          <w:tcPr>
            <w:tcW w:w="1011" w:type="dxa"/>
            <w:tcBorders>
              <w:top w:val="nil"/>
              <w:left w:val="nil"/>
              <w:bottom w:val="single" w:sz="8" w:space="0" w:color="auto"/>
              <w:right w:val="single" w:sz="8" w:space="0" w:color="auto"/>
            </w:tcBorders>
            <w:shd w:val="clear" w:color="auto" w:fill="auto"/>
            <w:noWrap/>
            <w:vAlign w:val="center"/>
            <w:hideMark/>
          </w:tcPr>
          <w:p w14:paraId="2685938B" w14:textId="40339473" w:rsidR="009728A1" w:rsidRPr="00E0629E" w:rsidDel="006642DB" w:rsidRDefault="009728A1" w:rsidP="006642DB">
            <w:pPr>
              <w:pStyle w:val="Heading1"/>
              <w:rPr>
                <w:del w:id="3850" w:author="Shy Alon" w:date="2017-07-21T16:25:00Z"/>
                <w:rFonts w:ascii="Times New Roman" w:eastAsia="Times New Roman" w:hAnsi="Times New Roman" w:cs="Times New Roman"/>
                <w:color w:val="000000"/>
              </w:rPr>
              <w:pPrChange w:id="3851" w:author="Shy Alon" w:date="2017-07-21T16:25:00Z">
                <w:pPr>
                  <w:jc w:val="center"/>
                </w:pPr>
              </w:pPrChange>
            </w:pPr>
            <w:del w:id="3852" w:author="Shy Alon" w:date="2017-07-21T16:25:00Z">
              <w:r w:rsidRPr="00E0629E" w:rsidDel="006642DB">
                <w:rPr>
                  <w:rFonts w:ascii="Times New Roman" w:eastAsia="Times New Roman" w:hAnsi="Times New Roman" w:cs="Times New Roman"/>
                  <w:color w:val="000000"/>
                </w:rPr>
                <w:delText>1.8</w:delText>
              </w:r>
            </w:del>
          </w:p>
        </w:tc>
        <w:tc>
          <w:tcPr>
            <w:tcW w:w="948" w:type="dxa"/>
            <w:tcBorders>
              <w:top w:val="nil"/>
              <w:left w:val="nil"/>
              <w:bottom w:val="single" w:sz="8" w:space="0" w:color="auto"/>
              <w:right w:val="single" w:sz="8" w:space="0" w:color="auto"/>
            </w:tcBorders>
            <w:shd w:val="clear" w:color="auto" w:fill="auto"/>
            <w:noWrap/>
            <w:vAlign w:val="center"/>
            <w:hideMark/>
          </w:tcPr>
          <w:p w14:paraId="6D7A0021" w14:textId="5321A905" w:rsidR="009728A1" w:rsidRPr="00E0629E" w:rsidDel="006642DB" w:rsidRDefault="009728A1" w:rsidP="006642DB">
            <w:pPr>
              <w:pStyle w:val="Heading1"/>
              <w:rPr>
                <w:del w:id="3853" w:author="Shy Alon" w:date="2017-07-21T16:25:00Z"/>
                <w:rFonts w:ascii="Times New Roman" w:eastAsia="Times New Roman" w:hAnsi="Times New Roman" w:cs="Times New Roman"/>
                <w:color w:val="000000"/>
              </w:rPr>
              <w:pPrChange w:id="3854" w:author="Shy Alon" w:date="2017-07-21T16:25:00Z">
                <w:pPr>
                  <w:jc w:val="center"/>
                </w:pPr>
              </w:pPrChange>
            </w:pPr>
            <w:del w:id="3855" w:author="Shy Alon" w:date="2017-07-21T16:25:00Z">
              <w:r w:rsidDel="006642DB">
                <w:rPr>
                  <w:rFonts w:ascii="Times New Roman" w:eastAsia="Times New Roman" w:hAnsi="Times New Roman" w:cs="Times New Roman"/>
                  <w:color w:val="000000"/>
                </w:rPr>
                <w:delText>6.26</w:delText>
              </w:r>
            </w:del>
          </w:p>
        </w:tc>
        <w:tc>
          <w:tcPr>
            <w:tcW w:w="720" w:type="dxa"/>
            <w:tcBorders>
              <w:top w:val="nil"/>
              <w:left w:val="nil"/>
              <w:bottom w:val="single" w:sz="8" w:space="0" w:color="auto"/>
              <w:right w:val="single" w:sz="8" w:space="0" w:color="auto"/>
            </w:tcBorders>
            <w:shd w:val="clear" w:color="auto" w:fill="auto"/>
            <w:noWrap/>
            <w:vAlign w:val="center"/>
            <w:hideMark/>
          </w:tcPr>
          <w:p w14:paraId="7C63DA83" w14:textId="2C3E2AD7" w:rsidR="009728A1" w:rsidRPr="00E0629E" w:rsidDel="006642DB" w:rsidRDefault="009728A1" w:rsidP="006642DB">
            <w:pPr>
              <w:pStyle w:val="Heading1"/>
              <w:rPr>
                <w:del w:id="3856" w:author="Shy Alon" w:date="2017-07-21T16:25:00Z"/>
                <w:rFonts w:ascii="Times New Roman" w:eastAsia="Times New Roman" w:hAnsi="Times New Roman" w:cs="Times New Roman"/>
                <w:color w:val="000000"/>
              </w:rPr>
              <w:pPrChange w:id="3857" w:author="Shy Alon" w:date="2017-07-21T16:25:00Z">
                <w:pPr>
                  <w:jc w:val="center"/>
                </w:pPr>
              </w:pPrChange>
            </w:pPr>
            <w:del w:id="3858" w:author="Shy Alon" w:date="2017-07-21T16:25:00Z">
              <w:r w:rsidDel="006642DB">
                <w:rPr>
                  <w:rFonts w:ascii="Times New Roman" w:eastAsia="Times New Roman" w:hAnsi="Times New Roman" w:cs="Times New Roman"/>
                  <w:color w:val="000000"/>
                </w:rPr>
                <w:delText>12</w:delText>
              </w:r>
            </w:del>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C2BC6B" w14:textId="322F0FA8" w:rsidR="009728A1" w:rsidRPr="00E0629E" w:rsidDel="006642DB" w:rsidRDefault="009728A1" w:rsidP="006642DB">
            <w:pPr>
              <w:pStyle w:val="Heading1"/>
              <w:rPr>
                <w:del w:id="3859" w:author="Shy Alon" w:date="2017-07-21T16:25:00Z"/>
                <w:rFonts w:ascii="Times New Roman" w:eastAsia="Times New Roman" w:hAnsi="Times New Roman" w:cs="Times New Roman"/>
                <w:color w:val="000000"/>
              </w:rPr>
              <w:pPrChange w:id="3860" w:author="Shy Alon" w:date="2017-07-21T16:25:00Z">
                <w:pPr>
                  <w:jc w:val="center"/>
                </w:pPr>
              </w:pPrChange>
            </w:pPr>
            <w:del w:id="3861" w:author="Shy Alon" w:date="2017-07-21T16:25:00Z">
              <w:r w:rsidRPr="00E0629E" w:rsidDel="006642DB">
                <w:rPr>
                  <w:rFonts w:ascii="Times New Roman" w:eastAsia="Times New Roman" w:hAnsi="Times New Roman" w:cs="Times New Roman"/>
                  <w:color w:val="000000"/>
                </w:rPr>
                <w:delText>&lt;0.0</w:delText>
              </w:r>
              <w:r w:rsidDel="006642DB">
                <w:rPr>
                  <w:rFonts w:ascii="Times New Roman" w:eastAsia="Times New Roman" w:hAnsi="Times New Roman" w:cs="Times New Roman"/>
                  <w:color w:val="000000"/>
                </w:rPr>
                <w:delText>0</w:delText>
              </w:r>
              <w:r w:rsidRPr="00E0629E" w:rsidDel="006642DB">
                <w:rPr>
                  <w:rFonts w:ascii="Times New Roman" w:eastAsia="Times New Roman" w:hAnsi="Times New Roman" w:cs="Times New Roman"/>
                  <w:color w:val="000000"/>
                </w:rPr>
                <w:delText>1</w:delText>
              </w:r>
            </w:del>
          </w:p>
        </w:tc>
      </w:tr>
      <w:tr w:rsidR="009728A1" w:rsidRPr="00E0629E" w:rsidDel="006642DB" w14:paraId="29AB968D" w14:textId="6366CB00" w:rsidTr="00B20220">
        <w:trPr>
          <w:trHeight w:val="330"/>
          <w:jc w:val="center"/>
          <w:del w:id="3862" w:author="Shy Alon" w:date="2017-07-21T16:25:00Z"/>
        </w:trPr>
        <w:tc>
          <w:tcPr>
            <w:tcW w:w="1527" w:type="dxa"/>
            <w:tcBorders>
              <w:top w:val="nil"/>
              <w:left w:val="single" w:sz="8" w:space="0" w:color="auto"/>
              <w:bottom w:val="single" w:sz="8" w:space="0" w:color="auto"/>
              <w:right w:val="single" w:sz="8" w:space="0" w:color="auto"/>
            </w:tcBorders>
            <w:shd w:val="clear" w:color="auto" w:fill="auto"/>
            <w:noWrap/>
            <w:vAlign w:val="center"/>
            <w:hideMark/>
          </w:tcPr>
          <w:p w14:paraId="1FD0883F" w14:textId="1F272BCB" w:rsidR="009728A1" w:rsidRPr="00E0629E" w:rsidDel="006642DB" w:rsidRDefault="009728A1" w:rsidP="006642DB">
            <w:pPr>
              <w:pStyle w:val="Heading1"/>
              <w:rPr>
                <w:del w:id="3863" w:author="Shy Alon" w:date="2017-07-21T16:25:00Z"/>
                <w:rFonts w:ascii="Times New Roman" w:eastAsia="Times New Roman" w:hAnsi="Times New Roman" w:cs="Times New Roman"/>
                <w:i/>
                <w:iCs/>
                <w:color w:val="000000"/>
              </w:rPr>
              <w:pPrChange w:id="3864" w:author="Shy Alon" w:date="2017-07-21T16:25:00Z">
                <w:pPr/>
              </w:pPrChange>
            </w:pPr>
            <w:del w:id="3865" w:author="Shy Alon" w:date="2017-07-21T16:25:00Z">
              <w:r w:rsidRPr="00E0629E" w:rsidDel="006642DB">
                <w:rPr>
                  <w:rFonts w:ascii="Times New Roman" w:eastAsia="Times New Roman" w:hAnsi="Times New Roman" w:cs="Times New Roman"/>
                  <w:i/>
                  <w:iCs/>
                  <w:color w:val="000000"/>
                </w:rPr>
                <w:delText>IQE</w:delText>
              </w:r>
              <w:r w:rsidRPr="00E0629E" w:rsidDel="006642DB">
                <w:rPr>
                  <w:rFonts w:ascii="Times New Roman" w:eastAsia="Times New Roman" w:hAnsi="Times New Roman" w:cs="Times New Roman"/>
                  <w:color w:val="000000"/>
                </w:rPr>
                <w:delText xml:space="preserve"> </w:delText>
              </w:r>
              <w:r w:rsidRPr="00E0629E" w:rsidDel="006642DB">
                <w:rPr>
                  <w:rFonts w:ascii="Times New Roman" w:eastAsia="Times New Roman" w:hAnsi="Times New Roman" w:cs="Times New Roman"/>
                  <w:color w:val="000000"/>
                  <w:sz w:val="16"/>
                  <w:szCs w:val="16"/>
                </w:rPr>
                <w:delText>(%)</w:delText>
              </w:r>
            </w:del>
          </w:p>
        </w:tc>
        <w:tc>
          <w:tcPr>
            <w:tcW w:w="880" w:type="dxa"/>
            <w:tcBorders>
              <w:top w:val="nil"/>
              <w:left w:val="nil"/>
              <w:bottom w:val="single" w:sz="8" w:space="0" w:color="auto"/>
              <w:right w:val="single" w:sz="8" w:space="0" w:color="auto"/>
            </w:tcBorders>
            <w:shd w:val="clear" w:color="auto" w:fill="auto"/>
            <w:noWrap/>
            <w:vAlign w:val="center"/>
            <w:hideMark/>
          </w:tcPr>
          <w:p w14:paraId="1E07A132" w14:textId="3CC7BEF9" w:rsidR="009728A1" w:rsidRPr="00E0629E" w:rsidDel="006642DB" w:rsidRDefault="009728A1" w:rsidP="006642DB">
            <w:pPr>
              <w:pStyle w:val="Heading1"/>
              <w:rPr>
                <w:del w:id="3866" w:author="Shy Alon" w:date="2017-07-21T16:25:00Z"/>
                <w:rFonts w:ascii="Times New Roman" w:eastAsia="Times New Roman" w:hAnsi="Times New Roman" w:cs="Times New Roman"/>
                <w:color w:val="000000"/>
              </w:rPr>
              <w:pPrChange w:id="3867" w:author="Shy Alon" w:date="2017-07-21T16:25:00Z">
                <w:pPr>
                  <w:jc w:val="center"/>
                </w:pPr>
              </w:pPrChange>
            </w:pPr>
            <w:del w:id="3868" w:author="Shy Alon" w:date="2017-07-21T16:25:00Z">
              <w:r w:rsidRPr="00E0629E" w:rsidDel="006642DB">
                <w:rPr>
                  <w:rFonts w:ascii="Times New Roman" w:eastAsia="Times New Roman" w:hAnsi="Times New Roman" w:cs="Times New Roman"/>
                  <w:color w:val="000000"/>
                </w:rPr>
                <w:delText>0.07</w:delText>
              </w:r>
            </w:del>
          </w:p>
        </w:tc>
        <w:tc>
          <w:tcPr>
            <w:tcW w:w="876" w:type="dxa"/>
            <w:tcBorders>
              <w:top w:val="nil"/>
              <w:left w:val="nil"/>
              <w:bottom w:val="single" w:sz="8" w:space="0" w:color="auto"/>
              <w:right w:val="single" w:sz="8" w:space="0" w:color="auto"/>
            </w:tcBorders>
            <w:shd w:val="clear" w:color="auto" w:fill="auto"/>
            <w:noWrap/>
            <w:vAlign w:val="center"/>
            <w:hideMark/>
          </w:tcPr>
          <w:p w14:paraId="25BFB982" w14:textId="55F62116" w:rsidR="009728A1" w:rsidRPr="00E0629E" w:rsidDel="006642DB" w:rsidRDefault="009728A1" w:rsidP="006642DB">
            <w:pPr>
              <w:pStyle w:val="Heading1"/>
              <w:rPr>
                <w:del w:id="3869" w:author="Shy Alon" w:date="2017-07-21T16:25:00Z"/>
                <w:rFonts w:ascii="Times New Roman" w:eastAsia="Times New Roman" w:hAnsi="Times New Roman" w:cs="Times New Roman"/>
                <w:color w:val="000000"/>
              </w:rPr>
              <w:pPrChange w:id="3870" w:author="Shy Alon" w:date="2017-07-21T16:25:00Z">
                <w:pPr>
                  <w:jc w:val="center"/>
                </w:pPr>
              </w:pPrChange>
            </w:pPr>
            <w:del w:id="3871" w:author="Shy Alon" w:date="2017-07-21T16:25:00Z">
              <w:r w:rsidRPr="00E0629E" w:rsidDel="006642DB">
                <w:rPr>
                  <w:rFonts w:ascii="Times New Roman" w:eastAsia="Times New Roman" w:hAnsi="Times New Roman" w:cs="Times New Roman"/>
                  <w:color w:val="000000"/>
                </w:rPr>
                <w:delText>0.002</w:delText>
              </w:r>
            </w:del>
          </w:p>
        </w:tc>
        <w:tc>
          <w:tcPr>
            <w:tcW w:w="1058" w:type="dxa"/>
            <w:tcBorders>
              <w:top w:val="nil"/>
              <w:left w:val="nil"/>
              <w:bottom w:val="single" w:sz="8" w:space="0" w:color="auto"/>
              <w:right w:val="single" w:sz="8" w:space="0" w:color="auto"/>
            </w:tcBorders>
            <w:shd w:val="clear" w:color="auto" w:fill="auto"/>
            <w:noWrap/>
            <w:vAlign w:val="center"/>
            <w:hideMark/>
          </w:tcPr>
          <w:p w14:paraId="473C687F" w14:textId="5E601F88" w:rsidR="009728A1" w:rsidRPr="00E0629E" w:rsidDel="006642DB" w:rsidRDefault="009728A1" w:rsidP="006642DB">
            <w:pPr>
              <w:pStyle w:val="Heading1"/>
              <w:rPr>
                <w:del w:id="3872" w:author="Shy Alon" w:date="2017-07-21T16:25:00Z"/>
                <w:rFonts w:ascii="Times New Roman" w:eastAsia="Times New Roman" w:hAnsi="Times New Roman" w:cs="Times New Roman"/>
                <w:color w:val="000000"/>
              </w:rPr>
              <w:pPrChange w:id="3873" w:author="Shy Alon" w:date="2017-07-21T16:25:00Z">
                <w:pPr>
                  <w:jc w:val="center"/>
                </w:pPr>
              </w:pPrChange>
            </w:pPr>
            <w:del w:id="3874" w:author="Shy Alon" w:date="2017-07-21T16:25:00Z">
              <w:r w:rsidRPr="00E0629E" w:rsidDel="006642DB">
                <w:rPr>
                  <w:rFonts w:ascii="Times New Roman" w:eastAsia="Times New Roman" w:hAnsi="Times New Roman" w:cs="Times New Roman"/>
                  <w:color w:val="000000"/>
                </w:rPr>
                <w:delText>0.06</w:delText>
              </w:r>
            </w:del>
          </w:p>
        </w:tc>
        <w:tc>
          <w:tcPr>
            <w:tcW w:w="1011" w:type="dxa"/>
            <w:tcBorders>
              <w:top w:val="nil"/>
              <w:left w:val="nil"/>
              <w:bottom w:val="single" w:sz="8" w:space="0" w:color="auto"/>
              <w:right w:val="single" w:sz="8" w:space="0" w:color="auto"/>
            </w:tcBorders>
            <w:shd w:val="clear" w:color="auto" w:fill="auto"/>
            <w:noWrap/>
            <w:vAlign w:val="center"/>
            <w:hideMark/>
          </w:tcPr>
          <w:p w14:paraId="7381B9C8" w14:textId="28A69CBE" w:rsidR="009728A1" w:rsidRPr="00E0629E" w:rsidDel="006642DB" w:rsidRDefault="009728A1" w:rsidP="006642DB">
            <w:pPr>
              <w:pStyle w:val="Heading1"/>
              <w:rPr>
                <w:del w:id="3875" w:author="Shy Alon" w:date="2017-07-21T16:25:00Z"/>
                <w:rFonts w:ascii="Times New Roman" w:eastAsia="Times New Roman" w:hAnsi="Times New Roman" w:cs="Times New Roman"/>
                <w:color w:val="000000"/>
              </w:rPr>
              <w:pPrChange w:id="3876" w:author="Shy Alon" w:date="2017-07-21T16:25:00Z">
                <w:pPr>
                  <w:jc w:val="center"/>
                </w:pPr>
              </w:pPrChange>
            </w:pPr>
            <w:del w:id="3877" w:author="Shy Alon" w:date="2017-07-21T16:25:00Z">
              <w:r w:rsidRPr="00E0629E" w:rsidDel="006642DB">
                <w:rPr>
                  <w:rFonts w:ascii="Times New Roman" w:eastAsia="Times New Roman" w:hAnsi="Times New Roman" w:cs="Times New Roman"/>
                  <w:color w:val="000000"/>
                </w:rPr>
                <w:delText>0.006</w:delText>
              </w:r>
            </w:del>
          </w:p>
        </w:tc>
        <w:tc>
          <w:tcPr>
            <w:tcW w:w="948" w:type="dxa"/>
            <w:tcBorders>
              <w:top w:val="nil"/>
              <w:left w:val="nil"/>
              <w:bottom w:val="single" w:sz="8" w:space="0" w:color="auto"/>
              <w:right w:val="single" w:sz="8" w:space="0" w:color="auto"/>
            </w:tcBorders>
            <w:shd w:val="clear" w:color="auto" w:fill="auto"/>
            <w:noWrap/>
            <w:vAlign w:val="center"/>
            <w:hideMark/>
          </w:tcPr>
          <w:p w14:paraId="52C13234" w14:textId="69B588D6" w:rsidR="009728A1" w:rsidRPr="00E0629E" w:rsidDel="006642DB" w:rsidRDefault="009728A1" w:rsidP="006642DB">
            <w:pPr>
              <w:pStyle w:val="Heading1"/>
              <w:rPr>
                <w:del w:id="3878" w:author="Shy Alon" w:date="2017-07-21T16:25:00Z"/>
                <w:rFonts w:ascii="Times New Roman" w:eastAsia="Times New Roman" w:hAnsi="Times New Roman" w:cs="Times New Roman"/>
                <w:color w:val="000000"/>
              </w:rPr>
              <w:pPrChange w:id="3879" w:author="Shy Alon" w:date="2017-07-21T16:25:00Z">
                <w:pPr>
                  <w:jc w:val="center"/>
                </w:pPr>
              </w:pPrChange>
            </w:pPr>
            <w:del w:id="3880" w:author="Shy Alon" w:date="2017-07-21T16:25:00Z">
              <w:r w:rsidDel="006642DB">
                <w:rPr>
                  <w:rFonts w:ascii="Times New Roman" w:eastAsia="Times New Roman" w:hAnsi="Times New Roman" w:cs="Times New Roman"/>
                  <w:color w:val="000000"/>
                </w:rPr>
                <w:delText>6.27</w:delText>
              </w:r>
            </w:del>
          </w:p>
        </w:tc>
        <w:tc>
          <w:tcPr>
            <w:tcW w:w="720" w:type="dxa"/>
            <w:tcBorders>
              <w:top w:val="nil"/>
              <w:left w:val="nil"/>
              <w:bottom w:val="single" w:sz="8" w:space="0" w:color="auto"/>
              <w:right w:val="single" w:sz="8" w:space="0" w:color="auto"/>
            </w:tcBorders>
            <w:shd w:val="clear" w:color="auto" w:fill="auto"/>
            <w:noWrap/>
            <w:vAlign w:val="center"/>
            <w:hideMark/>
          </w:tcPr>
          <w:p w14:paraId="58AFDB2B" w14:textId="26232051" w:rsidR="009728A1" w:rsidRPr="00E0629E" w:rsidDel="006642DB" w:rsidRDefault="009728A1" w:rsidP="006642DB">
            <w:pPr>
              <w:pStyle w:val="Heading1"/>
              <w:rPr>
                <w:del w:id="3881" w:author="Shy Alon" w:date="2017-07-21T16:25:00Z"/>
                <w:rFonts w:ascii="Times New Roman" w:eastAsia="Times New Roman" w:hAnsi="Times New Roman" w:cs="Times New Roman"/>
                <w:color w:val="000000"/>
              </w:rPr>
              <w:pPrChange w:id="3882" w:author="Shy Alon" w:date="2017-07-21T16:25:00Z">
                <w:pPr>
                  <w:jc w:val="center"/>
                </w:pPr>
              </w:pPrChange>
            </w:pPr>
            <w:del w:id="3883" w:author="Shy Alon" w:date="2017-07-21T16:25:00Z">
              <w:r w:rsidDel="006642DB">
                <w:rPr>
                  <w:rFonts w:ascii="Times New Roman" w:eastAsia="Times New Roman" w:hAnsi="Times New Roman" w:cs="Times New Roman"/>
                  <w:color w:val="000000"/>
                </w:rPr>
                <w:delText>12</w:delText>
              </w:r>
            </w:del>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D77D823" w14:textId="2C9B7867" w:rsidR="009728A1" w:rsidRPr="00E0629E" w:rsidDel="006642DB" w:rsidRDefault="009728A1" w:rsidP="006642DB">
            <w:pPr>
              <w:pStyle w:val="Heading1"/>
              <w:rPr>
                <w:del w:id="3884" w:author="Shy Alon" w:date="2017-07-21T16:25:00Z"/>
                <w:rFonts w:ascii="Times New Roman" w:eastAsia="Times New Roman" w:hAnsi="Times New Roman" w:cs="Times New Roman"/>
                <w:color w:val="000000"/>
              </w:rPr>
              <w:pPrChange w:id="3885" w:author="Shy Alon" w:date="2017-07-21T16:25:00Z">
                <w:pPr>
                  <w:jc w:val="center"/>
                </w:pPr>
              </w:pPrChange>
            </w:pPr>
            <w:del w:id="3886" w:author="Shy Alon" w:date="2017-07-21T16:25:00Z">
              <w:r w:rsidRPr="00E0629E" w:rsidDel="006642DB">
                <w:rPr>
                  <w:rFonts w:ascii="Times New Roman" w:eastAsia="Times New Roman" w:hAnsi="Times New Roman" w:cs="Times New Roman"/>
                  <w:color w:val="000000"/>
                </w:rPr>
                <w:delText>&lt;0.001</w:delText>
              </w:r>
            </w:del>
          </w:p>
        </w:tc>
      </w:tr>
      <w:tr w:rsidR="009728A1" w:rsidRPr="00E0629E" w:rsidDel="006642DB" w14:paraId="73AB560B" w14:textId="6F45A8FE" w:rsidTr="00B20220">
        <w:trPr>
          <w:trHeight w:val="330"/>
          <w:jc w:val="center"/>
          <w:del w:id="3887" w:author="Shy Alon" w:date="2017-07-21T16:25:00Z"/>
        </w:trPr>
        <w:tc>
          <w:tcPr>
            <w:tcW w:w="1527" w:type="dxa"/>
            <w:tcBorders>
              <w:top w:val="nil"/>
              <w:left w:val="single" w:sz="8" w:space="0" w:color="auto"/>
              <w:bottom w:val="single" w:sz="8" w:space="0" w:color="auto"/>
              <w:right w:val="single" w:sz="8" w:space="0" w:color="auto"/>
            </w:tcBorders>
            <w:shd w:val="clear" w:color="auto" w:fill="auto"/>
            <w:noWrap/>
            <w:vAlign w:val="center"/>
            <w:hideMark/>
          </w:tcPr>
          <w:p w14:paraId="36BB5EFD" w14:textId="7499E6FC" w:rsidR="009728A1" w:rsidRPr="00E0629E" w:rsidDel="006642DB" w:rsidRDefault="009728A1" w:rsidP="006642DB">
            <w:pPr>
              <w:pStyle w:val="Heading1"/>
              <w:rPr>
                <w:del w:id="3888" w:author="Shy Alon" w:date="2017-07-21T16:25:00Z"/>
                <w:rFonts w:ascii="Times New Roman" w:eastAsia="Times New Roman" w:hAnsi="Times New Roman" w:cs="Times New Roman"/>
                <w:i/>
                <w:iCs/>
                <w:color w:val="000000"/>
              </w:rPr>
              <w:pPrChange w:id="3889" w:author="Shy Alon" w:date="2017-07-21T16:25:00Z">
                <w:pPr/>
              </w:pPrChange>
            </w:pPr>
            <w:del w:id="3890" w:author="Shy Alon" w:date="2017-07-21T16:25:00Z">
              <w:r w:rsidRPr="00E0629E" w:rsidDel="006642DB">
                <w:rPr>
                  <w:rFonts w:ascii="Times New Roman" w:eastAsia="Times New Roman" w:hAnsi="Times New Roman" w:cs="Times New Roman"/>
                  <w:i/>
                  <w:iCs/>
                  <w:color w:val="000000"/>
                </w:rPr>
                <w:delText>FF</w:delText>
              </w:r>
              <w:r w:rsidRPr="00E0629E" w:rsidDel="006642DB">
                <w:rPr>
                  <w:rFonts w:ascii="Times New Roman" w:eastAsia="Times New Roman" w:hAnsi="Times New Roman" w:cs="Times New Roman"/>
                  <w:color w:val="000000"/>
                </w:rPr>
                <w:delText xml:space="preserve"> </w:delText>
              </w:r>
              <w:r w:rsidRPr="00E0629E" w:rsidDel="006642DB">
                <w:rPr>
                  <w:rFonts w:ascii="Times New Roman" w:eastAsia="Times New Roman" w:hAnsi="Times New Roman" w:cs="Times New Roman"/>
                  <w:color w:val="000000"/>
                  <w:sz w:val="16"/>
                  <w:szCs w:val="16"/>
                </w:rPr>
                <w:delText>(%)</w:delText>
              </w:r>
            </w:del>
          </w:p>
        </w:tc>
        <w:tc>
          <w:tcPr>
            <w:tcW w:w="880" w:type="dxa"/>
            <w:tcBorders>
              <w:top w:val="nil"/>
              <w:left w:val="nil"/>
              <w:bottom w:val="single" w:sz="8" w:space="0" w:color="auto"/>
              <w:right w:val="single" w:sz="8" w:space="0" w:color="auto"/>
            </w:tcBorders>
            <w:shd w:val="clear" w:color="auto" w:fill="auto"/>
            <w:noWrap/>
            <w:vAlign w:val="center"/>
            <w:hideMark/>
          </w:tcPr>
          <w:p w14:paraId="4D37D97D" w14:textId="4F3F57E5" w:rsidR="009728A1" w:rsidRPr="00E0629E" w:rsidDel="006642DB" w:rsidRDefault="009728A1" w:rsidP="006642DB">
            <w:pPr>
              <w:pStyle w:val="Heading1"/>
              <w:rPr>
                <w:del w:id="3891" w:author="Shy Alon" w:date="2017-07-21T16:25:00Z"/>
                <w:rFonts w:ascii="Times New Roman" w:eastAsia="Times New Roman" w:hAnsi="Times New Roman" w:cs="Times New Roman"/>
                <w:color w:val="000000"/>
              </w:rPr>
              <w:pPrChange w:id="3892" w:author="Shy Alon" w:date="2017-07-21T16:25:00Z">
                <w:pPr>
                  <w:jc w:val="center"/>
                </w:pPr>
              </w:pPrChange>
            </w:pPr>
            <w:del w:id="3893" w:author="Shy Alon" w:date="2017-07-21T16:25:00Z">
              <w:r w:rsidRPr="00E0629E" w:rsidDel="006642DB">
                <w:rPr>
                  <w:rFonts w:ascii="Times New Roman" w:eastAsia="Times New Roman" w:hAnsi="Times New Roman" w:cs="Times New Roman"/>
                  <w:color w:val="000000"/>
                </w:rPr>
                <w:delText>32.38</w:delText>
              </w:r>
            </w:del>
          </w:p>
        </w:tc>
        <w:tc>
          <w:tcPr>
            <w:tcW w:w="876" w:type="dxa"/>
            <w:tcBorders>
              <w:top w:val="nil"/>
              <w:left w:val="nil"/>
              <w:bottom w:val="single" w:sz="8" w:space="0" w:color="auto"/>
              <w:right w:val="single" w:sz="8" w:space="0" w:color="auto"/>
            </w:tcBorders>
            <w:shd w:val="clear" w:color="auto" w:fill="auto"/>
            <w:noWrap/>
            <w:vAlign w:val="center"/>
            <w:hideMark/>
          </w:tcPr>
          <w:p w14:paraId="729F787C" w14:textId="4C1BB9E4" w:rsidR="009728A1" w:rsidRPr="00E0629E" w:rsidDel="006642DB" w:rsidRDefault="009728A1" w:rsidP="006642DB">
            <w:pPr>
              <w:pStyle w:val="Heading1"/>
              <w:rPr>
                <w:del w:id="3894" w:author="Shy Alon" w:date="2017-07-21T16:25:00Z"/>
                <w:rFonts w:ascii="Times New Roman" w:eastAsia="Times New Roman" w:hAnsi="Times New Roman" w:cs="Times New Roman"/>
                <w:color w:val="000000"/>
              </w:rPr>
              <w:pPrChange w:id="3895" w:author="Shy Alon" w:date="2017-07-21T16:25:00Z">
                <w:pPr>
                  <w:jc w:val="center"/>
                </w:pPr>
              </w:pPrChange>
            </w:pPr>
            <w:del w:id="3896" w:author="Shy Alon" w:date="2017-07-21T16:25:00Z">
              <w:r w:rsidRPr="00E0629E" w:rsidDel="006642DB">
                <w:rPr>
                  <w:rFonts w:ascii="Times New Roman" w:eastAsia="Times New Roman" w:hAnsi="Times New Roman" w:cs="Times New Roman"/>
                  <w:color w:val="000000"/>
                </w:rPr>
                <w:delText>2.08</w:delText>
              </w:r>
            </w:del>
          </w:p>
        </w:tc>
        <w:tc>
          <w:tcPr>
            <w:tcW w:w="1058" w:type="dxa"/>
            <w:tcBorders>
              <w:top w:val="nil"/>
              <w:left w:val="nil"/>
              <w:bottom w:val="single" w:sz="8" w:space="0" w:color="auto"/>
              <w:right w:val="single" w:sz="8" w:space="0" w:color="auto"/>
            </w:tcBorders>
            <w:shd w:val="clear" w:color="auto" w:fill="auto"/>
            <w:noWrap/>
            <w:vAlign w:val="center"/>
            <w:hideMark/>
          </w:tcPr>
          <w:p w14:paraId="6ADE1259" w14:textId="5EB74787" w:rsidR="009728A1" w:rsidRPr="00E0629E" w:rsidDel="006642DB" w:rsidRDefault="009728A1" w:rsidP="006642DB">
            <w:pPr>
              <w:pStyle w:val="Heading1"/>
              <w:rPr>
                <w:del w:id="3897" w:author="Shy Alon" w:date="2017-07-21T16:25:00Z"/>
                <w:rFonts w:ascii="Times New Roman" w:eastAsia="Times New Roman" w:hAnsi="Times New Roman" w:cs="Times New Roman"/>
                <w:color w:val="000000"/>
              </w:rPr>
              <w:pPrChange w:id="3898" w:author="Shy Alon" w:date="2017-07-21T16:25:00Z">
                <w:pPr>
                  <w:jc w:val="center"/>
                </w:pPr>
              </w:pPrChange>
            </w:pPr>
            <w:del w:id="3899" w:author="Shy Alon" w:date="2017-07-21T16:25:00Z">
              <w:r w:rsidRPr="00E0629E" w:rsidDel="006642DB">
                <w:rPr>
                  <w:rFonts w:ascii="Times New Roman" w:eastAsia="Times New Roman" w:hAnsi="Times New Roman" w:cs="Times New Roman"/>
                  <w:color w:val="000000"/>
                </w:rPr>
                <w:delText>32.21</w:delText>
              </w:r>
            </w:del>
          </w:p>
        </w:tc>
        <w:tc>
          <w:tcPr>
            <w:tcW w:w="1011" w:type="dxa"/>
            <w:tcBorders>
              <w:top w:val="nil"/>
              <w:left w:val="nil"/>
              <w:bottom w:val="single" w:sz="8" w:space="0" w:color="auto"/>
              <w:right w:val="single" w:sz="8" w:space="0" w:color="auto"/>
            </w:tcBorders>
            <w:shd w:val="clear" w:color="auto" w:fill="auto"/>
            <w:noWrap/>
            <w:vAlign w:val="center"/>
            <w:hideMark/>
          </w:tcPr>
          <w:p w14:paraId="6472D059" w14:textId="07BB98E9" w:rsidR="009728A1" w:rsidRPr="00E0629E" w:rsidDel="006642DB" w:rsidRDefault="009728A1" w:rsidP="006642DB">
            <w:pPr>
              <w:pStyle w:val="Heading1"/>
              <w:rPr>
                <w:del w:id="3900" w:author="Shy Alon" w:date="2017-07-21T16:25:00Z"/>
                <w:rFonts w:ascii="Times New Roman" w:eastAsia="Times New Roman" w:hAnsi="Times New Roman" w:cs="Times New Roman"/>
                <w:color w:val="000000"/>
              </w:rPr>
              <w:pPrChange w:id="3901" w:author="Shy Alon" w:date="2017-07-21T16:25:00Z">
                <w:pPr>
                  <w:jc w:val="center"/>
                </w:pPr>
              </w:pPrChange>
            </w:pPr>
            <w:del w:id="3902" w:author="Shy Alon" w:date="2017-07-21T16:25:00Z">
              <w:r w:rsidRPr="00E0629E" w:rsidDel="006642DB">
                <w:rPr>
                  <w:rFonts w:ascii="Times New Roman" w:eastAsia="Times New Roman" w:hAnsi="Times New Roman" w:cs="Times New Roman"/>
                  <w:color w:val="000000"/>
                </w:rPr>
                <w:delText>2.34</w:delText>
              </w:r>
            </w:del>
          </w:p>
        </w:tc>
        <w:tc>
          <w:tcPr>
            <w:tcW w:w="948" w:type="dxa"/>
            <w:tcBorders>
              <w:top w:val="nil"/>
              <w:left w:val="nil"/>
              <w:bottom w:val="single" w:sz="8" w:space="0" w:color="auto"/>
              <w:right w:val="single" w:sz="8" w:space="0" w:color="auto"/>
            </w:tcBorders>
            <w:shd w:val="clear" w:color="auto" w:fill="auto"/>
            <w:noWrap/>
            <w:vAlign w:val="center"/>
            <w:hideMark/>
          </w:tcPr>
          <w:p w14:paraId="23AFD574" w14:textId="0A764602" w:rsidR="009728A1" w:rsidRPr="00E0629E" w:rsidDel="006642DB" w:rsidRDefault="009728A1" w:rsidP="006642DB">
            <w:pPr>
              <w:pStyle w:val="Heading1"/>
              <w:rPr>
                <w:del w:id="3903" w:author="Shy Alon" w:date="2017-07-21T16:25:00Z"/>
                <w:rFonts w:ascii="Times New Roman" w:eastAsia="Times New Roman" w:hAnsi="Times New Roman" w:cs="Times New Roman"/>
                <w:color w:val="000000"/>
              </w:rPr>
              <w:pPrChange w:id="3904" w:author="Shy Alon" w:date="2017-07-21T16:25:00Z">
                <w:pPr>
                  <w:jc w:val="center"/>
                </w:pPr>
              </w:pPrChange>
            </w:pPr>
            <w:del w:id="3905" w:author="Shy Alon" w:date="2017-07-21T16:25:00Z">
              <w:r w:rsidRPr="00E0629E" w:rsidDel="006642DB">
                <w:rPr>
                  <w:rFonts w:ascii="Times New Roman" w:eastAsia="Times New Roman" w:hAnsi="Times New Roman" w:cs="Times New Roman"/>
                  <w:color w:val="000000"/>
                </w:rPr>
                <w:delText>0.</w:delText>
              </w:r>
              <w:r w:rsidDel="006642DB">
                <w:rPr>
                  <w:rFonts w:ascii="Times New Roman" w:eastAsia="Times New Roman" w:hAnsi="Times New Roman" w:cs="Times New Roman"/>
                  <w:color w:val="000000"/>
                </w:rPr>
                <w:delText>51</w:delText>
              </w:r>
            </w:del>
          </w:p>
        </w:tc>
        <w:tc>
          <w:tcPr>
            <w:tcW w:w="720" w:type="dxa"/>
            <w:tcBorders>
              <w:top w:val="nil"/>
              <w:left w:val="nil"/>
              <w:bottom w:val="single" w:sz="8" w:space="0" w:color="auto"/>
              <w:right w:val="single" w:sz="8" w:space="0" w:color="auto"/>
            </w:tcBorders>
            <w:shd w:val="clear" w:color="auto" w:fill="auto"/>
            <w:noWrap/>
            <w:vAlign w:val="center"/>
            <w:hideMark/>
          </w:tcPr>
          <w:p w14:paraId="2B9C84EE" w14:textId="2097A436" w:rsidR="009728A1" w:rsidRPr="00E0629E" w:rsidDel="006642DB" w:rsidRDefault="009728A1" w:rsidP="006642DB">
            <w:pPr>
              <w:pStyle w:val="Heading1"/>
              <w:rPr>
                <w:del w:id="3906" w:author="Shy Alon" w:date="2017-07-21T16:25:00Z"/>
                <w:rFonts w:ascii="Times New Roman" w:eastAsia="Times New Roman" w:hAnsi="Times New Roman" w:cs="Times New Roman"/>
                <w:color w:val="000000"/>
              </w:rPr>
              <w:pPrChange w:id="3907" w:author="Shy Alon" w:date="2017-07-21T16:25:00Z">
                <w:pPr>
                  <w:jc w:val="center"/>
                </w:pPr>
              </w:pPrChange>
            </w:pPr>
            <w:del w:id="3908" w:author="Shy Alon" w:date="2017-07-21T16:25:00Z">
              <w:r w:rsidDel="006642DB">
                <w:rPr>
                  <w:rFonts w:ascii="Times New Roman" w:eastAsia="Times New Roman" w:hAnsi="Times New Roman" w:cs="Times New Roman"/>
                  <w:color w:val="000000"/>
                </w:rPr>
                <w:delText>12</w:delText>
              </w:r>
            </w:del>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EA4645F" w14:textId="748361A3" w:rsidR="009728A1" w:rsidRPr="00E0629E" w:rsidDel="006642DB" w:rsidRDefault="009728A1" w:rsidP="006642DB">
            <w:pPr>
              <w:pStyle w:val="Heading1"/>
              <w:rPr>
                <w:del w:id="3909" w:author="Shy Alon" w:date="2017-07-21T16:25:00Z"/>
                <w:rFonts w:ascii="Times New Roman" w:eastAsia="Times New Roman" w:hAnsi="Times New Roman" w:cs="Times New Roman"/>
                <w:color w:val="000000"/>
              </w:rPr>
              <w:pPrChange w:id="3910" w:author="Shy Alon" w:date="2017-07-21T16:25:00Z">
                <w:pPr>
                  <w:jc w:val="center"/>
                </w:pPr>
              </w:pPrChange>
            </w:pPr>
            <w:del w:id="3911" w:author="Shy Alon" w:date="2017-07-21T16:25:00Z">
              <w:r w:rsidRPr="00E0629E" w:rsidDel="006642DB">
                <w:rPr>
                  <w:rFonts w:ascii="Times New Roman" w:eastAsia="Times New Roman" w:hAnsi="Times New Roman" w:cs="Times New Roman"/>
                  <w:color w:val="000000"/>
                </w:rPr>
                <w:delText>&gt;0.05</w:delText>
              </w:r>
            </w:del>
          </w:p>
        </w:tc>
      </w:tr>
      <w:tr w:rsidR="009728A1" w:rsidRPr="00E0629E" w:rsidDel="006642DB" w14:paraId="24BCAA74" w14:textId="23AB0121" w:rsidTr="00B20220">
        <w:trPr>
          <w:trHeight w:val="330"/>
          <w:jc w:val="center"/>
          <w:del w:id="3912" w:author="Shy Alon" w:date="2017-07-21T16:25:00Z"/>
        </w:trPr>
        <w:tc>
          <w:tcPr>
            <w:tcW w:w="1527" w:type="dxa"/>
            <w:tcBorders>
              <w:top w:val="nil"/>
              <w:left w:val="single" w:sz="8" w:space="0" w:color="auto"/>
              <w:bottom w:val="single" w:sz="8" w:space="0" w:color="auto"/>
              <w:right w:val="single" w:sz="8" w:space="0" w:color="auto"/>
            </w:tcBorders>
            <w:shd w:val="clear" w:color="auto" w:fill="auto"/>
            <w:noWrap/>
            <w:vAlign w:val="center"/>
            <w:hideMark/>
          </w:tcPr>
          <w:p w14:paraId="0F10D36B" w14:textId="2D70A70C" w:rsidR="009728A1" w:rsidRPr="00E0629E" w:rsidDel="006642DB" w:rsidRDefault="009728A1" w:rsidP="006642DB">
            <w:pPr>
              <w:pStyle w:val="Heading1"/>
              <w:rPr>
                <w:del w:id="3913" w:author="Shy Alon" w:date="2017-07-21T16:25:00Z"/>
                <w:rFonts w:ascii="Times New Roman" w:eastAsia="Times New Roman" w:hAnsi="Times New Roman" w:cs="Times New Roman"/>
                <w:i/>
                <w:iCs/>
                <w:color w:val="000000"/>
              </w:rPr>
              <w:pPrChange w:id="3914" w:author="Shy Alon" w:date="2017-07-21T16:25:00Z">
                <w:pPr/>
              </w:pPrChange>
            </w:pPr>
            <w:del w:id="3915" w:author="Shy Alon" w:date="2017-07-21T16:25:00Z">
              <w:r w:rsidRPr="00E0629E" w:rsidDel="006642DB">
                <w:rPr>
                  <w:rFonts w:ascii="Times New Roman" w:eastAsia="Times New Roman" w:hAnsi="Times New Roman" w:cs="Times New Roman"/>
                  <w:i/>
                  <w:iCs/>
                  <w:color w:val="000000"/>
                </w:rPr>
                <w:delText xml:space="preserve">Pmax </w:delText>
              </w:r>
              <w:r w:rsidRPr="00E0629E" w:rsidDel="006642DB">
                <w:rPr>
                  <w:rFonts w:ascii="Times New Roman" w:eastAsia="Times New Roman" w:hAnsi="Times New Roman" w:cs="Times New Roman"/>
                  <w:color w:val="000000"/>
                  <w:sz w:val="16"/>
                  <w:szCs w:val="16"/>
                </w:rPr>
                <w:delText>( µW/cm</w:delText>
              </w:r>
              <w:r w:rsidRPr="00E0629E" w:rsidDel="006642DB">
                <w:rPr>
                  <w:rFonts w:ascii="Times New Roman" w:eastAsia="Times New Roman" w:hAnsi="Times New Roman" w:cs="Times New Roman"/>
                  <w:color w:val="000000"/>
                  <w:sz w:val="16"/>
                  <w:szCs w:val="16"/>
                  <w:vertAlign w:val="superscript"/>
                </w:rPr>
                <w:delText>2</w:delText>
              </w:r>
              <w:r w:rsidRPr="00E0629E" w:rsidDel="006642DB">
                <w:rPr>
                  <w:rFonts w:ascii="Times New Roman" w:eastAsia="Times New Roman" w:hAnsi="Times New Roman" w:cs="Times New Roman"/>
                  <w:color w:val="000000"/>
                  <w:sz w:val="16"/>
                  <w:szCs w:val="16"/>
                </w:rPr>
                <w:delText>)</w:delText>
              </w:r>
            </w:del>
          </w:p>
        </w:tc>
        <w:tc>
          <w:tcPr>
            <w:tcW w:w="880" w:type="dxa"/>
            <w:tcBorders>
              <w:top w:val="nil"/>
              <w:left w:val="nil"/>
              <w:bottom w:val="single" w:sz="8" w:space="0" w:color="auto"/>
              <w:right w:val="single" w:sz="8" w:space="0" w:color="auto"/>
            </w:tcBorders>
            <w:shd w:val="clear" w:color="auto" w:fill="auto"/>
            <w:noWrap/>
            <w:vAlign w:val="center"/>
            <w:hideMark/>
          </w:tcPr>
          <w:p w14:paraId="138B673F" w14:textId="55C53121" w:rsidR="009728A1" w:rsidRPr="00E0629E" w:rsidDel="006642DB" w:rsidRDefault="009728A1" w:rsidP="006642DB">
            <w:pPr>
              <w:pStyle w:val="Heading1"/>
              <w:rPr>
                <w:del w:id="3916" w:author="Shy Alon" w:date="2017-07-21T16:25:00Z"/>
                <w:rFonts w:ascii="Times New Roman" w:eastAsia="Times New Roman" w:hAnsi="Times New Roman" w:cs="Times New Roman"/>
                <w:color w:val="000000"/>
              </w:rPr>
              <w:pPrChange w:id="3917" w:author="Shy Alon" w:date="2017-07-21T16:25:00Z">
                <w:pPr>
                  <w:jc w:val="center"/>
                </w:pPr>
              </w:pPrChange>
            </w:pPr>
            <w:del w:id="3918" w:author="Shy Alon" w:date="2017-07-21T16:25:00Z">
              <w:r w:rsidRPr="00E0629E" w:rsidDel="006642DB">
                <w:rPr>
                  <w:rFonts w:ascii="Times New Roman" w:eastAsia="Times New Roman" w:hAnsi="Times New Roman" w:cs="Times New Roman"/>
                  <w:color w:val="000000"/>
                </w:rPr>
                <w:delText>0.63</w:delText>
              </w:r>
            </w:del>
          </w:p>
        </w:tc>
        <w:tc>
          <w:tcPr>
            <w:tcW w:w="876" w:type="dxa"/>
            <w:tcBorders>
              <w:top w:val="nil"/>
              <w:left w:val="nil"/>
              <w:bottom w:val="single" w:sz="8" w:space="0" w:color="auto"/>
              <w:right w:val="single" w:sz="8" w:space="0" w:color="auto"/>
            </w:tcBorders>
            <w:shd w:val="clear" w:color="auto" w:fill="auto"/>
            <w:noWrap/>
            <w:vAlign w:val="center"/>
            <w:hideMark/>
          </w:tcPr>
          <w:p w14:paraId="66049847" w14:textId="08FA9A8E" w:rsidR="009728A1" w:rsidRPr="00E0629E" w:rsidDel="006642DB" w:rsidRDefault="009728A1" w:rsidP="006642DB">
            <w:pPr>
              <w:pStyle w:val="Heading1"/>
              <w:rPr>
                <w:del w:id="3919" w:author="Shy Alon" w:date="2017-07-21T16:25:00Z"/>
                <w:rFonts w:ascii="Times New Roman" w:eastAsia="Times New Roman" w:hAnsi="Times New Roman" w:cs="Times New Roman"/>
                <w:color w:val="000000"/>
              </w:rPr>
              <w:pPrChange w:id="3920" w:author="Shy Alon" w:date="2017-07-21T16:25:00Z">
                <w:pPr>
                  <w:jc w:val="center"/>
                </w:pPr>
              </w:pPrChange>
            </w:pPr>
            <w:del w:id="3921" w:author="Shy Alon" w:date="2017-07-21T16:25:00Z">
              <w:r w:rsidRPr="00E0629E" w:rsidDel="006642DB">
                <w:rPr>
                  <w:rFonts w:ascii="Times New Roman" w:eastAsia="Times New Roman" w:hAnsi="Times New Roman" w:cs="Times New Roman"/>
                  <w:color w:val="000000"/>
                </w:rPr>
                <w:delText>0.05</w:delText>
              </w:r>
            </w:del>
          </w:p>
        </w:tc>
        <w:tc>
          <w:tcPr>
            <w:tcW w:w="1058" w:type="dxa"/>
            <w:tcBorders>
              <w:top w:val="nil"/>
              <w:left w:val="nil"/>
              <w:bottom w:val="single" w:sz="8" w:space="0" w:color="auto"/>
              <w:right w:val="single" w:sz="8" w:space="0" w:color="auto"/>
            </w:tcBorders>
            <w:shd w:val="clear" w:color="auto" w:fill="auto"/>
            <w:noWrap/>
            <w:vAlign w:val="center"/>
            <w:hideMark/>
          </w:tcPr>
          <w:p w14:paraId="5952C511" w14:textId="1107EBB7" w:rsidR="009728A1" w:rsidRPr="00E0629E" w:rsidDel="006642DB" w:rsidRDefault="009728A1" w:rsidP="006642DB">
            <w:pPr>
              <w:pStyle w:val="Heading1"/>
              <w:rPr>
                <w:del w:id="3922" w:author="Shy Alon" w:date="2017-07-21T16:25:00Z"/>
                <w:rFonts w:ascii="Times New Roman" w:eastAsia="Times New Roman" w:hAnsi="Times New Roman" w:cs="Times New Roman"/>
                <w:color w:val="000000"/>
              </w:rPr>
              <w:pPrChange w:id="3923" w:author="Shy Alon" w:date="2017-07-21T16:25:00Z">
                <w:pPr>
                  <w:jc w:val="center"/>
                </w:pPr>
              </w:pPrChange>
            </w:pPr>
            <w:del w:id="3924" w:author="Shy Alon" w:date="2017-07-21T16:25:00Z">
              <w:r w:rsidRPr="00E0629E" w:rsidDel="006642DB">
                <w:rPr>
                  <w:rFonts w:ascii="Times New Roman" w:eastAsia="Times New Roman" w:hAnsi="Times New Roman" w:cs="Times New Roman"/>
                  <w:color w:val="000000"/>
                </w:rPr>
                <w:delText>0.62</w:delText>
              </w:r>
            </w:del>
          </w:p>
        </w:tc>
        <w:tc>
          <w:tcPr>
            <w:tcW w:w="1011" w:type="dxa"/>
            <w:tcBorders>
              <w:top w:val="nil"/>
              <w:left w:val="nil"/>
              <w:bottom w:val="single" w:sz="8" w:space="0" w:color="auto"/>
              <w:right w:val="single" w:sz="8" w:space="0" w:color="auto"/>
            </w:tcBorders>
            <w:shd w:val="clear" w:color="auto" w:fill="auto"/>
            <w:noWrap/>
            <w:vAlign w:val="center"/>
            <w:hideMark/>
          </w:tcPr>
          <w:p w14:paraId="575EFEE2" w14:textId="77EA92CF" w:rsidR="009728A1" w:rsidRPr="00E0629E" w:rsidDel="006642DB" w:rsidRDefault="009728A1" w:rsidP="006642DB">
            <w:pPr>
              <w:pStyle w:val="Heading1"/>
              <w:rPr>
                <w:del w:id="3925" w:author="Shy Alon" w:date="2017-07-21T16:25:00Z"/>
                <w:rFonts w:ascii="Times New Roman" w:eastAsia="Times New Roman" w:hAnsi="Times New Roman" w:cs="Times New Roman"/>
                <w:color w:val="000000"/>
              </w:rPr>
              <w:pPrChange w:id="3926" w:author="Shy Alon" w:date="2017-07-21T16:25:00Z">
                <w:pPr>
                  <w:jc w:val="center"/>
                </w:pPr>
              </w:pPrChange>
            </w:pPr>
            <w:del w:id="3927" w:author="Shy Alon" w:date="2017-07-21T16:25:00Z">
              <w:r w:rsidRPr="00E0629E" w:rsidDel="006642DB">
                <w:rPr>
                  <w:rFonts w:ascii="Times New Roman" w:eastAsia="Times New Roman" w:hAnsi="Times New Roman" w:cs="Times New Roman"/>
                  <w:color w:val="000000"/>
                </w:rPr>
                <w:delText>0.06</w:delText>
              </w:r>
            </w:del>
          </w:p>
        </w:tc>
        <w:tc>
          <w:tcPr>
            <w:tcW w:w="948" w:type="dxa"/>
            <w:tcBorders>
              <w:top w:val="nil"/>
              <w:left w:val="nil"/>
              <w:bottom w:val="single" w:sz="8" w:space="0" w:color="auto"/>
              <w:right w:val="single" w:sz="8" w:space="0" w:color="auto"/>
            </w:tcBorders>
            <w:shd w:val="clear" w:color="auto" w:fill="auto"/>
            <w:noWrap/>
            <w:vAlign w:val="center"/>
            <w:hideMark/>
          </w:tcPr>
          <w:p w14:paraId="7264F88B" w14:textId="6AE20410" w:rsidR="009728A1" w:rsidRPr="00E0629E" w:rsidDel="006642DB" w:rsidRDefault="009728A1" w:rsidP="006642DB">
            <w:pPr>
              <w:pStyle w:val="Heading1"/>
              <w:rPr>
                <w:del w:id="3928" w:author="Shy Alon" w:date="2017-07-21T16:25:00Z"/>
                <w:rFonts w:ascii="Times New Roman" w:eastAsia="Times New Roman" w:hAnsi="Times New Roman" w:cs="Times New Roman"/>
                <w:color w:val="000000"/>
              </w:rPr>
              <w:pPrChange w:id="3929" w:author="Shy Alon" w:date="2017-07-21T16:25:00Z">
                <w:pPr>
                  <w:jc w:val="center"/>
                </w:pPr>
              </w:pPrChange>
            </w:pPr>
            <w:del w:id="3930" w:author="Shy Alon" w:date="2017-07-21T16:25:00Z">
              <w:r w:rsidRPr="00E0629E" w:rsidDel="006642DB">
                <w:rPr>
                  <w:rFonts w:ascii="Times New Roman" w:eastAsia="Times New Roman" w:hAnsi="Times New Roman" w:cs="Times New Roman"/>
                  <w:color w:val="000000"/>
                </w:rPr>
                <w:delText>0.</w:delText>
              </w:r>
              <w:r w:rsidDel="006642DB">
                <w:rPr>
                  <w:rFonts w:ascii="Times New Roman" w:eastAsia="Times New Roman" w:hAnsi="Times New Roman" w:cs="Times New Roman"/>
                  <w:color w:val="000000"/>
                </w:rPr>
                <w:delText>98</w:delText>
              </w:r>
            </w:del>
          </w:p>
        </w:tc>
        <w:tc>
          <w:tcPr>
            <w:tcW w:w="720" w:type="dxa"/>
            <w:tcBorders>
              <w:top w:val="nil"/>
              <w:left w:val="nil"/>
              <w:bottom w:val="single" w:sz="8" w:space="0" w:color="auto"/>
              <w:right w:val="single" w:sz="8" w:space="0" w:color="auto"/>
            </w:tcBorders>
            <w:shd w:val="clear" w:color="auto" w:fill="auto"/>
            <w:noWrap/>
            <w:vAlign w:val="center"/>
            <w:hideMark/>
          </w:tcPr>
          <w:p w14:paraId="269FE189" w14:textId="79A36645" w:rsidR="009728A1" w:rsidRPr="00E0629E" w:rsidDel="006642DB" w:rsidRDefault="009728A1" w:rsidP="006642DB">
            <w:pPr>
              <w:pStyle w:val="Heading1"/>
              <w:rPr>
                <w:del w:id="3931" w:author="Shy Alon" w:date="2017-07-21T16:25:00Z"/>
                <w:rFonts w:ascii="Times New Roman" w:eastAsia="Times New Roman" w:hAnsi="Times New Roman" w:cs="Times New Roman"/>
                <w:color w:val="000000"/>
              </w:rPr>
              <w:pPrChange w:id="3932" w:author="Shy Alon" w:date="2017-07-21T16:25:00Z">
                <w:pPr>
                  <w:jc w:val="center"/>
                </w:pPr>
              </w:pPrChange>
            </w:pPr>
            <w:del w:id="3933" w:author="Shy Alon" w:date="2017-07-21T16:25:00Z">
              <w:r w:rsidDel="006642DB">
                <w:rPr>
                  <w:rFonts w:ascii="Times New Roman" w:eastAsia="Times New Roman" w:hAnsi="Times New Roman" w:cs="Times New Roman"/>
                  <w:color w:val="000000"/>
                </w:rPr>
                <w:delText>12</w:delText>
              </w:r>
            </w:del>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E9C141E" w14:textId="0C974E7E" w:rsidR="009728A1" w:rsidRPr="00E0629E" w:rsidDel="006642DB" w:rsidRDefault="009728A1" w:rsidP="006642DB">
            <w:pPr>
              <w:pStyle w:val="Heading1"/>
              <w:rPr>
                <w:del w:id="3934" w:author="Shy Alon" w:date="2017-07-21T16:25:00Z"/>
                <w:rFonts w:ascii="Times New Roman" w:eastAsia="Times New Roman" w:hAnsi="Times New Roman" w:cs="Times New Roman"/>
                <w:color w:val="000000"/>
              </w:rPr>
              <w:pPrChange w:id="3935" w:author="Shy Alon" w:date="2017-07-21T16:25:00Z">
                <w:pPr>
                  <w:jc w:val="center"/>
                </w:pPr>
              </w:pPrChange>
            </w:pPr>
            <w:del w:id="3936" w:author="Shy Alon" w:date="2017-07-21T16:25:00Z">
              <w:r w:rsidRPr="00E0629E" w:rsidDel="006642DB">
                <w:rPr>
                  <w:rFonts w:ascii="Times New Roman" w:eastAsia="Times New Roman" w:hAnsi="Times New Roman" w:cs="Times New Roman"/>
                  <w:color w:val="000000"/>
                </w:rPr>
                <w:delText>&gt;0.05</w:delText>
              </w:r>
            </w:del>
          </w:p>
        </w:tc>
      </w:tr>
    </w:tbl>
    <w:p w14:paraId="63FBD842" w14:textId="2EA3178C" w:rsidR="00743133" w:rsidRPr="003F5461" w:rsidDel="006642DB" w:rsidRDefault="00A822B3" w:rsidP="006642DB">
      <w:pPr>
        <w:pStyle w:val="Heading1"/>
        <w:rPr>
          <w:del w:id="3937" w:author="Shy Alon" w:date="2017-07-21T16:25:00Z"/>
        </w:rPr>
        <w:pPrChange w:id="3938" w:author="Shy Alon" w:date="2017-07-21T16:25:00Z">
          <w:pPr>
            <w:pStyle w:val="Heading3"/>
          </w:pPr>
        </w:pPrChange>
      </w:pPr>
      <w:del w:id="3939" w:author="Shy Alon" w:date="2017-07-21T16:25:00Z">
        <w:r w:rsidDel="006642DB">
          <w:delText>3</w:delText>
        </w:r>
        <w:r w:rsidR="00912597" w:rsidDel="006642DB">
          <w:delText xml:space="preserve">.1.6. </w:delText>
        </w:r>
        <w:r w:rsidR="009728A1" w:rsidRPr="003F5461" w:rsidDel="006642DB">
          <w:delText xml:space="preserve">Self-Organizing Map (SOM) </w:delText>
        </w:r>
      </w:del>
    </w:p>
    <w:p w14:paraId="4FA44866" w14:textId="195E9B80" w:rsidR="009728A1" w:rsidDel="006642DB" w:rsidRDefault="009728A1" w:rsidP="006642DB">
      <w:pPr>
        <w:pStyle w:val="Heading1"/>
        <w:rPr>
          <w:del w:id="3940" w:author="Shy Alon" w:date="2017-07-21T16:25:00Z"/>
        </w:rPr>
        <w:pPrChange w:id="3941" w:author="Shy Alon" w:date="2017-07-21T16:25:00Z">
          <w:pPr/>
        </w:pPrChange>
      </w:pPr>
      <w:del w:id="3942" w:author="Shy Alon" w:date="2017-07-21T16:25:00Z">
        <w:r w:rsidDel="006642DB">
          <w:delText xml:space="preserve">In addition to the PCA, a self-organizing map (SOM) was constructed for the two libraries. As discussed above SOM uses a neural-network to cluster objects based on their similarity. In this work, the objects are the solar cells and similarity is defined by the five PV parameters. The resulting map is presented in </w:delText>
        </w:r>
        <w:r w:rsidR="009A312C" w:rsidDel="006642DB">
          <w:fldChar w:fldCharType="begin"/>
        </w:r>
        <w:r w:rsidR="00F33757" w:rsidDel="006642DB">
          <w:delInstrText xml:space="preserve"> REF _Ref475296666 \h </w:delInstrText>
        </w:r>
        <w:r w:rsidR="009A312C" w:rsidDel="006642DB">
          <w:fldChar w:fldCharType="separate"/>
        </w:r>
        <w:r w:rsidR="00DC600D" w:rsidDel="006642DB">
          <w:delText xml:space="preserve">Figure </w:delText>
        </w:r>
        <w:r w:rsidR="00DC600D" w:rsidDel="006642DB">
          <w:rPr>
            <w:noProof/>
          </w:rPr>
          <w:delText>9</w:delText>
        </w:r>
        <w:r w:rsidR="009A312C" w:rsidDel="006642DB">
          <w:fldChar w:fldCharType="end"/>
        </w:r>
        <w:r w:rsidR="00F33757" w:rsidDel="006642DB">
          <w:rPr>
            <w:rFonts w:hint="cs"/>
            <w:rtl/>
          </w:rPr>
          <w:delText xml:space="preserve"> </w:delText>
        </w:r>
        <w:r w:rsidDel="006642DB">
          <w:delText xml:space="preserve">with nodes (i.e. neurons) colored according to library membership. </w:delText>
        </w:r>
      </w:del>
    </w:p>
    <w:p w14:paraId="6C7A4486" w14:textId="5D8043A2" w:rsidR="009728A1" w:rsidDel="006642DB" w:rsidRDefault="009728A1" w:rsidP="006642DB">
      <w:pPr>
        <w:pStyle w:val="Heading1"/>
        <w:rPr>
          <w:del w:id="3943" w:author="Shy Alon" w:date="2017-07-21T16:25:00Z"/>
        </w:rPr>
        <w:pPrChange w:id="3944" w:author="Shy Alon" w:date="2017-07-21T16:25:00Z">
          <w:pPr/>
        </w:pPrChange>
      </w:pPr>
    </w:p>
    <w:p w14:paraId="29A3AFDC" w14:textId="5633D71E" w:rsidR="009728A1" w:rsidDel="006642DB" w:rsidRDefault="009728A1" w:rsidP="006642DB">
      <w:pPr>
        <w:pStyle w:val="Heading1"/>
        <w:rPr>
          <w:del w:id="3945" w:author="Shy Alon" w:date="2017-07-21T16:25:00Z"/>
        </w:rPr>
        <w:pPrChange w:id="3946" w:author="Shy Alon" w:date="2017-07-21T16:25:00Z">
          <w:pPr>
            <w:jc w:val="center"/>
          </w:pPr>
        </w:pPrChange>
      </w:pPr>
      <w:del w:id="3947" w:author="Shy Alon" w:date="2017-07-21T16:25:00Z">
        <w:r w:rsidDel="006642DB">
          <w:rPr>
            <w:noProof/>
          </w:rPr>
          <w:drawing>
            <wp:inline distT="0" distB="0" distL="0" distR="0" wp14:anchorId="4936A190" wp14:editId="4FE0FA70">
              <wp:extent cx="5274310" cy="3013710"/>
              <wp:effectExtent l="0" t="0" r="2540" b="0"/>
              <wp:docPr id="9" name="Picture 9" descr="C:\Users\avi\Documents\nano-work\2-libraries\paper\Kohonen_no axis_New _16_by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vi\Documents\nano-work\2-libraries\paper\Kohonen_no axis_New _16_by_16.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3013710"/>
                      </a:xfrm>
                      <a:prstGeom prst="rect">
                        <a:avLst/>
                      </a:prstGeom>
                      <a:noFill/>
                      <a:ln>
                        <a:noFill/>
                      </a:ln>
                    </pic:spPr>
                  </pic:pic>
                </a:graphicData>
              </a:graphic>
            </wp:inline>
          </w:drawing>
        </w:r>
      </w:del>
    </w:p>
    <w:p w14:paraId="079E430C" w14:textId="0F9B9672" w:rsidR="009728A1" w:rsidRPr="008C1F58" w:rsidDel="006642DB" w:rsidRDefault="00826B66" w:rsidP="006642DB">
      <w:pPr>
        <w:pStyle w:val="Heading1"/>
        <w:rPr>
          <w:del w:id="3948" w:author="Shy Alon" w:date="2017-07-21T16:25:00Z"/>
        </w:rPr>
        <w:pPrChange w:id="3949" w:author="Shy Alon" w:date="2017-07-21T16:25:00Z">
          <w:pPr>
            <w:pStyle w:val="Caption"/>
          </w:pPr>
        </w:pPrChange>
      </w:pPr>
      <w:bookmarkStart w:id="3950" w:name="_Ref475296666"/>
      <w:bookmarkStart w:id="3951" w:name="_Toc483041613"/>
      <w:del w:id="3952" w:author="Shy Alon" w:date="2017-07-21T16:25:00Z">
        <w:r w:rsidDel="006642DB">
          <w:delText xml:space="preserve">Figure </w:delText>
        </w:r>
        <w:r w:rsidR="009A312C" w:rsidDel="006642DB">
          <w:fldChar w:fldCharType="begin"/>
        </w:r>
        <w:r w:rsidR="00E20F2D" w:rsidDel="006642DB">
          <w:delInstrText xml:space="preserve"> SEQ Figure \* ARABIC </w:delInstrText>
        </w:r>
        <w:r w:rsidR="009A312C" w:rsidDel="006642DB">
          <w:fldChar w:fldCharType="separate"/>
        </w:r>
      </w:del>
      <w:del w:id="3953" w:author="Shy Alon" w:date="2017-07-05T22:58:00Z">
        <w:r w:rsidR="00A9699E" w:rsidDel="00C91D56">
          <w:rPr>
            <w:noProof/>
          </w:rPr>
          <w:delText>10</w:delText>
        </w:r>
      </w:del>
      <w:del w:id="3954" w:author="Shy Alon" w:date="2017-07-21T16:25:00Z">
        <w:r w:rsidR="009A312C" w:rsidDel="006642DB">
          <w:rPr>
            <w:noProof/>
          </w:rPr>
          <w:fldChar w:fldCharType="end"/>
        </w:r>
        <w:bookmarkEnd w:id="3950"/>
        <w:r w:rsidDel="006642DB">
          <w:delText xml:space="preserve">: </w:delText>
        </w:r>
        <w:r w:rsidR="009728A1" w:rsidRPr="000B2401" w:rsidDel="006642DB">
          <w:rPr>
            <w:b w:val="0"/>
            <w:bCs w:val="0"/>
          </w:rPr>
          <w:delText>A SOM composed of 16 x 16 = 256 neurons (i.e nodes) of the two solar cell libraries, where each colored square represents a node color coded according to its library membership (see legend). White squares represent empty neurons.</w:delText>
        </w:r>
        <w:bookmarkEnd w:id="3951"/>
      </w:del>
    </w:p>
    <w:p w14:paraId="5D7ED8B5" w14:textId="5EE73B59" w:rsidR="009728A1" w:rsidDel="006642DB" w:rsidRDefault="009728A1" w:rsidP="006642DB">
      <w:pPr>
        <w:pStyle w:val="Heading1"/>
        <w:rPr>
          <w:del w:id="3955" w:author="Shy Alon" w:date="2017-07-21T16:25:00Z"/>
        </w:rPr>
        <w:pPrChange w:id="3956" w:author="Shy Alon" w:date="2017-07-21T16:25:00Z">
          <w:pPr/>
        </w:pPrChange>
      </w:pPr>
    </w:p>
    <w:p w14:paraId="664C7E2E" w14:textId="67DCBE6A" w:rsidR="006C2BB3" w:rsidDel="006642DB" w:rsidRDefault="006C2BB3" w:rsidP="006642DB">
      <w:pPr>
        <w:pStyle w:val="Heading1"/>
        <w:rPr>
          <w:del w:id="3957" w:author="Shy Alon" w:date="2017-07-21T16:25:00Z"/>
        </w:rPr>
        <w:pPrChange w:id="3958" w:author="Shy Alon" w:date="2017-07-21T16:25:00Z">
          <w:pPr/>
        </w:pPrChange>
      </w:pPr>
    </w:p>
    <w:p w14:paraId="1F91902B" w14:textId="53CDCC3F" w:rsidR="006C2BB3" w:rsidRPr="005D5469" w:rsidDel="006642DB" w:rsidRDefault="006C2BB3" w:rsidP="006642DB">
      <w:pPr>
        <w:pStyle w:val="Heading1"/>
        <w:rPr>
          <w:del w:id="3959" w:author="Shy Alon" w:date="2017-07-21T16:25:00Z"/>
        </w:rPr>
        <w:pPrChange w:id="3960" w:author="Shy Alon" w:date="2017-07-21T16:25:00Z">
          <w:pPr/>
        </w:pPrChange>
      </w:pPr>
      <w:del w:id="3961" w:author="Shy Alon" w:date="2017-07-21T16:25:00Z">
        <w:r w:rsidRPr="00476BC5" w:rsidDel="006642DB">
          <w:rPr>
            <w:noProof/>
          </w:rPr>
          <w:drawing>
            <wp:inline distT="0" distB="0" distL="0" distR="0" wp14:anchorId="04F46E76" wp14:editId="303E5B31">
              <wp:extent cx="5317750" cy="2362200"/>
              <wp:effectExtent l="0" t="0" r="0" b="0"/>
              <wp:docPr id="7" name="תמונה 7" descr="C:\Users\OMER\Documents\MATLAB\Research\Article Kohonen\figures\Kohonen_no axis_New _10_by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MER\Documents\MATLAB\Research\Article Kohonen\figures\Kohonen_no axis_New _10_by_10.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14197" b="11468"/>
                      <a:stretch/>
                    </pic:blipFill>
                    <pic:spPr bwMode="auto">
                      <a:xfrm>
                        <a:off x="0" y="0"/>
                        <a:ext cx="5334139" cy="2369480"/>
                      </a:xfrm>
                      <a:prstGeom prst="rect">
                        <a:avLst/>
                      </a:prstGeom>
                      <a:noFill/>
                      <a:ln>
                        <a:noFill/>
                      </a:ln>
                      <a:extLst>
                        <a:ext uri="{53640926-AAD7-44D8-BBD7-CCE9431645EC}">
                          <a14:shadowObscured xmlns:a14="http://schemas.microsoft.com/office/drawing/2010/main"/>
                        </a:ext>
                      </a:extLst>
                    </pic:spPr>
                  </pic:pic>
                </a:graphicData>
              </a:graphic>
            </wp:inline>
          </w:drawing>
        </w:r>
      </w:del>
    </w:p>
    <w:p w14:paraId="2E5472DA" w14:textId="0E63EDBD" w:rsidR="006C2BB3" w:rsidDel="006642DB" w:rsidRDefault="00826B66" w:rsidP="006642DB">
      <w:pPr>
        <w:pStyle w:val="Heading1"/>
        <w:rPr>
          <w:del w:id="3962" w:author="Shy Alon" w:date="2017-07-21T16:25:00Z"/>
        </w:rPr>
        <w:pPrChange w:id="3963" w:author="Shy Alon" w:date="2017-07-21T16:25:00Z">
          <w:pPr>
            <w:pStyle w:val="Caption"/>
          </w:pPr>
        </w:pPrChange>
      </w:pPr>
      <w:bookmarkStart w:id="3964" w:name="_Ref475296757"/>
      <w:bookmarkStart w:id="3965" w:name="_Toc483041614"/>
      <w:del w:id="3966" w:author="Shy Alon" w:date="2017-07-21T16:25:00Z">
        <w:r w:rsidDel="006642DB">
          <w:delText xml:space="preserve">Figure </w:delText>
        </w:r>
        <w:r w:rsidR="009A312C" w:rsidDel="006642DB">
          <w:fldChar w:fldCharType="begin"/>
        </w:r>
        <w:r w:rsidR="00E20F2D" w:rsidDel="006642DB">
          <w:delInstrText xml:space="preserve"> SEQ Figure \* ARABIC </w:delInstrText>
        </w:r>
        <w:r w:rsidR="009A312C" w:rsidDel="006642DB">
          <w:fldChar w:fldCharType="separate"/>
        </w:r>
      </w:del>
      <w:del w:id="3967" w:author="Shy Alon" w:date="2017-07-05T22:58:00Z">
        <w:r w:rsidR="00A9699E" w:rsidDel="00C91D56">
          <w:rPr>
            <w:noProof/>
          </w:rPr>
          <w:delText>11</w:delText>
        </w:r>
      </w:del>
      <w:del w:id="3968" w:author="Shy Alon" w:date="2017-07-21T16:25:00Z">
        <w:r w:rsidR="009A312C" w:rsidDel="006642DB">
          <w:rPr>
            <w:noProof/>
          </w:rPr>
          <w:fldChar w:fldCharType="end"/>
        </w:r>
        <w:bookmarkEnd w:id="3964"/>
        <w:r w:rsidDel="006642DB">
          <w:delText xml:space="preserve">: </w:delText>
        </w:r>
        <w:r w:rsidR="006C2BB3" w:rsidRPr="000B2401" w:rsidDel="006642DB">
          <w:rPr>
            <w:b w:val="0"/>
            <w:bCs w:val="0"/>
          </w:rPr>
          <w:delText>A SOM composed of 10 x 10 = 100 neurons (i.e nodes) of the two solar cell libraries, where each colored square represents a node color coded according to its library membership (see legend). White squares represent empty neurons.</w:delText>
        </w:r>
        <w:bookmarkEnd w:id="3965"/>
      </w:del>
    </w:p>
    <w:p w14:paraId="78C6D5A1" w14:textId="34ADE0CA" w:rsidR="00743133" w:rsidDel="006642DB" w:rsidRDefault="00791506" w:rsidP="006642DB">
      <w:pPr>
        <w:pStyle w:val="Heading1"/>
        <w:rPr>
          <w:del w:id="3969" w:author="Shy Alon" w:date="2017-07-21T16:25:00Z"/>
        </w:rPr>
        <w:pPrChange w:id="3970" w:author="Shy Alon" w:date="2017-07-21T16:25:00Z">
          <w:pPr/>
        </w:pPrChange>
      </w:pPr>
      <w:del w:id="3971" w:author="Shy Alon" w:date="2017-07-21T16:25:00Z">
        <w:r w:rsidDel="006642DB">
          <w:delText xml:space="preserve">Overall, </w:delText>
        </w:r>
        <w:r w:rsidR="00F33757" w:rsidDel="006642DB">
          <w:delText>a</w:delText>
        </w:r>
        <w:r w:rsidR="00E01CEB" w:rsidDel="006642DB">
          <w:delText xml:space="preserve"> clear separation is</w:delText>
        </w:r>
        <w:r w:rsidR="00E01CEB" w:rsidDel="006642DB">
          <w:rPr>
            <w:rFonts w:hint="cs"/>
            <w:rtl/>
          </w:rPr>
          <w:delText xml:space="preserve"> </w:delText>
        </w:r>
        <w:r w:rsidRPr="00791506" w:rsidDel="006642DB">
          <w:delText>observed between the two libraries with only minor overlap</w:delText>
        </w:r>
        <w:r w:rsidDel="006642DB">
          <w:delText xml:space="preserve"> as seen previously by using the PCA subcomponent (thus providing addition validation towards the reliability of both implementations).</w:delText>
        </w:r>
        <w:r w:rsidRPr="00791506" w:rsidDel="006642DB">
          <w:delText xml:space="preserve"> In further agreement with the PCA results, members of the TiO</w:delText>
        </w:r>
        <w:r w:rsidRPr="00152594" w:rsidDel="006642DB">
          <w:rPr>
            <w:vertAlign w:val="subscript"/>
          </w:rPr>
          <w:delText>2</w:delText>
        </w:r>
        <w:r w:rsidRPr="00791506" w:rsidDel="006642DB">
          <w:delText>|Co</w:delText>
        </w:r>
        <w:r w:rsidRPr="00152594" w:rsidDel="006642DB">
          <w:rPr>
            <w:vertAlign w:val="subscript"/>
          </w:rPr>
          <w:delText>3</w:delText>
        </w:r>
        <w:r w:rsidRPr="00791506" w:rsidDel="006642DB">
          <w:delText>O</w:delText>
        </w:r>
        <w:r w:rsidRPr="00152594" w:rsidDel="006642DB">
          <w:rPr>
            <w:vertAlign w:val="subscript"/>
          </w:rPr>
          <w:delText>4</w:delText>
        </w:r>
        <w:r w:rsidRPr="00791506" w:rsidDel="006642DB">
          <w:delText>|MoO</w:delText>
        </w:r>
        <w:r w:rsidRPr="00152594" w:rsidDel="006642DB">
          <w:rPr>
            <w:vertAlign w:val="subscript"/>
          </w:rPr>
          <w:delText>3</w:delText>
        </w:r>
        <w:r w:rsidRPr="00791506" w:rsidDel="006642DB">
          <w:delText xml:space="preserve"> library occupy more nodes than members of the TiO</w:delText>
        </w:r>
        <w:r w:rsidRPr="00152594" w:rsidDel="006642DB">
          <w:rPr>
            <w:vertAlign w:val="subscript"/>
          </w:rPr>
          <w:delText>2</w:delText>
        </w:r>
        <w:r w:rsidRPr="00791506" w:rsidDel="006642DB">
          <w:delText>|Co</w:delText>
        </w:r>
        <w:r w:rsidRPr="00152594" w:rsidDel="006642DB">
          <w:rPr>
            <w:vertAlign w:val="subscript"/>
          </w:rPr>
          <w:delText>3</w:delText>
        </w:r>
        <w:r w:rsidRPr="00791506" w:rsidDel="006642DB">
          <w:delText>O</w:delText>
        </w:r>
        <w:r w:rsidRPr="00152594" w:rsidDel="006642DB">
          <w:rPr>
            <w:vertAlign w:val="subscript"/>
          </w:rPr>
          <w:delText>4</w:delText>
        </w:r>
        <w:r w:rsidRPr="00791506" w:rsidDel="006642DB">
          <w:delText xml:space="preserve"> library</w:delText>
        </w:r>
        <w:r w:rsidDel="006642DB">
          <w:delText xml:space="preserve"> thus suggesting the relatively to </w:delText>
        </w:r>
        <w:r w:rsidRPr="00791506" w:rsidDel="006642DB">
          <w:delText>TiO</w:delText>
        </w:r>
        <w:r w:rsidRPr="00152594" w:rsidDel="006642DB">
          <w:rPr>
            <w:vertAlign w:val="subscript"/>
          </w:rPr>
          <w:delText>2</w:delText>
        </w:r>
        <w:r w:rsidRPr="00791506" w:rsidDel="006642DB">
          <w:delText>|Co</w:delText>
        </w:r>
        <w:r w:rsidRPr="00152594" w:rsidDel="006642DB">
          <w:rPr>
            <w:vertAlign w:val="subscript"/>
          </w:rPr>
          <w:delText>3</w:delText>
        </w:r>
        <w:r w:rsidRPr="00791506" w:rsidDel="006642DB">
          <w:delText>O</w:delText>
        </w:r>
        <w:r w:rsidRPr="00152594" w:rsidDel="006642DB">
          <w:rPr>
            <w:vertAlign w:val="subscript"/>
          </w:rPr>
          <w:delText>4</w:delText>
        </w:r>
        <w:r w:rsidDel="006642DB">
          <w:delText xml:space="preserve">, </w:delText>
        </w:r>
        <w:r w:rsidRPr="00791506" w:rsidDel="006642DB">
          <w:delText>TiO</w:delText>
        </w:r>
        <w:r w:rsidRPr="00152594" w:rsidDel="006642DB">
          <w:rPr>
            <w:vertAlign w:val="subscript"/>
          </w:rPr>
          <w:delText>2</w:delText>
        </w:r>
        <w:r w:rsidRPr="00791506" w:rsidDel="006642DB">
          <w:delText>|Co</w:delText>
        </w:r>
        <w:r w:rsidRPr="00152594" w:rsidDel="006642DB">
          <w:rPr>
            <w:vertAlign w:val="subscript"/>
          </w:rPr>
          <w:delText>3</w:delText>
        </w:r>
        <w:r w:rsidRPr="00791506" w:rsidDel="006642DB">
          <w:delText>O</w:delText>
        </w:r>
        <w:r w:rsidRPr="00152594" w:rsidDel="006642DB">
          <w:rPr>
            <w:vertAlign w:val="subscript"/>
          </w:rPr>
          <w:delText>4</w:delText>
        </w:r>
        <w:r w:rsidRPr="00791506" w:rsidDel="006642DB">
          <w:delText>|MoO</w:delText>
        </w:r>
        <w:r w:rsidRPr="00152594" w:rsidDel="006642DB">
          <w:rPr>
            <w:vertAlign w:val="subscript"/>
          </w:rPr>
          <w:delText>3</w:delText>
        </w:r>
        <w:r w:rsidDel="006642DB">
          <w:delText xml:space="preserve"> cells vary from one another in such a way that they can not be clustered into the same node, while many </w:delText>
        </w:r>
        <w:r w:rsidRPr="00791506" w:rsidDel="006642DB">
          <w:delText>TiO2|Co3O4</w:delText>
        </w:r>
        <w:r w:rsidDel="006642DB">
          <w:delText xml:space="preserve"> cells are clustered in the same node in groups more than two in a node as  </w:delText>
        </w:r>
        <w:r w:rsidR="009A312C" w:rsidDel="006642DB">
          <w:fldChar w:fldCharType="begin"/>
        </w:r>
        <w:r w:rsidR="006C26D1" w:rsidDel="006642DB">
          <w:delInstrText xml:space="preserve"> REF _Ref475296666 \h </w:delInstrText>
        </w:r>
        <w:r w:rsidR="009A312C" w:rsidDel="006642DB">
          <w:fldChar w:fldCharType="separate"/>
        </w:r>
        <w:r w:rsidR="00DC600D" w:rsidDel="006642DB">
          <w:delText xml:space="preserve">Figure </w:delText>
        </w:r>
        <w:r w:rsidR="00DC600D" w:rsidDel="006642DB">
          <w:rPr>
            <w:noProof/>
          </w:rPr>
          <w:delText>9</w:delText>
        </w:r>
        <w:r w:rsidR="009A312C" w:rsidDel="006642DB">
          <w:fldChar w:fldCharType="end"/>
        </w:r>
        <w:r w:rsidR="006C26D1" w:rsidDel="006642DB">
          <w:rPr>
            <w:rFonts w:hint="cs"/>
            <w:rtl/>
          </w:rPr>
          <w:delText xml:space="preserve"> </w:delText>
        </w:r>
        <w:r w:rsidRPr="00791506" w:rsidDel="006642DB">
          <w:delText xml:space="preserve">and </w:delText>
        </w:r>
        <w:r w:rsidR="009A312C" w:rsidDel="006642DB">
          <w:fldChar w:fldCharType="begin"/>
        </w:r>
        <w:r w:rsidR="006C26D1" w:rsidDel="006642DB">
          <w:delInstrText xml:space="preserve"> REF _Ref475296757 \h </w:delInstrText>
        </w:r>
        <w:r w:rsidR="009A312C" w:rsidDel="006642DB">
          <w:fldChar w:fldCharType="separate"/>
        </w:r>
        <w:r w:rsidR="00DC600D" w:rsidDel="006642DB">
          <w:delText xml:space="preserve">Figure </w:delText>
        </w:r>
        <w:r w:rsidR="00DC600D" w:rsidDel="006642DB">
          <w:rPr>
            <w:noProof/>
          </w:rPr>
          <w:delText>10</w:delText>
        </w:r>
        <w:r w:rsidR="009A312C" w:rsidDel="006642DB">
          <w:fldChar w:fldCharType="end"/>
        </w:r>
        <w:r w:rsidR="006C26D1" w:rsidDel="006642DB">
          <w:rPr>
            <w:rFonts w:hint="cs"/>
            <w:rtl/>
          </w:rPr>
          <w:delText xml:space="preserve"> </w:delText>
        </w:r>
        <w:r w:rsidDel="006642DB">
          <w:delText>suggests</w:delText>
        </w:r>
        <w:r w:rsidR="006C26D1" w:rsidDel="006642DB">
          <w:rPr>
            <w:rFonts w:hint="cs"/>
            <w:rtl/>
          </w:rPr>
          <w:delText xml:space="preserve"> </w:delText>
        </w:r>
        <w:r w:rsidR="006C26D1" w:rsidDel="006642DB">
          <w:delText>(</w:delText>
        </w:r>
        <w:r w:rsidR="009A312C" w:rsidDel="006642DB">
          <w:fldChar w:fldCharType="begin"/>
        </w:r>
        <w:r w:rsidR="007A22DB" w:rsidDel="006642DB">
          <w:delInstrText xml:space="preserve"> REF _Ref475296757 \h </w:delInstrText>
        </w:r>
        <w:r w:rsidR="009A312C" w:rsidDel="006642DB">
          <w:fldChar w:fldCharType="separate"/>
        </w:r>
        <w:r w:rsidR="00DC600D" w:rsidDel="006642DB">
          <w:delText xml:space="preserve">Figure </w:delText>
        </w:r>
        <w:r w:rsidR="00DC600D" w:rsidDel="006642DB">
          <w:rPr>
            <w:noProof/>
          </w:rPr>
          <w:delText>10</w:delText>
        </w:r>
        <w:r w:rsidR="009A312C" w:rsidDel="006642DB">
          <w:fldChar w:fldCharType="end"/>
        </w:r>
        <w:r w:rsidR="007A22DB" w:rsidDel="006642DB">
          <w:delText xml:space="preserve"> </w:delText>
        </w:r>
        <w:r w:rsidR="006C26D1" w:rsidDel="006642DB">
          <w:delText xml:space="preserve">being a low resolution image of </w:delText>
        </w:r>
        <w:r w:rsidR="009A312C" w:rsidDel="006642DB">
          <w:fldChar w:fldCharType="begin"/>
        </w:r>
        <w:r w:rsidR="007A22DB" w:rsidDel="006642DB">
          <w:delInstrText xml:space="preserve"> REF _Ref475296666 \h </w:delInstrText>
        </w:r>
        <w:r w:rsidR="009A312C" w:rsidDel="006642DB">
          <w:fldChar w:fldCharType="separate"/>
        </w:r>
        <w:r w:rsidR="00DC600D" w:rsidDel="006642DB">
          <w:delText xml:space="preserve">Figure </w:delText>
        </w:r>
        <w:r w:rsidR="00DC600D" w:rsidDel="006642DB">
          <w:rPr>
            <w:noProof/>
          </w:rPr>
          <w:delText>9</w:delText>
        </w:r>
        <w:r w:rsidR="009A312C" w:rsidDel="006642DB">
          <w:fldChar w:fldCharType="end"/>
        </w:r>
        <w:r w:rsidR="006C26D1" w:rsidDel="006642DB">
          <w:delText>)</w:delText>
        </w:r>
        <w:r w:rsidDel="006642DB">
          <w:delText>.</w:delText>
        </w:r>
      </w:del>
    </w:p>
    <w:p w14:paraId="7EFE89C8" w14:textId="0D95836C" w:rsidR="00242AA9" w:rsidRPr="008C1F58" w:rsidDel="006642DB" w:rsidRDefault="00242AA9" w:rsidP="006642DB">
      <w:pPr>
        <w:pStyle w:val="Heading1"/>
        <w:rPr>
          <w:del w:id="3972" w:author="Shy Alon" w:date="2017-07-21T16:25:00Z"/>
        </w:rPr>
        <w:pPrChange w:id="3973" w:author="Shy Alon" w:date="2017-07-21T16:25:00Z">
          <w:pPr/>
        </w:pPrChange>
      </w:pPr>
    </w:p>
    <w:p w14:paraId="05F8A716" w14:textId="713C08FE" w:rsidR="003A25AF" w:rsidDel="006642DB" w:rsidRDefault="00A822B3" w:rsidP="006642DB">
      <w:pPr>
        <w:pStyle w:val="Heading1"/>
        <w:rPr>
          <w:del w:id="3974" w:author="Shy Alon" w:date="2017-07-21T16:25:00Z"/>
          <w:rtl/>
        </w:rPr>
        <w:pPrChange w:id="3975" w:author="Shy Alon" w:date="2017-07-21T16:25:00Z">
          <w:pPr>
            <w:pStyle w:val="Heading2"/>
          </w:pPr>
        </w:pPrChange>
      </w:pPr>
      <w:del w:id="3976" w:author="Shy Alon" w:date="2017-07-21T16:25:00Z">
        <w:r w:rsidDel="006642DB">
          <w:delText>3</w:delText>
        </w:r>
        <w:r w:rsidR="00912597" w:rsidDel="006642DB">
          <w:delText xml:space="preserve">.2. </w:delText>
        </w:r>
        <w:r w:rsidR="003A25AF" w:rsidRPr="00BD5502" w:rsidDel="006642DB">
          <w:delText xml:space="preserve">RANSAC </w:delText>
        </w:r>
        <w:r w:rsidR="00BD5502" w:rsidDel="006642DB">
          <w:rPr>
            <w:rFonts w:hint="cs"/>
            <w:rtl/>
          </w:rPr>
          <w:delText xml:space="preserve"> </w:delText>
        </w:r>
        <w:r w:rsidR="00BD5502" w:rsidDel="006642DB">
          <w:delText>Implementation</w:delText>
        </w:r>
      </w:del>
    </w:p>
    <w:p w14:paraId="2F2E99FC" w14:textId="105F5884" w:rsidR="009E2DFD" w:rsidDel="006642DB" w:rsidRDefault="00A822B3" w:rsidP="006642DB">
      <w:pPr>
        <w:pStyle w:val="Heading1"/>
        <w:rPr>
          <w:del w:id="3977" w:author="Shy Alon" w:date="2017-07-21T16:25:00Z"/>
          <w:rtl/>
        </w:rPr>
        <w:pPrChange w:id="3978" w:author="Shy Alon" w:date="2017-07-21T16:25:00Z">
          <w:pPr>
            <w:pStyle w:val="Heading3"/>
          </w:pPr>
        </w:pPrChange>
      </w:pPr>
      <w:del w:id="3979" w:author="Shy Alon" w:date="2017-07-21T16:25:00Z">
        <w:r w:rsidDel="006642DB">
          <w:delText>3</w:delText>
        </w:r>
        <w:r w:rsidR="00912597" w:rsidDel="006642DB">
          <w:delText xml:space="preserve">.2.1. </w:delText>
        </w:r>
        <w:r w:rsidR="009E2DFD" w:rsidRPr="005B6ED7" w:rsidDel="006642DB">
          <w:delText>Databases</w:delText>
        </w:r>
      </w:del>
    </w:p>
    <w:p w14:paraId="29D62BB8" w14:textId="1116D125" w:rsidR="00947E69" w:rsidDel="006642DB" w:rsidRDefault="00947E69" w:rsidP="006642DB">
      <w:pPr>
        <w:pStyle w:val="Heading1"/>
        <w:rPr>
          <w:del w:id="3980" w:author="Shy Alon" w:date="2017-07-21T16:25:00Z"/>
          <w:rFonts w:eastAsia="Calibri"/>
        </w:rPr>
        <w:pPrChange w:id="3981" w:author="Shy Alon" w:date="2017-07-21T16:25:00Z">
          <w:pPr>
            <w:autoSpaceDE w:val="0"/>
            <w:autoSpaceDN w:val="0"/>
            <w:adjustRightInd w:val="0"/>
          </w:pPr>
        </w:pPrChange>
      </w:pPr>
      <w:del w:id="3982" w:author="Shy Alon" w:date="2017-07-21T16:25:00Z">
        <w:r w:rsidDel="006642DB">
          <w:rPr>
            <w:rFonts w:eastAsia="Calibri"/>
          </w:rPr>
          <w:delText xml:space="preserve">In a similar manner to the Pre-Processing stage, the RANSAC </w:delText>
        </w:r>
        <w:r w:rsidR="005A1CB7" w:rsidDel="006642DB">
          <w:rPr>
            <w:rFonts w:eastAsia="Calibri"/>
          </w:rPr>
          <w:delText xml:space="preserve">module </w:delText>
        </w:r>
        <w:r w:rsidDel="006642DB">
          <w:rPr>
            <w:rFonts w:eastAsia="Calibri"/>
          </w:rPr>
          <w:delText xml:space="preserve">was validated </w:delText>
        </w:r>
        <w:r w:rsidR="005A1CB7" w:rsidDel="006642DB">
          <w:rPr>
            <w:rFonts w:eastAsia="Calibri"/>
          </w:rPr>
          <w:delText xml:space="preserve">via its </w:delText>
        </w:r>
        <w:r w:rsidDel="006642DB">
          <w:rPr>
            <w:rFonts w:eastAsia="Calibri"/>
          </w:rPr>
          <w:delText xml:space="preserve">application on </w:delText>
        </w:r>
        <w:r w:rsidR="005A1CB7" w:rsidDel="006642DB">
          <w:rPr>
            <w:rFonts w:eastAsia="Calibri"/>
          </w:rPr>
          <w:delText xml:space="preserve">the </w:delText>
        </w:r>
        <w:r w:rsidDel="006642DB">
          <w:rPr>
            <w:rFonts w:eastAsia="Calibri"/>
          </w:rPr>
          <w:delText xml:space="preserve">previously presented library as well as </w:delText>
        </w:r>
        <w:r w:rsidR="005A1CB7" w:rsidDel="006642DB">
          <w:rPr>
            <w:rFonts w:eastAsia="Calibri"/>
          </w:rPr>
          <w:delText xml:space="preserve">on </w:delText>
        </w:r>
        <w:r w:rsidDel="006642DB">
          <w:rPr>
            <w:rFonts w:eastAsia="Calibri"/>
          </w:rPr>
          <w:delText>additional library</w:delText>
        </w:r>
        <w:r w:rsidRPr="00585DAF" w:rsidDel="006642DB">
          <w:delText xml:space="preserve"> obtained from </w:delText>
        </w:r>
        <w:r w:rsidRPr="0026538A" w:rsidDel="006642DB">
          <w:delText>Pavan</w:delText>
        </w:r>
        <w:r w:rsidRPr="00585DAF" w:rsidDel="006642DB">
          <w:rPr>
            <w:i/>
            <w:iCs/>
          </w:rPr>
          <w:delText xml:space="preserve"> </w:delText>
        </w:r>
        <w:r w:rsidRPr="0026538A" w:rsidDel="006642DB">
          <w:delText>et al.</w:delText>
        </w:r>
        <w:r w:rsidR="00010C54" w:rsidRPr="00254202" w:rsidDel="006642DB">
          <w:fldChar w:fldCharType="begin"/>
        </w:r>
        <w:r w:rsidR="001C0A8A" w:rsidDel="006642DB">
          <w:delInstrText xml:space="preserve"> ADDIN EN.CITE &lt;EndNote&gt;&lt;Cite&gt;&lt;Author&gt;Pavan&lt;/Author&gt;&lt;Year&gt;2015&lt;/Year&gt;&lt;RecNum&gt;12&lt;/RecNum&gt;&lt;DisplayText&gt;&lt;style face="italic superscript"&gt;(22)&lt;/style&gt;&lt;/DisplayText&gt;&lt;record&gt;&lt;rec-number&gt;12&lt;/rec-number&gt;&lt;foreign-keys&gt;&lt;key app="EN" db-id="erpvvddtz2x0a6er5wxp5fszfw00dat2xewp" timestamp="0"&gt;12&lt;/key&gt;&lt;/foreign-keys&gt;&lt;ref-type name="Journal Article"&gt;17&lt;/ref-type&gt;&lt;contributors&gt;&lt;authors&gt;&lt;author&gt;Pavan, Michele&lt;/author&gt;&lt;author&gt;Rühle, Sven&lt;/author&gt;&lt;author&gt;Ginsburg, Adam&lt;/author&gt;&lt;author&gt;Keller, David A.&lt;/author&gt;&lt;author&gt;Barad, Hannah-Noa&lt;/author&gt;&lt;author&gt;Sberna, Paolo M.&lt;/author&gt;&lt;author&gt;Nunes, Daniela&lt;/author&gt;&lt;author&gt;Martins, Rodrigo&lt;/author&gt;&lt;author&gt;Anderson, Assaf Y.&lt;/author&gt;&lt;author&gt;Zaban, Arie&lt;/author&gt;&lt;author&gt;Fortunato, Elvira&lt;/author&gt;&lt;/authors&gt;&lt;/contributors&gt;&lt;titles&gt;&lt;title&gt;TiO2/Cu2O all-oxide heterojunction solar cells produced by spray pyrolysis&lt;/title&gt;&lt;secondary-title&gt;Solar Energy Materials and Solar Cells&lt;/secondary-title&gt;&lt;/titles&gt;&lt;pages&gt;549-556&lt;/pages&gt;&lt;volume&gt;132&lt;/volume&gt;&lt;number&gt;0&lt;/number&gt;&lt;keywords&gt;&lt;keyword&gt;Spray pyrolysis&lt;/keyword&gt;&lt;keyword&gt;All-oxide-photovoltaics&lt;/keyword&gt;&lt;keyword&gt;High throughput characterization&lt;/keyword&gt;&lt;keyword&gt;TiO2/Cu2O heterojunction&lt;/keyword&gt;&lt;/keywords&gt;&lt;dates&gt;&lt;year&gt;2015&lt;/year&gt;&lt;pub-dates&gt;&lt;date&gt;1//&lt;/date&gt;&lt;/pub-dates&gt;&lt;/dates&gt;&lt;isbn&gt;0927-0248&lt;/isbn&gt;&lt;urls&gt;&lt;related-urls&gt;&lt;url&gt;http://www.sciencedirect.com/science/article/pii/S0927024814005364&lt;/url&gt;&lt;/related-urls&gt;&lt;/urls&gt;&lt;electronic-resource-num&gt;http://dx.doi.org/10.1016/j.solmat.2014.10.005&lt;/electronic-resource-num&gt;&lt;/record&gt;&lt;/Cite&gt;&lt;/EndNote&gt;</w:delInstrText>
        </w:r>
        <w:r w:rsidR="00010C54" w:rsidRPr="00254202" w:rsidDel="006642DB">
          <w:fldChar w:fldCharType="separate"/>
        </w:r>
        <w:r w:rsidR="001C0A8A" w:rsidRPr="001C0A8A" w:rsidDel="006642DB">
          <w:rPr>
            <w:i/>
            <w:noProof/>
            <w:vertAlign w:val="superscript"/>
          </w:rPr>
          <w:delText>(</w:delText>
        </w:r>
        <w:r w:rsidR="00937424" w:rsidDel="006642DB">
          <w:fldChar w:fldCharType="begin"/>
        </w:r>
        <w:r w:rsidR="00937424" w:rsidDel="006642DB">
          <w:delInstrText xml:space="preserve"> HYPERLINK \l "_ENREF_22" \o "Pavan, 2015 #12" </w:delInstrText>
        </w:r>
        <w:r w:rsidR="00937424" w:rsidDel="006642DB">
          <w:fldChar w:fldCharType="separate"/>
        </w:r>
        <w:r w:rsidR="001C0A8A" w:rsidRPr="001C0A8A" w:rsidDel="006642DB">
          <w:rPr>
            <w:i/>
            <w:noProof/>
            <w:vertAlign w:val="superscript"/>
          </w:rPr>
          <w:delText>22</w:delText>
        </w:r>
        <w:r w:rsidR="00937424" w:rsidDel="006642DB">
          <w:rPr>
            <w:i/>
            <w:noProof/>
            <w:vertAlign w:val="superscript"/>
          </w:rPr>
          <w:fldChar w:fldCharType="end"/>
        </w:r>
        <w:r w:rsidR="001C0A8A" w:rsidRPr="001C0A8A" w:rsidDel="006642DB">
          <w:rPr>
            <w:i/>
            <w:noProof/>
            <w:vertAlign w:val="superscript"/>
          </w:rPr>
          <w:delText>)</w:delText>
        </w:r>
        <w:r w:rsidR="00010C54" w:rsidRPr="00254202" w:rsidDel="006642DB">
          <w:fldChar w:fldCharType="end"/>
        </w:r>
        <w:r w:rsidRPr="00585DAF" w:rsidDel="006642DB">
          <w:delText xml:space="preserve"> This library was generated on precut glass coated with Fluorine Doped tin Oxide (FTO) substrates onto which a TiO</w:delText>
        </w:r>
        <w:r w:rsidRPr="00585DAF" w:rsidDel="006642DB">
          <w:rPr>
            <w:vertAlign w:val="subscript"/>
          </w:rPr>
          <w:delText>2</w:delText>
        </w:r>
        <w:r w:rsidRPr="00585DAF" w:rsidDel="006642DB">
          <w:delText xml:space="preserve"> window layer with a linear gradient was deposited, followed by an absorber layer of Cu</w:delText>
        </w:r>
        <w:r w:rsidRPr="00585DAF" w:rsidDel="006642DB">
          <w:rPr>
            <w:vertAlign w:val="subscript"/>
          </w:rPr>
          <w:delText>2</w:delText>
        </w:r>
        <w:r w:rsidRPr="00585DAF" w:rsidDel="006642DB">
          <w:delText>O</w:delText>
        </w:r>
        <w:r w:rsidR="00AF7BA1" w:rsidDel="006642DB">
          <w:rPr>
            <w:rFonts w:hint="cs"/>
            <w:rtl/>
          </w:rPr>
          <w:delText xml:space="preserve"> </w:delText>
        </w:r>
        <w:r w:rsidR="00AF7BA1" w:rsidDel="006642DB">
          <w:delText>(</w:delText>
        </w:r>
        <w:r w:rsidR="005A1CB7" w:rsidDel="006642DB">
          <w:delText>see</w:delText>
        </w:r>
        <w:r w:rsidR="00AF7BA1" w:rsidDel="006642DB">
          <w:delText xml:space="preserve"> </w:delText>
        </w:r>
        <w:r w:rsidR="000830DF" w:rsidDel="006642DB">
          <w:fldChar w:fldCharType="begin"/>
        </w:r>
        <w:r w:rsidR="000830DF" w:rsidDel="006642DB">
          <w:delInstrText xml:space="preserve"> REF _Ref475298230 \h  \* MERGEFORMAT </w:delInstrText>
        </w:r>
        <w:r w:rsidR="000830DF" w:rsidDel="006642DB">
          <w:fldChar w:fldCharType="separate"/>
        </w:r>
        <w:r w:rsidR="00DC600D" w:rsidRPr="00DC600D" w:rsidDel="006642DB">
          <w:delText xml:space="preserve">Figure </w:delText>
        </w:r>
        <w:r w:rsidR="00DC600D" w:rsidRPr="00DC600D" w:rsidDel="006642DB">
          <w:rPr>
            <w:noProof/>
          </w:rPr>
          <w:delText>11</w:delText>
        </w:r>
        <w:r w:rsidR="000830DF" w:rsidDel="006642DB">
          <w:fldChar w:fldCharType="end"/>
        </w:r>
        <w:r w:rsidR="00AF7BA1" w:rsidDel="006642DB">
          <w:delText>)</w:delText>
        </w:r>
        <w:r w:rsidRPr="00585DAF" w:rsidDel="006642DB">
          <w:delText xml:space="preserve">. </w:delText>
        </w:r>
        <w:r w:rsidDel="006642DB">
          <w:delText>T</w:delText>
        </w:r>
        <w:r w:rsidRPr="00585DAF" w:rsidDel="006642DB">
          <w:delText>wo different back-contacts were used, namely, silver only (Ag) and silver and copper (Ag</w:delText>
        </w:r>
        <w:r w:rsidDel="006642DB">
          <w:delText>|</w:delText>
        </w:r>
        <w:r w:rsidRPr="00585DAF" w:rsidDel="006642DB">
          <w:delText>Cu) deposited one after the other, leading to two sub-libraries (data</w:delText>
        </w:r>
        <w:r w:rsidDel="006642DB">
          <w:delText>sets</w:delText>
        </w:r>
        <w:r w:rsidRPr="00585DAF" w:rsidDel="006642DB">
          <w:delText xml:space="preserve">) each consisting of grid of 13 x 13 = 169 cells. In this </w:delText>
        </w:r>
        <w:r w:rsidDel="006642DB">
          <w:delText>work</w:delText>
        </w:r>
        <w:r w:rsidRPr="00585DAF" w:rsidDel="006642DB">
          <w:delText xml:space="preserve"> we omitted the non-photovoltaic cells leaving </w:delText>
        </w:r>
        <w:r w:rsidDel="006642DB">
          <w:rPr>
            <w:rFonts w:eastAsia="Calibri"/>
          </w:rPr>
          <w:delText xml:space="preserve">a total of </w:delText>
        </w:r>
        <w:r w:rsidRPr="00585DAF" w:rsidDel="006642DB">
          <w:rPr>
            <w:rFonts w:eastAsia="Calibri"/>
          </w:rPr>
          <w:delText>166 and 162 cells for the Ag and Ag</w:delText>
        </w:r>
        <w:r w:rsidDel="006642DB">
          <w:rPr>
            <w:rFonts w:eastAsia="Calibri"/>
          </w:rPr>
          <w:delText>|</w:delText>
        </w:r>
        <w:r w:rsidRPr="00585DAF" w:rsidDel="006642DB">
          <w:rPr>
            <w:rFonts w:eastAsia="Calibri"/>
          </w:rPr>
          <w:delText>Cu back</w:delText>
        </w:r>
        <w:r w:rsidDel="006642DB">
          <w:rPr>
            <w:rFonts w:eastAsia="Calibri"/>
          </w:rPr>
          <w:delText xml:space="preserve"> contact data base respectively</w:delText>
        </w:r>
        <w:r w:rsidRPr="00585DAF" w:rsidDel="006642DB">
          <w:rPr>
            <w:rFonts w:eastAsia="Calibri"/>
          </w:rPr>
          <w:delText>.</w:delText>
        </w:r>
        <w:r w:rsidR="00AF7BA1" w:rsidDel="006642DB">
          <w:rPr>
            <w:rFonts w:eastAsia="Calibri"/>
          </w:rPr>
          <w:delText xml:space="preserve"> Characterization of the libraries was performed in the same manner as described in the Pre-Processing implementation.</w:delText>
        </w:r>
      </w:del>
    </w:p>
    <w:p w14:paraId="1857FD26" w14:textId="2A89F6F8" w:rsidR="00B0396D" w:rsidDel="006642DB" w:rsidRDefault="00B0396D" w:rsidP="006642DB">
      <w:pPr>
        <w:pStyle w:val="Heading1"/>
        <w:rPr>
          <w:del w:id="3983" w:author="Shy Alon" w:date="2017-07-21T16:25:00Z"/>
          <w:rFonts w:ascii="Times New Roman" w:hAnsi="Times New Roman" w:cs="Times New Roman"/>
          <w:rtl/>
        </w:rPr>
        <w:pPrChange w:id="3984" w:author="Shy Alon" w:date="2017-07-21T16:25:00Z">
          <w:pPr>
            <w:ind w:left="720"/>
          </w:pPr>
        </w:pPrChange>
      </w:pPr>
      <w:del w:id="3985" w:author="Shy Alon" w:date="2017-07-21T16:25:00Z">
        <w:r w:rsidDel="006642DB">
          <w:rPr>
            <w:rFonts w:ascii="Times New Roman" w:hAnsi="Times New Roman" w:cs="Times New Roman"/>
            <w:noProof/>
          </w:rPr>
          <w:drawing>
            <wp:inline distT="0" distB="0" distL="0" distR="0" wp14:anchorId="633D34B9" wp14:editId="3E1C99D0">
              <wp:extent cx="5057775" cy="1762125"/>
              <wp:effectExtent l="0" t="0" r="9525" b="952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VEN.jpg"/>
                      <pic:cNvPicPr/>
                    </pic:nvPicPr>
                    <pic:blipFill rotWithShape="1">
                      <a:blip r:embed="rId45" cstate="print">
                        <a:extLst>
                          <a:ext uri="{28A0092B-C50C-407E-A947-70E740481C1C}">
                            <a14:useLocalDpi xmlns:a14="http://schemas.microsoft.com/office/drawing/2010/main" val="0"/>
                          </a:ext>
                        </a:extLst>
                      </a:blip>
                      <a:srcRect t="7224" r="4106" b="48233"/>
                      <a:stretch/>
                    </pic:blipFill>
                    <pic:spPr bwMode="auto">
                      <a:xfrm>
                        <a:off x="0" y="0"/>
                        <a:ext cx="5057775" cy="1762125"/>
                      </a:xfrm>
                      <a:prstGeom prst="rect">
                        <a:avLst/>
                      </a:prstGeom>
                      <a:ln>
                        <a:noFill/>
                      </a:ln>
                      <a:extLst>
                        <a:ext uri="{53640926-AAD7-44D8-BBD7-CCE9431645EC}">
                          <a14:shadowObscured xmlns:a14="http://schemas.microsoft.com/office/drawing/2010/main"/>
                        </a:ext>
                      </a:extLst>
                    </pic:spPr>
                  </pic:pic>
                </a:graphicData>
              </a:graphic>
            </wp:inline>
          </w:drawing>
        </w:r>
      </w:del>
    </w:p>
    <w:p w14:paraId="02976357" w14:textId="5D4F9CFA" w:rsidR="009E2DFD" w:rsidDel="006642DB" w:rsidRDefault="009E2DFD" w:rsidP="006642DB">
      <w:pPr>
        <w:pStyle w:val="Heading1"/>
        <w:rPr>
          <w:del w:id="3986" w:author="Shy Alon" w:date="2017-07-21T16:25:00Z"/>
          <w:u w:val="single"/>
        </w:rPr>
        <w:pPrChange w:id="3987" w:author="Shy Alon" w:date="2017-07-21T16:25:00Z">
          <w:pPr>
            <w:ind w:left="720"/>
          </w:pPr>
        </w:pPrChange>
      </w:pPr>
      <w:bookmarkStart w:id="3988" w:name="_Ref475298230"/>
      <w:bookmarkStart w:id="3989" w:name="_Toc483041615"/>
      <w:del w:id="3990" w:author="Shy Alon" w:date="2017-07-21T16:25:00Z">
        <w:r w:rsidRPr="009817B2" w:rsidDel="006642DB">
          <w:rPr>
            <w:b w:val="0"/>
            <w:bCs w:val="0"/>
          </w:rPr>
          <w:delText xml:space="preserve">Figure </w:delText>
        </w:r>
        <w:r w:rsidR="009A312C" w:rsidRPr="009817B2" w:rsidDel="006642DB">
          <w:rPr>
            <w:b w:val="0"/>
            <w:bCs w:val="0"/>
          </w:rPr>
          <w:fldChar w:fldCharType="begin"/>
        </w:r>
        <w:r w:rsidRPr="009817B2" w:rsidDel="006642DB">
          <w:rPr>
            <w:b w:val="0"/>
            <w:bCs w:val="0"/>
          </w:rPr>
          <w:delInstrText xml:space="preserve"> SEQ Figure \* ARABIC </w:delInstrText>
        </w:r>
        <w:r w:rsidR="009A312C" w:rsidRPr="009817B2" w:rsidDel="006642DB">
          <w:rPr>
            <w:b w:val="0"/>
            <w:bCs w:val="0"/>
          </w:rPr>
          <w:fldChar w:fldCharType="separate"/>
        </w:r>
      </w:del>
      <w:del w:id="3991" w:author="Shy Alon" w:date="2017-07-05T22:58:00Z">
        <w:r w:rsidR="00A9699E" w:rsidDel="00C91D56">
          <w:rPr>
            <w:b w:val="0"/>
            <w:bCs w:val="0"/>
            <w:noProof/>
          </w:rPr>
          <w:delText>12</w:delText>
        </w:r>
      </w:del>
      <w:del w:id="3992" w:author="Shy Alon" w:date="2017-07-21T16:25:00Z">
        <w:r w:rsidR="009A312C" w:rsidRPr="009817B2" w:rsidDel="006642DB">
          <w:rPr>
            <w:b w:val="0"/>
            <w:bCs w:val="0"/>
          </w:rPr>
          <w:fldChar w:fldCharType="end"/>
        </w:r>
        <w:bookmarkEnd w:id="3988"/>
        <w:r w:rsidRPr="009817B2" w:rsidDel="006642DB">
          <w:rPr>
            <w:b w:val="0"/>
            <w:bCs w:val="0"/>
          </w:rPr>
          <w:delText>:</w:delText>
        </w:r>
        <w:r w:rsidRPr="00826098" w:rsidDel="006642DB">
          <w:delText xml:space="preserve"> A schematic representation of the PV solar cells TiO</w:delText>
        </w:r>
        <w:r w:rsidRPr="00340A53" w:rsidDel="006642DB">
          <w:rPr>
            <w:vertAlign w:val="subscript"/>
          </w:rPr>
          <w:delText>2</w:delText>
        </w:r>
        <w:r w:rsidRPr="00826098" w:rsidDel="006642DB">
          <w:delText>|Co</w:delText>
        </w:r>
        <w:r w:rsidRPr="00FC34C5" w:rsidDel="006642DB">
          <w:rPr>
            <w:vertAlign w:val="subscript"/>
          </w:rPr>
          <w:delText>3</w:delText>
        </w:r>
        <w:r w:rsidRPr="00826098" w:rsidDel="006642DB">
          <w:delText>O</w:delText>
        </w:r>
        <w:r w:rsidRPr="00340A53" w:rsidDel="006642DB">
          <w:rPr>
            <w:vertAlign w:val="subscript"/>
          </w:rPr>
          <w:delText>4</w:delText>
        </w:r>
        <w:r w:rsidRPr="00826098" w:rsidDel="006642DB">
          <w:delText xml:space="preserve"> library</w:delText>
        </w:r>
        <w:bookmarkEnd w:id="3989"/>
        <w:r w:rsidRPr="00826098" w:rsidDel="006642DB">
          <w:delText xml:space="preserve"> </w:delText>
        </w:r>
      </w:del>
    </w:p>
    <w:p w14:paraId="04CAAD7E" w14:textId="52460BCB" w:rsidR="00AE01E9" w:rsidRPr="00AE01E9" w:rsidDel="006642DB" w:rsidRDefault="00AE01E9" w:rsidP="006642DB">
      <w:pPr>
        <w:pStyle w:val="Heading1"/>
        <w:rPr>
          <w:del w:id="3993" w:author="Shy Alon" w:date="2017-07-21T16:25:00Z"/>
        </w:rPr>
        <w:pPrChange w:id="3994" w:author="Shy Alon" w:date="2017-07-21T16:25:00Z">
          <w:pPr/>
        </w:pPrChange>
      </w:pPr>
    </w:p>
    <w:p w14:paraId="6E6E66AE" w14:textId="39A3E253" w:rsidR="00802AFE" w:rsidDel="006642DB" w:rsidRDefault="00802AFE" w:rsidP="006642DB">
      <w:pPr>
        <w:pStyle w:val="Heading1"/>
        <w:rPr>
          <w:del w:id="3995" w:author="Shy Alon" w:date="2017-07-21T16:25:00Z"/>
          <w:rFonts w:ascii="Times New Roman" w:eastAsia="Calibri" w:hAnsi="Times New Roman" w:cs="Arial"/>
        </w:rPr>
        <w:pPrChange w:id="3996" w:author="Shy Alon" w:date="2017-07-21T16:25:00Z">
          <w:pPr/>
        </w:pPrChange>
      </w:pPr>
      <w:del w:id="3997" w:author="Shy Alon" w:date="2017-07-21T16:25:00Z">
        <w:r w:rsidRPr="00757CBC" w:rsidDel="006642DB">
          <w:rPr>
            <w:rFonts w:ascii="Times New Roman" w:eastAsia="Calibri" w:hAnsi="Times New Roman" w:cs="Arial"/>
          </w:rPr>
          <w:delText>The RANSC</w:delText>
        </w:r>
        <w:r w:rsidDel="006642DB">
          <w:rPr>
            <w:rFonts w:ascii="Times New Roman" w:eastAsia="Calibri" w:hAnsi="Times New Roman" w:cs="Arial" w:hint="cs"/>
            <w:rtl/>
          </w:rPr>
          <w:delText xml:space="preserve"> </w:delText>
        </w:r>
        <w:r w:rsidDel="006642DB">
          <w:rPr>
            <w:rFonts w:ascii="Times New Roman" w:eastAsia="Calibri" w:hAnsi="Times New Roman" w:cs="Arial"/>
          </w:rPr>
          <w:delText>algorithm</w:delText>
        </w:r>
        <w:r w:rsidRPr="00757CBC" w:rsidDel="006642DB">
          <w:rPr>
            <w:rFonts w:ascii="Times New Roman" w:eastAsia="Calibri" w:hAnsi="Times New Roman" w:cs="Arial"/>
          </w:rPr>
          <w:delText xml:space="preserve"> was applied </w:delText>
        </w:r>
        <w:r w:rsidDel="006642DB">
          <w:rPr>
            <w:rFonts w:ascii="Times New Roman" w:eastAsia="Calibri" w:hAnsi="Times New Roman" w:cs="Arial"/>
          </w:rPr>
          <w:delText>to</w:delText>
        </w:r>
        <w:r w:rsidRPr="00757CBC" w:rsidDel="006642DB">
          <w:rPr>
            <w:rFonts w:ascii="Times New Roman" w:eastAsia="Calibri" w:hAnsi="Times New Roman" w:cs="Arial"/>
          </w:rPr>
          <w:delText xml:space="preserve"> the three data</w:delText>
        </w:r>
        <w:r w:rsidDel="006642DB">
          <w:rPr>
            <w:rFonts w:ascii="Times New Roman" w:eastAsia="Calibri" w:hAnsi="Times New Roman" w:cs="Arial"/>
          </w:rPr>
          <w:delText>sets described above</w:delText>
        </w:r>
        <w:r w:rsidRPr="00757CBC" w:rsidDel="006642DB">
          <w:rPr>
            <w:rFonts w:ascii="Times New Roman" w:eastAsia="Calibri" w:hAnsi="Times New Roman" w:cs="Arial"/>
          </w:rPr>
          <w:delText>.  For each</w:delText>
        </w:r>
        <w:r w:rsidDel="006642DB">
          <w:rPr>
            <w:rFonts w:ascii="Times New Roman" w:eastAsia="Calibri" w:hAnsi="Times New Roman" w:cs="Arial"/>
          </w:rPr>
          <w:delText xml:space="preserve"> dataset</w:delText>
        </w:r>
        <w:r w:rsidRPr="00757CBC" w:rsidDel="006642DB">
          <w:rPr>
            <w:rFonts w:ascii="Times New Roman" w:eastAsia="Calibri" w:hAnsi="Times New Roman" w:cs="Arial"/>
          </w:rPr>
          <w:delText xml:space="preserve"> three models were </w:delText>
        </w:r>
        <w:r w:rsidDel="006642DB">
          <w:rPr>
            <w:rFonts w:ascii="Times New Roman" w:eastAsia="Calibri" w:hAnsi="Times New Roman" w:cs="Arial"/>
          </w:rPr>
          <w:delText>derived</w:delText>
        </w:r>
        <w:r w:rsidRPr="00714C41" w:rsidDel="006642DB">
          <w:rPr>
            <w:rFonts w:ascii="Times New Roman" w:eastAsia="Calibri" w:hAnsi="Times New Roman" w:cs="Arial"/>
          </w:rPr>
          <w:delText xml:space="preserve"> to describe their Photo</w:delText>
        </w:r>
        <w:r w:rsidDel="006642DB">
          <w:rPr>
            <w:rFonts w:ascii="Times New Roman" w:eastAsia="Calibri" w:hAnsi="Times New Roman" w:cs="Arial"/>
          </w:rPr>
          <w:delText>v</w:delText>
        </w:r>
        <w:r w:rsidRPr="00714C41" w:rsidDel="006642DB">
          <w:rPr>
            <w:rFonts w:ascii="Times New Roman" w:eastAsia="Calibri" w:hAnsi="Times New Roman" w:cs="Arial"/>
          </w:rPr>
          <w:delText>oltaic</w:delText>
        </w:r>
        <w:r w:rsidDel="006642DB">
          <w:rPr>
            <w:rFonts w:ascii="Times New Roman" w:eastAsia="Calibri" w:hAnsi="Times New Roman" w:cs="Arial"/>
          </w:rPr>
          <w:delText xml:space="preserve"> (PV)</w:delText>
        </w:r>
        <w:r w:rsidRPr="00714C41" w:rsidDel="006642DB">
          <w:rPr>
            <w:rFonts w:ascii="Times New Roman" w:eastAsia="Calibri" w:hAnsi="Times New Roman" w:cs="Arial"/>
          </w:rPr>
          <w:delText xml:space="preserve"> </w:delText>
        </w:r>
        <w:r w:rsidDel="006642DB">
          <w:rPr>
            <w:rFonts w:ascii="Times New Roman" w:eastAsia="Calibri" w:hAnsi="Times New Roman" w:cs="Arial"/>
          </w:rPr>
          <w:delText>properties</w:delText>
        </w:r>
        <w:r w:rsidRPr="00714C41" w:rsidDel="006642DB">
          <w:rPr>
            <w:rFonts w:ascii="Times New Roman" w:eastAsia="Calibri" w:hAnsi="Times New Roman" w:cs="Arial"/>
          </w:rPr>
          <w:delText xml:space="preserve"> (</w:delText>
        </w:r>
        <w:r w:rsidRPr="00714C41" w:rsidDel="006642DB">
          <w:rPr>
            <w:rFonts w:ascii="Times New Roman" w:eastAsia="Calibri" w:hAnsi="Times New Roman" w:cs="Arial"/>
            <w:i/>
            <w:iCs/>
          </w:rPr>
          <w:delText>J</w:delText>
        </w:r>
        <w:r w:rsidRPr="00714C41" w:rsidDel="006642DB">
          <w:rPr>
            <w:rFonts w:ascii="Times New Roman" w:eastAsia="Calibri" w:hAnsi="Times New Roman" w:cs="Arial"/>
            <w:i/>
            <w:iCs/>
            <w:vertAlign w:val="subscript"/>
          </w:rPr>
          <w:delText>SC</w:delText>
        </w:r>
        <w:r w:rsidRPr="00714C41" w:rsidDel="006642DB">
          <w:rPr>
            <w:rFonts w:ascii="Times New Roman" w:eastAsia="Calibri" w:hAnsi="Times New Roman" w:cs="Arial"/>
            <w:i/>
            <w:iCs/>
          </w:rPr>
          <w:delText>, V</w:delText>
        </w:r>
        <w:r w:rsidRPr="00714C41" w:rsidDel="006642DB">
          <w:rPr>
            <w:rFonts w:ascii="Times New Roman" w:eastAsia="Calibri" w:hAnsi="Times New Roman" w:cs="Arial"/>
            <w:i/>
            <w:iCs/>
            <w:vertAlign w:val="subscript"/>
          </w:rPr>
          <w:delText>OC</w:delText>
        </w:r>
        <w:r w:rsidRPr="00714C41" w:rsidDel="006642DB">
          <w:rPr>
            <w:rFonts w:ascii="Times New Roman" w:eastAsia="Calibri" w:hAnsi="Times New Roman" w:cs="Arial"/>
          </w:rPr>
          <w:delText xml:space="preserve"> and </w:delText>
        </w:r>
        <w:r w:rsidRPr="00714C41" w:rsidDel="006642DB">
          <w:rPr>
            <w:rFonts w:ascii="Times New Roman" w:eastAsia="Calibri" w:hAnsi="Times New Roman" w:cs="Arial"/>
            <w:i/>
            <w:iCs/>
          </w:rPr>
          <w:delText>IQE</w:delText>
        </w:r>
        <w:r w:rsidRPr="00714C41" w:rsidDel="006642DB">
          <w:rPr>
            <w:rFonts w:ascii="Times New Roman" w:eastAsia="Calibri" w:hAnsi="Times New Roman" w:cs="Arial"/>
          </w:rPr>
          <w:delText xml:space="preserve">). </w:delText>
        </w:r>
        <w:r w:rsidRPr="00757CBC" w:rsidDel="006642DB">
          <w:rPr>
            <w:rFonts w:ascii="Times New Roman" w:eastAsia="Calibri" w:hAnsi="Times New Roman" w:cs="Arial"/>
          </w:rPr>
          <w:delText xml:space="preserve">Table </w:delText>
        </w:r>
        <w:r w:rsidR="00E644EC" w:rsidDel="006642DB">
          <w:rPr>
            <w:rFonts w:ascii="Times New Roman" w:eastAsia="Calibri" w:hAnsi="Times New Roman" w:cs="Arial"/>
          </w:rPr>
          <w:delText>4</w:delText>
        </w:r>
        <w:r w:rsidRPr="00757CBC" w:rsidDel="006642DB">
          <w:rPr>
            <w:rFonts w:ascii="Times New Roman" w:eastAsia="Calibri" w:hAnsi="Times New Roman" w:cs="Arial"/>
          </w:rPr>
          <w:delText xml:space="preserve"> </w:delText>
        </w:r>
        <w:r w:rsidDel="006642DB">
          <w:rPr>
            <w:rFonts w:ascii="Times New Roman" w:eastAsia="Calibri" w:hAnsi="Times New Roman" w:cs="Arial"/>
          </w:rPr>
          <w:delText>presents the number of training set and test set sa</w:delText>
        </w:r>
        <w:r w:rsidR="00185BBB" w:rsidDel="006642DB">
          <w:rPr>
            <w:rFonts w:ascii="Times New Roman" w:eastAsia="Calibri" w:hAnsi="Times New Roman" w:cs="Arial"/>
          </w:rPr>
          <w:delText>mples found to reside within a distance of one standard deviation of the train subsample from the derived</w:delText>
        </w:r>
        <w:r w:rsidDel="006642DB">
          <w:rPr>
            <w:rFonts w:ascii="Times New Roman" w:eastAsia="Calibri" w:hAnsi="Times New Roman" w:cs="Arial"/>
          </w:rPr>
          <w:delText xml:space="preserve"> model (i.e., model-compatible samples).</w:delText>
        </w:r>
        <w:r w:rsidDel="006642DB">
          <w:rPr>
            <w:rFonts w:ascii="Times New Roman" w:eastAsia="Times New Roman" w:hAnsi="Times New Roman" w:cs="Arial"/>
          </w:rPr>
          <w:delText xml:space="preserve"> Model-incompatible samples </w:delText>
        </w:r>
        <w:r w:rsidDel="006642DB">
          <w:rPr>
            <w:rFonts w:ascii="Times New Roman" w:eastAsia="Calibri" w:hAnsi="Times New Roman" w:cs="Arial"/>
          </w:rPr>
          <w:delText xml:space="preserve">in the training and test sets are referred to as </w:delText>
        </w:r>
        <w:r w:rsidRPr="00714C41" w:rsidDel="006642DB">
          <w:rPr>
            <w:rFonts w:ascii="Times New Roman" w:eastAsia="Calibri" w:hAnsi="Times New Roman" w:cs="Arial"/>
          </w:rPr>
          <w:delText>outliers</w:delText>
        </w:r>
        <w:r w:rsidRPr="00757CBC" w:rsidDel="006642DB">
          <w:rPr>
            <w:rFonts w:ascii="Times New Roman" w:eastAsia="Calibri" w:hAnsi="Times New Roman" w:cs="Arial"/>
          </w:rPr>
          <w:delText xml:space="preserve"> </w:delText>
        </w:r>
        <w:r w:rsidDel="006642DB">
          <w:rPr>
            <w:rFonts w:ascii="Times New Roman" w:eastAsia="Calibri" w:hAnsi="Times New Roman" w:cs="Arial"/>
          </w:rPr>
          <w:delText>and outside of the model’s AD, respectively</w:delText>
        </w:r>
        <w:r w:rsidRPr="00757CBC" w:rsidDel="006642DB">
          <w:rPr>
            <w:rFonts w:ascii="Times New Roman" w:eastAsia="Calibri" w:hAnsi="Times New Roman" w:cs="Arial"/>
          </w:rPr>
          <w:delText xml:space="preserve">. As </w:delText>
        </w:r>
        <w:r w:rsidDel="006642DB">
          <w:rPr>
            <w:rFonts w:ascii="Times New Roman" w:eastAsia="Calibri" w:hAnsi="Times New Roman" w:cs="Arial"/>
          </w:rPr>
          <w:delText xml:space="preserve">can </w:delText>
        </w:r>
        <w:r w:rsidRPr="00757CBC" w:rsidDel="006642DB">
          <w:rPr>
            <w:rFonts w:ascii="Times New Roman" w:eastAsia="Calibri" w:hAnsi="Times New Roman" w:cs="Arial"/>
          </w:rPr>
          <w:delText xml:space="preserve">clearly </w:delText>
        </w:r>
        <w:r w:rsidDel="006642DB">
          <w:rPr>
            <w:rFonts w:ascii="Times New Roman" w:eastAsia="Calibri" w:hAnsi="Times New Roman" w:cs="Arial"/>
          </w:rPr>
          <w:delText xml:space="preserve">be </w:delText>
        </w:r>
        <w:r w:rsidRPr="00757CBC" w:rsidDel="006642DB">
          <w:rPr>
            <w:rFonts w:ascii="Times New Roman" w:eastAsia="Calibri" w:hAnsi="Times New Roman" w:cs="Arial"/>
          </w:rPr>
          <w:delText>seen, the vast majority (</w:delText>
        </w:r>
        <w:r w:rsidRPr="00757CBC" w:rsidDel="006642DB">
          <w:rPr>
            <w:rFonts w:ascii="Arial" w:eastAsia="Calibri" w:hAnsi="Arial" w:cs="Arial"/>
          </w:rPr>
          <w:delText>≥</w:delText>
        </w:r>
        <w:r w:rsidRPr="00757CBC" w:rsidDel="006642DB">
          <w:rPr>
            <w:rFonts w:ascii="Times New Roman" w:eastAsia="Calibri" w:hAnsi="Times New Roman" w:cs="Arial"/>
          </w:rPr>
          <w:delText xml:space="preserve"> </w:delText>
        </w:r>
        <w:r w:rsidDel="006642DB">
          <w:rPr>
            <w:rFonts w:ascii="Times New Roman" w:eastAsia="Calibri" w:hAnsi="Times New Roman" w:cs="Arial"/>
          </w:rPr>
          <w:delText>8</w:delText>
        </w:r>
        <w:r w:rsidRPr="00714C41" w:rsidDel="006642DB">
          <w:rPr>
            <w:rFonts w:ascii="Times New Roman" w:eastAsia="Calibri" w:hAnsi="Times New Roman" w:cs="Arial"/>
          </w:rPr>
          <w:delText>5</w:delText>
        </w:r>
        <w:r w:rsidRPr="00757CBC" w:rsidDel="006642DB">
          <w:rPr>
            <w:rFonts w:ascii="Times New Roman" w:eastAsia="Calibri" w:hAnsi="Times New Roman" w:cs="Arial"/>
          </w:rPr>
          <w:delText xml:space="preserve">%) of the samples are included </w:delText>
        </w:r>
        <w:r w:rsidDel="006642DB">
          <w:rPr>
            <w:rFonts w:ascii="Times New Roman" w:eastAsia="Calibri" w:hAnsi="Times New Roman" w:cs="Arial"/>
          </w:rPr>
          <w:delText>within the strip for</w:delText>
        </w:r>
        <w:r w:rsidRPr="00757CBC" w:rsidDel="006642DB">
          <w:rPr>
            <w:rFonts w:ascii="Times New Roman" w:eastAsia="Calibri" w:hAnsi="Times New Roman" w:cs="Arial"/>
          </w:rPr>
          <w:delText xml:space="preserve"> both the training and test sets</w:delText>
        </w:r>
        <w:r w:rsidDel="006642DB">
          <w:rPr>
            <w:rFonts w:ascii="Times New Roman" w:eastAsia="Calibri" w:hAnsi="Times New Roman" w:cs="Arial"/>
          </w:rPr>
          <w:delText xml:space="preserve">. This suggests that (i) Predictive models could likely be derived for this dataset and (ii) The model described by the strip forming curve approximates most of the training set and test set samples to within one standard deviation (the pre-defined strip width; see Methods section) from their experimental values. </w:delText>
        </w:r>
        <w:r w:rsidRPr="00757CBC" w:rsidDel="006642DB">
          <w:rPr>
            <w:rFonts w:ascii="Times New Roman" w:eastAsia="Calibri" w:hAnsi="Times New Roman" w:cs="Arial"/>
          </w:rPr>
          <w:delText xml:space="preserve"> </w:delText>
        </w:r>
        <w:r w:rsidDel="006642DB">
          <w:rPr>
            <w:rFonts w:ascii="Times New Roman" w:eastAsia="Calibri" w:hAnsi="Times New Roman" w:cs="Arial"/>
          </w:rPr>
          <w:delText xml:space="preserve">One could therefore propose that the majority of future samples will be similarly predicted. </w:delText>
        </w:r>
        <w:r w:rsidRPr="00B96174" w:rsidDel="006642DB">
          <w:rPr>
            <w:rFonts w:ascii="Times New Roman" w:eastAsia="Calibri" w:hAnsi="Times New Roman" w:cs="Arial"/>
          </w:rPr>
          <w:delText xml:space="preserve">However, in two </w:delText>
        </w:r>
        <w:r w:rsidDel="006642DB">
          <w:rPr>
            <w:rFonts w:ascii="Times New Roman" w:eastAsia="Calibri" w:hAnsi="Times New Roman" w:cs="Arial"/>
          </w:rPr>
          <w:delText>cases</w:delText>
        </w:r>
        <w:r w:rsidRPr="00B96174" w:rsidDel="006642DB">
          <w:rPr>
            <w:rFonts w:ascii="Times New Roman" w:eastAsia="Calibri" w:hAnsi="Times New Roman" w:cs="Arial"/>
          </w:rPr>
          <w:delText xml:space="preserve"> the </w:delText>
        </w:r>
        <w:r w:rsidDel="006642DB">
          <w:rPr>
            <w:rFonts w:ascii="Times New Roman" w:eastAsia="Calibri" w:hAnsi="Times New Roman" w:cs="Arial"/>
          </w:rPr>
          <w:delText>number</w:delText>
        </w:r>
        <w:r w:rsidRPr="00B96174" w:rsidDel="006642DB">
          <w:rPr>
            <w:rFonts w:ascii="Times New Roman" w:eastAsia="Calibri" w:hAnsi="Times New Roman" w:cs="Arial"/>
          </w:rPr>
          <w:delText xml:space="preserve"> of </w:delText>
        </w:r>
        <w:r w:rsidDel="006642DB">
          <w:rPr>
            <w:rFonts w:ascii="Times New Roman" w:eastAsia="Calibri" w:hAnsi="Times New Roman" w:cs="Arial"/>
          </w:rPr>
          <w:delText>a</w:delText>
        </w:r>
        <w:r w:rsidRPr="00B96174" w:rsidDel="006642DB">
          <w:rPr>
            <w:rFonts w:ascii="Times New Roman" w:eastAsia="Calibri" w:hAnsi="Times New Roman" w:cs="Arial"/>
          </w:rPr>
          <w:delText xml:space="preserve">cceptable cells </w:delText>
        </w:r>
        <w:r w:rsidDel="006642DB">
          <w:rPr>
            <w:rFonts w:ascii="Times New Roman" w:eastAsia="Calibri" w:hAnsi="Times New Roman" w:cs="Arial"/>
          </w:rPr>
          <w:delText>was</w:delText>
        </w:r>
        <w:r w:rsidRPr="00B96174" w:rsidDel="006642DB">
          <w:rPr>
            <w:rFonts w:ascii="Times New Roman" w:eastAsia="Calibri" w:hAnsi="Times New Roman" w:cs="Arial"/>
          </w:rPr>
          <w:delText xml:space="preserve"> </w:delText>
        </w:r>
        <w:r w:rsidDel="006642DB">
          <w:rPr>
            <w:rFonts w:ascii="Times New Roman" w:eastAsia="Calibri" w:hAnsi="Times New Roman" w:cs="Arial"/>
          </w:rPr>
          <w:delText>below the</w:delText>
        </w:r>
        <w:r w:rsidRPr="00B96174" w:rsidDel="006642DB">
          <w:rPr>
            <w:rFonts w:ascii="Times New Roman" w:eastAsia="Calibri" w:hAnsi="Times New Roman" w:cs="Arial"/>
          </w:rPr>
          <w:delText xml:space="preserve"> 85%</w:delText>
        </w:r>
        <w:r w:rsidDel="006642DB">
          <w:rPr>
            <w:rFonts w:ascii="Times New Roman" w:eastAsia="Calibri" w:hAnsi="Times New Roman" w:cs="Arial"/>
          </w:rPr>
          <w:delText xml:space="preserve"> threshold (t</w:delText>
        </w:r>
        <w:r w:rsidRPr="00B96174" w:rsidDel="006642DB">
          <w:rPr>
            <w:rFonts w:ascii="Times New Roman" w:eastAsia="Calibri" w:hAnsi="Times New Roman" w:cs="Arial"/>
          </w:rPr>
          <w:delText xml:space="preserve">he </w:delText>
        </w:r>
        <w:r w:rsidRPr="00B96174" w:rsidDel="006642DB">
          <w:rPr>
            <w:rFonts w:ascii="Times New Roman" w:eastAsia="Calibri" w:hAnsi="Times New Roman" w:cs="Arial"/>
            <w:i/>
            <w:iCs/>
          </w:rPr>
          <w:delText>V</w:delText>
        </w:r>
        <w:r w:rsidRPr="00B96174" w:rsidDel="006642DB">
          <w:rPr>
            <w:rFonts w:ascii="Times New Roman" w:eastAsia="Calibri" w:hAnsi="Times New Roman" w:cs="Arial"/>
            <w:i/>
            <w:iCs/>
            <w:vertAlign w:val="subscript"/>
          </w:rPr>
          <w:delText>OC</w:delText>
        </w:r>
        <w:r w:rsidRPr="00B96174" w:rsidDel="006642DB">
          <w:rPr>
            <w:rFonts w:ascii="Times New Roman" w:eastAsia="Calibri" w:hAnsi="Times New Roman" w:cs="Arial"/>
          </w:rPr>
          <w:delText xml:space="preserve"> </w:delText>
        </w:r>
        <w:r w:rsidDel="006642DB">
          <w:rPr>
            <w:rFonts w:ascii="Times New Roman" w:eastAsia="Calibri" w:hAnsi="Times New Roman" w:cs="Arial"/>
          </w:rPr>
          <w:delText xml:space="preserve">models </w:delText>
        </w:r>
        <w:r w:rsidRPr="00B96174" w:rsidDel="006642DB">
          <w:rPr>
            <w:rFonts w:ascii="Times New Roman" w:eastAsia="Calibri" w:hAnsi="Times New Roman" w:cs="Arial"/>
          </w:rPr>
          <w:delText xml:space="preserve">for the </w:delText>
        </w:r>
        <m:oMath>
          <m:r>
            <m:rPr>
              <m:sty m:val="bi"/>
            </m:rPr>
            <w:rPr>
              <w:rFonts w:ascii="Cambria Math" w:eastAsia="Calibri" w:hAnsi="Cambria Math" w:cs="Arial"/>
            </w:rPr>
            <m:t>Ti</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2</m:t>
              </m:r>
            </m:sub>
          </m:sSub>
          <m:d>
            <m:dPr>
              <m:begChr m:val="|"/>
              <m:endChr m:val="|"/>
              <m:ctrlPr>
                <w:rPr>
                  <w:rFonts w:ascii="Cambria Math" w:eastAsia="Calibri" w:hAnsi="Cambria Math" w:cs="Arial"/>
                </w:rPr>
              </m:ctrlPr>
            </m:dPr>
            <m:e>
              <m:r>
                <m:rPr>
                  <m:sty m:val="bi"/>
                </m:rPr>
                <w:rPr>
                  <w:rFonts w:ascii="Cambria Math" w:eastAsia="Calibri" w:hAnsi="Cambria Math" w:cs="Arial"/>
                </w:rPr>
                <m:t>C</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4</m:t>
                  </m:r>
                </m:sub>
              </m:sSub>
            </m:e>
          </m:d>
          <m:r>
            <m:rPr>
              <m:sty m:val="bi"/>
            </m:rPr>
            <w:rPr>
              <w:rFonts w:ascii="Cambria Math" w:eastAsia="Calibri" w:hAnsi="Cambria Math" w:cs="Arial"/>
            </w:rPr>
            <m:t>Mo</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oMath>
        <w:r w:rsidRPr="00B96174" w:rsidDel="006642DB">
          <w:rPr>
            <w:rFonts w:ascii="Times New Roman" w:eastAsia="Calibri" w:hAnsi="Times New Roman" w:cs="Arial"/>
          </w:rPr>
          <w:delText xml:space="preserve"> </w:delText>
        </w:r>
        <w:r w:rsidDel="006642DB">
          <w:rPr>
            <w:rFonts w:ascii="Times New Roman" w:eastAsia="Calibri" w:hAnsi="Times New Roman" w:cs="Arial"/>
          </w:rPr>
          <w:delText xml:space="preserve">library with 83% and 73% of acceptable cells for the </w:delText>
        </w:r>
        <w:r w:rsidRPr="00B96174" w:rsidDel="006642DB">
          <w:rPr>
            <w:rFonts w:ascii="Times New Roman" w:eastAsia="Calibri" w:hAnsi="Times New Roman" w:cs="Arial"/>
          </w:rPr>
          <w:delText xml:space="preserve">training and test </w:delText>
        </w:r>
        <w:r w:rsidDel="006642DB">
          <w:rPr>
            <w:rFonts w:ascii="Times New Roman" w:eastAsia="Calibri" w:hAnsi="Times New Roman" w:cs="Arial"/>
          </w:rPr>
          <w:delText xml:space="preserve">sets, </w:delText>
        </w:r>
        <w:r w:rsidRPr="00B96174" w:rsidDel="006642DB">
          <w:rPr>
            <w:rFonts w:ascii="Times New Roman" w:eastAsia="Calibri" w:hAnsi="Times New Roman" w:cs="Arial"/>
          </w:rPr>
          <w:delText>respectively</w:delText>
        </w:r>
        <w:r w:rsidDel="006642DB">
          <w:rPr>
            <w:rFonts w:ascii="Times New Roman" w:eastAsia="Calibri" w:hAnsi="Times New Roman" w:cs="Arial"/>
          </w:rPr>
          <w:delText xml:space="preserve">), indicating higher variance for this property in this dataset in comparison with the other datasets. This may potentially lead to poor model performance (see below). Indeed the performances of the </w:delText>
        </w:r>
        <w:r w:rsidRPr="00E3100D" w:rsidDel="006642DB">
          <w:rPr>
            <w:rFonts w:ascii="Times New Roman" w:eastAsia="Calibri" w:hAnsi="Times New Roman" w:cs="Arial"/>
            <w:i/>
            <w:iCs/>
          </w:rPr>
          <w:delText>V</w:delText>
        </w:r>
        <w:r w:rsidRPr="00E3100D" w:rsidDel="006642DB">
          <w:rPr>
            <w:rFonts w:ascii="Times New Roman" w:eastAsia="Calibri" w:hAnsi="Times New Roman" w:cs="Arial"/>
            <w:i/>
            <w:iCs/>
            <w:vertAlign w:val="subscript"/>
          </w:rPr>
          <w:delText>OC</w:delText>
        </w:r>
        <w:r w:rsidDel="006642DB">
          <w:rPr>
            <w:rFonts w:ascii="Times New Roman" w:eastAsia="Calibri" w:hAnsi="Times New Roman" w:cs="Arial"/>
          </w:rPr>
          <w:delText xml:space="preserve"> model from the </w:delText>
        </w:r>
        <m:oMath>
          <m:r>
            <m:rPr>
              <m:sty m:val="bi"/>
            </m:rPr>
            <w:rPr>
              <w:rFonts w:ascii="Cambria Math" w:eastAsia="Calibri" w:hAnsi="Cambria Math" w:cs="Arial"/>
            </w:rPr>
            <m:t>Ti</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2</m:t>
              </m:r>
            </m:sub>
          </m:sSub>
          <m:d>
            <m:dPr>
              <m:begChr m:val="|"/>
              <m:endChr m:val="|"/>
              <m:ctrlPr>
                <w:rPr>
                  <w:rFonts w:ascii="Cambria Math" w:eastAsia="Calibri" w:hAnsi="Cambria Math" w:cs="Arial"/>
                </w:rPr>
              </m:ctrlPr>
            </m:dPr>
            <m:e>
              <m:r>
                <m:rPr>
                  <m:sty m:val="bi"/>
                </m:rPr>
                <w:rPr>
                  <w:rFonts w:ascii="Cambria Math" w:eastAsia="Calibri" w:hAnsi="Cambria Math" w:cs="Arial"/>
                </w:rPr>
                <m:t>C</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4</m:t>
                  </m:r>
                </m:sub>
              </m:sSub>
            </m:e>
          </m:d>
          <m:r>
            <m:rPr>
              <m:sty m:val="bi"/>
            </m:rPr>
            <w:rPr>
              <w:rFonts w:ascii="Cambria Math" w:eastAsia="Calibri" w:hAnsi="Cambria Math" w:cs="Arial"/>
            </w:rPr>
            <m:t>Mo</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oMath>
        <w:r w:rsidDel="006642DB">
          <w:rPr>
            <w:rFonts w:ascii="Times New Roman" w:eastAsia="Calibri" w:hAnsi="Times New Roman" w:cs="Arial"/>
          </w:rPr>
          <w:delText xml:space="preserve"> library are exceptionally poor in accord with the insufficient number of model-compatible samples (Table </w:delText>
        </w:r>
        <w:r w:rsidR="00E644EC" w:rsidDel="006642DB">
          <w:rPr>
            <w:rFonts w:ascii="Times New Roman" w:eastAsia="Calibri" w:hAnsi="Times New Roman" w:cs="Arial"/>
          </w:rPr>
          <w:delText>4</w:delText>
        </w:r>
        <w:r w:rsidDel="006642DB">
          <w:rPr>
            <w:rFonts w:ascii="Times New Roman" w:eastAsia="Calibri" w:hAnsi="Times New Roman" w:cs="Arial"/>
          </w:rPr>
          <w:delText xml:space="preserve">). This model was therefore excluded from the analysis reported below. </w:delText>
        </w:r>
      </w:del>
    </w:p>
    <w:p w14:paraId="1C6622FB" w14:textId="5F2E523B" w:rsidR="00802AFE" w:rsidDel="006642DB" w:rsidRDefault="00802AFE" w:rsidP="006642DB">
      <w:pPr>
        <w:pStyle w:val="Heading1"/>
        <w:rPr>
          <w:del w:id="3998" w:author="Shy Alon" w:date="2017-07-21T16:25:00Z"/>
          <w:rFonts w:ascii="Times New Roman" w:eastAsia="Calibri" w:hAnsi="Times New Roman" w:cs="Arial"/>
        </w:rPr>
        <w:pPrChange w:id="3999" w:author="Shy Alon" w:date="2017-07-21T16:25:00Z">
          <w:pPr>
            <w:tabs>
              <w:tab w:val="left" w:pos="6060"/>
            </w:tabs>
          </w:pPr>
        </w:pPrChange>
      </w:pPr>
      <w:del w:id="4000" w:author="Shy Alon" w:date="2017-07-21T16:25:00Z">
        <w:r w:rsidDel="006642DB">
          <w:rPr>
            <w:rFonts w:ascii="Times New Roman" w:eastAsia="Calibri" w:hAnsi="Times New Roman" w:cs="Arial"/>
          </w:rPr>
          <w:tab/>
        </w:r>
      </w:del>
    </w:p>
    <w:p w14:paraId="1558B29B" w14:textId="7B1F8C98" w:rsidR="00802AFE" w:rsidDel="006642DB" w:rsidRDefault="00802AFE" w:rsidP="006642DB">
      <w:pPr>
        <w:pStyle w:val="Heading1"/>
        <w:rPr>
          <w:del w:id="4001" w:author="Shy Alon" w:date="2017-07-21T16:25:00Z"/>
          <w:rFonts w:ascii="Times New Roman" w:eastAsia="Calibri" w:hAnsi="Times New Roman" w:cs="Arial"/>
          <w:color w:val="000000"/>
          <w:szCs w:val="20"/>
        </w:rPr>
        <w:pPrChange w:id="4002" w:author="Shy Alon" w:date="2017-07-21T16:25:00Z">
          <w:pPr/>
        </w:pPrChange>
      </w:pPr>
      <w:del w:id="4003" w:author="Shy Alon" w:date="2017-07-21T16:25:00Z">
        <w:r w:rsidDel="006642DB">
          <w:rPr>
            <w:rFonts w:ascii="Times New Roman" w:eastAsia="Calibri" w:hAnsi="Times New Roman" w:cs="Arial"/>
          </w:rPr>
          <w:delText xml:space="preserve">The RANSAC algorithm led to models with good statistical parameters (Table </w:delText>
        </w:r>
        <w:r w:rsidR="00E644EC" w:rsidDel="006642DB">
          <w:rPr>
            <w:rFonts w:ascii="Times New Roman" w:eastAsia="Calibri" w:hAnsi="Times New Roman" w:cs="Arial"/>
          </w:rPr>
          <w:delText>5</w:delText>
        </w:r>
        <w:r w:rsidDel="006642DB">
          <w:rPr>
            <w:rFonts w:ascii="Times New Roman" w:eastAsia="Calibri" w:hAnsi="Times New Roman" w:cs="Arial"/>
          </w:rPr>
          <w:delText xml:space="preserve">) for training set samples for </w:delText>
        </w:r>
        <w:r w:rsidRPr="00714C41" w:rsidDel="006642DB">
          <w:rPr>
            <w:rFonts w:ascii="Times New Roman" w:eastAsia="Calibri" w:hAnsi="Times New Roman" w:cs="Arial"/>
            <w:i/>
            <w:iCs/>
          </w:rPr>
          <w:delText>J</w:delText>
        </w:r>
        <w:r w:rsidRPr="00714C41" w:rsidDel="006642DB">
          <w:rPr>
            <w:rFonts w:ascii="Times New Roman" w:eastAsia="Calibri" w:hAnsi="Times New Roman" w:cs="Arial"/>
            <w:i/>
            <w:iCs/>
            <w:vertAlign w:val="subscript"/>
          </w:rPr>
          <w:delText>SC</w:delText>
        </w:r>
        <w:r w:rsidDel="006642DB">
          <w:rPr>
            <w:rFonts w:ascii="Times New Roman" w:eastAsia="Calibri" w:hAnsi="Times New Roman" w:cs="Arial"/>
          </w:rPr>
          <w:delText xml:space="preserve"> (</w:delText>
        </w:r>
        <m:oMath>
          <m:sSubSup>
            <m:sSubSupPr>
              <m:ctrlPr>
                <w:rPr>
                  <w:rFonts w:ascii="Cambria Math" w:eastAsia="Times New Roman" w:hAnsi="Cambria Math" w:cs="Times New Roman"/>
                  <w:i/>
                  <w:color w:val="000000"/>
                  <w:szCs w:val="20"/>
                </w:rPr>
              </m:ctrlPr>
            </m:sSubSupPr>
            <m:e>
              <m:r>
                <m:rPr>
                  <m:sty m:val="bi"/>
                </m:rPr>
                <w:rPr>
                  <w:rFonts w:ascii="Cambria Math" w:eastAsia="Times New Roman" w:hAnsi="Cambria Math" w:cs="Times New Roman"/>
                  <w:color w:val="000000"/>
                  <w:szCs w:val="20"/>
                </w:rPr>
                <m:t>Q</m:t>
              </m:r>
            </m:e>
            <m:sub>
              <m:r>
                <m:rPr>
                  <m:sty m:val="bi"/>
                </m:rPr>
                <w:rPr>
                  <w:rFonts w:ascii="Cambria Math" w:eastAsia="Times New Roman" w:hAnsi="Cambria Math" w:cs="Times New Roman"/>
                  <w:color w:val="000000"/>
                  <w:szCs w:val="20"/>
                </w:rPr>
                <m:t>train</m:t>
              </m:r>
            </m:sub>
            <m:sup>
              <m:r>
                <m:rPr>
                  <m:sty m:val="bi"/>
                </m:rPr>
                <w:rPr>
                  <w:rFonts w:ascii="Cambria Math" w:eastAsia="Times New Roman" w:hAnsi="Cambria Math" w:cs="Times New Roman"/>
                  <w:color w:val="000000"/>
                  <w:szCs w:val="20"/>
                </w:rPr>
                <m:t>2</m:t>
              </m:r>
            </m:sup>
          </m:sSubSup>
        </m:oMath>
        <w:r w:rsidDel="006642DB">
          <w:rPr>
            <w:rFonts w:ascii="Times New Roman" w:eastAsia="Calibri" w:hAnsi="Times New Roman" w:cs="Arial"/>
            <w:color w:val="000000"/>
            <w:szCs w:val="20"/>
          </w:rPr>
          <w:delText xml:space="preserve"> </w:delText>
        </w:r>
        <w:r w:rsidDel="006642DB">
          <w:rPr>
            <w:rFonts w:ascii="Times New Roman" w:eastAsia="Calibri" w:hAnsi="Times New Roman" w:cs="Arial"/>
          </w:rPr>
          <w:delText xml:space="preserve">between 0.74-0.77), </w:delText>
        </w:r>
        <w:r w:rsidRPr="00E3100D" w:rsidDel="006642DB">
          <w:rPr>
            <w:rFonts w:ascii="Times New Roman" w:eastAsia="Calibri" w:hAnsi="Times New Roman" w:cs="Arial"/>
            <w:i/>
            <w:iCs/>
          </w:rPr>
          <w:delText>Voc</w:delText>
        </w:r>
        <w:r w:rsidDel="006642DB">
          <w:rPr>
            <w:rFonts w:ascii="Times New Roman" w:eastAsia="Calibri" w:hAnsi="Times New Roman" w:cs="Arial"/>
          </w:rPr>
          <w:delText xml:space="preserve"> (</w:delText>
        </w:r>
        <m:oMath>
          <m:sSubSup>
            <m:sSubSupPr>
              <m:ctrlPr>
                <w:rPr>
                  <w:rFonts w:ascii="Cambria Math" w:eastAsia="Times New Roman" w:hAnsi="Cambria Math" w:cs="Times New Roman"/>
                  <w:i/>
                  <w:color w:val="000000"/>
                  <w:szCs w:val="20"/>
                </w:rPr>
              </m:ctrlPr>
            </m:sSubSupPr>
            <m:e>
              <m:r>
                <m:rPr>
                  <m:sty m:val="bi"/>
                </m:rPr>
                <w:rPr>
                  <w:rFonts w:ascii="Cambria Math" w:eastAsia="Times New Roman" w:hAnsi="Cambria Math" w:cs="Times New Roman"/>
                  <w:color w:val="000000"/>
                  <w:szCs w:val="20"/>
                </w:rPr>
                <m:t>Q</m:t>
              </m:r>
            </m:e>
            <m:sub>
              <m:r>
                <m:rPr>
                  <m:sty m:val="bi"/>
                </m:rPr>
                <w:rPr>
                  <w:rFonts w:ascii="Cambria Math" w:eastAsia="Times New Roman" w:hAnsi="Cambria Math" w:cs="Times New Roman"/>
                  <w:color w:val="000000"/>
                  <w:szCs w:val="20"/>
                </w:rPr>
                <m:t>train</m:t>
              </m:r>
            </m:sub>
            <m:sup>
              <m:r>
                <m:rPr>
                  <m:sty m:val="bi"/>
                </m:rPr>
                <w:rPr>
                  <w:rFonts w:ascii="Cambria Math" w:eastAsia="Times New Roman" w:hAnsi="Cambria Math" w:cs="Times New Roman"/>
                  <w:color w:val="000000"/>
                  <w:szCs w:val="20"/>
                </w:rPr>
                <m:t>2</m:t>
              </m:r>
            </m:sup>
          </m:sSubSup>
        </m:oMath>
        <w:r w:rsidDel="006642DB">
          <w:rPr>
            <w:rFonts w:ascii="Times New Roman" w:eastAsia="Calibri" w:hAnsi="Times New Roman" w:cs="Arial"/>
            <w:color w:val="000000"/>
            <w:szCs w:val="20"/>
          </w:rPr>
          <w:delText xml:space="preserve"> </w:delText>
        </w:r>
        <w:r w:rsidDel="006642DB">
          <w:rPr>
            <w:rFonts w:ascii="Times New Roman" w:eastAsia="Calibri" w:hAnsi="Times New Roman" w:cs="Arial"/>
          </w:rPr>
          <w:delText xml:space="preserve">between 0.41-0.57 excluding the </w:delText>
        </w:r>
        <m:oMath>
          <m:r>
            <m:rPr>
              <m:sty m:val="bi"/>
            </m:rPr>
            <w:rPr>
              <w:rFonts w:ascii="Cambria Math" w:eastAsia="Calibri" w:hAnsi="Cambria Math" w:cs="Arial"/>
            </w:rPr>
            <m:t>Ti</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2</m:t>
              </m:r>
            </m:sub>
          </m:sSub>
          <m:d>
            <m:dPr>
              <m:begChr m:val="|"/>
              <m:endChr m:val="|"/>
              <m:ctrlPr>
                <w:rPr>
                  <w:rFonts w:ascii="Cambria Math" w:eastAsia="Calibri" w:hAnsi="Cambria Math" w:cs="Arial"/>
                </w:rPr>
              </m:ctrlPr>
            </m:dPr>
            <m:e>
              <m:r>
                <m:rPr>
                  <m:sty m:val="bi"/>
                </m:rPr>
                <w:rPr>
                  <w:rFonts w:ascii="Cambria Math" w:eastAsia="Calibri" w:hAnsi="Cambria Math" w:cs="Arial"/>
                </w:rPr>
                <m:t>C</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4</m:t>
                  </m:r>
                </m:sub>
              </m:sSub>
            </m:e>
          </m:d>
          <m:r>
            <m:rPr>
              <m:sty m:val="bi"/>
            </m:rPr>
            <w:rPr>
              <w:rFonts w:ascii="Cambria Math" w:eastAsia="Calibri" w:hAnsi="Cambria Math" w:cs="Arial"/>
            </w:rPr>
            <m:t>Mo</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oMath>
        <w:r w:rsidDel="006642DB">
          <w:rPr>
            <w:rFonts w:ascii="Times New Roman" w:eastAsia="Calibri" w:hAnsi="Times New Roman" w:cs="Arial"/>
          </w:rPr>
          <w:delText xml:space="preserve"> library; see above) and IQE (</w:delText>
        </w:r>
        <m:oMath>
          <m:sSubSup>
            <m:sSubSupPr>
              <m:ctrlPr>
                <w:rPr>
                  <w:rFonts w:ascii="Cambria Math" w:eastAsia="Times New Roman" w:hAnsi="Cambria Math" w:cs="Times New Roman"/>
                  <w:i/>
                  <w:color w:val="000000"/>
                  <w:szCs w:val="20"/>
                </w:rPr>
              </m:ctrlPr>
            </m:sSubSupPr>
            <m:e>
              <m:r>
                <m:rPr>
                  <m:sty m:val="bi"/>
                </m:rPr>
                <w:rPr>
                  <w:rFonts w:ascii="Cambria Math" w:eastAsia="Times New Roman" w:hAnsi="Cambria Math" w:cs="Times New Roman"/>
                  <w:color w:val="000000"/>
                  <w:szCs w:val="20"/>
                </w:rPr>
                <m:t>Q</m:t>
              </m:r>
            </m:e>
            <m:sub>
              <m:r>
                <m:rPr>
                  <m:sty m:val="bi"/>
                </m:rPr>
                <w:rPr>
                  <w:rFonts w:ascii="Cambria Math" w:eastAsia="Times New Roman" w:hAnsi="Cambria Math" w:cs="Times New Roman"/>
                  <w:color w:val="000000"/>
                  <w:szCs w:val="20"/>
                </w:rPr>
                <m:t>train</m:t>
              </m:r>
            </m:sub>
            <m:sup>
              <m:r>
                <m:rPr>
                  <m:sty m:val="bi"/>
                </m:rPr>
                <w:rPr>
                  <w:rFonts w:ascii="Cambria Math" w:eastAsia="Times New Roman" w:hAnsi="Cambria Math" w:cs="Times New Roman"/>
                  <w:color w:val="000000"/>
                  <w:szCs w:val="20"/>
                </w:rPr>
                <m:t>2</m:t>
              </m:r>
            </m:sup>
          </m:sSubSup>
        </m:oMath>
        <w:r w:rsidDel="006642DB">
          <w:rPr>
            <w:rFonts w:ascii="Times New Roman" w:eastAsia="Calibri" w:hAnsi="Times New Roman" w:cs="Arial"/>
            <w:color w:val="000000"/>
            <w:szCs w:val="20"/>
          </w:rPr>
          <w:delText xml:space="preserve"> </w:delText>
        </w:r>
        <w:r w:rsidDel="006642DB">
          <w:rPr>
            <w:rFonts w:ascii="Times New Roman" w:eastAsia="Calibri" w:hAnsi="Times New Roman" w:cs="Arial"/>
          </w:rPr>
          <w:delText xml:space="preserve">between 0.72-0.85). Upon the removal of outliers, the statistical parameters for all models improved with the largest improvement being obtained for </w:delText>
        </w:r>
        <w:r w:rsidRPr="00E3100D" w:rsidDel="006642DB">
          <w:rPr>
            <w:rFonts w:ascii="Times New Roman" w:eastAsia="Calibri" w:hAnsi="Times New Roman" w:cs="Arial"/>
            <w:i/>
            <w:iCs/>
          </w:rPr>
          <w:delText>V</w:delText>
        </w:r>
        <w:r w:rsidRPr="00E3100D" w:rsidDel="006642DB">
          <w:rPr>
            <w:rFonts w:ascii="Times New Roman" w:eastAsia="Calibri" w:hAnsi="Times New Roman" w:cs="Arial"/>
            <w:i/>
            <w:iCs/>
            <w:vertAlign w:val="subscript"/>
          </w:rPr>
          <w:delText>OC</w:delText>
        </w:r>
        <w:r w:rsidDel="006642DB">
          <w:rPr>
            <w:rFonts w:ascii="Times New Roman" w:eastAsia="Calibri" w:hAnsi="Times New Roman" w:cs="Arial"/>
          </w:rPr>
          <w:delText xml:space="preserve"> (</w:delText>
        </w:r>
        <m:oMath>
          <m:sSubSup>
            <m:sSubSupPr>
              <m:ctrlPr>
                <w:rPr>
                  <w:rFonts w:ascii="Cambria Math" w:eastAsia="Times New Roman" w:hAnsi="Cambria Math" w:cs="Times New Roman"/>
                  <w:i/>
                  <w:color w:val="000000"/>
                  <w:szCs w:val="20"/>
                </w:rPr>
              </m:ctrlPr>
            </m:sSubSupPr>
            <m:e>
              <m:r>
                <m:rPr>
                  <m:sty m:val="bi"/>
                </m:rPr>
                <w:rPr>
                  <w:rFonts w:ascii="Cambria Math" w:eastAsia="Times New Roman" w:hAnsi="Cambria Math" w:cs="Times New Roman"/>
                  <w:color w:val="000000"/>
                  <w:szCs w:val="20"/>
                </w:rPr>
                <m:t>Q</m:t>
              </m:r>
            </m:e>
            <m:sub>
              <m:r>
                <m:rPr>
                  <m:sty m:val="bi"/>
                </m:rPr>
                <w:rPr>
                  <w:rFonts w:ascii="Cambria Math" w:eastAsia="Times New Roman" w:hAnsi="Cambria Math" w:cs="Times New Roman"/>
                  <w:color w:val="000000"/>
                  <w:szCs w:val="20"/>
                </w:rPr>
                <m:t>train</m:t>
              </m:r>
            </m:sub>
            <m:sup>
              <m:r>
                <m:rPr>
                  <m:sty m:val="bi"/>
                </m:rPr>
                <w:rPr>
                  <w:rFonts w:ascii="Cambria Math" w:eastAsia="Times New Roman" w:hAnsi="Cambria Math" w:cs="Times New Roman"/>
                  <w:color w:val="000000"/>
                  <w:szCs w:val="20"/>
                </w:rPr>
                <m:t>2</m:t>
              </m:r>
            </m:sup>
          </m:sSubSup>
        </m:oMath>
        <w:r w:rsidDel="006642DB">
          <w:rPr>
            <w:rFonts w:ascii="Times New Roman" w:eastAsia="Calibri" w:hAnsi="Times New Roman" w:cs="Arial"/>
            <w:color w:val="000000"/>
            <w:szCs w:val="20"/>
          </w:rPr>
          <w:delText xml:space="preserve"> </w:delText>
        </w:r>
        <w:r w:rsidDel="006642DB">
          <w:rPr>
            <w:rFonts w:ascii="Times New Roman" w:eastAsia="Calibri" w:hAnsi="Times New Roman" w:cs="Arial"/>
          </w:rPr>
          <w:delText xml:space="preserve">between 0.78-0.82, 0.73-0.74 (excluding the </w:delText>
        </w:r>
        <m:oMath>
          <m:r>
            <m:rPr>
              <m:sty m:val="bi"/>
            </m:rPr>
            <w:rPr>
              <w:rFonts w:ascii="Cambria Math" w:eastAsia="Calibri" w:hAnsi="Cambria Math" w:cs="Arial"/>
            </w:rPr>
            <m:t>Ti</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2</m:t>
              </m:r>
            </m:sub>
          </m:sSub>
          <m:d>
            <m:dPr>
              <m:begChr m:val="|"/>
              <m:endChr m:val="|"/>
              <m:ctrlPr>
                <w:rPr>
                  <w:rFonts w:ascii="Cambria Math" w:eastAsia="Calibri" w:hAnsi="Cambria Math" w:cs="Arial"/>
                </w:rPr>
              </m:ctrlPr>
            </m:dPr>
            <m:e>
              <m:r>
                <m:rPr>
                  <m:sty m:val="bi"/>
                </m:rPr>
                <w:rPr>
                  <w:rFonts w:ascii="Cambria Math" w:eastAsia="Calibri" w:hAnsi="Cambria Math" w:cs="Arial"/>
                </w:rPr>
                <m:t>C</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4</m:t>
                  </m:r>
                </m:sub>
              </m:sSub>
            </m:e>
          </m:d>
          <m:r>
            <m:rPr>
              <m:sty m:val="bi"/>
            </m:rPr>
            <w:rPr>
              <w:rFonts w:ascii="Cambria Math" w:eastAsia="Calibri" w:hAnsi="Cambria Math" w:cs="Arial"/>
            </w:rPr>
            <m:t>Mo</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oMath>
        <w:r w:rsidDel="006642DB">
          <w:rPr>
            <w:rFonts w:ascii="Times New Roman" w:eastAsia="Calibri" w:hAnsi="Times New Roman" w:cs="Arial"/>
          </w:rPr>
          <w:delText xml:space="preserve">) and 0.78-0.85 for </w:delText>
        </w:r>
        <w:r w:rsidRPr="00714C41" w:rsidDel="006642DB">
          <w:rPr>
            <w:rFonts w:ascii="Times New Roman" w:eastAsia="Calibri" w:hAnsi="Times New Roman" w:cs="Arial"/>
            <w:i/>
            <w:iCs/>
          </w:rPr>
          <w:delText>J</w:delText>
        </w:r>
        <w:r w:rsidRPr="00714C41" w:rsidDel="006642DB">
          <w:rPr>
            <w:rFonts w:ascii="Times New Roman" w:eastAsia="Calibri" w:hAnsi="Times New Roman" w:cs="Arial"/>
            <w:i/>
            <w:iCs/>
            <w:vertAlign w:val="subscript"/>
          </w:rPr>
          <w:delText>SC</w:delText>
        </w:r>
        <w:r w:rsidDel="006642DB">
          <w:rPr>
            <w:rFonts w:ascii="Times New Roman" w:eastAsia="Calibri" w:hAnsi="Times New Roman" w:cs="Arial"/>
          </w:rPr>
          <w:delText xml:space="preserve">, </w:delText>
        </w:r>
        <w:r w:rsidRPr="00E3100D" w:rsidDel="006642DB">
          <w:rPr>
            <w:rFonts w:ascii="Times New Roman" w:eastAsia="Calibri" w:hAnsi="Times New Roman" w:cs="Arial"/>
            <w:i/>
            <w:iCs/>
          </w:rPr>
          <w:delText>V</w:delText>
        </w:r>
        <w:r w:rsidRPr="00E3100D" w:rsidDel="006642DB">
          <w:rPr>
            <w:rFonts w:ascii="Times New Roman" w:eastAsia="Calibri" w:hAnsi="Times New Roman" w:cs="Arial"/>
            <w:i/>
            <w:iCs/>
            <w:vertAlign w:val="subscript"/>
          </w:rPr>
          <w:delText>OC</w:delText>
        </w:r>
        <w:r w:rsidDel="006642DB">
          <w:rPr>
            <w:rFonts w:ascii="Times New Roman" w:eastAsia="Calibri" w:hAnsi="Times New Roman" w:cs="Arial"/>
          </w:rPr>
          <w:delText xml:space="preserve"> and IQE</w:delText>
        </w:r>
        <w:r w:rsidRPr="00C639EE" w:rsidDel="006642DB">
          <w:rPr>
            <w:rFonts w:ascii="Times New Roman" w:eastAsia="Calibri" w:hAnsi="Times New Roman" w:cs="Arial"/>
          </w:rPr>
          <w:delText xml:space="preserve"> </w:delText>
        </w:r>
        <w:r w:rsidDel="006642DB">
          <w:rPr>
            <w:rFonts w:ascii="Times New Roman" w:eastAsia="Calibri" w:hAnsi="Times New Roman" w:cs="Arial"/>
          </w:rPr>
          <w:delText xml:space="preserve">, respectively. </w:delText>
        </w:r>
      </w:del>
    </w:p>
    <w:p w14:paraId="06C8995D" w14:textId="046196D6" w:rsidR="00802AFE" w:rsidDel="006642DB" w:rsidRDefault="00802AFE" w:rsidP="006642DB">
      <w:pPr>
        <w:pStyle w:val="Heading1"/>
        <w:rPr>
          <w:del w:id="4004" w:author="Shy Alon" w:date="2017-07-21T16:25:00Z"/>
          <w:rFonts w:ascii="Times New Roman" w:eastAsia="Calibri" w:hAnsi="Times New Roman" w:cs="Arial"/>
        </w:rPr>
        <w:pPrChange w:id="4005" w:author="Shy Alon" w:date="2017-07-21T16:25:00Z">
          <w:pPr/>
        </w:pPrChange>
      </w:pPr>
    </w:p>
    <w:p w14:paraId="58B028F9" w14:textId="3EE3B201" w:rsidR="00802AFE" w:rsidDel="006642DB" w:rsidRDefault="00802AFE" w:rsidP="006642DB">
      <w:pPr>
        <w:pStyle w:val="Heading1"/>
        <w:rPr>
          <w:del w:id="4006" w:author="Shy Alon" w:date="2017-07-21T16:25:00Z"/>
          <w:rFonts w:eastAsia="Times New Roman"/>
        </w:rPr>
        <w:pPrChange w:id="4007" w:author="Shy Alon" w:date="2017-07-21T16:25:00Z">
          <w:pPr/>
        </w:pPrChange>
      </w:pPr>
      <w:del w:id="4008" w:author="Shy Alon" w:date="2017-07-21T16:25:00Z">
        <w:r w:rsidDel="006642DB">
          <w:rPr>
            <w:rFonts w:ascii="Times New Roman" w:eastAsia="Calibri" w:hAnsi="Times New Roman" w:cs="Arial"/>
          </w:rPr>
          <w:delText xml:space="preserve">The performances of the RANSAC models on the test set samples followed a trend similar to that observed for the training set. Thus, for all test sets, </w:delText>
        </w:r>
        <m:oMath>
          <m:sSubSup>
            <m:sSubSupPr>
              <m:ctrlPr>
                <w:rPr>
                  <w:rFonts w:ascii="Cambria Math" w:eastAsia="Times New Roman" w:hAnsi="Cambria Math" w:cs="Times New Roman"/>
                  <w:i/>
                  <w:color w:val="000000"/>
                  <w:szCs w:val="20"/>
                </w:rPr>
              </m:ctrlPr>
            </m:sSubSupPr>
            <m:e>
              <m:r>
                <m:rPr>
                  <m:sty m:val="bi"/>
                </m:rPr>
                <w:rPr>
                  <w:rFonts w:ascii="Cambria Math" w:eastAsia="Times New Roman" w:hAnsi="Cambria Math" w:cs="Times New Roman"/>
                  <w:color w:val="000000"/>
                  <w:szCs w:val="20"/>
                </w:rPr>
                <m:t>Q</m:t>
              </m:r>
            </m:e>
            <m:sub>
              <m:r>
                <m:rPr>
                  <m:sty m:val="bi"/>
                </m:rPr>
                <w:rPr>
                  <w:rFonts w:ascii="Cambria Math" w:eastAsia="Times New Roman" w:hAnsi="Cambria Math" w:cs="Times New Roman"/>
                  <w:color w:val="000000"/>
                  <w:szCs w:val="20"/>
                </w:rPr>
                <m:t>ext</m:t>
              </m:r>
            </m:sub>
            <m:sup>
              <m:r>
                <m:rPr>
                  <m:sty m:val="bi"/>
                </m:rPr>
                <w:rPr>
                  <w:rFonts w:ascii="Cambria Math" w:eastAsia="Times New Roman" w:hAnsi="Cambria Math" w:cs="Times New Roman"/>
                  <w:color w:val="000000"/>
                  <w:szCs w:val="20"/>
                </w:rPr>
                <m:t>2</m:t>
              </m:r>
            </m:sup>
          </m:sSubSup>
        </m:oMath>
        <w:r w:rsidDel="006642DB">
          <w:rPr>
            <w:rFonts w:ascii="Times New Roman" w:eastAsia="Calibri" w:hAnsi="Times New Roman" w:cs="Arial"/>
          </w:rPr>
          <w:delText xml:space="preserve"> </w:delText>
        </w:r>
        <w:r w:rsidDel="006642DB">
          <w:rPr>
            <w:rFonts w:ascii="Times New Roman" w:eastAsia="Calibri" w:hAnsi="Times New Roman" w:cs="Arial"/>
            <w:color w:val="000000"/>
          </w:rPr>
          <w:delText xml:space="preserve">was between 0.69-0.82, 0.62-0.80, and 0.68-0.79 for </w:delText>
        </w:r>
        <w:r w:rsidRPr="00E3100D" w:rsidDel="006642DB">
          <w:rPr>
            <w:rFonts w:ascii="Times New Roman" w:eastAsia="Calibri" w:hAnsi="Times New Roman" w:cs="Arial"/>
            <w:i/>
            <w:iCs/>
          </w:rPr>
          <w:delText>J</w:delText>
        </w:r>
        <w:r w:rsidRPr="00E3100D" w:rsidDel="006642DB">
          <w:rPr>
            <w:rFonts w:ascii="Times New Roman" w:eastAsia="Calibri" w:hAnsi="Times New Roman" w:cs="Arial"/>
            <w:i/>
            <w:iCs/>
            <w:vertAlign w:val="subscript"/>
          </w:rPr>
          <w:delText>SC</w:delText>
        </w:r>
        <w:r w:rsidRPr="00CF3E40" w:rsidDel="006642DB">
          <w:rPr>
            <w:rFonts w:ascii="Times New Roman" w:eastAsia="Calibri" w:hAnsi="Times New Roman" w:cs="Arial"/>
            <w:vertAlign w:val="subscript"/>
          </w:rPr>
          <w:delText>,</w:delText>
        </w:r>
        <w:r w:rsidRPr="00CF3E40" w:rsidDel="006642DB">
          <w:rPr>
            <w:rFonts w:ascii="Times New Roman" w:eastAsia="Calibri" w:hAnsi="Times New Roman" w:cs="Arial"/>
          </w:rPr>
          <w:delText xml:space="preserve"> </w:delText>
        </w:r>
        <w:r w:rsidRPr="00E3100D" w:rsidDel="006642DB">
          <w:rPr>
            <w:rFonts w:ascii="Times New Roman" w:eastAsia="Calibri" w:hAnsi="Times New Roman" w:cs="Arial"/>
            <w:i/>
            <w:iCs/>
          </w:rPr>
          <w:delText>V</w:delText>
        </w:r>
        <w:r w:rsidRPr="00E3100D" w:rsidDel="006642DB">
          <w:rPr>
            <w:rFonts w:ascii="Times New Roman" w:eastAsia="Calibri" w:hAnsi="Times New Roman" w:cs="Arial"/>
            <w:i/>
            <w:iCs/>
            <w:vertAlign w:val="subscript"/>
          </w:rPr>
          <w:delText>OC</w:delText>
        </w:r>
        <w:r w:rsidDel="006642DB">
          <w:rPr>
            <w:rFonts w:ascii="Times New Roman" w:eastAsia="Calibri" w:hAnsi="Times New Roman" w:cs="Arial"/>
            <w:vertAlign w:val="subscript"/>
          </w:rPr>
          <w:delText xml:space="preserve"> </w:delText>
        </w:r>
        <w:r w:rsidDel="006642DB">
          <w:rPr>
            <w:rFonts w:ascii="Times New Roman" w:eastAsia="Calibri" w:hAnsi="Times New Roman" w:cs="Arial"/>
          </w:rPr>
          <w:delText xml:space="preserve">(excluding the </w:delText>
        </w:r>
        <m:oMath>
          <m:r>
            <m:rPr>
              <m:sty m:val="bi"/>
            </m:rPr>
            <w:rPr>
              <w:rFonts w:ascii="Cambria Math" w:eastAsia="Calibri" w:hAnsi="Cambria Math" w:cs="Arial"/>
            </w:rPr>
            <m:t>Ti</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2</m:t>
              </m:r>
            </m:sub>
          </m:sSub>
          <m:d>
            <m:dPr>
              <m:begChr m:val="|"/>
              <m:endChr m:val="|"/>
              <m:ctrlPr>
                <w:rPr>
                  <w:rFonts w:ascii="Cambria Math" w:eastAsia="Calibri" w:hAnsi="Cambria Math" w:cs="Arial"/>
                </w:rPr>
              </m:ctrlPr>
            </m:dPr>
            <m:e>
              <m:r>
                <m:rPr>
                  <m:sty m:val="bi"/>
                </m:rPr>
                <w:rPr>
                  <w:rFonts w:ascii="Cambria Math" w:eastAsia="Calibri" w:hAnsi="Cambria Math" w:cs="Arial"/>
                </w:rPr>
                <m:t>C</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4</m:t>
                  </m:r>
                </m:sub>
              </m:sSub>
            </m:e>
          </m:d>
          <m:r>
            <m:rPr>
              <m:sty m:val="bi"/>
            </m:rPr>
            <w:rPr>
              <w:rFonts w:ascii="Cambria Math" w:eastAsia="Calibri" w:hAnsi="Cambria Math" w:cs="Arial"/>
            </w:rPr>
            <m:t>Mo</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r>
            <m:rPr>
              <m:sty m:val="b"/>
            </m:rPr>
            <w:rPr>
              <w:rFonts w:ascii="Cambria Math" w:eastAsia="Calibri" w:hAnsi="Cambria Math" w:cs="Arial"/>
            </w:rPr>
            <m:t xml:space="preserve"> library)</m:t>
          </m:r>
        </m:oMath>
        <w:r w:rsidDel="006642DB">
          <w:rPr>
            <w:rFonts w:ascii="Times New Roman" w:eastAsia="Calibri" w:hAnsi="Times New Roman" w:cs="Arial"/>
          </w:rPr>
          <w:delText xml:space="preserve"> and IQE, respectively.</w:delText>
        </w:r>
        <w:r w:rsidRPr="00CF3E40" w:rsidDel="006642DB">
          <w:rPr>
            <w:rFonts w:ascii="Times New Roman" w:eastAsia="Calibri" w:hAnsi="Times New Roman" w:cs="Arial"/>
          </w:rPr>
          <w:delText xml:space="preserve"> </w:delText>
        </w:r>
        <w:r w:rsidDel="006642DB">
          <w:rPr>
            <w:rFonts w:ascii="Times New Roman" w:eastAsia="Calibri" w:hAnsi="Times New Roman" w:cs="Arial"/>
          </w:rPr>
          <w:delText>As expected for datasets devoid of significant activity cliffs, when considering only samples within the models’ applicability domains, these numbers improved to 0</w:delText>
        </w:r>
        <w:r w:rsidDel="006642DB">
          <w:rPr>
            <w:rFonts w:ascii="Times New Roman" w:eastAsia="Calibri" w:hAnsi="Times New Roman" w:cs="Arial"/>
            <w:color w:val="000000"/>
          </w:rPr>
          <w:delText xml:space="preserve">.82-0.87 and 0.79-0.83 for </w:delText>
        </w:r>
        <w:r w:rsidRPr="00E3100D" w:rsidDel="006642DB">
          <w:rPr>
            <w:rFonts w:ascii="Times New Roman" w:eastAsia="Calibri" w:hAnsi="Times New Roman" w:cs="Arial"/>
            <w:i/>
            <w:iCs/>
          </w:rPr>
          <w:delText>J</w:delText>
        </w:r>
        <w:r w:rsidRPr="00E3100D" w:rsidDel="006642DB">
          <w:rPr>
            <w:rFonts w:ascii="Times New Roman" w:eastAsia="Calibri" w:hAnsi="Times New Roman" w:cs="Arial"/>
            <w:i/>
            <w:iCs/>
            <w:vertAlign w:val="subscript"/>
          </w:rPr>
          <w:delText>SC</w:delText>
        </w:r>
        <w:r w:rsidRPr="00CF3E40" w:rsidDel="006642DB">
          <w:rPr>
            <w:rFonts w:ascii="Times New Roman" w:eastAsia="Calibri" w:hAnsi="Times New Roman" w:cs="Arial"/>
            <w:vertAlign w:val="subscript"/>
          </w:rPr>
          <w:delText>,</w:delText>
        </w:r>
        <w:r w:rsidRPr="00CF3E40" w:rsidDel="006642DB">
          <w:rPr>
            <w:rFonts w:ascii="Times New Roman" w:eastAsia="Calibri" w:hAnsi="Times New Roman" w:cs="Arial"/>
          </w:rPr>
          <w:delText xml:space="preserve"> </w:delText>
        </w:r>
        <w:r w:rsidDel="006642DB">
          <w:rPr>
            <w:rFonts w:ascii="Times New Roman" w:eastAsia="Calibri" w:hAnsi="Times New Roman" w:cs="Arial"/>
          </w:rPr>
          <w:delText xml:space="preserve">and IQE, respectively. For </w:delText>
        </w:r>
        <w:r w:rsidRPr="00E3100D" w:rsidDel="006642DB">
          <w:rPr>
            <w:rFonts w:ascii="Times New Roman" w:eastAsia="Calibri" w:hAnsi="Times New Roman" w:cs="Arial"/>
            <w:i/>
            <w:iCs/>
          </w:rPr>
          <w:delText>V</w:delText>
        </w:r>
        <w:r w:rsidRPr="00E3100D" w:rsidDel="006642DB">
          <w:rPr>
            <w:rFonts w:ascii="Times New Roman" w:eastAsia="Calibri" w:hAnsi="Times New Roman" w:cs="Arial"/>
            <w:i/>
            <w:iCs/>
            <w:vertAlign w:val="subscript"/>
          </w:rPr>
          <w:delText>OC</w:delText>
        </w:r>
        <w:r w:rsidDel="006642DB">
          <w:rPr>
            <w:rFonts w:ascii="Times New Roman" w:eastAsia="Calibri" w:hAnsi="Times New Roman" w:cs="Arial"/>
            <w:color w:val="000000"/>
          </w:rPr>
          <w:delText xml:space="preserve"> of the </w:delText>
        </w:r>
        <m:oMath>
          <m:r>
            <m:rPr>
              <m:sty m:val="bi"/>
            </m:rPr>
            <w:rPr>
              <w:rFonts w:ascii="Cambria Math" w:eastAsia="Calibri" w:hAnsi="Cambria Math" w:cs="Arial"/>
            </w:rPr>
            <m:t>Ti</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2</m:t>
              </m:r>
            </m:sub>
          </m:s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u</m:t>
              </m:r>
            </m:e>
            <m:sub>
              <m:r>
                <m:rPr>
                  <m:sty m:val="bi"/>
                </m:rPr>
                <w:rPr>
                  <w:rFonts w:ascii="Cambria Math" w:eastAsia="Calibri" w:hAnsi="Cambria Math" w:cs="Arial"/>
                </w:rPr>
                <m:t>2</m:t>
              </m:r>
            </m:sub>
          </m:sSub>
          <m:r>
            <m:rPr>
              <m:sty m:val="bi"/>
            </m:rPr>
            <w:rPr>
              <w:rFonts w:ascii="Cambria Math" w:eastAsia="Calibri" w:hAnsi="Cambria Math" w:cs="Arial"/>
            </w:rPr>
            <m:t>O</m:t>
          </m:r>
        </m:oMath>
        <w:r w:rsidRPr="00CE0C94" w:rsidDel="006642DB">
          <w:rPr>
            <w:rFonts w:ascii="Times New Roman" w:eastAsia="Times New Roman" w:hAnsi="Times New Roman" w:cs="Arial"/>
          </w:rPr>
          <w:delText xml:space="preserve"> (Ag)</w:delText>
        </w:r>
        <w:r w:rsidDel="006642DB">
          <w:rPr>
            <w:rFonts w:ascii="Times New Roman" w:eastAsia="Calibri" w:hAnsi="Times New Roman" w:cs="Arial"/>
          </w:rPr>
          <w:delText xml:space="preserve"> library, no test set samples were filtered by the applicability domain leading to no change in model performances (</w:delText>
        </w:r>
        <m:oMath>
          <m:sSubSup>
            <m:sSubSupPr>
              <m:ctrlPr>
                <w:rPr>
                  <w:rFonts w:ascii="Cambria Math" w:eastAsia="Times New Roman" w:hAnsi="Cambria Math" w:cs="Times New Roman"/>
                  <w:i/>
                  <w:color w:val="000000"/>
                  <w:szCs w:val="20"/>
                </w:rPr>
              </m:ctrlPr>
            </m:sSubSupPr>
            <m:e>
              <m:r>
                <m:rPr>
                  <m:sty m:val="bi"/>
                </m:rPr>
                <w:rPr>
                  <w:rFonts w:ascii="Cambria Math" w:eastAsia="Times New Roman" w:hAnsi="Cambria Math" w:cs="Times New Roman"/>
                  <w:color w:val="000000"/>
                  <w:szCs w:val="20"/>
                </w:rPr>
                <m:t>Q</m:t>
              </m:r>
            </m:e>
            <m:sub>
              <m:r>
                <m:rPr>
                  <m:sty m:val="bi"/>
                </m:rPr>
                <w:rPr>
                  <w:rFonts w:ascii="Cambria Math" w:eastAsia="Times New Roman" w:hAnsi="Cambria Math" w:cs="Times New Roman"/>
                  <w:color w:val="000000"/>
                  <w:szCs w:val="20"/>
                </w:rPr>
                <m:t>ext</m:t>
              </m:r>
            </m:sub>
            <m:sup>
              <m:r>
                <m:rPr>
                  <m:sty m:val="bi"/>
                </m:rPr>
                <w:rPr>
                  <w:rFonts w:ascii="Cambria Math" w:eastAsia="Times New Roman" w:hAnsi="Cambria Math" w:cs="Times New Roman"/>
                  <w:color w:val="000000"/>
                  <w:szCs w:val="20"/>
                </w:rPr>
                <m:t>2</m:t>
              </m:r>
            </m:sup>
          </m:sSubSup>
        </m:oMath>
        <w:r w:rsidDel="006642DB">
          <w:rPr>
            <w:rFonts w:ascii="Times New Roman" w:eastAsia="Calibri" w:hAnsi="Times New Roman" w:cs="Arial"/>
          </w:rPr>
          <w:delText xml:space="preserve"> </w:delText>
        </w:r>
        <w:r w:rsidDel="006642DB">
          <w:rPr>
            <w:rFonts w:ascii="Times New Roman" w:eastAsia="Calibri" w:hAnsi="Times New Roman" w:cs="Arial"/>
            <w:color w:val="000000"/>
          </w:rPr>
          <w:delText xml:space="preserve">= 0.80).  However for this property a significant increase in the </w:delText>
        </w:r>
        <m:oMath>
          <m:r>
            <m:rPr>
              <m:sty m:val="bi"/>
            </m:rPr>
            <w:rPr>
              <w:rFonts w:ascii="Cambria Math" w:eastAsia="Calibri" w:hAnsi="Cambria Math" w:cs="Arial"/>
            </w:rPr>
            <m:t>Ti</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2</m:t>
              </m:r>
            </m:sub>
          </m:s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u</m:t>
              </m:r>
            </m:e>
            <m:sub>
              <m:r>
                <m:rPr>
                  <m:sty m:val="bi"/>
                </m:rPr>
                <w:rPr>
                  <w:rFonts w:ascii="Cambria Math" w:eastAsia="Calibri" w:hAnsi="Cambria Math" w:cs="Arial"/>
                </w:rPr>
                <m:t>2</m:t>
              </m:r>
            </m:sub>
          </m:sSub>
          <m:r>
            <m:rPr>
              <m:sty m:val="bi"/>
            </m:rPr>
            <w:rPr>
              <w:rFonts w:ascii="Cambria Math" w:eastAsia="Calibri" w:hAnsi="Cambria Math" w:cs="Arial"/>
            </w:rPr>
            <m:t>O</m:t>
          </m:r>
        </m:oMath>
        <w:r w:rsidRPr="00CE0C94" w:rsidDel="006642DB">
          <w:rPr>
            <w:rFonts w:ascii="Times New Roman" w:eastAsia="Times New Roman" w:hAnsi="Times New Roman" w:cs="Arial"/>
          </w:rPr>
          <w:delText xml:space="preserve"> (Ag</w:delText>
        </w:r>
        <w:r w:rsidDel="006642DB">
          <w:rPr>
            <w:rFonts w:ascii="Times New Roman" w:eastAsia="Times New Roman" w:hAnsi="Times New Roman" w:cs="Arial"/>
          </w:rPr>
          <w:delText>|Cu</w:delText>
        </w:r>
        <w:r w:rsidRPr="00CE0C94" w:rsidDel="006642DB">
          <w:rPr>
            <w:rFonts w:ascii="Times New Roman" w:eastAsia="Times New Roman" w:hAnsi="Times New Roman" w:cs="Arial"/>
          </w:rPr>
          <w:delText>)</w:delText>
        </w:r>
        <w:r w:rsidDel="006642DB">
          <w:rPr>
            <w:rFonts w:ascii="Times New Roman" w:eastAsia="Calibri" w:hAnsi="Times New Roman" w:cs="Arial"/>
          </w:rPr>
          <w:delText xml:space="preserve"> library upon the removal of only two samples was observed (</w:delText>
        </w:r>
        <m:oMath>
          <m:sSubSup>
            <m:sSubSupPr>
              <m:ctrlPr>
                <w:rPr>
                  <w:rFonts w:ascii="Cambria Math" w:eastAsia="Times New Roman" w:hAnsi="Cambria Math" w:cs="Times New Roman"/>
                  <w:i/>
                  <w:color w:val="000000"/>
                  <w:szCs w:val="20"/>
                </w:rPr>
              </m:ctrlPr>
            </m:sSubSupPr>
            <m:e>
              <m:r>
                <m:rPr>
                  <m:sty m:val="bi"/>
                </m:rPr>
                <w:rPr>
                  <w:rFonts w:ascii="Cambria Math" w:eastAsia="Times New Roman" w:hAnsi="Cambria Math" w:cs="Times New Roman"/>
                  <w:color w:val="000000"/>
                  <w:szCs w:val="20"/>
                </w:rPr>
                <m:t>Q</m:t>
              </m:r>
            </m:e>
            <m:sub>
              <m:r>
                <m:rPr>
                  <m:sty m:val="bi"/>
                </m:rPr>
                <w:rPr>
                  <w:rFonts w:ascii="Cambria Math" w:eastAsia="Times New Roman" w:hAnsi="Cambria Math" w:cs="Times New Roman"/>
                  <w:color w:val="000000"/>
                  <w:szCs w:val="20"/>
                </w:rPr>
                <m:t>ext</m:t>
              </m:r>
            </m:sub>
            <m:sup>
              <m:r>
                <m:rPr>
                  <m:sty m:val="bi"/>
                </m:rPr>
                <w:rPr>
                  <w:rFonts w:ascii="Cambria Math" w:eastAsia="Times New Roman" w:hAnsi="Cambria Math" w:cs="Times New Roman"/>
                  <w:color w:val="000000"/>
                  <w:szCs w:val="20"/>
                </w:rPr>
                <m:t>2</m:t>
              </m:r>
            </m:sup>
          </m:sSubSup>
        </m:oMath>
        <w:r w:rsidDel="006642DB">
          <w:rPr>
            <w:rFonts w:ascii="Times New Roman" w:eastAsia="Calibri" w:hAnsi="Times New Roman" w:cs="Arial"/>
          </w:rPr>
          <w:delText xml:space="preserve"> </w:delText>
        </w:r>
        <w:r w:rsidDel="006642DB">
          <w:rPr>
            <w:rFonts w:ascii="Times New Roman" w:eastAsia="Calibri" w:hAnsi="Times New Roman" w:cs="Arial"/>
            <w:color w:val="000000"/>
          </w:rPr>
          <w:delText xml:space="preserve">= 0.62 and 0.73 without and with the model’s AD, respectively). </w:delText>
        </w:r>
      </w:del>
    </w:p>
    <w:p w14:paraId="7920CE64" w14:textId="40309599" w:rsidR="00802AFE" w:rsidDel="006642DB" w:rsidRDefault="00802AFE" w:rsidP="006642DB">
      <w:pPr>
        <w:pStyle w:val="Heading1"/>
        <w:rPr>
          <w:del w:id="4009" w:author="Shy Alon" w:date="2017-07-21T16:25:00Z"/>
          <w:rFonts w:ascii="Times New Roman" w:eastAsia="Calibri" w:hAnsi="Times New Roman" w:cs="Arial"/>
        </w:rPr>
        <w:pPrChange w:id="4010" w:author="Shy Alon" w:date="2017-07-21T16:25:00Z">
          <w:pPr/>
        </w:pPrChange>
      </w:pPr>
    </w:p>
    <w:p w14:paraId="7A9ACEC8" w14:textId="5B020712" w:rsidR="00802AFE" w:rsidDel="006642DB" w:rsidRDefault="00802AFE" w:rsidP="006642DB">
      <w:pPr>
        <w:pStyle w:val="Heading1"/>
        <w:rPr>
          <w:del w:id="4011" w:author="Shy Alon" w:date="2017-07-21T16:25:00Z"/>
          <w:rFonts w:ascii="Times New Roman" w:eastAsia="Calibri" w:hAnsi="Times New Roman" w:cs="Arial"/>
          <w:rtl/>
        </w:rPr>
        <w:pPrChange w:id="4012" w:author="Shy Alon" w:date="2017-07-21T16:25:00Z">
          <w:pPr/>
        </w:pPrChange>
      </w:pPr>
      <w:del w:id="4013" w:author="Shy Alon" w:date="2017-07-21T16:25:00Z">
        <w:r w:rsidDel="006642DB">
          <w:rPr>
            <w:rFonts w:ascii="Times New Roman" w:eastAsia="Calibri" w:hAnsi="Times New Roman" w:cs="Arial"/>
          </w:rPr>
          <w:delText>Two of the above described datasets (</w:delText>
        </w:r>
        <m:oMath>
          <m:r>
            <m:rPr>
              <m:sty m:val="bi"/>
            </m:rPr>
            <w:rPr>
              <w:rFonts w:ascii="Cambria Math" w:eastAsia="Calibri" w:hAnsi="Cambria Math" w:cs="Arial"/>
            </w:rPr>
            <m:t>Ti</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2</m:t>
              </m:r>
            </m:sub>
          </m:s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u</m:t>
              </m:r>
            </m:e>
            <m:sub>
              <m:r>
                <m:rPr>
                  <m:sty m:val="bi"/>
                </m:rPr>
                <w:rPr>
                  <w:rFonts w:ascii="Cambria Math" w:eastAsia="Calibri" w:hAnsi="Cambria Math" w:cs="Arial"/>
                </w:rPr>
                <m:t>2</m:t>
              </m:r>
            </m:sub>
          </m:sSub>
          <m:r>
            <m:rPr>
              <m:sty m:val="bi"/>
            </m:rPr>
            <w:rPr>
              <w:rFonts w:ascii="Cambria Math" w:eastAsia="Calibri" w:hAnsi="Cambria Math" w:cs="Arial"/>
            </w:rPr>
            <m:t>O</m:t>
          </m:r>
        </m:oMath>
        <w:r w:rsidRPr="00CE0C94" w:rsidDel="006642DB">
          <w:rPr>
            <w:rFonts w:ascii="Times New Roman" w:eastAsia="Times New Roman" w:hAnsi="Times New Roman" w:cs="Arial"/>
          </w:rPr>
          <w:delText xml:space="preserve"> (Ag)</w:delText>
        </w:r>
        <w:r w:rsidDel="006642DB">
          <w:rPr>
            <w:rFonts w:ascii="Times New Roman" w:eastAsia="Times New Roman" w:hAnsi="Times New Roman" w:cs="Arial"/>
          </w:rPr>
          <w:delText xml:space="preserve"> and </w:delText>
        </w:r>
        <m:oMath>
          <m:r>
            <m:rPr>
              <m:sty m:val="bi"/>
            </m:rPr>
            <w:rPr>
              <w:rFonts w:ascii="Cambria Math" w:eastAsia="Calibri" w:hAnsi="Cambria Math" w:cs="Arial"/>
            </w:rPr>
            <m:t>Ti</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2</m:t>
              </m:r>
            </m:sub>
          </m:s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u</m:t>
              </m:r>
            </m:e>
            <m:sub>
              <m:r>
                <m:rPr>
                  <m:sty m:val="bi"/>
                </m:rPr>
                <w:rPr>
                  <w:rFonts w:ascii="Cambria Math" w:eastAsia="Calibri" w:hAnsi="Cambria Math" w:cs="Arial"/>
                </w:rPr>
                <m:t>2</m:t>
              </m:r>
            </m:sub>
          </m:sSub>
          <m:r>
            <m:rPr>
              <m:sty m:val="bi"/>
            </m:rPr>
            <w:rPr>
              <w:rFonts w:ascii="Cambria Math" w:eastAsia="Calibri" w:hAnsi="Cambria Math" w:cs="Arial"/>
            </w:rPr>
            <m:t>O</m:t>
          </m:r>
        </m:oMath>
        <w:r w:rsidRPr="00CE0C94" w:rsidDel="006642DB">
          <w:rPr>
            <w:rFonts w:ascii="Times New Roman" w:eastAsia="Times New Roman" w:hAnsi="Times New Roman" w:cs="Arial"/>
          </w:rPr>
          <w:delText xml:space="preserve"> (Ag</w:delText>
        </w:r>
        <w:r w:rsidDel="006642DB">
          <w:rPr>
            <w:rFonts w:ascii="Times New Roman" w:eastAsia="Times New Roman" w:hAnsi="Times New Roman" w:cs="Arial"/>
          </w:rPr>
          <w:delText>|Cu</w:delText>
        </w:r>
        <w:r w:rsidRPr="00CE0C94" w:rsidDel="006642DB">
          <w:rPr>
            <w:rFonts w:ascii="Times New Roman" w:eastAsia="Times New Roman" w:hAnsi="Times New Roman" w:cs="Arial"/>
          </w:rPr>
          <w:delText>)</w:delText>
        </w:r>
        <w:r w:rsidDel="006642DB">
          <w:rPr>
            <w:rFonts w:ascii="Times New Roman" w:eastAsia="Calibri" w:hAnsi="Times New Roman" w:cs="Arial"/>
          </w:rPr>
          <w:delText xml:space="preserve">) were previously modeled by Yosipof et al. using </w:delText>
        </w:r>
        <w:r w:rsidRPr="00995B4F" w:rsidDel="006642DB">
          <w:rPr>
            <w:rFonts w:ascii="Times New Roman" w:eastAsia="Calibri" w:hAnsi="Times New Roman" w:cs="Arial"/>
            <w:i/>
            <w:iCs/>
          </w:rPr>
          <w:delText>k</w:delText>
        </w:r>
        <w:r w:rsidDel="006642DB">
          <w:rPr>
            <w:rFonts w:ascii="Times New Roman" w:eastAsia="Calibri" w:hAnsi="Times New Roman" w:cs="Arial"/>
          </w:rPr>
          <w:delText>NN and a Genetic Algorithm (GA) approach</w:delText>
        </w:r>
        <w:r w:rsidR="00010C54" w:rsidRPr="00CE0C94" w:rsidDel="006642DB">
          <w:rPr>
            <w:rFonts w:ascii="Times New Roman" w:eastAsia="Calibri" w:hAnsi="Times New Roman" w:cs="Arial"/>
          </w:rPr>
          <w:fldChar w:fldCharType="begin"/>
        </w:r>
        <w:r w:rsidR="001C0A8A" w:rsidDel="006642DB">
          <w:rPr>
            <w:rFonts w:ascii="Times New Roman" w:eastAsia="Calibri" w:hAnsi="Times New Roman" w:cs="Arial"/>
          </w:rPr>
          <w:delInstrText xml:space="preserve"> ADDIN EN.CITE &lt;EndNote&gt;&lt;Cite&gt;&lt;Author&gt;Yosipof&lt;/Author&gt;&lt;Year&gt;2015&lt;/Year&gt;&lt;RecNum&gt;3&lt;/RecNum&gt;&lt;DisplayText&gt;&lt;style face="italic superscript"&gt;(23)&lt;/style&gt;&lt;/DisplayText&gt;&lt;record&gt;&lt;rec-number&gt;3&lt;/rec-number&gt;&lt;foreign-keys&gt;&lt;key app="EN" db-id="a550e29ro9vf20etr5rxfpaaawfvzfxwdz9p"&gt;3&lt;/key&gt;&lt;/foreign-keys&gt;&lt;ref-type name="Journal Article"&gt;17&lt;/ref-type&gt;&lt;contributors&gt;&lt;authors&gt;&lt;author&gt;Yosipof, Abraham&lt;/author&gt;&lt;author&gt;Nahum, Oren E.&lt;/author&gt;&lt;author&gt;Anderson, Assaf Y.&lt;/author&gt;&lt;author&gt;Barad, Hannah-Noa&lt;/author&gt;&lt;author&gt;Zaban, Arie&lt;/author&gt;&lt;author&gt;Senderowitz, Hanoch&lt;/author&gt;&lt;/authors&gt;&lt;/contributors&gt;&lt;titles&gt;&lt;title&gt;Data Mining and Machine Learning Tools for Combinatorial Material Science of All-Oxide Photovoltaic Cells&lt;/title&gt;&lt;secondary-title&gt;Molecular Informatics&lt;/secondary-title&gt;&lt;/titles&gt;&lt;periodical&gt;&lt;full-title&gt;Molecular Informatics&lt;/full-title&gt;&lt;/periodical&gt;&lt;pages&gt;367-379&lt;/pages&gt;&lt;volume&gt;34&lt;/volume&gt;&lt;number&gt;6-7&lt;/number&gt;&lt;keywords&gt;&lt;keyword&gt;Data mining&lt;/keyword&gt;&lt;keyword&gt;Machine learning&lt;/keyword&gt;&lt;keyword&gt;QSAR&lt;/keyword&gt;&lt;keyword&gt;Combinatorial material science&lt;/keyword&gt;&lt;keyword&gt;All oxide photovoltaic cells&lt;/keyword&gt;&lt;/keywords&gt;&lt;dates&gt;&lt;year&gt;2015&lt;/year&gt;&lt;/dates&gt;&lt;publisher&gt;WILEY-VCH Verlag&lt;/publisher&gt;&lt;isbn&gt;1868-1751&lt;/isbn&gt;&lt;urls&gt;&lt;related-urls&gt;&lt;url&gt;http://dx.doi.org/10.1002/minf.201400174&lt;/url&gt;&lt;/related-urls&gt;&lt;/urls&gt;&lt;electronic-resource-num&gt;10.1002/minf.201400174&lt;/electronic-resource-num&gt;&lt;/record&gt;&lt;/Cite&gt;&lt;/EndNote&gt;</w:delInstrText>
        </w:r>
        <w:r w:rsidR="00010C54" w:rsidRPr="00CE0C94" w:rsidDel="006642DB">
          <w:rPr>
            <w:rFonts w:ascii="Times New Roman" w:eastAsia="Calibri" w:hAnsi="Times New Roman" w:cs="Arial"/>
          </w:rPr>
          <w:fldChar w:fldCharType="separate"/>
        </w:r>
        <w:r w:rsidR="001C0A8A" w:rsidRPr="001C0A8A" w:rsidDel="006642DB">
          <w:rPr>
            <w:rFonts w:ascii="Times New Roman" w:eastAsia="Calibri" w:hAnsi="Times New Roman" w:cs="Arial"/>
            <w:i/>
            <w:noProof/>
            <w:vertAlign w:val="superscript"/>
          </w:rPr>
          <w:delText>(</w:delText>
        </w:r>
        <w:r w:rsidR="00937424" w:rsidDel="006642DB">
          <w:fldChar w:fldCharType="begin"/>
        </w:r>
        <w:r w:rsidR="00937424" w:rsidDel="006642DB">
          <w:delInstrText xml:space="preserve"> HYPERLINK \l "_ENREF_23" \o "Yosipof, 2015 #3" </w:delInstrText>
        </w:r>
        <w:r w:rsidR="00937424" w:rsidDel="006642DB">
          <w:fldChar w:fldCharType="separate"/>
        </w:r>
        <w:r w:rsidR="001C0A8A" w:rsidRPr="001C0A8A" w:rsidDel="006642DB">
          <w:rPr>
            <w:rFonts w:ascii="Times New Roman" w:eastAsia="Calibri" w:hAnsi="Times New Roman" w:cs="Arial"/>
            <w:i/>
            <w:noProof/>
            <w:vertAlign w:val="superscript"/>
          </w:rPr>
          <w:delText>23</w:delText>
        </w:r>
        <w:r w:rsidR="00937424" w:rsidDel="006642DB">
          <w:rPr>
            <w:rFonts w:ascii="Times New Roman" w:eastAsia="Calibri" w:hAnsi="Times New Roman" w:cs="Arial"/>
            <w:i/>
            <w:noProof/>
            <w:vertAlign w:val="superscript"/>
          </w:rPr>
          <w:fldChar w:fldCharType="end"/>
        </w:r>
        <w:r w:rsidR="001C0A8A" w:rsidRPr="001C0A8A" w:rsidDel="006642DB">
          <w:rPr>
            <w:rFonts w:ascii="Times New Roman" w:eastAsia="Calibri" w:hAnsi="Times New Roman" w:cs="Arial"/>
            <w:i/>
            <w:noProof/>
            <w:vertAlign w:val="superscript"/>
          </w:rPr>
          <w:delText>)</w:delText>
        </w:r>
        <w:r w:rsidR="00010C54" w:rsidRPr="00CE0C94" w:rsidDel="006642DB">
          <w:rPr>
            <w:rFonts w:ascii="Times New Roman" w:eastAsia="Calibri" w:hAnsi="Times New Roman" w:cs="Arial"/>
          </w:rPr>
          <w:fldChar w:fldCharType="end"/>
        </w:r>
        <w:r w:rsidDel="006642DB">
          <w:rPr>
            <w:rFonts w:ascii="Times New Roman" w:eastAsia="Calibri" w:hAnsi="Times New Roman" w:cs="Arial"/>
          </w:rPr>
          <w:delText xml:space="preserve"> thereby allowing for a direct comparison between the performances of the </w:delText>
        </w:r>
        <w:r w:rsidRPr="00E03D56" w:rsidDel="006642DB">
          <w:rPr>
            <w:rFonts w:eastAsia="Calibri"/>
          </w:rPr>
          <w:delText xml:space="preserve">resulting models. GA produced models with </w:delText>
        </w:r>
        <m:oMath>
          <m:sSubSup>
            <m:sSubSupPr>
              <m:ctrlPr>
                <w:rPr>
                  <w:rFonts w:ascii="Cambria Math" w:eastAsia="Times New Roman" w:hAnsi="Cambria Math"/>
                  <w:i/>
                  <w:color w:val="000000"/>
                </w:rPr>
              </m:ctrlPr>
            </m:sSubSupPr>
            <m:e>
              <m:r>
                <m:rPr>
                  <m:sty m:val="bi"/>
                </m:rPr>
                <w:rPr>
                  <w:rFonts w:ascii="Cambria Math" w:eastAsia="Times New Roman" w:hAnsi="Cambria Math"/>
                  <w:color w:val="000000"/>
                </w:rPr>
                <m:t>Q</m:t>
              </m:r>
            </m:e>
            <m:sub>
              <m:r>
                <m:rPr>
                  <m:sty m:val="bi"/>
                </m:rPr>
                <w:rPr>
                  <w:rFonts w:ascii="Cambria Math" w:eastAsia="Times New Roman" w:hAnsi="Cambria Math"/>
                  <w:color w:val="000000"/>
                </w:rPr>
                <m:t>ext</m:t>
              </m:r>
            </m:sub>
            <m:sup>
              <m:r>
                <m:rPr>
                  <m:sty m:val="bi"/>
                </m:rPr>
                <w:rPr>
                  <w:rFonts w:ascii="Cambria Math" w:eastAsia="Times New Roman"/>
                  <w:color w:val="000000"/>
                </w:rPr>
                <m:t>2</m:t>
              </m:r>
            </m:sup>
          </m:sSubSup>
        </m:oMath>
        <w:r w:rsidRPr="00E03D56" w:rsidDel="006642DB">
          <w:rPr>
            <w:rFonts w:eastAsia="Calibri"/>
          </w:rPr>
          <w:delText xml:space="preserve"> </w:delText>
        </w:r>
        <w:r w:rsidRPr="00E03D56" w:rsidDel="006642DB">
          <w:rPr>
            <w:rFonts w:eastAsia="Calibri"/>
            <w:color w:val="000000"/>
          </w:rPr>
          <w:delText>values between</w:delText>
        </w:r>
        <w:r w:rsidRPr="00E03D56" w:rsidDel="006642DB">
          <w:rPr>
            <w:rFonts w:eastAsia="Calibri"/>
          </w:rPr>
          <w:delText xml:space="preserve"> 0.74-0.76, 0.50-0.78 and 0.72 for </w:delText>
        </w:r>
        <w:r w:rsidRPr="00E3100D" w:rsidDel="006642DB">
          <w:rPr>
            <w:rFonts w:eastAsia="Calibri"/>
            <w:i/>
            <w:iCs/>
          </w:rPr>
          <w:delText>J</w:delText>
        </w:r>
        <w:r w:rsidRPr="00E3100D" w:rsidDel="006642DB">
          <w:rPr>
            <w:rFonts w:eastAsia="Calibri"/>
            <w:i/>
            <w:iCs/>
            <w:vertAlign w:val="subscript"/>
          </w:rPr>
          <w:delText>SC</w:delText>
        </w:r>
        <w:r w:rsidRPr="00E03D56" w:rsidDel="006642DB">
          <w:rPr>
            <w:rFonts w:eastAsia="Calibri"/>
          </w:rPr>
          <w:delText xml:space="preserve">, </w:delText>
        </w:r>
        <w:r w:rsidRPr="00E3100D" w:rsidDel="006642DB">
          <w:rPr>
            <w:rFonts w:eastAsia="Calibri"/>
            <w:i/>
            <w:iCs/>
          </w:rPr>
          <w:delText>V</w:delText>
        </w:r>
        <w:r w:rsidRPr="00E3100D" w:rsidDel="006642DB">
          <w:rPr>
            <w:rFonts w:eastAsia="Calibri"/>
            <w:i/>
            <w:iCs/>
            <w:vertAlign w:val="subscript"/>
          </w:rPr>
          <w:delText>OC</w:delText>
        </w:r>
        <w:r w:rsidRPr="00E03D56" w:rsidDel="006642DB">
          <w:rPr>
            <w:rFonts w:eastAsia="Calibri"/>
          </w:rPr>
          <w:delText xml:space="preserve"> and IQE respectively. The corresponding numbers obtained by RANSAC are </w:delText>
        </w:r>
        <m:oMath>
          <m:sSubSup>
            <m:sSubSupPr>
              <m:ctrlPr>
                <w:rPr>
                  <w:rFonts w:ascii="Cambria Math" w:eastAsia="Times New Roman" w:hAnsi="Cambria Math"/>
                  <w:i/>
                  <w:color w:val="000000"/>
                </w:rPr>
              </m:ctrlPr>
            </m:sSubSupPr>
            <m:e>
              <m:r>
                <m:rPr>
                  <m:sty m:val="bi"/>
                </m:rPr>
                <w:rPr>
                  <w:rFonts w:ascii="Cambria Math" w:eastAsia="Times New Roman" w:hAnsi="Cambria Math"/>
                  <w:color w:val="000000"/>
                </w:rPr>
                <m:t>Q</m:t>
              </m:r>
            </m:e>
            <m:sub>
              <m:r>
                <m:rPr>
                  <m:sty m:val="bi"/>
                </m:rPr>
                <w:rPr>
                  <w:rFonts w:ascii="Cambria Math" w:eastAsia="Times New Roman" w:hAnsi="Cambria Math"/>
                  <w:color w:val="000000"/>
                </w:rPr>
                <m:t>ext</m:t>
              </m:r>
            </m:sub>
            <m:sup>
              <m:r>
                <m:rPr>
                  <m:sty m:val="bi"/>
                </m:rPr>
                <w:rPr>
                  <w:rFonts w:ascii="Cambria Math" w:eastAsia="Times New Roman"/>
                  <w:color w:val="000000"/>
                </w:rPr>
                <m:t>2</m:t>
              </m:r>
            </m:sup>
          </m:sSubSup>
        </m:oMath>
        <w:r w:rsidRPr="00E03D56" w:rsidDel="006642DB">
          <w:rPr>
            <w:rFonts w:eastAsia="Calibri"/>
            <w:color w:val="000000"/>
          </w:rPr>
          <w:delText xml:space="preserve"> = 0.69-0.76, 0.62-0.80, and 0.68-0.78 for </w:delText>
        </w:r>
        <w:r w:rsidRPr="00E3100D" w:rsidDel="006642DB">
          <w:rPr>
            <w:rFonts w:eastAsia="Calibri"/>
            <w:i/>
            <w:iCs/>
            <w:color w:val="000000"/>
          </w:rPr>
          <w:delText>J</w:delText>
        </w:r>
        <w:r w:rsidRPr="00E3100D" w:rsidDel="006642DB">
          <w:rPr>
            <w:rFonts w:eastAsia="Calibri"/>
            <w:i/>
            <w:iCs/>
            <w:color w:val="000000"/>
            <w:vertAlign w:val="subscript"/>
          </w:rPr>
          <w:delText>SC</w:delText>
        </w:r>
        <w:r w:rsidRPr="00E03D56" w:rsidDel="006642DB">
          <w:rPr>
            <w:rFonts w:eastAsia="Calibri"/>
            <w:color w:val="000000"/>
          </w:rPr>
          <w:delText xml:space="preserve">, </w:delText>
        </w:r>
        <w:r w:rsidRPr="00E3100D" w:rsidDel="006642DB">
          <w:rPr>
            <w:rFonts w:eastAsia="Calibri"/>
            <w:i/>
            <w:iCs/>
            <w:color w:val="000000"/>
          </w:rPr>
          <w:delText>V</w:delText>
        </w:r>
        <w:r w:rsidRPr="00E3100D" w:rsidDel="006642DB">
          <w:rPr>
            <w:rFonts w:eastAsia="Calibri"/>
            <w:i/>
            <w:iCs/>
            <w:color w:val="000000"/>
            <w:vertAlign w:val="subscript"/>
          </w:rPr>
          <w:delText>OC</w:delText>
        </w:r>
        <w:r w:rsidRPr="00E03D56" w:rsidDel="006642DB">
          <w:rPr>
            <w:rFonts w:eastAsia="Calibri"/>
            <w:color w:val="000000"/>
          </w:rPr>
          <w:delText xml:space="preserve"> and IQE, respectively, with no AD and </w:delText>
        </w:r>
        <m:oMath>
          <m:sSubSup>
            <m:sSubSupPr>
              <m:ctrlPr>
                <w:rPr>
                  <w:rFonts w:ascii="Cambria Math" w:eastAsia="Times New Roman" w:hAnsi="Cambria Math"/>
                  <w:i/>
                  <w:color w:val="000000"/>
                </w:rPr>
              </m:ctrlPr>
            </m:sSubSupPr>
            <m:e>
              <m:r>
                <m:rPr>
                  <m:sty m:val="bi"/>
                </m:rPr>
                <w:rPr>
                  <w:rFonts w:ascii="Cambria Math" w:eastAsia="Times New Roman" w:hAnsi="Cambria Math"/>
                  <w:color w:val="000000"/>
                </w:rPr>
                <m:t>Q</m:t>
              </m:r>
            </m:e>
            <m:sub>
              <m:r>
                <m:rPr>
                  <m:sty m:val="bi"/>
                </m:rPr>
                <w:rPr>
                  <w:rFonts w:ascii="Cambria Math" w:eastAsia="Times New Roman" w:hAnsi="Cambria Math"/>
                  <w:color w:val="000000"/>
                </w:rPr>
                <m:t>ext</m:t>
              </m:r>
            </m:sub>
            <m:sup>
              <m:r>
                <m:rPr>
                  <m:sty m:val="bi"/>
                </m:rPr>
                <w:rPr>
                  <w:rFonts w:ascii="Cambria Math" w:eastAsia="Times New Roman"/>
                  <w:color w:val="000000"/>
                </w:rPr>
                <m:t>2</m:t>
              </m:r>
            </m:sup>
          </m:sSubSup>
        </m:oMath>
        <w:r w:rsidRPr="00E03D56" w:rsidDel="006642DB">
          <w:rPr>
            <w:rFonts w:eastAsia="Calibri"/>
            <w:color w:val="000000"/>
          </w:rPr>
          <w:delText xml:space="preserve"> = 0.84-0.87, 0.73-0.80 and 0.82-0.83 for </w:delText>
        </w:r>
        <w:r w:rsidRPr="00E3100D" w:rsidDel="006642DB">
          <w:rPr>
            <w:rFonts w:eastAsia="Calibri"/>
            <w:i/>
            <w:iCs/>
            <w:color w:val="000000"/>
          </w:rPr>
          <w:delText>J</w:delText>
        </w:r>
        <w:r w:rsidRPr="00E3100D" w:rsidDel="006642DB">
          <w:rPr>
            <w:rFonts w:eastAsia="Calibri"/>
            <w:i/>
            <w:iCs/>
            <w:color w:val="000000"/>
            <w:vertAlign w:val="subscript"/>
          </w:rPr>
          <w:delText>SC</w:delText>
        </w:r>
        <w:r w:rsidRPr="00E03D56" w:rsidDel="006642DB">
          <w:rPr>
            <w:rFonts w:eastAsia="Calibri"/>
            <w:color w:val="000000"/>
          </w:rPr>
          <w:delText xml:space="preserve">, </w:delText>
        </w:r>
        <w:r w:rsidRPr="00E3100D" w:rsidDel="006642DB">
          <w:rPr>
            <w:rFonts w:eastAsia="Calibri"/>
            <w:i/>
            <w:iCs/>
            <w:color w:val="000000"/>
          </w:rPr>
          <w:delText>V</w:delText>
        </w:r>
        <w:r w:rsidRPr="00E3100D" w:rsidDel="006642DB">
          <w:rPr>
            <w:rFonts w:eastAsia="Calibri"/>
            <w:i/>
            <w:iCs/>
            <w:color w:val="000000"/>
            <w:vertAlign w:val="subscript"/>
          </w:rPr>
          <w:delText>OC</w:delText>
        </w:r>
        <w:r w:rsidRPr="00E03D56" w:rsidDel="006642DB">
          <w:rPr>
            <w:rFonts w:eastAsia="Calibri"/>
            <w:color w:val="000000"/>
          </w:rPr>
          <w:delText xml:space="preserve"> and IQE, respectively, with AD</w:delText>
        </w:r>
        <w:r w:rsidRPr="00E03D56" w:rsidDel="006642DB">
          <w:rPr>
            <w:rFonts w:eastAsia="Calibri"/>
          </w:rPr>
          <w:delText>. These results suggest that the</w:delText>
        </w:r>
        <w:r w:rsidDel="006642DB">
          <w:rPr>
            <w:rFonts w:ascii="Times New Roman" w:eastAsia="Calibri" w:hAnsi="Times New Roman" w:cs="Arial"/>
          </w:rPr>
          <w:delText xml:space="preserve"> performances of the RANSAC models are similar to those of the GA with no consideration of the AD and </w:delText>
        </w:r>
        <w:r w:rsidRPr="00E03D56" w:rsidDel="006642DB">
          <w:rPr>
            <w:rFonts w:eastAsia="Calibri"/>
          </w:rPr>
          <w:delText xml:space="preserve">provide significant improvement upon the application of AD. Of note, there is no inherent definition of AD in the GA method. For </w:delText>
        </w:r>
        <w:r w:rsidRPr="00E03D56" w:rsidDel="006642DB">
          <w:rPr>
            <w:rFonts w:eastAsia="Calibri"/>
            <w:i/>
            <w:iCs/>
          </w:rPr>
          <w:delText>k</w:delText>
        </w:r>
        <w:r w:rsidRPr="00E03D56" w:rsidDel="006642DB">
          <w:rPr>
            <w:rFonts w:eastAsia="Calibri"/>
          </w:rPr>
          <w:delText xml:space="preserve">NN </w:delText>
        </w:r>
        <m:oMath>
          <m:sSubSup>
            <m:sSubSupPr>
              <m:ctrlPr>
                <w:rPr>
                  <w:rFonts w:ascii="Cambria Math" w:eastAsia="Times New Roman" w:hAnsi="Cambria Math"/>
                  <w:i/>
                  <w:color w:val="000000"/>
                </w:rPr>
              </m:ctrlPr>
            </m:sSubSupPr>
            <m:e>
              <m:r>
                <m:rPr>
                  <m:sty m:val="bi"/>
                </m:rPr>
                <w:rPr>
                  <w:rFonts w:ascii="Cambria Math" w:eastAsia="Times New Roman" w:hAnsi="Cambria Math"/>
                  <w:color w:val="000000"/>
                </w:rPr>
                <m:t>Q</m:t>
              </m:r>
            </m:e>
            <m:sub>
              <m:r>
                <m:rPr>
                  <m:sty m:val="bi"/>
                </m:rPr>
                <w:rPr>
                  <w:rFonts w:ascii="Cambria Math" w:eastAsia="Times New Roman" w:hAnsi="Cambria Math"/>
                  <w:color w:val="000000"/>
                </w:rPr>
                <m:t>ext</m:t>
              </m:r>
            </m:sub>
            <m:sup>
              <m:r>
                <m:rPr>
                  <m:sty m:val="bi"/>
                </m:rPr>
                <w:rPr>
                  <w:rFonts w:ascii="Cambria Math" w:eastAsia="Times New Roman"/>
                  <w:color w:val="000000"/>
                </w:rPr>
                <m:t>2</m:t>
              </m:r>
            </m:sup>
          </m:sSubSup>
        </m:oMath>
        <w:r w:rsidRPr="00E03D56" w:rsidDel="006642DB">
          <w:rPr>
            <w:rFonts w:eastAsia="Calibri"/>
            <w:color w:val="000000"/>
          </w:rPr>
          <w:delText xml:space="preserve"> was reported to be 0.89-0.92, 0.56-0.89, and 0.87-0.91 for </w:delText>
        </w:r>
        <w:r w:rsidRPr="00E3100D" w:rsidDel="006642DB">
          <w:rPr>
            <w:rFonts w:eastAsia="Calibri"/>
            <w:i/>
            <w:iCs/>
            <w:color w:val="000000"/>
          </w:rPr>
          <w:delText>J</w:delText>
        </w:r>
        <w:r w:rsidRPr="00E3100D" w:rsidDel="006642DB">
          <w:rPr>
            <w:rFonts w:eastAsia="Calibri"/>
            <w:i/>
            <w:iCs/>
            <w:color w:val="000000"/>
            <w:vertAlign w:val="subscript"/>
          </w:rPr>
          <w:delText>SC</w:delText>
        </w:r>
        <w:r w:rsidRPr="00E03D56" w:rsidDel="006642DB">
          <w:rPr>
            <w:rFonts w:eastAsia="Calibri"/>
            <w:color w:val="000000"/>
          </w:rPr>
          <w:delText xml:space="preserve">, </w:delText>
        </w:r>
        <w:r w:rsidRPr="00E3100D" w:rsidDel="006642DB">
          <w:rPr>
            <w:rFonts w:eastAsia="Calibri"/>
            <w:i/>
            <w:iCs/>
            <w:color w:val="000000"/>
          </w:rPr>
          <w:delText>V</w:delText>
        </w:r>
        <w:r w:rsidRPr="00E3100D" w:rsidDel="006642DB">
          <w:rPr>
            <w:rFonts w:eastAsia="Calibri"/>
            <w:i/>
            <w:iCs/>
            <w:color w:val="000000"/>
            <w:vertAlign w:val="subscript"/>
          </w:rPr>
          <w:delText>OC</w:delText>
        </w:r>
        <w:r w:rsidRPr="00E03D56" w:rsidDel="006642DB">
          <w:rPr>
            <w:rFonts w:eastAsia="Calibri"/>
            <w:color w:val="000000"/>
          </w:rPr>
          <w:delText xml:space="preserve"> and IQE, respectively, with no AD and </w:delText>
        </w:r>
        <m:oMath>
          <m:sSubSup>
            <m:sSubSupPr>
              <m:ctrlPr>
                <w:rPr>
                  <w:rFonts w:ascii="Cambria Math" w:eastAsia="Times New Roman" w:hAnsi="Cambria Math"/>
                  <w:i/>
                  <w:color w:val="000000"/>
                </w:rPr>
              </m:ctrlPr>
            </m:sSubSupPr>
            <m:e>
              <m:r>
                <m:rPr>
                  <m:sty m:val="bi"/>
                </m:rPr>
                <w:rPr>
                  <w:rFonts w:ascii="Cambria Math" w:eastAsia="Times New Roman" w:hAnsi="Cambria Math"/>
                  <w:color w:val="000000"/>
                </w:rPr>
                <m:t>Q</m:t>
              </m:r>
            </m:e>
            <m:sub>
              <m:r>
                <m:rPr>
                  <m:sty m:val="bi"/>
                </m:rPr>
                <w:rPr>
                  <w:rFonts w:ascii="Cambria Math" w:eastAsia="Times New Roman" w:hAnsi="Cambria Math"/>
                  <w:color w:val="000000"/>
                </w:rPr>
                <m:t>ext</m:t>
              </m:r>
            </m:sub>
            <m:sup>
              <m:r>
                <m:rPr>
                  <m:sty m:val="bi"/>
                </m:rPr>
                <w:rPr>
                  <w:rFonts w:ascii="Cambria Math" w:eastAsia="Times New Roman"/>
                  <w:color w:val="000000"/>
                </w:rPr>
                <m:t>2</m:t>
              </m:r>
            </m:sup>
          </m:sSubSup>
        </m:oMath>
        <w:r w:rsidRPr="00E03D56" w:rsidDel="006642DB">
          <w:rPr>
            <w:rFonts w:eastAsia="Calibri"/>
            <w:color w:val="000000"/>
          </w:rPr>
          <w:delText xml:space="preserve"> 0.88-0.92, 0.55-0.89 and 0.87-0.89 for </w:delText>
        </w:r>
        <w:r w:rsidRPr="00E3100D" w:rsidDel="006642DB">
          <w:rPr>
            <w:rFonts w:eastAsia="Calibri"/>
            <w:i/>
            <w:iCs/>
            <w:color w:val="000000"/>
          </w:rPr>
          <w:delText>J</w:delText>
        </w:r>
        <w:r w:rsidRPr="00E3100D" w:rsidDel="006642DB">
          <w:rPr>
            <w:rFonts w:eastAsia="Calibri"/>
            <w:i/>
            <w:iCs/>
            <w:color w:val="000000"/>
            <w:vertAlign w:val="subscript"/>
          </w:rPr>
          <w:delText>SC</w:delText>
        </w:r>
        <w:r w:rsidRPr="00E03D56" w:rsidDel="006642DB">
          <w:rPr>
            <w:rFonts w:eastAsia="Calibri"/>
            <w:color w:val="000000"/>
          </w:rPr>
          <w:delText xml:space="preserve">, </w:delText>
        </w:r>
        <w:r w:rsidRPr="00E3100D" w:rsidDel="006642DB">
          <w:rPr>
            <w:rFonts w:eastAsia="Calibri"/>
            <w:i/>
            <w:iCs/>
            <w:color w:val="000000"/>
          </w:rPr>
          <w:delText>V</w:delText>
        </w:r>
        <w:r w:rsidRPr="00E3100D" w:rsidDel="006642DB">
          <w:rPr>
            <w:rFonts w:eastAsia="Calibri"/>
            <w:i/>
            <w:iCs/>
            <w:color w:val="000000"/>
            <w:vertAlign w:val="subscript"/>
          </w:rPr>
          <w:delText>OC</w:delText>
        </w:r>
        <w:r w:rsidRPr="00E03D56" w:rsidDel="006642DB">
          <w:rPr>
            <w:rFonts w:eastAsia="Calibri"/>
            <w:color w:val="000000"/>
          </w:rPr>
          <w:delText xml:space="preserve"> and IQE, respectively, with AD</w:delText>
        </w:r>
        <w:r w:rsidRPr="00E03D56" w:rsidDel="006642DB">
          <w:rPr>
            <w:rFonts w:eastAsia="Calibri"/>
          </w:rPr>
          <w:delText xml:space="preserve">. Thus, </w:delText>
        </w:r>
        <w:r w:rsidRPr="00E03D56" w:rsidDel="006642DB">
          <w:rPr>
            <w:rFonts w:eastAsia="Calibri"/>
            <w:i/>
            <w:iCs/>
          </w:rPr>
          <w:delText>k</w:delText>
        </w:r>
        <w:r w:rsidRPr="00E03D56" w:rsidDel="006642DB">
          <w:rPr>
            <w:rFonts w:eastAsia="Calibri"/>
          </w:rPr>
          <w:delText xml:space="preserve">NN provides models with higher prediction statistics than RANSAC in particular when the AD is not considered. However, the performances of RANSAC approach those of </w:delText>
        </w:r>
        <w:r w:rsidRPr="00E03D56" w:rsidDel="006642DB">
          <w:rPr>
            <w:rFonts w:eastAsia="Calibri"/>
            <w:i/>
            <w:iCs/>
          </w:rPr>
          <w:delText>k</w:delText>
        </w:r>
        <w:r w:rsidRPr="00E03D56" w:rsidDel="006642DB">
          <w:rPr>
            <w:rFonts w:eastAsia="Calibri"/>
          </w:rPr>
          <w:delText>NN upon the introduction of the AD.</w:delText>
        </w:r>
        <w:r w:rsidDel="006642DB">
          <w:rPr>
            <w:rFonts w:ascii="Times New Roman" w:eastAsia="Calibri" w:hAnsi="Times New Roman" w:cs="Arial"/>
          </w:rPr>
          <w:delText xml:space="preserve"> Moreover, the test set coverage provided by RANSAC is generally higher than that provided by </w:delText>
        </w:r>
        <w:r w:rsidRPr="00F423A9" w:rsidDel="006642DB">
          <w:rPr>
            <w:rFonts w:ascii="Times New Roman" w:eastAsia="Calibri" w:hAnsi="Times New Roman" w:cs="Arial"/>
            <w:i/>
            <w:iCs/>
          </w:rPr>
          <w:delText>k</w:delText>
        </w:r>
        <w:r w:rsidRPr="00F423A9" w:rsidDel="006642DB">
          <w:rPr>
            <w:rFonts w:ascii="Times New Roman" w:eastAsia="Calibri" w:hAnsi="Times New Roman" w:cs="Arial"/>
          </w:rPr>
          <w:delText xml:space="preserve">NN (Table </w:delText>
        </w:r>
        <w:r w:rsidR="00E644EC" w:rsidDel="006642DB">
          <w:rPr>
            <w:rFonts w:ascii="Times New Roman" w:eastAsia="Calibri" w:hAnsi="Times New Roman" w:cs="Arial"/>
          </w:rPr>
          <w:delText>6</w:delText>
        </w:r>
        <w:r w:rsidRPr="00F423A9" w:rsidDel="006642DB">
          <w:rPr>
            <w:rFonts w:ascii="Times New Roman" w:eastAsia="Calibri" w:hAnsi="Times New Roman" w:cs="Arial"/>
          </w:rPr>
          <w:delText>).</w:delText>
        </w:r>
        <w:r w:rsidDel="006642DB">
          <w:rPr>
            <w:rFonts w:ascii="Times New Roman" w:eastAsia="Calibri" w:hAnsi="Times New Roman" w:cs="Arial"/>
          </w:rPr>
          <w:delText xml:space="preserve"> Finally, in contrast with </w:delText>
        </w:r>
        <w:r w:rsidRPr="00054734" w:rsidDel="006642DB">
          <w:rPr>
            <w:rFonts w:ascii="Times New Roman" w:eastAsia="Calibri" w:hAnsi="Times New Roman" w:cs="Arial"/>
            <w:i/>
            <w:iCs/>
          </w:rPr>
          <w:delText>k</w:delText>
        </w:r>
        <w:r w:rsidDel="006642DB">
          <w:rPr>
            <w:rFonts w:ascii="Times New Roman" w:eastAsia="Calibri" w:hAnsi="Times New Roman" w:cs="Arial"/>
          </w:rPr>
          <w:delText xml:space="preserve">NN, RANSAC provides a model in the form of a QSAR equation which enhances model interpretability. </w:delText>
        </w:r>
      </w:del>
    </w:p>
    <w:p w14:paraId="1FFBC39F" w14:textId="77D61953" w:rsidR="00802AFE" w:rsidDel="006642DB" w:rsidRDefault="00802AFE" w:rsidP="006642DB">
      <w:pPr>
        <w:pStyle w:val="Heading1"/>
        <w:rPr>
          <w:del w:id="4014" w:author="Shy Alon" w:date="2017-07-21T16:25:00Z"/>
          <w:rFonts w:ascii="Times New Roman" w:eastAsia="Calibri" w:hAnsi="Times New Roman" w:cs="Arial"/>
        </w:rPr>
        <w:pPrChange w:id="4015" w:author="Shy Alon" w:date="2017-07-21T16:25:00Z">
          <w:pPr/>
        </w:pPrChange>
      </w:pPr>
    </w:p>
    <w:p w14:paraId="188C7312" w14:textId="1C476649" w:rsidR="00802AFE" w:rsidRPr="00F423A9" w:rsidDel="006642DB" w:rsidRDefault="00826B66" w:rsidP="006642DB">
      <w:pPr>
        <w:pStyle w:val="Heading1"/>
        <w:rPr>
          <w:del w:id="4016" w:author="Shy Alon" w:date="2017-07-21T16:25:00Z"/>
          <w:rtl/>
        </w:rPr>
        <w:pPrChange w:id="4017" w:author="Shy Alon" w:date="2017-07-21T16:25:00Z">
          <w:pPr>
            <w:pStyle w:val="Caption"/>
          </w:pPr>
        </w:pPrChange>
      </w:pPr>
      <w:bookmarkStart w:id="4018" w:name="_Toc475380988"/>
      <w:del w:id="4019" w:author="Shy Alon" w:date="2017-07-21T16:25:00Z">
        <w:r w:rsidDel="006642DB">
          <w:delText xml:space="preserve">Table </w:delText>
        </w:r>
        <w:r w:rsidR="00937424" w:rsidDel="006642DB">
          <w:fldChar w:fldCharType="begin"/>
        </w:r>
        <w:r w:rsidR="00937424" w:rsidDel="006642DB">
          <w:delInstrText xml:space="preserve"> SEQ Table \* ARABIC </w:delInstrText>
        </w:r>
        <w:r w:rsidR="00937424" w:rsidDel="006642DB">
          <w:fldChar w:fldCharType="separate"/>
        </w:r>
        <w:r w:rsidR="006C3932" w:rsidDel="006642DB">
          <w:rPr>
            <w:noProof/>
          </w:rPr>
          <w:delText>5</w:delText>
        </w:r>
        <w:r w:rsidR="00937424" w:rsidDel="006642DB">
          <w:rPr>
            <w:noProof/>
          </w:rPr>
          <w:fldChar w:fldCharType="end"/>
        </w:r>
        <w:r w:rsidDel="006642DB">
          <w:delText xml:space="preserve">: </w:delText>
        </w:r>
        <w:r w:rsidR="00802AFE" w:rsidRPr="00230DA2" w:rsidDel="006642DB">
          <w:rPr>
            <w:b w:val="0"/>
            <w:bCs w:val="0"/>
          </w:rPr>
          <w:delText>Number of model-compatible samples for the three datasets based on the RANSAC models.</w:delText>
        </w:r>
        <w:bookmarkEnd w:id="4018"/>
      </w:del>
    </w:p>
    <w:tbl>
      <w:tblPr>
        <w:tblStyle w:val="TableGrid1"/>
        <w:tblW w:w="8100" w:type="dxa"/>
        <w:jc w:val="center"/>
        <w:tblBorders>
          <w:insideV w:val="none" w:sz="0" w:space="0" w:color="auto"/>
        </w:tblBorders>
        <w:tblLayout w:type="fixed"/>
        <w:tblLook w:val="04A0" w:firstRow="1" w:lastRow="0" w:firstColumn="1" w:lastColumn="0" w:noHBand="0" w:noVBand="1"/>
      </w:tblPr>
      <w:tblGrid>
        <w:gridCol w:w="2700"/>
        <w:gridCol w:w="1800"/>
        <w:gridCol w:w="1800"/>
        <w:gridCol w:w="1800"/>
      </w:tblGrid>
      <w:tr w:rsidR="00802AFE" w:rsidRPr="00F423A9" w:rsidDel="006642DB" w14:paraId="560C6735" w14:textId="4886F87A" w:rsidTr="00564273">
        <w:trPr>
          <w:jc w:val="center"/>
          <w:del w:id="4020" w:author="Shy Alon" w:date="2017-07-21T16:25:00Z"/>
        </w:trPr>
        <w:tc>
          <w:tcPr>
            <w:tcW w:w="2700" w:type="dxa"/>
            <w:tcBorders>
              <w:top w:val="nil"/>
              <w:left w:val="nil"/>
              <w:bottom w:val="single" w:sz="4" w:space="0" w:color="auto"/>
            </w:tcBorders>
          </w:tcPr>
          <w:p w14:paraId="5F2737E1" w14:textId="7A2BC6F9" w:rsidR="00802AFE" w:rsidRPr="00F423A9" w:rsidDel="006642DB" w:rsidRDefault="00802AFE" w:rsidP="006642DB">
            <w:pPr>
              <w:pStyle w:val="Heading1"/>
              <w:rPr>
                <w:del w:id="4021" w:author="Shy Alon" w:date="2017-07-21T16:25:00Z"/>
                <w:rFonts w:ascii="Times New Roman" w:eastAsia="Calibri" w:hAnsi="Times New Roman" w:cs="Arial"/>
              </w:rPr>
              <w:pPrChange w:id="4022" w:author="Shy Alon" w:date="2017-07-21T16:25:00Z">
                <w:pPr>
                  <w:ind w:left="360"/>
                  <w:jc w:val="center"/>
                </w:pPr>
              </w:pPrChange>
            </w:pPr>
          </w:p>
        </w:tc>
        <w:tc>
          <w:tcPr>
            <w:tcW w:w="1800" w:type="dxa"/>
            <w:tcBorders>
              <w:top w:val="nil"/>
              <w:bottom w:val="single" w:sz="4" w:space="0" w:color="auto"/>
            </w:tcBorders>
          </w:tcPr>
          <w:p w14:paraId="7E97915F" w14:textId="20C1662C" w:rsidR="00802AFE" w:rsidRPr="00B471AE" w:rsidDel="006642DB" w:rsidRDefault="00802AFE" w:rsidP="006642DB">
            <w:pPr>
              <w:pStyle w:val="Heading1"/>
              <w:rPr>
                <w:del w:id="4023" w:author="Shy Alon" w:date="2017-07-21T16:25:00Z"/>
                <w:rFonts w:ascii="Times New Roman" w:eastAsia="Calibri" w:hAnsi="Times New Roman" w:cs="Arial"/>
                <w:i/>
                <w:iCs/>
              </w:rPr>
              <w:pPrChange w:id="4024" w:author="Shy Alon" w:date="2017-07-21T16:25:00Z">
                <w:pPr>
                  <w:spacing w:after="160"/>
                  <w:jc w:val="center"/>
                </w:pPr>
              </w:pPrChange>
            </w:pPr>
            <w:del w:id="4025" w:author="Shy Alon" w:date="2017-07-21T16:25:00Z">
              <w:r w:rsidRPr="00E3100D" w:rsidDel="006642DB">
                <w:rPr>
                  <w:rFonts w:ascii="Times New Roman" w:eastAsia="Calibri" w:hAnsi="Times New Roman" w:cs="Arial"/>
                  <w:i/>
                  <w:iCs/>
                </w:rPr>
                <w:delText>J</w:delText>
              </w:r>
              <w:r w:rsidRPr="00E3100D" w:rsidDel="006642DB">
                <w:rPr>
                  <w:rFonts w:ascii="Times New Roman" w:eastAsia="Calibri" w:hAnsi="Times New Roman" w:cs="Arial"/>
                  <w:i/>
                  <w:iCs/>
                  <w:vertAlign w:val="subscript"/>
                </w:rPr>
                <w:delText>SC</w:delText>
              </w:r>
            </w:del>
          </w:p>
        </w:tc>
        <w:tc>
          <w:tcPr>
            <w:tcW w:w="1800" w:type="dxa"/>
            <w:tcBorders>
              <w:top w:val="nil"/>
              <w:bottom w:val="single" w:sz="4" w:space="0" w:color="auto"/>
            </w:tcBorders>
          </w:tcPr>
          <w:p w14:paraId="17B0D32A" w14:textId="7771C455" w:rsidR="00802AFE" w:rsidRPr="00B471AE" w:rsidDel="006642DB" w:rsidRDefault="00802AFE" w:rsidP="006642DB">
            <w:pPr>
              <w:pStyle w:val="Heading1"/>
              <w:rPr>
                <w:del w:id="4026" w:author="Shy Alon" w:date="2017-07-21T16:25:00Z"/>
                <w:rFonts w:ascii="Times New Roman" w:eastAsia="Calibri" w:hAnsi="Times New Roman" w:cs="Arial"/>
                <w:i/>
                <w:iCs/>
              </w:rPr>
              <w:pPrChange w:id="4027" w:author="Shy Alon" w:date="2017-07-21T16:25:00Z">
                <w:pPr>
                  <w:spacing w:after="160"/>
                  <w:jc w:val="center"/>
                </w:pPr>
              </w:pPrChange>
            </w:pPr>
            <w:del w:id="4028" w:author="Shy Alon" w:date="2017-07-21T16:25:00Z">
              <w:r w:rsidRPr="00E3100D" w:rsidDel="006642DB">
                <w:rPr>
                  <w:rFonts w:ascii="Times New Roman" w:eastAsia="Calibri" w:hAnsi="Times New Roman" w:cs="Arial"/>
                  <w:i/>
                  <w:iCs/>
                </w:rPr>
                <w:delText>V</w:delText>
              </w:r>
              <w:r w:rsidRPr="00E3100D" w:rsidDel="006642DB">
                <w:rPr>
                  <w:rFonts w:ascii="Times New Roman" w:eastAsia="Calibri" w:hAnsi="Times New Roman" w:cs="Arial"/>
                  <w:i/>
                  <w:iCs/>
                  <w:vertAlign w:val="subscript"/>
                </w:rPr>
                <w:delText>OC</w:delText>
              </w:r>
            </w:del>
          </w:p>
        </w:tc>
        <w:tc>
          <w:tcPr>
            <w:tcW w:w="1800" w:type="dxa"/>
            <w:tcBorders>
              <w:top w:val="nil"/>
              <w:bottom w:val="single" w:sz="4" w:space="0" w:color="auto"/>
              <w:right w:val="nil"/>
            </w:tcBorders>
          </w:tcPr>
          <w:p w14:paraId="75A1AA3A" w14:textId="6285F7F9" w:rsidR="00802AFE" w:rsidRPr="00F423A9" w:rsidDel="006642DB" w:rsidRDefault="00802AFE" w:rsidP="006642DB">
            <w:pPr>
              <w:pStyle w:val="Heading1"/>
              <w:rPr>
                <w:del w:id="4029" w:author="Shy Alon" w:date="2017-07-21T16:25:00Z"/>
                <w:rFonts w:ascii="Times New Roman" w:eastAsia="Calibri" w:hAnsi="Times New Roman" w:cs="Arial"/>
                <w:i/>
                <w:iCs/>
              </w:rPr>
              <w:pPrChange w:id="4030" w:author="Shy Alon" w:date="2017-07-21T16:25:00Z">
                <w:pPr>
                  <w:jc w:val="center"/>
                </w:pPr>
              </w:pPrChange>
            </w:pPr>
            <w:del w:id="4031" w:author="Shy Alon" w:date="2017-07-21T16:25:00Z">
              <w:r w:rsidRPr="00F423A9" w:rsidDel="006642DB">
                <w:rPr>
                  <w:rFonts w:ascii="Times New Roman" w:eastAsia="Calibri" w:hAnsi="Times New Roman" w:cs="Arial"/>
                  <w:i/>
                  <w:iCs/>
                </w:rPr>
                <w:delText>IQE</w:delText>
              </w:r>
            </w:del>
          </w:p>
        </w:tc>
      </w:tr>
      <w:tr w:rsidR="00802AFE" w:rsidRPr="00F423A9" w:rsidDel="006642DB" w14:paraId="1BACE42F" w14:textId="76577B49" w:rsidTr="00564273">
        <w:trPr>
          <w:jc w:val="center"/>
          <w:del w:id="4032" w:author="Shy Alon" w:date="2017-07-21T16:25:00Z"/>
        </w:trPr>
        <w:tc>
          <w:tcPr>
            <w:tcW w:w="8100" w:type="dxa"/>
            <w:gridSpan w:val="4"/>
            <w:tcBorders>
              <w:left w:val="nil"/>
              <w:bottom w:val="nil"/>
              <w:right w:val="nil"/>
            </w:tcBorders>
          </w:tcPr>
          <w:p w14:paraId="34E04B13" w14:textId="1BD2857B" w:rsidR="00802AFE" w:rsidRPr="00F423A9" w:rsidDel="006642DB" w:rsidRDefault="00802AFE" w:rsidP="006642DB">
            <w:pPr>
              <w:pStyle w:val="Heading1"/>
              <w:rPr>
                <w:del w:id="4033" w:author="Shy Alon" w:date="2017-07-21T16:25:00Z"/>
                <w:rFonts w:ascii="Times New Roman" w:eastAsia="Times New Roman" w:hAnsi="Times New Roman" w:cs="Arial"/>
              </w:rPr>
              <w:pPrChange w:id="4034" w:author="Shy Alon" w:date="2017-07-21T16:25:00Z">
                <w:pPr>
                  <w:ind w:left="360"/>
                </w:pPr>
              </w:pPrChange>
            </w:pPr>
            <m:oMath>
              <m:r>
                <w:del w:id="4035" w:author="Shy Alon" w:date="2017-07-21T16:25:00Z">
                  <m:rPr>
                    <m:sty m:val="bi"/>
                  </m:rPr>
                  <w:rPr>
                    <w:rFonts w:ascii="Cambria Math" w:eastAsia="Calibri" w:hAnsi="Cambria Math" w:cs="Arial"/>
                  </w:rPr>
                  <m:t>Ti</m:t>
                </w:del>
              </m:r>
              <m:sSub>
                <m:sSubPr>
                  <m:ctrlPr>
                    <w:del w:id="4036" w:author="Shy Alon" w:date="2017-07-21T16:25:00Z">
                      <w:rPr>
                        <w:rFonts w:ascii="Cambria Math" w:eastAsia="Calibri" w:hAnsi="Cambria Math" w:cs="Arial"/>
                      </w:rPr>
                    </w:del>
                  </m:ctrlPr>
                </m:sSubPr>
                <m:e>
                  <m:r>
                    <w:del w:id="4037" w:author="Shy Alon" w:date="2017-07-21T16:25:00Z">
                      <m:rPr>
                        <m:sty m:val="bi"/>
                      </m:rPr>
                      <w:rPr>
                        <w:rFonts w:ascii="Cambria Math" w:eastAsia="Calibri" w:hAnsi="Cambria Math" w:cs="Arial"/>
                      </w:rPr>
                      <m:t>O</m:t>
                    </w:del>
                  </m:r>
                </m:e>
                <m:sub>
                  <m:r>
                    <w:del w:id="4038" w:author="Shy Alon" w:date="2017-07-21T16:25:00Z">
                      <m:rPr>
                        <m:sty m:val="b"/>
                      </m:rPr>
                      <w:rPr>
                        <w:rFonts w:ascii="Cambria Math" w:eastAsia="Calibri" w:hAnsi="Cambria Math" w:cs="Arial"/>
                      </w:rPr>
                      <m:t>2</m:t>
                    </w:del>
                  </m:r>
                </m:sub>
              </m:sSub>
              <m:r>
                <w:del w:id="4039" w:author="Shy Alon" w:date="2017-07-21T16:25:00Z">
                  <m:rPr>
                    <m:sty m:val="b"/>
                  </m:rPr>
                  <w:rPr>
                    <w:rFonts w:ascii="Cambria Math" w:eastAsia="Calibri" w:hAnsi="Cambria Math" w:cs="Arial"/>
                  </w:rPr>
                  <m:t>|</m:t>
                </w:del>
              </m:r>
              <m:r>
                <w:del w:id="4040" w:author="Shy Alon" w:date="2017-07-21T16:25:00Z">
                  <m:rPr>
                    <m:sty m:val="bi"/>
                  </m:rPr>
                  <w:rPr>
                    <w:rFonts w:ascii="Cambria Math" w:eastAsia="Calibri" w:hAnsi="Cambria Math" w:cs="Arial"/>
                  </w:rPr>
                  <m:t>C</m:t>
                </w:del>
              </m:r>
              <m:sSub>
                <m:sSubPr>
                  <m:ctrlPr>
                    <w:del w:id="4041" w:author="Shy Alon" w:date="2017-07-21T16:25:00Z">
                      <w:rPr>
                        <w:rFonts w:ascii="Cambria Math" w:eastAsia="Calibri" w:hAnsi="Cambria Math" w:cs="Arial"/>
                      </w:rPr>
                    </w:del>
                  </m:ctrlPr>
                </m:sSubPr>
                <m:e>
                  <m:r>
                    <w:del w:id="4042" w:author="Shy Alon" w:date="2017-07-21T16:25:00Z">
                      <m:rPr>
                        <m:sty m:val="bi"/>
                      </m:rPr>
                      <w:rPr>
                        <w:rFonts w:ascii="Cambria Math" w:eastAsia="Calibri" w:hAnsi="Cambria Math" w:cs="Arial"/>
                      </w:rPr>
                      <m:t>u</m:t>
                    </w:del>
                  </m:r>
                </m:e>
                <m:sub>
                  <m:r>
                    <w:del w:id="4043" w:author="Shy Alon" w:date="2017-07-21T16:25:00Z">
                      <m:rPr>
                        <m:sty m:val="b"/>
                      </m:rPr>
                      <w:rPr>
                        <w:rFonts w:ascii="Cambria Math" w:eastAsia="Calibri" w:hAnsi="Cambria Math" w:cs="Arial"/>
                      </w:rPr>
                      <m:t>2</m:t>
                    </w:del>
                  </m:r>
                </m:sub>
              </m:sSub>
              <m:r>
                <w:del w:id="4044" w:author="Shy Alon" w:date="2017-07-21T16:25:00Z">
                  <m:rPr>
                    <m:sty m:val="bi"/>
                  </m:rPr>
                  <w:rPr>
                    <w:rFonts w:ascii="Cambria Math" w:eastAsia="Calibri" w:hAnsi="Cambria Math" w:cs="Arial"/>
                  </w:rPr>
                  <m:t>O</m:t>
                </w:del>
              </m:r>
            </m:oMath>
            <w:del w:id="4045" w:author="Shy Alon" w:date="2017-07-21T16:25:00Z">
              <w:r w:rsidRPr="00F423A9" w:rsidDel="006642DB">
                <w:rPr>
                  <w:rFonts w:ascii="Times New Roman" w:eastAsia="Calibri" w:hAnsi="Times New Roman" w:cs="Arial"/>
                </w:rPr>
                <w:delText xml:space="preserve"> (Ag) </w:delText>
              </w:r>
            </w:del>
          </w:p>
        </w:tc>
      </w:tr>
      <w:tr w:rsidR="00802AFE" w:rsidRPr="00F423A9" w:rsidDel="006642DB" w14:paraId="5AD5FBD6" w14:textId="10A4B051" w:rsidTr="00564273">
        <w:trPr>
          <w:jc w:val="center"/>
          <w:del w:id="4046" w:author="Shy Alon" w:date="2017-07-21T16:25:00Z"/>
        </w:trPr>
        <w:tc>
          <w:tcPr>
            <w:tcW w:w="2700" w:type="dxa"/>
            <w:tcBorders>
              <w:top w:val="nil"/>
              <w:left w:val="nil"/>
              <w:bottom w:val="nil"/>
            </w:tcBorders>
          </w:tcPr>
          <w:p w14:paraId="52BA8F1A" w14:textId="7481D134" w:rsidR="00802AFE" w:rsidRPr="00F423A9" w:rsidDel="006642DB" w:rsidRDefault="00802AFE" w:rsidP="006642DB">
            <w:pPr>
              <w:pStyle w:val="Heading1"/>
              <w:rPr>
                <w:del w:id="4047" w:author="Shy Alon" w:date="2017-07-21T16:25:00Z"/>
                <w:rFonts w:ascii="Times New Roman" w:eastAsia="Calibri" w:hAnsi="Times New Roman" w:cs="Arial"/>
              </w:rPr>
              <w:pPrChange w:id="4048" w:author="Shy Alon" w:date="2017-07-21T16:25:00Z">
                <w:pPr>
                  <w:ind w:left="360"/>
                </w:pPr>
              </w:pPrChange>
            </w:pPr>
            <w:del w:id="4049" w:author="Shy Alon" w:date="2017-07-21T16:25:00Z">
              <w:r w:rsidRPr="00F423A9" w:rsidDel="006642DB">
                <w:rPr>
                  <w:rFonts w:ascii="Times New Roman" w:eastAsia="Calibri" w:hAnsi="Times New Roman" w:cs="Arial"/>
                </w:rPr>
                <w:delText># Model</w:delText>
              </w:r>
              <w:r w:rsidDel="006642DB">
                <w:rPr>
                  <w:rFonts w:ascii="Times New Roman" w:eastAsia="Calibri" w:hAnsi="Times New Roman" w:cs="Arial"/>
                </w:rPr>
                <w:delText xml:space="preserve"> </w:delText>
              </w:r>
              <w:r w:rsidRPr="00F423A9" w:rsidDel="006642DB">
                <w:rPr>
                  <w:rFonts w:ascii="Times New Roman" w:eastAsia="Calibri" w:hAnsi="Times New Roman" w:cs="Arial"/>
                </w:rPr>
                <w:delText>- Compatible Training Samples</w:delText>
              </w:r>
            </w:del>
          </w:p>
        </w:tc>
        <w:tc>
          <w:tcPr>
            <w:tcW w:w="1800" w:type="dxa"/>
            <w:tcBorders>
              <w:top w:val="nil"/>
              <w:bottom w:val="nil"/>
            </w:tcBorders>
            <w:vAlign w:val="center"/>
          </w:tcPr>
          <w:p w14:paraId="5A10C2D8" w14:textId="480B81B0" w:rsidR="00802AFE" w:rsidRPr="00F423A9" w:rsidDel="006642DB" w:rsidRDefault="00802AFE" w:rsidP="006642DB">
            <w:pPr>
              <w:pStyle w:val="Heading1"/>
              <w:rPr>
                <w:del w:id="4050" w:author="Shy Alon" w:date="2017-07-21T16:25:00Z"/>
                <w:rFonts w:eastAsia="Times New Roman"/>
              </w:rPr>
              <w:pPrChange w:id="4051" w:author="Shy Alon" w:date="2017-07-21T16:25:00Z">
                <w:pPr>
                  <w:jc w:val="center"/>
                </w:pPr>
              </w:pPrChange>
            </w:pPr>
            <w:del w:id="4052" w:author="Shy Alon" w:date="2017-07-21T16:25:00Z">
              <w:r w:rsidRPr="00F423A9" w:rsidDel="006642DB">
                <w:rPr>
                  <w:rFonts w:eastAsia="Calibri"/>
                </w:rPr>
                <w:delText>129/130  (99%)</w:delText>
              </w:r>
            </w:del>
          </w:p>
        </w:tc>
        <w:tc>
          <w:tcPr>
            <w:tcW w:w="1800" w:type="dxa"/>
            <w:tcBorders>
              <w:top w:val="nil"/>
              <w:bottom w:val="nil"/>
            </w:tcBorders>
            <w:vAlign w:val="center"/>
          </w:tcPr>
          <w:p w14:paraId="500FAF9C" w14:textId="1C2ADF2E" w:rsidR="00802AFE" w:rsidRPr="00F423A9" w:rsidDel="006642DB" w:rsidRDefault="00802AFE" w:rsidP="006642DB">
            <w:pPr>
              <w:pStyle w:val="Heading1"/>
              <w:rPr>
                <w:del w:id="4053" w:author="Shy Alon" w:date="2017-07-21T16:25:00Z"/>
                <w:rFonts w:eastAsia="Times New Roman"/>
              </w:rPr>
              <w:pPrChange w:id="4054" w:author="Shy Alon" w:date="2017-07-21T16:25:00Z">
                <w:pPr>
                  <w:jc w:val="center"/>
                </w:pPr>
              </w:pPrChange>
            </w:pPr>
            <w:del w:id="4055" w:author="Shy Alon" w:date="2017-07-21T16:25:00Z">
              <w:r w:rsidRPr="00F423A9" w:rsidDel="006642DB">
                <w:rPr>
                  <w:rFonts w:eastAsia="Calibri"/>
                </w:rPr>
                <w:delText>123/130 (95%)</w:delText>
              </w:r>
            </w:del>
          </w:p>
        </w:tc>
        <w:tc>
          <w:tcPr>
            <w:tcW w:w="1800" w:type="dxa"/>
            <w:tcBorders>
              <w:top w:val="nil"/>
              <w:bottom w:val="nil"/>
              <w:right w:val="nil"/>
            </w:tcBorders>
            <w:vAlign w:val="center"/>
          </w:tcPr>
          <w:p w14:paraId="04D0D708" w14:textId="7F984BE6" w:rsidR="00802AFE" w:rsidRPr="00F423A9" w:rsidDel="006642DB" w:rsidRDefault="00802AFE" w:rsidP="006642DB">
            <w:pPr>
              <w:pStyle w:val="Heading1"/>
              <w:rPr>
                <w:del w:id="4056" w:author="Shy Alon" w:date="2017-07-21T16:25:00Z"/>
                <w:rFonts w:eastAsia="Times New Roman"/>
              </w:rPr>
              <w:pPrChange w:id="4057" w:author="Shy Alon" w:date="2017-07-21T16:25:00Z">
                <w:pPr>
                  <w:jc w:val="center"/>
                </w:pPr>
              </w:pPrChange>
            </w:pPr>
            <w:del w:id="4058" w:author="Shy Alon" w:date="2017-07-21T16:25:00Z">
              <w:r w:rsidRPr="00F423A9" w:rsidDel="006642DB">
                <w:rPr>
                  <w:rFonts w:eastAsia="Calibri"/>
                </w:rPr>
                <w:delText>129/130 (99%)</w:delText>
              </w:r>
            </w:del>
          </w:p>
        </w:tc>
      </w:tr>
      <w:tr w:rsidR="00802AFE" w:rsidRPr="00F423A9" w:rsidDel="006642DB" w14:paraId="038BDDA9" w14:textId="51279152" w:rsidTr="00564273">
        <w:trPr>
          <w:jc w:val="center"/>
          <w:del w:id="4059" w:author="Shy Alon" w:date="2017-07-21T16:25:00Z"/>
        </w:trPr>
        <w:tc>
          <w:tcPr>
            <w:tcW w:w="2700" w:type="dxa"/>
            <w:tcBorders>
              <w:top w:val="nil"/>
              <w:left w:val="nil"/>
            </w:tcBorders>
          </w:tcPr>
          <w:p w14:paraId="5E2B27D8" w14:textId="6A31FC05" w:rsidR="00802AFE" w:rsidRPr="00F423A9" w:rsidDel="006642DB" w:rsidRDefault="00802AFE" w:rsidP="006642DB">
            <w:pPr>
              <w:pStyle w:val="Heading1"/>
              <w:rPr>
                <w:del w:id="4060" w:author="Shy Alon" w:date="2017-07-21T16:25:00Z"/>
                <w:rFonts w:ascii="Times New Roman" w:eastAsia="Calibri" w:hAnsi="Times New Roman" w:cs="Arial"/>
              </w:rPr>
              <w:pPrChange w:id="4061" w:author="Shy Alon" w:date="2017-07-21T16:25:00Z">
                <w:pPr>
                  <w:ind w:left="360"/>
                </w:pPr>
              </w:pPrChange>
            </w:pPr>
            <w:del w:id="4062" w:author="Shy Alon" w:date="2017-07-21T16:25:00Z">
              <w:r w:rsidRPr="00F423A9" w:rsidDel="006642DB">
                <w:rPr>
                  <w:rFonts w:ascii="Times New Roman" w:eastAsia="Calibri" w:hAnsi="Times New Roman" w:cs="Arial"/>
                </w:rPr>
                <w:delText># Model</w:delText>
              </w:r>
              <w:r w:rsidDel="006642DB">
                <w:rPr>
                  <w:rFonts w:ascii="Times New Roman" w:eastAsia="Calibri" w:hAnsi="Times New Roman" w:cs="Arial"/>
                </w:rPr>
                <w:delText xml:space="preserve"> </w:delText>
              </w:r>
              <w:r w:rsidRPr="00F423A9" w:rsidDel="006642DB">
                <w:rPr>
                  <w:rFonts w:ascii="Times New Roman" w:eastAsia="Calibri" w:hAnsi="Times New Roman" w:cs="Arial"/>
                </w:rPr>
                <w:delText xml:space="preserve">- Compatible </w:delText>
              </w:r>
              <w:r w:rsidDel="006642DB">
                <w:rPr>
                  <w:rFonts w:ascii="Times New Roman" w:eastAsia="Calibri" w:hAnsi="Times New Roman" w:cs="Arial"/>
                </w:rPr>
                <w:delText>Test</w:delText>
              </w:r>
              <w:r w:rsidRPr="00F423A9" w:rsidDel="006642DB">
                <w:rPr>
                  <w:rFonts w:ascii="Times New Roman" w:eastAsia="Calibri" w:hAnsi="Times New Roman" w:cs="Arial"/>
                </w:rPr>
                <w:delText xml:space="preserve"> Samples</w:delText>
              </w:r>
            </w:del>
          </w:p>
        </w:tc>
        <w:tc>
          <w:tcPr>
            <w:tcW w:w="1800" w:type="dxa"/>
            <w:tcBorders>
              <w:top w:val="nil"/>
            </w:tcBorders>
            <w:vAlign w:val="center"/>
          </w:tcPr>
          <w:p w14:paraId="38A460E9" w14:textId="42A9B216" w:rsidR="00802AFE" w:rsidRPr="00F423A9" w:rsidDel="006642DB" w:rsidRDefault="00802AFE" w:rsidP="006642DB">
            <w:pPr>
              <w:pStyle w:val="Heading1"/>
              <w:rPr>
                <w:del w:id="4063" w:author="Shy Alon" w:date="2017-07-21T16:25:00Z"/>
                <w:rFonts w:eastAsia="Times New Roman"/>
              </w:rPr>
              <w:pPrChange w:id="4064" w:author="Shy Alon" w:date="2017-07-21T16:25:00Z">
                <w:pPr>
                  <w:jc w:val="center"/>
                </w:pPr>
              </w:pPrChange>
            </w:pPr>
            <w:del w:id="4065" w:author="Shy Alon" w:date="2017-07-21T16:25:00Z">
              <w:r w:rsidRPr="00F423A9" w:rsidDel="006642DB">
                <w:rPr>
                  <w:rFonts w:eastAsia="Calibri"/>
                </w:rPr>
                <w:delText>28/32 (88%)</w:delText>
              </w:r>
            </w:del>
          </w:p>
        </w:tc>
        <w:tc>
          <w:tcPr>
            <w:tcW w:w="1800" w:type="dxa"/>
            <w:tcBorders>
              <w:top w:val="nil"/>
            </w:tcBorders>
            <w:vAlign w:val="center"/>
          </w:tcPr>
          <w:p w14:paraId="1526A383" w14:textId="456AF651" w:rsidR="00802AFE" w:rsidRPr="00F423A9" w:rsidDel="006642DB" w:rsidRDefault="00802AFE" w:rsidP="006642DB">
            <w:pPr>
              <w:pStyle w:val="Heading1"/>
              <w:rPr>
                <w:del w:id="4066" w:author="Shy Alon" w:date="2017-07-21T16:25:00Z"/>
                <w:rFonts w:eastAsia="Times New Roman"/>
              </w:rPr>
              <w:pPrChange w:id="4067" w:author="Shy Alon" w:date="2017-07-21T16:25:00Z">
                <w:pPr>
                  <w:jc w:val="center"/>
                </w:pPr>
              </w:pPrChange>
            </w:pPr>
            <w:del w:id="4068" w:author="Shy Alon" w:date="2017-07-21T16:25:00Z">
              <w:r w:rsidRPr="00F423A9" w:rsidDel="006642DB">
                <w:rPr>
                  <w:rFonts w:eastAsia="Calibri"/>
                </w:rPr>
                <w:delText>32/32 (100%)</w:delText>
              </w:r>
            </w:del>
          </w:p>
        </w:tc>
        <w:tc>
          <w:tcPr>
            <w:tcW w:w="1800" w:type="dxa"/>
            <w:tcBorders>
              <w:top w:val="nil"/>
              <w:right w:val="nil"/>
            </w:tcBorders>
            <w:vAlign w:val="center"/>
          </w:tcPr>
          <w:p w14:paraId="065B9C67" w14:textId="2916221E" w:rsidR="00802AFE" w:rsidRPr="00F423A9" w:rsidDel="006642DB" w:rsidRDefault="00802AFE" w:rsidP="006642DB">
            <w:pPr>
              <w:pStyle w:val="Heading1"/>
              <w:rPr>
                <w:del w:id="4069" w:author="Shy Alon" w:date="2017-07-21T16:25:00Z"/>
                <w:rFonts w:eastAsia="Times New Roman"/>
              </w:rPr>
              <w:pPrChange w:id="4070" w:author="Shy Alon" w:date="2017-07-21T16:25:00Z">
                <w:pPr>
                  <w:jc w:val="center"/>
                </w:pPr>
              </w:pPrChange>
            </w:pPr>
            <w:del w:id="4071" w:author="Shy Alon" w:date="2017-07-21T16:25:00Z">
              <w:r w:rsidRPr="00F423A9" w:rsidDel="006642DB">
                <w:rPr>
                  <w:rFonts w:eastAsia="Calibri"/>
                </w:rPr>
                <w:delText>28/32 (88%)</w:delText>
              </w:r>
            </w:del>
          </w:p>
        </w:tc>
      </w:tr>
      <w:tr w:rsidR="00802AFE" w:rsidRPr="00F423A9" w:rsidDel="006642DB" w14:paraId="08638C24" w14:textId="0F9D931A" w:rsidTr="00564273">
        <w:trPr>
          <w:jc w:val="center"/>
          <w:del w:id="4072" w:author="Shy Alon" w:date="2017-07-21T16:25:00Z"/>
        </w:trPr>
        <w:tc>
          <w:tcPr>
            <w:tcW w:w="8100" w:type="dxa"/>
            <w:gridSpan w:val="4"/>
            <w:tcBorders>
              <w:left w:val="nil"/>
              <w:bottom w:val="single" w:sz="4" w:space="0" w:color="auto"/>
              <w:right w:val="nil"/>
            </w:tcBorders>
            <w:vAlign w:val="center"/>
          </w:tcPr>
          <w:p w14:paraId="27C33F63" w14:textId="711D644B" w:rsidR="00802AFE" w:rsidRPr="00F423A9" w:rsidDel="006642DB" w:rsidRDefault="00802AFE" w:rsidP="006642DB">
            <w:pPr>
              <w:pStyle w:val="Heading1"/>
              <w:rPr>
                <w:del w:id="4073" w:author="Shy Alon" w:date="2017-07-21T16:25:00Z"/>
                <w:rFonts w:eastAsia="Times New Roman"/>
                <w:rtl/>
              </w:rPr>
              <w:pPrChange w:id="4074" w:author="Shy Alon" w:date="2017-07-21T16:25:00Z">
                <w:pPr>
                  <w:ind w:left="360"/>
                </w:pPr>
              </w:pPrChange>
            </w:pPr>
            <m:oMath>
              <m:r>
                <w:del w:id="4075" w:author="Shy Alon" w:date="2017-07-21T16:25:00Z">
                  <m:rPr>
                    <m:sty m:val="bi"/>
                  </m:rPr>
                  <w:rPr>
                    <w:rFonts w:ascii="Cambria Math" w:eastAsia="Calibri" w:hAnsi="Cambria Math" w:cs="Arial"/>
                  </w:rPr>
                  <m:t>Ti</m:t>
                </w:del>
              </m:r>
              <m:sSub>
                <m:sSubPr>
                  <m:ctrlPr>
                    <w:del w:id="4076" w:author="Shy Alon" w:date="2017-07-21T16:25:00Z">
                      <w:rPr>
                        <w:rFonts w:ascii="Cambria Math" w:eastAsia="Calibri" w:hAnsi="Cambria Math" w:cs="Arial"/>
                      </w:rPr>
                    </w:del>
                  </m:ctrlPr>
                </m:sSubPr>
                <m:e>
                  <m:r>
                    <w:del w:id="4077" w:author="Shy Alon" w:date="2017-07-21T16:25:00Z">
                      <m:rPr>
                        <m:sty m:val="bi"/>
                      </m:rPr>
                      <w:rPr>
                        <w:rFonts w:ascii="Cambria Math" w:eastAsia="Calibri" w:hAnsi="Cambria Math" w:cs="Arial"/>
                      </w:rPr>
                      <m:t>O</m:t>
                    </w:del>
                  </m:r>
                </m:e>
                <m:sub>
                  <m:r>
                    <w:del w:id="4078" w:author="Shy Alon" w:date="2017-07-21T16:25:00Z">
                      <m:rPr>
                        <m:sty m:val="b"/>
                      </m:rPr>
                      <w:rPr>
                        <w:rFonts w:ascii="Cambria Math" w:eastAsia="Calibri" w:hAnsi="Cambria Math" w:cs="Arial"/>
                      </w:rPr>
                      <m:t>2</m:t>
                    </w:del>
                  </m:r>
                </m:sub>
              </m:sSub>
              <m:r>
                <w:del w:id="4079" w:author="Shy Alon" w:date="2017-07-21T16:25:00Z">
                  <m:rPr>
                    <m:sty m:val="b"/>
                  </m:rPr>
                  <w:rPr>
                    <w:rFonts w:ascii="Cambria Math" w:eastAsia="Calibri" w:hAnsi="Cambria Math" w:cs="Arial"/>
                  </w:rPr>
                  <m:t>|</m:t>
                </w:del>
              </m:r>
              <m:r>
                <w:del w:id="4080" w:author="Shy Alon" w:date="2017-07-21T16:25:00Z">
                  <m:rPr>
                    <m:sty m:val="bi"/>
                  </m:rPr>
                  <w:rPr>
                    <w:rFonts w:ascii="Cambria Math" w:eastAsia="Calibri" w:hAnsi="Cambria Math" w:cs="Arial"/>
                  </w:rPr>
                  <m:t>C</m:t>
                </w:del>
              </m:r>
              <m:sSub>
                <m:sSubPr>
                  <m:ctrlPr>
                    <w:del w:id="4081" w:author="Shy Alon" w:date="2017-07-21T16:25:00Z">
                      <w:rPr>
                        <w:rFonts w:ascii="Cambria Math" w:eastAsia="Calibri" w:hAnsi="Cambria Math" w:cs="Arial"/>
                      </w:rPr>
                    </w:del>
                  </m:ctrlPr>
                </m:sSubPr>
                <m:e>
                  <m:r>
                    <w:del w:id="4082" w:author="Shy Alon" w:date="2017-07-21T16:25:00Z">
                      <m:rPr>
                        <m:sty m:val="bi"/>
                      </m:rPr>
                      <w:rPr>
                        <w:rFonts w:ascii="Cambria Math" w:eastAsia="Calibri" w:hAnsi="Cambria Math" w:cs="Arial"/>
                      </w:rPr>
                      <m:t>u</m:t>
                    </w:del>
                  </m:r>
                </m:e>
                <m:sub>
                  <m:r>
                    <w:del w:id="4083" w:author="Shy Alon" w:date="2017-07-21T16:25:00Z">
                      <m:rPr>
                        <m:sty m:val="b"/>
                      </m:rPr>
                      <w:rPr>
                        <w:rFonts w:ascii="Cambria Math" w:eastAsia="Calibri" w:hAnsi="Cambria Math" w:cs="Arial"/>
                      </w:rPr>
                      <m:t>2</m:t>
                    </w:del>
                  </m:r>
                </m:sub>
              </m:sSub>
              <m:r>
                <w:del w:id="4084" w:author="Shy Alon" w:date="2017-07-21T16:25:00Z">
                  <m:rPr>
                    <m:sty m:val="bi"/>
                  </m:rPr>
                  <w:rPr>
                    <w:rFonts w:ascii="Cambria Math" w:eastAsia="Calibri" w:hAnsi="Cambria Math" w:cs="Arial"/>
                  </w:rPr>
                  <m:t>O</m:t>
                </w:del>
              </m:r>
            </m:oMath>
            <w:del w:id="4085" w:author="Shy Alon" w:date="2017-07-21T16:25:00Z">
              <w:r w:rsidRPr="00F423A9" w:rsidDel="006642DB">
                <w:rPr>
                  <w:rFonts w:ascii="Times New Roman" w:eastAsia="Calibri" w:hAnsi="Times New Roman" w:cs="Arial"/>
                </w:rPr>
                <w:delText xml:space="preserve"> (Ag|Cu)</w:delText>
              </w:r>
            </w:del>
          </w:p>
        </w:tc>
      </w:tr>
      <w:tr w:rsidR="00802AFE" w:rsidRPr="00F423A9" w:rsidDel="006642DB" w14:paraId="2BD0E30B" w14:textId="32707C35" w:rsidTr="00564273">
        <w:trPr>
          <w:jc w:val="center"/>
          <w:del w:id="4086" w:author="Shy Alon" w:date="2017-07-21T16:25:00Z"/>
        </w:trPr>
        <w:tc>
          <w:tcPr>
            <w:tcW w:w="2700" w:type="dxa"/>
            <w:tcBorders>
              <w:left w:val="nil"/>
              <w:bottom w:val="nil"/>
            </w:tcBorders>
          </w:tcPr>
          <w:p w14:paraId="6E03E604" w14:textId="0A7C24E9" w:rsidR="00802AFE" w:rsidRPr="00F423A9" w:rsidDel="006642DB" w:rsidRDefault="00802AFE" w:rsidP="006642DB">
            <w:pPr>
              <w:pStyle w:val="Heading1"/>
              <w:rPr>
                <w:del w:id="4087" w:author="Shy Alon" w:date="2017-07-21T16:25:00Z"/>
                <w:rFonts w:ascii="Times New Roman" w:eastAsia="Calibri" w:hAnsi="Times New Roman" w:cs="Arial"/>
              </w:rPr>
              <w:pPrChange w:id="4088" w:author="Shy Alon" w:date="2017-07-21T16:25:00Z">
                <w:pPr>
                  <w:ind w:left="360"/>
                </w:pPr>
              </w:pPrChange>
            </w:pPr>
            <w:del w:id="4089" w:author="Shy Alon" w:date="2017-07-21T16:25:00Z">
              <w:r w:rsidRPr="00E02A8B" w:rsidDel="006642DB">
                <w:rPr>
                  <w:rFonts w:ascii="Times New Roman" w:eastAsia="Calibri" w:hAnsi="Times New Roman" w:cs="Arial"/>
                </w:rPr>
                <w:delText># Model</w:delText>
              </w:r>
              <w:r w:rsidDel="006642DB">
                <w:rPr>
                  <w:rFonts w:ascii="Times New Roman" w:eastAsia="Calibri" w:hAnsi="Times New Roman" w:cs="Arial"/>
                </w:rPr>
                <w:delText xml:space="preserve"> </w:delText>
              </w:r>
              <w:r w:rsidRPr="00E02A8B" w:rsidDel="006642DB">
                <w:rPr>
                  <w:rFonts w:ascii="Times New Roman" w:eastAsia="Calibri" w:hAnsi="Times New Roman" w:cs="Arial"/>
                </w:rPr>
                <w:delText>- Compatible Training Samples</w:delText>
              </w:r>
            </w:del>
          </w:p>
        </w:tc>
        <w:tc>
          <w:tcPr>
            <w:tcW w:w="1800" w:type="dxa"/>
            <w:tcBorders>
              <w:bottom w:val="nil"/>
            </w:tcBorders>
            <w:vAlign w:val="center"/>
          </w:tcPr>
          <w:p w14:paraId="269C1659" w14:textId="13E2B23A" w:rsidR="00802AFE" w:rsidRPr="009E2CCB" w:rsidDel="006642DB" w:rsidRDefault="00802AFE" w:rsidP="006642DB">
            <w:pPr>
              <w:pStyle w:val="Heading1"/>
              <w:rPr>
                <w:del w:id="4090" w:author="Shy Alon" w:date="2017-07-21T16:25:00Z"/>
                <w:rFonts w:eastAsia="Calibri"/>
              </w:rPr>
              <w:pPrChange w:id="4091" w:author="Shy Alon" w:date="2017-07-21T16:25:00Z">
                <w:pPr>
                  <w:jc w:val="center"/>
                </w:pPr>
              </w:pPrChange>
            </w:pPr>
            <w:del w:id="4092" w:author="Shy Alon" w:date="2017-07-21T16:25:00Z">
              <w:r w:rsidRPr="00F423A9" w:rsidDel="006642DB">
                <w:rPr>
                  <w:rFonts w:eastAsia="Calibri"/>
                  <w:rtl/>
                </w:rPr>
                <w:delText>131</w:delText>
              </w:r>
              <w:r w:rsidRPr="00F423A9" w:rsidDel="006642DB">
                <w:rPr>
                  <w:rFonts w:eastAsia="Calibri"/>
                </w:rPr>
                <w:delText>/</w:delText>
              </w:r>
              <w:r w:rsidDel="006642DB">
                <w:rPr>
                  <w:rFonts w:eastAsia="Calibri"/>
                </w:rPr>
                <w:delText>134 (98%)</w:delText>
              </w:r>
            </w:del>
          </w:p>
        </w:tc>
        <w:tc>
          <w:tcPr>
            <w:tcW w:w="1800" w:type="dxa"/>
            <w:tcBorders>
              <w:bottom w:val="nil"/>
            </w:tcBorders>
            <w:vAlign w:val="center"/>
          </w:tcPr>
          <w:p w14:paraId="4D122794" w14:textId="302907F6" w:rsidR="00802AFE" w:rsidRPr="009E2CCB" w:rsidDel="006642DB" w:rsidRDefault="00802AFE" w:rsidP="006642DB">
            <w:pPr>
              <w:pStyle w:val="Heading1"/>
              <w:rPr>
                <w:del w:id="4093" w:author="Shy Alon" w:date="2017-07-21T16:25:00Z"/>
                <w:rFonts w:eastAsia="Calibri"/>
              </w:rPr>
              <w:pPrChange w:id="4094" w:author="Shy Alon" w:date="2017-07-21T16:25:00Z">
                <w:pPr>
                  <w:jc w:val="center"/>
                </w:pPr>
              </w:pPrChange>
            </w:pPr>
            <w:del w:id="4095" w:author="Shy Alon" w:date="2017-07-21T16:25:00Z">
              <w:r w:rsidRPr="00F423A9" w:rsidDel="006642DB">
                <w:rPr>
                  <w:rFonts w:eastAsia="Calibri"/>
                  <w:rtl/>
                </w:rPr>
                <w:delText>127</w:delText>
              </w:r>
              <w:r w:rsidDel="006642DB">
                <w:rPr>
                  <w:rFonts w:eastAsia="Calibri"/>
                </w:rPr>
                <w:delText>/134 (95%)</w:delText>
              </w:r>
            </w:del>
          </w:p>
        </w:tc>
        <w:tc>
          <w:tcPr>
            <w:tcW w:w="1800" w:type="dxa"/>
            <w:tcBorders>
              <w:bottom w:val="nil"/>
              <w:right w:val="nil"/>
            </w:tcBorders>
            <w:vAlign w:val="center"/>
          </w:tcPr>
          <w:p w14:paraId="4C852B09" w14:textId="2C1811D2" w:rsidR="00802AFE" w:rsidRPr="009E2CCB" w:rsidDel="006642DB" w:rsidRDefault="00802AFE" w:rsidP="006642DB">
            <w:pPr>
              <w:pStyle w:val="Heading1"/>
              <w:rPr>
                <w:del w:id="4096" w:author="Shy Alon" w:date="2017-07-21T16:25:00Z"/>
                <w:rFonts w:eastAsia="Calibri"/>
              </w:rPr>
              <w:pPrChange w:id="4097" w:author="Shy Alon" w:date="2017-07-21T16:25:00Z">
                <w:pPr>
                  <w:jc w:val="center"/>
                </w:pPr>
              </w:pPrChange>
            </w:pPr>
            <w:del w:id="4098" w:author="Shy Alon" w:date="2017-07-21T16:25:00Z">
              <w:r w:rsidDel="006642DB">
                <w:rPr>
                  <w:rFonts w:eastAsia="Calibri"/>
                </w:rPr>
                <w:delText>129/134 (96%)</w:delText>
              </w:r>
            </w:del>
          </w:p>
        </w:tc>
      </w:tr>
      <w:tr w:rsidR="00802AFE" w:rsidRPr="00F423A9" w:rsidDel="006642DB" w14:paraId="1D4A19C9" w14:textId="671AB3DB" w:rsidTr="00564273">
        <w:trPr>
          <w:jc w:val="center"/>
          <w:del w:id="4099" w:author="Shy Alon" w:date="2017-07-21T16:25:00Z"/>
        </w:trPr>
        <w:tc>
          <w:tcPr>
            <w:tcW w:w="2700" w:type="dxa"/>
            <w:tcBorders>
              <w:top w:val="nil"/>
              <w:left w:val="nil"/>
            </w:tcBorders>
          </w:tcPr>
          <w:p w14:paraId="07A2F09F" w14:textId="1815FC72" w:rsidR="00802AFE" w:rsidRPr="00F423A9" w:rsidDel="006642DB" w:rsidRDefault="00802AFE" w:rsidP="006642DB">
            <w:pPr>
              <w:pStyle w:val="Heading1"/>
              <w:rPr>
                <w:del w:id="4100" w:author="Shy Alon" w:date="2017-07-21T16:25:00Z"/>
                <w:rFonts w:ascii="Times New Roman" w:eastAsia="Calibri" w:hAnsi="Times New Roman" w:cs="Arial"/>
              </w:rPr>
              <w:pPrChange w:id="4101" w:author="Shy Alon" w:date="2017-07-21T16:25:00Z">
                <w:pPr>
                  <w:ind w:left="360"/>
                </w:pPr>
              </w:pPrChange>
            </w:pPr>
            <w:del w:id="4102" w:author="Shy Alon" w:date="2017-07-21T16:25:00Z">
              <w:r w:rsidRPr="00E02A8B" w:rsidDel="006642DB">
                <w:rPr>
                  <w:rFonts w:ascii="Times New Roman" w:eastAsia="Calibri" w:hAnsi="Times New Roman" w:cs="Arial"/>
                </w:rPr>
                <w:delText># Model</w:delText>
              </w:r>
              <w:r w:rsidDel="006642DB">
                <w:rPr>
                  <w:rFonts w:ascii="Times New Roman" w:eastAsia="Calibri" w:hAnsi="Times New Roman" w:cs="Arial"/>
                </w:rPr>
                <w:delText xml:space="preserve"> </w:delText>
              </w:r>
              <w:r w:rsidRPr="00E02A8B" w:rsidDel="006642DB">
                <w:rPr>
                  <w:rFonts w:ascii="Times New Roman" w:eastAsia="Calibri" w:hAnsi="Times New Roman" w:cs="Arial"/>
                </w:rPr>
                <w:delText xml:space="preserve">- Compatible </w:delText>
              </w:r>
              <w:r w:rsidDel="006642DB">
                <w:rPr>
                  <w:rFonts w:ascii="Times New Roman" w:eastAsia="Calibri" w:hAnsi="Times New Roman" w:cs="Arial"/>
                </w:rPr>
                <w:delText>Test</w:delText>
              </w:r>
              <w:r w:rsidRPr="00E02A8B" w:rsidDel="006642DB">
                <w:rPr>
                  <w:rFonts w:ascii="Times New Roman" w:eastAsia="Calibri" w:hAnsi="Times New Roman" w:cs="Arial"/>
                </w:rPr>
                <w:delText xml:space="preserve"> Samples</w:delText>
              </w:r>
            </w:del>
          </w:p>
        </w:tc>
        <w:tc>
          <w:tcPr>
            <w:tcW w:w="1800" w:type="dxa"/>
            <w:tcBorders>
              <w:top w:val="nil"/>
            </w:tcBorders>
            <w:vAlign w:val="center"/>
          </w:tcPr>
          <w:p w14:paraId="10F5AC27" w14:textId="0D664DCF" w:rsidR="00802AFE" w:rsidRPr="009E2CCB" w:rsidDel="006642DB" w:rsidRDefault="00802AFE" w:rsidP="006642DB">
            <w:pPr>
              <w:pStyle w:val="Heading1"/>
              <w:rPr>
                <w:del w:id="4103" w:author="Shy Alon" w:date="2017-07-21T16:25:00Z"/>
                <w:rFonts w:eastAsia="Calibri"/>
              </w:rPr>
              <w:pPrChange w:id="4104" w:author="Shy Alon" w:date="2017-07-21T16:25:00Z">
                <w:pPr>
                  <w:jc w:val="center"/>
                </w:pPr>
              </w:pPrChange>
            </w:pPr>
            <w:del w:id="4105" w:author="Shy Alon" w:date="2017-07-21T16:25:00Z">
              <w:r w:rsidRPr="00F423A9" w:rsidDel="006642DB">
                <w:rPr>
                  <w:rFonts w:eastAsia="Calibri"/>
                </w:rPr>
                <w:delText>30/32 (94%)</w:delText>
              </w:r>
            </w:del>
          </w:p>
        </w:tc>
        <w:tc>
          <w:tcPr>
            <w:tcW w:w="1800" w:type="dxa"/>
            <w:tcBorders>
              <w:top w:val="nil"/>
            </w:tcBorders>
            <w:vAlign w:val="center"/>
          </w:tcPr>
          <w:p w14:paraId="3BDA03F9" w14:textId="75D1D389" w:rsidR="00802AFE" w:rsidRPr="009E2CCB" w:rsidDel="006642DB" w:rsidRDefault="00802AFE" w:rsidP="006642DB">
            <w:pPr>
              <w:pStyle w:val="Heading1"/>
              <w:rPr>
                <w:del w:id="4106" w:author="Shy Alon" w:date="2017-07-21T16:25:00Z"/>
                <w:rFonts w:eastAsia="Calibri"/>
              </w:rPr>
              <w:pPrChange w:id="4107" w:author="Shy Alon" w:date="2017-07-21T16:25:00Z">
                <w:pPr>
                  <w:jc w:val="center"/>
                </w:pPr>
              </w:pPrChange>
            </w:pPr>
            <w:del w:id="4108" w:author="Shy Alon" w:date="2017-07-21T16:25:00Z">
              <w:r w:rsidRPr="00F423A9" w:rsidDel="006642DB">
                <w:rPr>
                  <w:rFonts w:eastAsia="Calibri"/>
                </w:rPr>
                <w:delText>30/32 (94%)</w:delText>
              </w:r>
            </w:del>
          </w:p>
        </w:tc>
        <w:tc>
          <w:tcPr>
            <w:tcW w:w="1800" w:type="dxa"/>
            <w:tcBorders>
              <w:top w:val="nil"/>
              <w:right w:val="nil"/>
            </w:tcBorders>
            <w:vAlign w:val="center"/>
          </w:tcPr>
          <w:p w14:paraId="35D73CF3" w14:textId="4DC3AEEE" w:rsidR="00802AFE" w:rsidRPr="009E2CCB" w:rsidDel="006642DB" w:rsidRDefault="00802AFE" w:rsidP="006642DB">
            <w:pPr>
              <w:pStyle w:val="Heading1"/>
              <w:rPr>
                <w:del w:id="4109" w:author="Shy Alon" w:date="2017-07-21T16:25:00Z"/>
                <w:rFonts w:eastAsia="Calibri"/>
              </w:rPr>
              <w:pPrChange w:id="4110" w:author="Shy Alon" w:date="2017-07-21T16:25:00Z">
                <w:pPr>
                  <w:jc w:val="center"/>
                </w:pPr>
              </w:pPrChange>
            </w:pPr>
            <w:del w:id="4111" w:author="Shy Alon" w:date="2017-07-21T16:25:00Z">
              <w:r w:rsidRPr="00F423A9" w:rsidDel="006642DB">
                <w:rPr>
                  <w:rFonts w:eastAsia="Calibri"/>
                  <w:rtl/>
                </w:rPr>
                <w:delText>31</w:delText>
              </w:r>
              <w:r w:rsidRPr="00F423A9" w:rsidDel="006642DB">
                <w:rPr>
                  <w:rFonts w:eastAsia="Calibri"/>
                </w:rPr>
                <w:delText>/32 (97%)</w:delText>
              </w:r>
            </w:del>
          </w:p>
        </w:tc>
      </w:tr>
      <w:tr w:rsidR="00802AFE" w:rsidRPr="00F423A9" w:rsidDel="006642DB" w14:paraId="30BEB653" w14:textId="4F19C8A9" w:rsidTr="00564273">
        <w:trPr>
          <w:jc w:val="center"/>
          <w:del w:id="4112" w:author="Shy Alon" w:date="2017-07-21T16:25:00Z"/>
        </w:trPr>
        <w:tc>
          <w:tcPr>
            <w:tcW w:w="8100" w:type="dxa"/>
            <w:gridSpan w:val="4"/>
            <w:tcBorders>
              <w:left w:val="nil"/>
              <w:bottom w:val="single" w:sz="4" w:space="0" w:color="auto"/>
              <w:right w:val="nil"/>
            </w:tcBorders>
            <w:vAlign w:val="center"/>
          </w:tcPr>
          <w:p w14:paraId="3ECBEFE3" w14:textId="023BE701" w:rsidR="00802AFE" w:rsidRPr="00F423A9" w:rsidDel="006642DB" w:rsidRDefault="00802AFE" w:rsidP="006642DB">
            <w:pPr>
              <w:pStyle w:val="Heading1"/>
              <w:rPr>
                <w:del w:id="4113" w:author="Shy Alon" w:date="2017-07-21T16:25:00Z"/>
                <w:rFonts w:eastAsia="Times New Roman"/>
              </w:rPr>
              <w:pPrChange w:id="4114" w:author="Shy Alon" w:date="2017-07-21T16:25:00Z">
                <w:pPr>
                  <w:ind w:left="360"/>
                  <w:jc w:val="center"/>
                </w:pPr>
              </w:pPrChange>
            </w:pPr>
            <m:oMathPara>
              <m:oMathParaPr>
                <m:jc m:val="left"/>
              </m:oMathParaPr>
              <m:oMath>
                <m:r>
                  <w:del w:id="4115" w:author="Shy Alon" w:date="2017-07-21T16:25:00Z">
                    <m:rPr>
                      <m:sty m:val="bi"/>
                    </m:rPr>
                    <w:rPr>
                      <w:rFonts w:ascii="Cambria Math" w:eastAsia="Calibri" w:hAnsi="Cambria Math"/>
                    </w:rPr>
                    <m:t>Ti</m:t>
                  </w:del>
                </m:r>
                <m:sSub>
                  <m:sSubPr>
                    <m:ctrlPr>
                      <w:del w:id="4116" w:author="Shy Alon" w:date="2017-07-21T16:25:00Z">
                        <w:rPr>
                          <w:rFonts w:ascii="Cambria Math" w:eastAsia="Calibri" w:hAnsi="Cambria Math"/>
                        </w:rPr>
                      </w:del>
                    </m:ctrlPr>
                  </m:sSubPr>
                  <m:e>
                    <m:r>
                      <w:del w:id="4117" w:author="Shy Alon" w:date="2017-07-21T16:25:00Z">
                        <m:rPr>
                          <m:sty m:val="bi"/>
                        </m:rPr>
                        <w:rPr>
                          <w:rFonts w:ascii="Cambria Math" w:eastAsia="Calibri" w:hAnsi="Cambria Math"/>
                        </w:rPr>
                        <m:t>O</m:t>
                      </w:del>
                    </m:r>
                  </m:e>
                  <m:sub>
                    <m:r>
                      <w:del w:id="4118" w:author="Shy Alon" w:date="2017-07-21T16:25:00Z">
                        <m:rPr>
                          <m:sty m:val="b"/>
                        </m:rPr>
                        <w:rPr>
                          <w:rFonts w:ascii="Cambria Math" w:eastAsia="Calibri" w:hAnsi="Cambria Math"/>
                        </w:rPr>
                        <m:t>2</m:t>
                      </w:del>
                    </m:r>
                  </m:sub>
                </m:sSub>
                <m:d>
                  <m:dPr>
                    <m:begChr m:val="|"/>
                    <m:endChr m:val="|"/>
                    <m:ctrlPr>
                      <w:del w:id="4119" w:author="Shy Alon" w:date="2017-07-21T16:25:00Z">
                        <w:rPr>
                          <w:rFonts w:ascii="Cambria Math" w:eastAsia="Calibri" w:hAnsi="Cambria Math"/>
                        </w:rPr>
                      </w:del>
                    </m:ctrlPr>
                  </m:dPr>
                  <m:e>
                    <m:r>
                      <w:del w:id="4120" w:author="Shy Alon" w:date="2017-07-21T16:25:00Z">
                        <m:rPr>
                          <m:sty m:val="bi"/>
                        </m:rPr>
                        <w:rPr>
                          <w:rFonts w:ascii="Cambria Math" w:eastAsia="Calibri" w:hAnsi="Cambria Math"/>
                        </w:rPr>
                        <m:t>C</m:t>
                      </w:del>
                    </m:r>
                    <m:sSub>
                      <m:sSubPr>
                        <m:ctrlPr>
                          <w:del w:id="4121" w:author="Shy Alon" w:date="2017-07-21T16:25:00Z">
                            <w:rPr>
                              <w:rFonts w:ascii="Cambria Math" w:eastAsia="Calibri" w:hAnsi="Cambria Math"/>
                            </w:rPr>
                          </w:del>
                        </m:ctrlPr>
                      </m:sSubPr>
                      <m:e>
                        <m:r>
                          <w:del w:id="4122" w:author="Shy Alon" w:date="2017-07-21T16:25:00Z">
                            <m:rPr>
                              <m:sty m:val="bi"/>
                            </m:rPr>
                            <w:rPr>
                              <w:rFonts w:ascii="Cambria Math" w:eastAsia="Calibri" w:hAnsi="Cambria Math"/>
                            </w:rPr>
                            <m:t>o</m:t>
                          </w:del>
                        </m:r>
                      </m:e>
                      <m:sub>
                        <m:r>
                          <w:del w:id="4123" w:author="Shy Alon" w:date="2017-07-21T16:25:00Z">
                            <m:rPr>
                              <m:sty m:val="b"/>
                            </m:rPr>
                            <w:rPr>
                              <w:rFonts w:ascii="Cambria Math" w:eastAsia="Calibri" w:hAnsi="Cambria Math"/>
                            </w:rPr>
                            <m:t>3</m:t>
                          </w:del>
                        </m:r>
                      </m:sub>
                    </m:sSub>
                    <m:sSub>
                      <m:sSubPr>
                        <m:ctrlPr>
                          <w:del w:id="4124" w:author="Shy Alon" w:date="2017-07-21T16:25:00Z">
                            <w:rPr>
                              <w:rFonts w:ascii="Cambria Math" w:eastAsia="Calibri" w:hAnsi="Cambria Math"/>
                            </w:rPr>
                          </w:del>
                        </m:ctrlPr>
                      </m:sSubPr>
                      <m:e>
                        <m:r>
                          <w:del w:id="4125" w:author="Shy Alon" w:date="2017-07-21T16:25:00Z">
                            <m:rPr>
                              <m:sty m:val="bi"/>
                            </m:rPr>
                            <w:rPr>
                              <w:rFonts w:ascii="Cambria Math" w:eastAsia="Calibri" w:hAnsi="Cambria Math"/>
                            </w:rPr>
                            <m:t>O</m:t>
                          </w:del>
                        </m:r>
                      </m:e>
                      <m:sub>
                        <m:r>
                          <w:del w:id="4126" w:author="Shy Alon" w:date="2017-07-21T16:25:00Z">
                            <m:rPr>
                              <m:sty m:val="b"/>
                            </m:rPr>
                            <w:rPr>
                              <w:rFonts w:ascii="Cambria Math" w:eastAsia="Calibri" w:hAnsi="Cambria Math"/>
                            </w:rPr>
                            <m:t>4</m:t>
                          </w:del>
                        </m:r>
                      </m:sub>
                    </m:sSub>
                  </m:e>
                </m:d>
                <m:r>
                  <w:del w:id="4127" w:author="Shy Alon" w:date="2017-07-21T16:25:00Z">
                    <m:rPr>
                      <m:sty m:val="bi"/>
                    </m:rPr>
                    <w:rPr>
                      <w:rFonts w:ascii="Cambria Math" w:eastAsia="Calibri" w:hAnsi="Cambria Math"/>
                    </w:rPr>
                    <m:t>Mo</m:t>
                  </w:del>
                </m:r>
                <m:sSub>
                  <m:sSubPr>
                    <m:ctrlPr>
                      <w:del w:id="4128" w:author="Shy Alon" w:date="2017-07-21T16:25:00Z">
                        <w:rPr>
                          <w:rFonts w:ascii="Cambria Math" w:eastAsia="Calibri" w:hAnsi="Cambria Math"/>
                        </w:rPr>
                      </w:del>
                    </m:ctrlPr>
                  </m:sSubPr>
                  <m:e>
                    <m:r>
                      <w:del w:id="4129" w:author="Shy Alon" w:date="2017-07-21T16:25:00Z">
                        <m:rPr>
                          <m:sty m:val="bi"/>
                        </m:rPr>
                        <w:rPr>
                          <w:rFonts w:ascii="Cambria Math" w:eastAsia="Calibri" w:hAnsi="Cambria Math"/>
                        </w:rPr>
                        <m:t>O</m:t>
                      </w:del>
                    </m:r>
                  </m:e>
                  <m:sub>
                    <m:r>
                      <w:del w:id="4130" w:author="Shy Alon" w:date="2017-07-21T16:25:00Z">
                        <m:rPr>
                          <m:sty m:val="b"/>
                        </m:rPr>
                        <w:rPr>
                          <w:rFonts w:ascii="Cambria Math" w:eastAsia="Calibri" w:hAnsi="Cambria Math"/>
                        </w:rPr>
                        <m:t>3</m:t>
                      </w:del>
                    </m:r>
                  </m:sub>
                </m:sSub>
              </m:oMath>
            </m:oMathPara>
          </w:p>
        </w:tc>
      </w:tr>
      <w:tr w:rsidR="00802AFE" w:rsidRPr="00F423A9" w:rsidDel="006642DB" w14:paraId="4BE2E519" w14:textId="14D2E655" w:rsidTr="00564273">
        <w:trPr>
          <w:jc w:val="center"/>
          <w:del w:id="4131" w:author="Shy Alon" w:date="2017-07-21T16:25:00Z"/>
        </w:trPr>
        <w:tc>
          <w:tcPr>
            <w:tcW w:w="2700" w:type="dxa"/>
            <w:tcBorders>
              <w:left w:val="nil"/>
              <w:bottom w:val="nil"/>
            </w:tcBorders>
          </w:tcPr>
          <w:p w14:paraId="1F656658" w14:textId="516C67A0" w:rsidR="00802AFE" w:rsidRPr="00F423A9" w:rsidDel="006642DB" w:rsidRDefault="00802AFE" w:rsidP="006642DB">
            <w:pPr>
              <w:pStyle w:val="Heading1"/>
              <w:rPr>
                <w:del w:id="4132" w:author="Shy Alon" w:date="2017-07-21T16:25:00Z"/>
                <w:rFonts w:ascii="Times New Roman" w:eastAsia="Calibri" w:hAnsi="Times New Roman" w:cs="Arial"/>
              </w:rPr>
              <w:pPrChange w:id="4133" w:author="Shy Alon" w:date="2017-07-21T16:25:00Z">
                <w:pPr>
                  <w:ind w:left="360"/>
                </w:pPr>
              </w:pPrChange>
            </w:pPr>
            <w:del w:id="4134" w:author="Shy Alon" w:date="2017-07-21T16:25:00Z">
              <w:r w:rsidRPr="00E02A8B" w:rsidDel="006642DB">
                <w:rPr>
                  <w:rFonts w:ascii="Times New Roman" w:eastAsia="Calibri" w:hAnsi="Times New Roman" w:cs="Arial"/>
                </w:rPr>
                <w:delText># Model</w:delText>
              </w:r>
              <w:r w:rsidDel="006642DB">
                <w:rPr>
                  <w:rFonts w:ascii="Times New Roman" w:eastAsia="Calibri" w:hAnsi="Times New Roman" w:cs="Arial"/>
                </w:rPr>
                <w:delText xml:space="preserve"> </w:delText>
              </w:r>
              <w:r w:rsidRPr="00E02A8B" w:rsidDel="006642DB">
                <w:rPr>
                  <w:rFonts w:ascii="Times New Roman" w:eastAsia="Calibri" w:hAnsi="Times New Roman" w:cs="Arial"/>
                </w:rPr>
                <w:delText>- Compatible Training Samples</w:delText>
              </w:r>
            </w:del>
          </w:p>
        </w:tc>
        <w:tc>
          <w:tcPr>
            <w:tcW w:w="1800" w:type="dxa"/>
            <w:tcBorders>
              <w:bottom w:val="nil"/>
            </w:tcBorders>
            <w:vAlign w:val="center"/>
          </w:tcPr>
          <w:p w14:paraId="10140FCB" w14:textId="418A6192" w:rsidR="00802AFE" w:rsidRPr="00F423A9" w:rsidDel="006642DB" w:rsidRDefault="00802AFE" w:rsidP="006642DB">
            <w:pPr>
              <w:pStyle w:val="Heading1"/>
              <w:rPr>
                <w:del w:id="4135" w:author="Shy Alon" w:date="2017-07-21T16:25:00Z"/>
                <w:rFonts w:eastAsia="Times New Roman"/>
              </w:rPr>
              <w:pPrChange w:id="4136" w:author="Shy Alon" w:date="2017-07-21T16:25:00Z">
                <w:pPr>
                  <w:jc w:val="center"/>
                </w:pPr>
              </w:pPrChange>
            </w:pPr>
            <w:del w:id="4137" w:author="Shy Alon" w:date="2017-07-21T16:25:00Z">
              <w:r w:rsidRPr="00F423A9" w:rsidDel="006642DB">
                <w:rPr>
                  <w:rFonts w:eastAsia="Calibri"/>
                </w:rPr>
                <w:delText>118/120 (98%)</w:delText>
              </w:r>
            </w:del>
          </w:p>
        </w:tc>
        <w:tc>
          <w:tcPr>
            <w:tcW w:w="1800" w:type="dxa"/>
            <w:tcBorders>
              <w:bottom w:val="nil"/>
            </w:tcBorders>
            <w:vAlign w:val="center"/>
          </w:tcPr>
          <w:p w14:paraId="6CAE9FB5" w14:textId="1989487F" w:rsidR="00802AFE" w:rsidRPr="00F423A9" w:rsidDel="006642DB" w:rsidRDefault="00802AFE" w:rsidP="006642DB">
            <w:pPr>
              <w:pStyle w:val="Heading1"/>
              <w:rPr>
                <w:del w:id="4138" w:author="Shy Alon" w:date="2017-07-21T16:25:00Z"/>
                <w:rFonts w:eastAsia="Times New Roman"/>
              </w:rPr>
              <w:pPrChange w:id="4139" w:author="Shy Alon" w:date="2017-07-21T16:25:00Z">
                <w:pPr>
                  <w:jc w:val="center"/>
                </w:pPr>
              </w:pPrChange>
            </w:pPr>
            <w:del w:id="4140" w:author="Shy Alon" w:date="2017-07-21T16:25:00Z">
              <w:r w:rsidRPr="00F423A9" w:rsidDel="006642DB">
                <w:rPr>
                  <w:rFonts w:eastAsia="Calibri"/>
                </w:rPr>
                <w:delText>100/120 (83%)</w:delText>
              </w:r>
            </w:del>
          </w:p>
        </w:tc>
        <w:tc>
          <w:tcPr>
            <w:tcW w:w="1800" w:type="dxa"/>
            <w:tcBorders>
              <w:bottom w:val="nil"/>
              <w:right w:val="nil"/>
            </w:tcBorders>
            <w:vAlign w:val="center"/>
          </w:tcPr>
          <w:p w14:paraId="0231CF1B" w14:textId="4A25524B" w:rsidR="00802AFE" w:rsidRPr="00F423A9" w:rsidDel="006642DB" w:rsidRDefault="00802AFE" w:rsidP="006642DB">
            <w:pPr>
              <w:pStyle w:val="Heading1"/>
              <w:rPr>
                <w:del w:id="4141" w:author="Shy Alon" w:date="2017-07-21T16:25:00Z"/>
                <w:rFonts w:eastAsia="Times New Roman"/>
              </w:rPr>
              <w:pPrChange w:id="4142" w:author="Shy Alon" w:date="2017-07-21T16:25:00Z">
                <w:pPr>
                  <w:jc w:val="center"/>
                </w:pPr>
              </w:pPrChange>
            </w:pPr>
            <w:del w:id="4143" w:author="Shy Alon" w:date="2017-07-21T16:25:00Z">
              <w:r w:rsidRPr="00F423A9" w:rsidDel="006642DB">
                <w:rPr>
                  <w:rFonts w:eastAsia="Calibri"/>
                </w:rPr>
                <w:delText>120/120 (100%)</w:delText>
              </w:r>
            </w:del>
          </w:p>
        </w:tc>
      </w:tr>
      <w:tr w:rsidR="00802AFE" w:rsidRPr="00CE0C94" w:rsidDel="006642DB" w14:paraId="2D380D74" w14:textId="295F0C2E" w:rsidTr="00564273">
        <w:trPr>
          <w:jc w:val="center"/>
          <w:del w:id="4144" w:author="Shy Alon" w:date="2017-07-21T16:25:00Z"/>
        </w:trPr>
        <w:tc>
          <w:tcPr>
            <w:tcW w:w="2700" w:type="dxa"/>
            <w:tcBorders>
              <w:top w:val="nil"/>
              <w:left w:val="nil"/>
              <w:bottom w:val="nil"/>
            </w:tcBorders>
          </w:tcPr>
          <w:p w14:paraId="5A7BC2F4" w14:textId="1D2961FB" w:rsidR="00802AFE" w:rsidRPr="00F423A9" w:rsidDel="006642DB" w:rsidRDefault="00802AFE" w:rsidP="006642DB">
            <w:pPr>
              <w:pStyle w:val="Heading1"/>
              <w:rPr>
                <w:del w:id="4145" w:author="Shy Alon" w:date="2017-07-21T16:25:00Z"/>
                <w:rFonts w:ascii="Times New Roman" w:eastAsia="Calibri" w:hAnsi="Times New Roman" w:cs="Arial"/>
              </w:rPr>
              <w:pPrChange w:id="4146" w:author="Shy Alon" w:date="2017-07-21T16:25:00Z">
                <w:pPr>
                  <w:ind w:left="360"/>
                </w:pPr>
              </w:pPrChange>
            </w:pPr>
            <w:del w:id="4147" w:author="Shy Alon" w:date="2017-07-21T16:25:00Z">
              <w:r w:rsidRPr="00E02A8B" w:rsidDel="006642DB">
                <w:rPr>
                  <w:rFonts w:ascii="Times New Roman" w:eastAsia="Calibri" w:hAnsi="Times New Roman" w:cs="Arial"/>
                </w:rPr>
                <w:delText># Model</w:delText>
              </w:r>
              <w:r w:rsidDel="006642DB">
                <w:rPr>
                  <w:rFonts w:ascii="Times New Roman" w:eastAsia="Calibri" w:hAnsi="Times New Roman" w:cs="Arial"/>
                </w:rPr>
                <w:delText xml:space="preserve"> </w:delText>
              </w:r>
              <w:r w:rsidRPr="00E02A8B" w:rsidDel="006642DB">
                <w:rPr>
                  <w:rFonts w:ascii="Times New Roman" w:eastAsia="Calibri" w:hAnsi="Times New Roman" w:cs="Arial"/>
                </w:rPr>
                <w:delText xml:space="preserve">- Compatible </w:delText>
              </w:r>
              <w:r w:rsidDel="006642DB">
                <w:rPr>
                  <w:rFonts w:ascii="Times New Roman" w:eastAsia="Calibri" w:hAnsi="Times New Roman" w:cs="Arial"/>
                </w:rPr>
                <w:delText>Test</w:delText>
              </w:r>
              <w:r w:rsidRPr="00E02A8B" w:rsidDel="006642DB">
                <w:rPr>
                  <w:rFonts w:ascii="Times New Roman" w:eastAsia="Calibri" w:hAnsi="Times New Roman" w:cs="Arial"/>
                </w:rPr>
                <w:delText xml:space="preserve"> Samples</w:delText>
              </w:r>
            </w:del>
          </w:p>
        </w:tc>
        <w:tc>
          <w:tcPr>
            <w:tcW w:w="1800" w:type="dxa"/>
            <w:tcBorders>
              <w:top w:val="nil"/>
              <w:bottom w:val="nil"/>
            </w:tcBorders>
            <w:vAlign w:val="center"/>
          </w:tcPr>
          <w:p w14:paraId="58F2F76F" w14:textId="479DA497" w:rsidR="00802AFE" w:rsidRPr="009E2CCB" w:rsidDel="006642DB" w:rsidRDefault="00802AFE" w:rsidP="006642DB">
            <w:pPr>
              <w:pStyle w:val="Heading1"/>
              <w:rPr>
                <w:del w:id="4148" w:author="Shy Alon" w:date="2017-07-21T16:25:00Z"/>
                <w:rFonts w:eastAsia="Calibri"/>
              </w:rPr>
              <w:pPrChange w:id="4149" w:author="Shy Alon" w:date="2017-07-21T16:25:00Z">
                <w:pPr>
                  <w:jc w:val="center"/>
                </w:pPr>
              </w:pPrChange>
            </w:pPr>
            <w:del w:id="4150" w:author="Shy Alon" w:date="2017-07-21T16:25:00Z">
              <w:r w:rsidDel="006642DB">
                <w:rPr>
                  <w:rFonts w:eastAsia="Calibri"/>
                </w:rPr>
                <w:delText>30/30 (100%)</w:delText>
              </w:r>
            </w:del>
          </w:p>
        </w:tc>
        <w:tc>
          <w:tcPr>
            <w:tcW w:w="1800" w:type="dxa"/>
            <w:tcBorders>
              <w:top w:val="nil"/>
              <w:bottom w:val="nil"/>
            </w:tcBorders>
            <w:vAlign w:val="center"/>
          </w:tcPr>
          <w:p w14:paraId="7C0B53A2" w14:textId="3300BFD9" w:rsidR="00802AFE" w:rsidRPr="009E2CCB" w:rsidDel="006642DB" w:rsidRDefault="00802AFE" w:rsidP="006642DB">
            <w:pPr>
              <w:pStyle w:val="Heading1"/>
              <w:rPr>
                <w:del w:id="4151" w:author="Shy Alon" w:date="2017-07-21T16:25:00Z"/>
                <w:rFonts w:eastAsia="Calibri"/>
              </w:rPr>
              <w:pPrChange w:id="4152" w:author="Shy Alon" w:date="2017-07-21T16:25:00Z">
                <w:pPr>
                  <w:jc w:val="center"/>
                </w:pPr>
              </w:pPrChange>
            </w:pPr>
            <w:del w:id="4153" w:author="Shy Alon" w:date="2017-07-21T16:25:00Z">
              <w:r w:rsidDel="006642DB">
                <w:rPr>
                  <w:rFonts w:eastAsia="Calibri"/>
                </w:rPr>
                <w:delText>22/30 (73%)</w:delText>
              </w:r>
            </w:del>
          </w:p>
        </w:tc>
        <w:tc>
          <w:tcPr>
            <w:tcW w:w="1800" w:type="dxa"/>
            <w:tcBorders>
              <w:top w:val="nil"/>
              <w:bottom w:val="nil"/>
              <w:right w:val="nil"/>
            </w:tcBorders>
            <w:vAlign w:val="center"/>
          </w:tcPr>
          <w:p w14:paraId="599466C9" w14:textId="4D96B308" w:rsidR="00802AFE" w:rsidRPr="009E2CCB" w:rsidDel="006642DB" w:rsidRDefault="00802AFE" w:rsidP="006642DB">
            <w:pPr>
              <w:pStyle w:val="Heading1"/>
              <w:rPr>
                <w:del w:id="4154" w:author="Shy Alon" w:date="2017-07-21T16:25:00Z"/>
                <w:rFonts w:eastAsia="Calibri"/>
              </w:rPr>
              <w:pPrChange w:id="4155" w:author="Shy Alon" w:date="2017-07-21T16:25:00Z">
                <w:pPr>
                  <w:jc w:val="center"/>
                </w:pPr>
              </w:pPrChange>
            </w:pPr>
            <w:del w:id="4156" w:author="Shy Alon" w:date="2017-07-21T16:25:00Z">
              <w:r w:rsidRPr="00F423A9" w:rsidDel="006642DB">
                <w:rPr>
                  <w:rFonts w:eastAsia="Calibri"/>
                </w:rPr>
                <w:delText>30/30 (100%)</w:delText>
              </w:r>
            </w:del>
          </w:p>
        </w:tc>
      </w:tr>
    </w:tbl>
    <w:p w14:paraId="5A68EC36" w14:textId="3E63051F" w:rsidR="00802AFE" w:rsidDel="006642DB" w:rsidRDefault="00802AFE" w:rsidP="006642DB">
      <w:pPr>
        <w:pStyle w:val="Heading1"/>
        <w:rPr>
          <w:del w:id="4157" w:author="Shy Alon" w:date="2017-07-21T16:25:00Z"/>
          <w:rFonts w:ascii="Times New Roman" w:eastAsia="Calibri" w:hAnsi="Times New Roman" w:cs="Arial"/>
        </w:rPr>
        <w:pPrChange w:id="4158" w:author="Shy Alon" w:date="2017-07-21T16:25:00Z">
          <w:pPr>
            <w:ind w:left="360"/>
          </w:pPr>
        </w:pPrChange>
      </w:pPr>
    </w:p>
    <w:p w14:paraId="063AC1FE" w14:textId="74112524" w:rsidR="00802AFE" w:rsidRPr="001A7F4F" w:rsidDel="006642DB" w:rsidRDefault="00826B66" w:rsidP="006642DB">
      <w:pPr>
        <w:pStyle w:val="Heading1"/>
        <w:rPr>
          <w:del w:id="4159" w:author="Shy Alon" w:date="2017-07-21T16:25:00Z"/>
        </w:rPr>
        <w:pPrChange w:id="4160" w:author="Shy Alon" w:date="2017-07-21T16:25:00Z">
          <w:pPr>
            <w:pStyle w:val="Caption"/>
          </w:pPr>
        </w:pPrChange>
      </w:pPr>
      <w:bookmarkStart w:id="4161" w:name="_Toc475380989"/>
      <w:del w:id="4162" w:author="Shy Alon" w:date="2017-07-21T16:25:00Z">
        <w:r w:rsidDel="006642DB">
          <w:delText xml:space="preserve">Table </w:delText>
        </w:r>
        <w:r w:rsidR="00937424" w:rsidDel="006642DB">
          <w:fldChar w:fldCharType="begin"/>
        </w:r>
        <w:r w:rsidR="00937424" w:rsidDel="006642DB">
          <w:delInstrText xml:space="preserve"> SEQ Table \* ARABIC </w:delInstrText>
        </w:r>
        <w:r w:rsidR="00937424" w:rsidDel="006642DB">
          <w:fldChar w:fldCharType="separate"/>
        </w:r>
        <w:r w:rsidR="006C3932" w:rsidDel="006642DB">
          <w:rPr>
            <w:noProof/>
          </w:rPr>
          <w:delText>6</w:delText>
        </w:r>
        <w:r w:rsidR="00937424" w:rsidDel="006642DB">
          <w:rPr>
            <w:noProof/>
          </w:rPr>
          <w:fldChar w:fldCharType="end"/>
        </w:r>
        <w:r w:rsidDel="006642DB">
          <w:delText xml:space="preserve">: </w:delText>
        </w:r>
        <w:r w:rsidR="00802AFE" w:rsidRPr="00230DA2" w:rsidDel="006642DB">
          <w:rPr>
            <w:b w:val="0"/>
            <w:bCs w:val="0"/>
          </w:rPr>
          <w:delText>RANSC model performance for the three datasets.</w:delText>
        </w:r>
        <w:bookmarkEnd w:id="4161"/>
        <w:r w:rsidR="00802AFE" w:rsidRPr="00230DA2" w:rsidDel="006642DB">
          <w:rPr>
            <w:b w:val="0"/>
            <w:bCs w:val="0"/>
          </w:rPr>
          <w:delText xml:space="preserve"> </w:delText>
        </w:r>
      </w:del>
    </w:p>
    <w:tbl>
      <w:tblPr>
        <w:tblW w:w="8587" w:type="dxa"/>
        <w:tblLook w:val="04A0" w:firstRow="1" w:lastRow="0" w:firstColumn="1" w:lastColumn="0" w:noHBand="0" w:noVBand="1"/>
      </w:tblPr>
      <w:tblGrid>
        <w:gridCol w:w="2357"/>
        <w:gridCol w:w="1040"/>
        <w:gridCol w:w="905"/>
        <w:gridCol w:w="2205"/>
        <w:gridCol w:w="756"/>
        <w:gridCol w:w="1324"/>
      </w:tblGrid>
      <w:tr w:rsidR="00802AFE" w:rsidRPr="00BB3EA2" w:rsidDel="006642DB" w14:paraId="468E97EF" w14:textId="07C2C42D" w:rsidTr="00564273">
        <w:trPr>
          <w:trHeight w:val="280"/>
          <w:del w:id="4163" w:author="Shy Alon" w:date="2017-07-21T16:25:00Z"/>
        </w:trPr>
        <w:tc>
          <w:tcPr>
            <w:tcW w:w="2357" w:type="dxa"/>
            <w:tcBorders>
              <w:top w:val="nil"/>
              <w:left w:val="nil"/>
              <w:bottom w:val="single" w:sz="4" w:space="0" w:color="auto"/>
              <w:right w:val="nil"/>
            </w:tcBorders>
            <w:shd w:val="clear" w:color="auto" w:fill="auto"/>
            <w:noWrap/>
            <w:vAlign w:val="bottom"/>
            <w:hideMark/>
          </w:tcPr>
          <w:p w14:paraId="1730CFBE" w14:textId="0DA2DB54" w:rsidR="00802AFE" w:rsidRPr="00BB3EA2" w:rsidDel="006642DB" w:rsidRDefault="00826B66" w:rsidP="006642DB">
            <w:pPr>
              <w:pStyle w:val="Heading1"/>
              <w:rPr>
                <w:del w:id="4164" w:author="Shy Alon" w:date="2017-07-21T16:25:00Z"/>
                <w:rFonts w:eastAsia="Times New Roman"/>
                <w:color w:val="000000"/>
              </w:rPr>
              <w:pPrChange w:id="4165" w:author="Shy Alon" w:date="2017-07-21T16:25:00Z">
                <w:pPr/>
              </w:pPrChange>
            </w:pPr>
            <w:del w:id="4166" w:author="Shy Alon" w:date="2017-07-21T16:25:00Z">
              <w:r w:rsidRPr="00BB3EA2" w:rsidDel="006642DB">
                <w:rPr>
                  <w:rFonts w:eastAsia="Times New Roman"/>
                  <w:color w:val="000000"/>
                </w:rPr>
                <w:delText>L</w:delText>
              </w:r>
              <w:r w:rsidR="00802AFE" w:rsidRPr="00BB3EA2" w:rsidDel="006642DB">
                <w:rPr>
                  <w:rFonts w:eastAsia="Times New Roman"/>
                  <w:color w:val="000000"/>
                </w:rPr>
                <w:delText>ibrary</w:delText>
              </w:r>
            </w:del>
          </w:p>
        </w:tc>
        <w:tc>
          <w:tcPr>
            <w:tcW w:w="1040" w:type="dxa"/>
            <w:tcBorders>
              <w:top w:val="nil"/>
              <w:left w:val="nil"/>
              <w:bottom w:val="single" w:sz="4" w:space="0" w:color="auto"/>
              <w:right w:val="nil"/>
            </w:tcBorders>
            <w:shd w:val="clear" w:color="auto" w:fill="auto"/>
            <w:noWrap/>
            <w:vAlign w:val="bottom"/>
            <w:hideMark/>
          </w:tcPr>
          <w:p w14:paraId="469E74C7" w14:textId="3BC4D1B9" w:rsidR="00802AFE" w:rsidRPr="00BB3EA2" w:rsidDel="006642DB" w:rsidRDefault="00802AFE" w:rsidP="006642DB">
            <w:pPr>
              <w:pStyle w:val="Heading1"/>
              <w:rPr>
                <w:del w:id="4167" w:author="Shy Alon" w:date="2017-07-21T16:25:00Z"/>
                <w:rFonts w:eastAsia="Times New Roman"/>
                <w:color w:val="000000"/>
              </w:rPr>
              <w:pPrChange w:id="4168" w:author="Shy Alon" w:date="2017-07-21T16:25:00Z">
                <w:pPr/>
              </w:pPrChange>
            </w:pPr>
            <w:del w:id="4169" w:author="Shy Alon" w:date="2017-07-21T16:25:00Z">
              <w:r w:rsidRPr="00BB3EA2" w:rsidDel="006642DB">
                <w:rPr>
                  <w:rFonts w:eastAsia="Times New Roman"/>
                  <w:color w:val="000000"/>
                </w:rPr>
                <w:delText xml:space="preserve">Activity </w:delText>
              </w:r>
            </w:del>
          </w:p>
        </w:tc>
        <w:tc>
          <w:tcPr>
            <w:tcW w:w="905" w:type="dxa"/>
            <w:tcBorders>
              <w:top w:val="nil"/>
              <w:left w:val="nil"/>
              <w:bottom w:val="single" w:sz="4" w:space="0" w:color="auto"/>
              <w:right w:val="nil"/>
            </w:tcBorders>
            <w:shd w:val="clear" w:color="auto" w:fill="auto"/>
            <w:noWrap/>
            <w:vAlign w:val="bottom"/>
            <w:hideMark/>
          </w:tcPr>
          <w:p w14:paraId="47F2DE71" w14:textId="130879DB" w:rsidR="00802AFE" w:rsidRPr="00BB3EA2" w:rsidDel="006642DB" w:rsidRDefault="00937424" w:rsidP="006642DB">
            <w:pPr>
              <w:pStyle w:val="Heading1"/>
              <w:rPr>
                <w:del w:id="4170" w:author="Shy Alon" w:date="2017-07-21T16:25:00Z"/>
                <w:rFonts w:eastAsia="Times New Roman"/>
                <w:color w:val="000000"/>
              </w:rPr>
              <w:pPrChange w:id="4171" w:author="Shy Alon" w:date="2017-07-21T16:25:00Z">
                <w:pPr/>
              </w:pPrChange>
            </w:pPr>
            <m:oMathPara>
              <m:oMath>
                <m:sSubSup>
                  <m:sSubSupPr>
                    <m:ctrlPr>
                      <w:del w:id="4172" w:author="Shy Alon" w:date="2017-07-21T16:25:00Z">
                        <w:rPr>
                          <w:rFonts w:ascii="Cambria Math" w:eastAsia="Times New Roman" w:hAnsi="Cambria Math" w:cs="Times New Roman"/>
                          <w:i/>
                          <w:color w:val="000000"/>
                          <w:szCs w:val="20"/>
                        </w:rPr>
                      </w:del>
                    </m:ctrlPr>
                  </m:sSubSupPr>
                  <m:e>
                    <m:r>
                      <w:del w:id="4173" w:author="Shy Alon" w:date="2017-07-21T16:25:00Z">
                        <m:rPr>
                          <m:sty m:val="bi"/>
                        </m:rPr>
                        <w:rPr>
                          <w:rFonts w:ascii="Cambria Math" w:eastAsia="Times New Roman" w:hAnsi="Cambria Math" w:cs="Times New Roman"/>
                          <w:color w:val="000000"/>
                          <w:szCs w:val="20"/>
                        </w:rPr>
                        <m:t>Q</m:t>
                      </w:del>
                    </m:r>
                  </m:e>
                  <m:sub>
                    <m:r>
                      <w:del w:id="4174" w:author="Shy Alon" w:date="2017-07-21T16:25:00Z">
                        <m:rPr>
                          <m:sty m:val="bi"/>
                        </m:rPr>
                        <w:rPr>
                          <w:rFonts w:ascii="Cambria Math" w:eastAsia="Times New Roman" w:hAnsi="Cambria Math" w:cs="Times New Roman"/>
                          <w:color w:val="000000"/>
                          <w:szCs w:val="20"/>
                        </w:rPr>
                        <m:t>train</m:t>
                      </w:del>
                    </m:r>
                  </m:sub>
                  <m:sup>
                    <m:r>
                      <w:del w:id="4175" w:author="Shy Alon" w:date="2017-07-21T16:25:00Z">
                        <m:rPr>
                          <m:sty m:val="bi"/>
                        </m:rPr>
                        <w:rPr>
                          <w:rFonts w:ascii="Cambria Math" w:eastAsia="Times New Roman" w:hAnsi="Cambria Math" w:cs="Times New Roman"/>
                          <w:color w:val="000000"/>
                          <w:szCs w:val="20"/>
                        </w:rPr>
                        <m:t>2</m:t>
                      </w:del>
                    </m:r>
                  </m:sup>
                </m:sSubSup>
              </m:oMath>
            </m:oMathPara>
          </w:p>
        </w:tc>
        <w:tc>
          <w:tcPr>
            <w:tcW w:w="2205" w:type="dxa"/>
            <w:tcBorders>
              <w:top w:val="nil"/>
              <w:left w:val="nil"/>
              <w:bottom w:val="single" w:sz="4" w:space="0" w:color="auto"/>
              <w:right w:val="nil"/>
            </w:tcBorders>
            <w:shd w:val="clear" w:color="auto" w:fill="auto"/>
            <w:noWrap/>
            <w:vAlign w:val="bottom"/>
            <w:hideMark/>
          </w:tcPr>
          <w:p w14:paraId="4B4C8152" w14:textId="28701228" w:rsidR="00802AFE" w:rsidRPr="00BB3EA2" w:rsidDel="006642DB" w:rsidRDefault="00937424" w:rsidP="006642DB">
            <w:pPr>
              <w:pStyle w:val="Heading1"/>
              <w:rPr>
                <w:del w:id="4176" w:author="Shy Alon" w:date="2017-07-21T16:25:00Z"/>
                <w:rFonts w:eastAsia="Times New Roman"/>
              </w:rPr>
              <w:pPrChange w:id="4177" w:author="Shy Alon" w:date="2017-07-21T16:25:00Z">
                <w:pPr/>
              </w:pPrChange>
            </w:pPr>
            <m:oMath>
              <m:sSubSup>
                <m:sSubSupPr>
                  <m:ctrlPr>
                    <w:del w:id="4178" w:author="Shy Alon" w:date="2017-07-21T16:25:00Z">
                      <w:rPr>
                        <w:rFonts w:ascii="Cambria Math" w:eastAsia="Times New Roman" w:hAnsi="Cambria Math" w:cs="Times New Roman"/>
                        <w:i/>
                        <w:color w:val="000000"/>
                        <w:szCs w:val="20"/>
                      </w:rPr>
                    </w:del>
                  </m:ctrlPr>
                </m:sSubSupPr>
                <m:e>
                  <m:r>
                    <w:del w:id="4179" w:author="Shy Alon" w:date="2017-07-21T16:25:00Z">
                      <m:rPr>
                        <m:sty m:val="bi"/>
                      </m:rPr>
                      <w:rPr>
                        <w:rFonts w:ascii="Cambria Math" w:eastAsia="Times New Roman" w:hAnsi="Cambria Math" w:cs="Times New Roman"/>
                        <w:color w:val="000000"/>
                        <w:szCs w:val="20"/>
                      </w:rPr>
                      <m:t>Q</m:t>
                    </w:del>
                  </m:r>
                </m:e>
                <m:sub>
                  <m:r>
                    <w:del w:id="4180" w:author="Shy Alon" w:date="2017-07-21T16:25:00Z">
                      <m:rPr>
                        <m:sty m:val="bi"/>
                      </m:rPr>
                      <w:rPr>
                        <w:rFonts w:ascii="Cambria Math" w:eastAsia="Times New Roman" w:hAnsi="Cambria Math" w:cs="Times New Roman"/>
                        <w:color w:val="000000"/>
                        <w:szCs w:val="20"/>
                      </w:rPr>
                      <m:t>train</m:t>
                    </w:del>
                  </m:r>
                </m:sub>
                <m:sup>
                  <m:r>
                    <w:del w:id="4181" w:author="Shy Alon" w:date="2017-07-21T16:25:00Z">
                      <m:rPr>
                        <m:sty m:val="bi"/>
                      </m:rPr>
                      <w:rPr>
                        <w:rFonts w:ascii="Cambria Math" w:eastAsia="Times New Roman" w:hAnsi="Cambria Math" w:cs="Times New Roman"/>
                        <w:color w:val="000000"/>
                        <w:szCs w:val="20"/>
                      </w:rPr>
                      <m:t>2</m:t>
                    </w:del>
                  </m:r>
                </m:sup>
              </m:sSubSup>
            </m:oMath>
            <w:del w:id="4182" w:author="Shy Alon" w:date="2017-07-21T16:25:00Z">
              <w:r w:rsidR="00802AFE" w:rsidDel="006642DB">
                <w:rPr>
                  <w:rFonts w:eastAsia="Times New Roman"/>
                </w:rPr>
                <w:delText xml:space="preserve">  (no outliers)</w:delText>
              </w:r>
            </w:del>
          </w:p>
        </w:tc>
        <w:tc>
          <w:tcPr>
            <w:tcW w:w="756" w:type="dxa"/>
            <w:tcBorders>
              <w:top w:val="nil"/>
              <w:left w:val="nil"/>
              <w:bottom w:val="single" w:sz="4" w:space="0" w:color="auto"/>
              <w:right w:val="nil"/>
            </w:tcBorders>
            <w:shd w:val="clear" w:color="auto" w:fill="auto"/>
            <w:noWrap/>
            <w:vAlign w:val="bottom"/>
            <w:hideMark/>
          </w:tcPr>
          <w:p w14:paraId="510A12AF" w14:textId="7809516D" w:rsidR="00802AFE" w:rsidRPr="00BB3EA2" w:rsidDel="006642DB" w:rsidRDefault="00937424" w:rsidP="006642DB">
            <w:pPr>
              <w:pStyle w:val="Heading1"/>
              <w:rPr>
                <w:del w:id="4183" w:author="Shy Alon" w:date="2017-07-21T16:25:00Z"/>
                <w:rFonts w:eastAsia="Times New Roman"/>
              </w:rPr>
              <w:pPrChange w:id="4184" w:author="Shy Alon" w:date="2017-07-21T16:25:00Z">
                <w:pPr/>
              </w:pPrChange>
            </w:pPr>
            <m:oMathPara>
              <m:oMath>
                <m:sSubSup>
                  <m:sSubSupPr>
                    <m:ctrlPr>
                      <w:del w:id="4185" w:author="Shy Alon" w:date="2017-07-21T16:25:00Z">
                        <w:rPr>
                          <w:rFonts w:ascii="Cambria Math" w:eastAsia="Times New Roman" w:hAnsi="Cambria Math" w:cs="Times New Roman"/>
                          <w:i/>
                          <w:color w:val="000000"/>
                          <w:szCs w:val="20"/>
                        </w:rPr>
                      </w:del>
                    </m:ctrlPr>
                  </m:sSubSupPr>
                  <m:e>
                    <m:r>
                      <w:del w:id="4186" w:author="Shy Alon" w:date="2017-07-21T16:25:00Z">
                        <m:rPr>
                          <m:sty m:val="bi"/>
                        </m:rPr>
                        <w:rPr>
                          <w:rFonts w:ascii="Cambria Math" w:eastAsia="Times New Roman" w:hAnsi="Cambria Math" w:cs="Times New Roman"/>
                          <w:color w:val="000000"/>
                          <w:szCs w:val="20"/>
                        </w:rPr>
                        <m:t>Q</m:t>
                      </w:del>
                    </m:r>
                  </m:e>
                  <m:sub>
                    <m:r>
                      <w:del w:id="4187" w:author="Shy Alon" w:date="2017-07-21T16:25:00Z">
                        <m:rPr>
                          <m:sty m:val="bi"/>
                        </m:rPr>
                        <w:rPr>
                          <w:rFonts w:ascii="Cambria Math" w:eastAsia="Times New Roman" w:hAnsi="Cambria Math" w:cs="Times New Roman"/>
                          <w:color w:val="000000"/>
                          <w:szCs w:val="20"/>
                        </w:rPr>
                        <m:t>ext</m:t>
                      </w:del>
                    </m:r>
                  </m:sub>
                  <m:sup>
                    <m:r>
                      <w:del w:id="4188" w:author="Shy Alon" w:date="2017-07-21T16:25:00Z">
                        <m:rPr>
                          <m:sty m:val="bi"/>
                        </m:rPr>
                        <w:rPr>
                          <w:rFonts w:ascii="Cambria Math" w:eastAsia="Times New Roman" w:hAnsi="Cambria Math" w:cs="Times New Roman"/>
                          <w:color w:val="000000"/>
                          <w:szCs w:val="20"/>
                        </w:rPr>
                        <m:t>2</m:t>
                      </w:del>
                    </m:r>
                  </m:sup>
                </m:sSubSup>
              </m:oMath>
            </m:oMathPara>
          </w:p>
        </w:tc>
        <w:tc>
          <w:tcPr>
            <w:tcW w:w="1324" w:type="dxa"/>
            <w:tcBorders>
              <w:top w:val="nil"/>
              <w:left w:val="nil"/>
              <w:bottom w:val="single" w:sz="4" w:space="0" w:color="auto"/>
              <w:right w:val="nil"/>
            </w:tcBorders>
            <w:shd w:val="clear" w:color="auto" w:fill="auto"/>
            <w:noWrap/>
            <w:vAlign w:val="bottom"/>
            <w:hideMark/>
          </w:tcPr>
          <w:p w14:paraId="0A7BB2FF" w14:textId="636729FD" w:rsidR="00802AFE" w:rsidRPr="00BB3EA2" w:rsidDel="006642DB" w:rsidRDefault="00937424" w:rsidP="006642DB">
            <w:pPr>
              <w:pStyle w:val="Heading1"/>
              <w:rPr>
                <w:del w:id="4189" w:author="Shy Alon" w:date="2017-07-21T16:25:00Z"/>
                <w:rFonts w:eastAsia="Times New Roman"/>
              </w:rPr>
              <w:pPrChange w:id="4190" w:author="Shy Alon" w:date="2017-07-21T16:25:00Z">
                <w:pPr/>
              </w:pPrChange>
            </w:pPr>
            <m:oMath>
              <m:sSubSup>
                <m:sSubSupPr>
                  <m:ctrlPr>
                    <w:del w:id="4191" w:author="Shy Alon" w:date="2017-07-21T16:25:00Z">
                      <w:rPr>
                        <w:rFonts w:ascii="Cambria Math" w:eastAsia="Times New Roman" w:hAnsi="Cambria Math" w:cs="Times New Roman"/>
                        <w:i/>
                        <w:color w:val="000000"/>
                        <w:szCs w:val="20"/>
                      </w:rPr>
                    </w:del>
                  </m:ctrlPr>
                </m:sSubSupPr>
                <m:e>
                  <m:r>
                    <w:del w:id="4192" w:author="Shy Alon" w:date="2017-07-21T16:25:00Z">
                      <m:rPr>
                        <m:sty m:val="bi"/>
                      </m:rPr>
                      <w:rPr>
                        <w:rFonts w:ascii="Cambria Math" w:eastAsia="Times New Roman" w:hAnsi="Cambria Math" w:cs="Times New Roman"/>
                        <w:color w:val="000000"/>
                        <w:szCs w:val="20"/>
                      </w:rPr>
                      <m:t>Q</m:t>
                    </w:del>
                  </m:r>
                </m:e>
                <m:sub>
                  <m:r>
                    <w:del w:id="4193" w:author="Shy Alon" w:date="2017-07-21T16:25:00Z">
                      <m:rPr>
                        <m:sty m:val="bi"/>
                      </m:rPr>
                      <w:rPr>
                        <w:rFonts w:ascii="Cambria Math" w:eastAsia="Times New Roman" w:hAnsi="Cambria Math" w:cs="Times New Roman"/>
                        <w:color w:val="000000"/>
                        <w:szCs w:val="20"/>
                      </w:rPr>
                      <m:t>ext</m:t>
                    </w:del>
                  </m:r>
                </m:sub>
                <m:sup>
                  <m:r>
                    <w:del w:id="4194" w:author="Shy Alon" w:date="2017-07-21T16:25:00Z">
                      <m:rPr>
                        <m:sty m:val="bi"/>
                      </m:rPr>
                      <w:rPr>
                        <w:rFonts w:ascii="Cambria Math" w:eastAsia="Times New Roman" w:hAnsi="Cambria Math" w:cs="Times New Roman"/>
                        <w:color w:val="000000"/>
                        <w:szCs w:val="20"/>
                      </w:rPr>
                      <m:t>2</m:t>
                    </w:del>
                  </m:r>
                </m:sup>
              </m:sSubSup>
            </m:oMath>
            <w:del w:id="4195" w:author="Shy Alon" w:date="2017-07-21T16:25:00Z">
              <w:r w:rsidR="00802AFE" w:rsidDel="006642DB">
                <w:rPr>
                  <w:rFonts w:eastAsia="Times New Roman"/>
                </w:rPr>
                <w:delText xml:space="preserve"> (AD)</w:delText>
              </w:r>
            </w:del>
          </w:p>
        </w:tc>
      </w:tr>
      <w:tr w:rsidR="00802AFE" w:rsidRPr="00BB3EA2" w:rsidDel="006642DB" w14:paraId="76452A6C" w14:textId="017FA9BD" w:rsidTr="00564273">
        <w:trPr>
          <w:trHeight w:val="290"/>
          <w:del w:id="4196" w:author="Shy Alon" w:date="2017-07-21T16:25:00Z"/>
        </w:trPr>
        <w:tc>
          <w:tcPr>
            <w:tcW w:w="2357" w:type="dxa"/>
            <w:vMerge w:val="restart"/>
            <w:tcBorders>
              <w:top w:val="single" w:sz="4" w:space="0" w:color="auto"/>
              <w:left w:val="nil"/>
              <w:bottom w:val="nil"/>
              <w:right w:val="nil"/>
            </w:tcBorders>
            <w:shd w:val="clear" w:color="auto" w:fill="auto"/>
            <w:noWrap/>
            <w:vAlign w:val="center"/>
            <w:hideMark/>
          </w:tcPr>
          <w:p w14:paraId="6767879C" w14:textId="3FE37D76" w:rsidR="00802AFE" w:rsidRPr="00BB3EA2" w:rsidDel="006642DB" w:rsidRDefault="00802AFE" w:rsidP="006642DB">
            <w:pPr>
              <w:pStyle w:val="Heading1"/>
              <w:rPr>
                <w:del w:id="4197" w:author="Shy Alon" w:date="2017-07-21T16:25:00Z"/>
                <w:rFonts w:eastAsia="Calibri"/>
              </w:rPr>
              <w:pPrChange w:id="4198" w:author="Shy Alon" w:date="2017-07-21T16:25:00Z">
                <w:pPr/>
              </w:pPrChange>
            </w:pPr>
            <m:oMath>
              <m:r>
                <w:del w:id="4199" w:author="Shy Alon" w:date="2017-07-21T16:25:00Z">
                  <m:rPr>
                    <m:sty m:val="bi"/>
                  </m:rPr>
                  <w:rPr>
                    <w:rFonts w:ascii="Cambria Math" w:eastAsia="Calibri" w:hAnsi="Cambria Math"/>
                  </w:rPr>
                  <m:t>Ti</m:t>
                </w:del>
              </m:r>
              <m:sSub>
                <m:sSubPr>
                  <m:ctrlPr>
                    <w:del w:id="4200" w:author="Shy Alon" w:date="2017-07-21T16:25:00Z">
                      <w:rPr>
                        <w:rFonts w:ascii="Cambria Math" w:eastAsia="Calibri" w:hAnsi="Cambria Math"/>
                      </w:rPr>
                    </w:del>
                  </m:ctrlPr>
                </m:sSubPr>
                <m:e>
                  <m:r>
                    <w:del w:id="4201" w:author="Shy Alon" w:date="2017-07-21T16:25:00Z">
                      <m:rPr>
                        <m:sty m:val="bi"/>
                      </m:rPr>
                      <w:rPr>
                        <w:rFonts w:ascii="Cambria Math" w:eastAsia="Calibri" w:hAnsi="Cambria Math"/>
                      </w:rPr>
                      <m:t>O</m:t>
                    </w:del>
                  </m:r>
                </m:e>
                <m:sub>
                  <m:r>
                    <w:del w:id="4202" w:author="Shy Alon" w:date="2017-07-21T16:25:00Z">
                      <m:rPr>
                        <m:sty m:val="b"/>
                      </m:rPr>
                      <w:rPr>
                        <w:rFonts w:ascii="Cambria Math" w:eastAsia="Calibri" w:hAnsi="Cambria Math"/>
                      </w:rPr>
                      <m:t>2</m:t>
                    </w:del>
                  </m:r>
                </m:sub>
              </m:sSub>
              <m:r>
                <w:del w:id="4203" w:author="Shy Alon" w:date="2017-07-21T16:25:00Z">
                  <m:rPr>
                    <m:sty m:val="b"/>
                  </m:rPr>
                  <w:rPr>
                    <w:rFonts w:ascii="Cambria Math" w:eastAsia="Calibri" w:hAnsi="Cambria Math"/>
                  </w:rPr>
                  <m:t>|</m:t>
                </w:del>
              </m:r>
              <m:r>
                <w:del w:id="4204" w:author="Shy Alon" w:date="2017-07-21T16:25:00Z">
                  <m:rPr>
                    <m:sty m:val="bi"/>
                  </m:rPr>
                  <w:rPr>
                    <w:rFonts w:ascii="Cambria Math" w:eastAsia="Calibri" w:hAnsi="Cambria Math"/>
                  </w:rPr>
                  <m:t>C</m:t>
                </w:del>
              </m:r>
              <m:sSub>
                <m:sSubPr>
                  <m:ctrlPr>
                    <w:del w:id="4205" w:author="Shy Alon" w:date="2017-07-21T16:25:00Z">
                      <w:rPr>
                        <w:rFonts w:ascii="Cambria Math" w:eastAsia="Calibri" w:hAnsi="Cambria Math"/>
                      </w:rPr>
                    </w:del>
                  </m:ctrlPr>
                </m:sSubPr>
                <m:e>
                  <m:r>
                    <w:del w:id="4206" w:author="Shy Alon" w:date="2017-07-21T16:25:00Z">
                      <m:rPr>
                        <m:sty m:val="bi"/>
                      </m:rPr>
                      <w:rPr>
                        <w:rFonts w:ascii="Cambria Math" w:eastAsia="Calibri" w:hAnsi="Cambria Math"/>
                      </w:rPr>
                      <m:t>u</m:t>
                    </w:del>
                  </m:r>
                </m:e>
                <m:sub>
                  <m:r>
                    <w:del w:id="4207" w:author="Shy Alon" w:date="2017-07-21T16:25:00Z">
                      <m:rPr>
                        <m:sty m:val="b"/>
                      </m:rPr>
                      <w:rPr>
                        <w:rFonts w:ascii="Cambria Math" w:eastAsia="Calibri" w:hAnsi="Cambria Math"/>
                      </w:rPr>
                      <m:t>2</m:t>
                    </w:del>
                  </m:r>
                </m:sub>
              </m:sSub>
              <m:r>
                <w:del w:id="4208" w:author="Shy Alon" w:date="2017-07-21T16:25:00Z">
                  <m:rPr>
                    <m:sty m:val="bi"/>
                  </m:rPr>
                  <w:rPr>
                    <w:rFonts w:ascii="Cambria Math" w:eastAsia="Calibri" w:hAnsi="Cambria Math"/>
                  </w:rPr>
                  <m:t>O</m:t>
                </w:del>
              </m:r>
            </m:oMath>
            <w:del w:id="4209" w:author="Shy Alon" w:date="2017-07-21T16:25:00Z">
              <w:r w:rsidRPr="00BB3EA2" w:rsidDel="006642DB">
                <w:rPr>
                  <w:rFonts w:eastAsia="Calibri"/>
                </w:rPr>
                <w:delText xml:space="preserve"> (Ag)</w:delText>
              </w:r>
            </w:del>
          </w:p>
          <w:p w14:paraId="09CA5912" w14:textId="1550F5FB" w:rsidR="00802AFE" w:rsidRPr="00BB3EA2" w:rsidDel="006642DB" w:rsidRDefault="00802AFE" w:rsidP="006642DB">
            <w:pPr>
              <w:pStyle w:val="Heading1"/>
              <w:rPr>
                <w:del w:id="4210" w:author="Shy Alon" w:date="2017-07-21T16:25:00Z"/>
                <w:rFonts w:eastAsia="Times New Roman"/>
              </w:rPr>
              <w:pPrChange w:id="4211" w:author="Shy Alon" w:date="2017-07-21T16:25:00Z">
                <w:pPr/>
              </w:pPrChange>
            </w:pPr>
          </w:p>
        </w:tc>
        <w:tc>
          <w:tcPr>
            <w:tcW w:w="1040" w:type="dxa"/>
            <w:tcBorders>
              <w:top w:val="single" w:sz="4" w:space="0" w:color="auto"/>
              <w:left w:val="nil"/>
              <w:bottom w:val="nil"/>
              <w:right w:val="nil"/>
            </w:tcBorders>
            <w:shd w:val="clear" w:color="auto" w:fill="auto"/>
            <w:noWrap/>
            <w:vAlign w:val="bottom"/>
            <w:hideMark/>
          </w:tcPr>
          <w:p w14:paraId="32C7C282" w14:textId="6DC437B1" w:rsidR="00802AFE" w:rsidRPr="00BB3EA2" w:rsidDel="006642DB" w:rsidRDefault="00802AFE" w:rsidP="006642DB">
            <w:pPr>
              <w:pStyle w:val="Heading1"/>
              <w:rPr>
                <w:del w:id="4212" w:author="Shy Alon" w:date="2017-07-21T16:25:00Z"/>
                <w:rFonts w:eastAsia="Times New Roman"/>
                <w:i/>
                <w:iCs/>
                <w:color w:val="000000"/>
              </w:rPr>
              <w:pPrChange w:id="4213" w:author="Shy Alon" w:date="2017-07-21T16:25:00Z">
                <w:pPr/>
              </w:pPrChange>
            </w:pPr>
            <w:del w:id="4214" w:author="Shy Alon" w:date="2017-07-21T16:25:00Z">
              <w:r w:rsidRPr="00BB3EA2" w:rsidDel="006642DB">
                <w:rPr>
                  <w:rFonts w:eastAsia="Times New Roman"/>
                  <w:i/>
                  <w:iCs/>
                  <w:color w:val="000000"/>
                </w:rPr>
                <w:delText>J</w:delText>
              </w:r>
              <w:r w:rsidRPr="00BB3EA2" w:rsidDel="006642DB">
                <w:rPr>
                  <w:rFonts w:eastAsia="Times New Roman"/>
                  <w:i/>
                  <w:iCs/>
                  <w:color w:val="000000"/>
                  <w:vertAlign w:val="subscript"/>
                </w:rPr>
                <w:delText>SC</w:delText>
              </w:r>
            </w:del>
          </w:p>
        </w:tc>
        <w:tc>
          <w:tcPr>
            <w:tcW w:w="905" w:type="dxa"/>
            <w:tcBorders>
              <w:top w:val="single" w:sz="4" w:space="0" w:color="auto"/>
              <w:left w:val="nil"/>
              <w:bottom w:val="nil"/>
              <w:right w:val="nil"/>
            </w:tcBorders>
            <w:shd w:val="clear" w:color="auto" w:fill="auto"/>
            <w:vAlign w:val="center"/>
            <w:hideMark/>
          </w:tcPr>
          <w:p w14:paraId="347DCD32" w14:textId="1B996A81" w:rsidR="00802AFE" w:rsidRPr="00BB3EA2" w:rsidDel="006642DB" w:rsidRDefault="00802AFE" w:rsidP="006642DB">
            <w:pPr>
              <w:pStyle w:val="Heading1"/>
              <w:rPr>
                <w:del w:id="4215" w:author="Shy Alon" w:date="2017-07-21T16:25:00Z"/>
                <w:rFonts w:eastAsia="Times New Roman"/>
                <w:color w:val="000000"/>
              </w:rPr>
              <w:pPrChange w:id="4216" w:author="Shy Alon" w:date="2017-07-21T16:25:00Z">
                <w:pPr>
                  <w:jc w:val="center"/>
                </w:pPr>
              </w:pPrChange>
            </w:pPr>
            <w:del w:id="4217" w:author="Shy Alon" w:date="2017-07-21T16:25:00Z">
              <w:r w:rsidRPr="00BB3EA2" w:rsidDel="006642DB">
                <w:rPr>
                  <w:rFonts w:eastAsia="Times New Roman"/>
                  <w:color w:val="000000"/>
                </w:rPr>
                <w:delText>0.76</w:delText>
              </w:r>
            </w:del>
          </w:p>
        </w:tc>
        <w:tc>
          <w:tcPr>
            <w:tcW w:w="2205" w:type="dxa"/>
            <w:tcBorders>
              <w:top w:val="single" w:sz="4" w:space="0" w:color="auto"/>
              <w:left w:val="nil"/>
              <w:bottom w:val="nil"/>
              <w:right w:val="nil"/>
            </w:tcBorders>
            <w:shd w:val="clear" w:color="auto" w:fill="auto"/>
            <w:vAlign w:val="center"/>
            <w:hideMark/>
          </w:tcPr>
          <w:p w14:paraId="5935B414" w14:textId="67978B3C" w:rsidR="00802AFE" w:rsidRPr="00BB3EA2" w:rsidDel="006642DB" w:rsidRDefault="00802AFE" w:rsidP="006642DB">
            <w:pPr>
              <w:pStyle w:val="Heading1"/>
              <w:rPr>
                <w:del w:id="4218" w:author="Shy Alon" w:date="2017-07-21T16:25:00Z"/>
                <w:rFonts w:eastAsia="Times New Roman"/>
                <w:color w:val="000000"/>
              </w:rPr>
              <w:pPrChange w:id="4219" w:author="Shy Alon" w:date="2017-07-21T16:25:00Z">
                <w:pPr>
                  <w:jc w:val="center"/>
                </w:pPr>
              </w:pPrChange>
            </w:pPr>
            <w:del w:id="4220" w:author="Shy Alon" w:date="2017-07-21T16:25:00Z">
              <w:r w:rsidRPr="00BB3EA2" w:rsidDel="006642DB">
                <w:rPr>
                  <w:rFonts w:eastAsia="Times New Roman"/>
                  <w:color w:val="000000"/>
                </w:rPr>
                <w:delText>0.82</w:delText>
              </w:r>
            </w:del>
          </w:p>
        </w:tc>
        <w:tc>
          <w:tcPr>
            <w:tcW w:w="756" w:type="dxa"/>
            <w:tcBorders>
              <w:top w:val="single" w:sz="4" w:space="0" w:color="auto"/>
              <w:left w:val="nil"/>
              <w:bottom w:val="nil"/>
              <w:right w:val="nil"/>
            </w:tcBorders>
            <w:shd w:val="clear" w:color="auto" w:fill="auto"/>
            <w:vAlign w:val="center"/>
            <w:hideMark/>
          </w:tcPr>
          <w:p w14:paraId="7C4A56F4" w14:textId="3BC57BBA" w:rsidR="00802AFE" w:rsidRPr="00BB3EA2" w:rsidDel="006642DB" w:rsidRDefault="00802AFE" w:rsidP="006642DB">
            <w:pPr>
              <w:pStyle w:val="Heading1"/>
              <w:rPr>
                <w:del w:id="4221" w:author="Shy Alon" w:date="2017-07-21T16:25:00Z"/>
                <w:rFonts w:eastAsia="Times New Roman"/>
                <w:color w:val="000000"/>
              </w:rPr>
              <w:pPrChange w:id="4222" w:author="Shy Alon" w:date="2017-07-21T16:25:00Z">
                <w:pPr>
                  <w:jc w:val="center"/>
                </w:pPr>
              </w:pPrChange>
            </w:pPr>
            <w:del w:id="4223" w:author="Shy Alon" w:date="2017-07-21T16:25:00Z">
              <w:r w:rsidRPr="00BB3EA2" w:rsidDel="006642DB">
                <w:rPr>
                  <w:rFonts w:eastAsia="Times New Roman"/>
                  <w:color w:val="000000"/>
                </w:rPr>
                <w:delText>0.69</w:delText>
              </w:r>
            </w:del>
          </w:p>
        </w:tc>
        <w:tc>
          <w:tcPr>
            <w:tcW w:w="1324" w:type="dxa"/>
            <w:tcBorders>
              <w:top w:val="single" w:sz="4" w:space="0" w:color="auto"/>
              <w:left w:val="nil"/>
              <w:bottom w:val="nil"/>
              <w:right w:val="nil"/>
            </w:tcBorders>
            <w:shd w:val="clear" w:color="auto" w:fill="auto"/>
            <w:vAlign w:val="center"/>
            <w:hideMark/>
          </w:tcPr>
          <w:p w14:paraId="4AF6B9DD" w14:textId="22285CDF" w:rsidR="00802AFE" w:rsidRPr="00BB3EA2" w:rsidDel="006642DB" w:rsidRDefault="00802AFE" w:rsidP="006642DB">
            <w:pPr>
              <w:pStyle w:val="Heading1"/>
              <w:rPr>
                <w:del w:id="4224" w:author="Shy Alon" w:date="2017-07-21T16:25:00Z"/>
                <w:rFonts w:eastAsia="Times New Roman"/>
                <w:color w:val="000000"/>
              </w:rPr>
              <w:pPrChange w:id="4225" w:author="Shy Alon" w:date="2017-07-21T16:25:00Z">
                <w:pPr>
                  <w:jc w:val="center"/>
                </w:pPr>
              </w:pPrChange>
            </w:pPr>
            <w:del w:id="4226" w:author="Shy Alon" w:date="2017-07-21T16:25:00Z">
              <w:r w:rsidRPr="00BB3EA2" w:rsidDel="006642DB">
                <w:rPr>
                  <w:rFonts w:eastAsia="Times New Roman"/>
                  <w:color w:val="000000"/>
                </w:rPr>
                <w:delText>0.87</w:delText>
              </w:r>
            </w:del>
          </w:p>
        </w:tc>
      </w:tr>
      <w:tr w:rsidR="00802AFE" w:rsidRPr="00BB3EA2" w:rsidDel="006642DB" w14:paraId="07685F82" w14:textId="7761E4A1" w:rsidTr="00564273">
        <w:trPr>
          <w:trHeight w:val="290"/>
          <w:del w:id="4227" w:author="Shy Alon" w:date="2017-07-21T16:25:00Z"/>
        </w:trPr>
        <w:tc>
          <w:tcPr>
            <w:tcW w:w="2357" w:type="dxa"/>
            <w:vMerge/>
            <w:tcBorders>
              <w:top w:val="nil"/>
              <w:left w:val="nil"/>
              <w:bottom w:val="nil"/>
              <w:right w:val="nil"/>
            </w:tcBorders>
            <w:vAlign w:val="center"/>
            <w:hideMark/>
          </w:tcPr>
          <w:p w14:paraId="56797AF4" w14:textId="199F5928" w:rsidR="00802AFE" w:rsidRPr="00BB3EA2" w:rsidDel="006642DB" w:rsidRDefault="00802AFE" w:rsidP="006642DB">
            <w:pPr>
              <w:pStyle w:val="Heading1"/>
              <w:rPr>
                <w:del w:id="4228" w:author="Shy Alon" w:date="2017-07-21T16:25:00Z"/>
                <w:rFonts w:eastAsia="Times New Roman"/>
              </w:rPr>
              <w:pPrChange w:id="4229" w:author="Shy Alon" w:date="2017-07-21T16:25:00Z">
                <w:pPr/>
              </w:pPrChange>
            </w:pPr>
          </w:p>
        </w:tc>
        <w:tc>
          <w:tcPr>
            <w:tcW w:w="1040" w:type="dxa"/>
            <w:tcBorders>
              <w:top w:val="nil"/>
              <w:left w:val="nil"/>
              <w:bottom w:val="nil"/>
              <w:right w:val="nil"/>
            </w:tcBorders>
            <w:shd w:val="clear" w:color="auto" w:fill="auto"/>
            <w:noWrap/>
            <w:vAlign w:val="bottom"/>
            <w:hideMark/>
          </w:tcPr>
          <w:p w14:paraId="0D6EB717" w14:textId="3E04B6C5" w:rsidR="00802AFE" w:rsidRPr="00BB3EA2" w:rsidDel="006642DB" w:rsidRDefault="00802AFE" w:rsidP="006642DB">
            <w:pPr>
              <w:pStyle w:val="Heading1"/>
              <w:rPr>
                <w:del w:id="4230" w:author="Shy Alon" w:date="2017-07-21T16:25:00Z"/>
                <w:rFonts w:eastAsia="Times New Roman"/>
                <w:i/>
                <w:iCs/>
                <w:color w:val="000000"/>
              </w:rPr>
              <w:pPrChange w:id="4231" w:author="Shy Alon" w:date="2017-07-21T16:25:00Z">
                <w:pPr/>
              </w:pPrChange>
            </w:pPr>
            <w:del w:id="4232" w:author="Shy Alon" w:date="2017-07-21T16:25:00Z">
              <w:r w:rsidRPr="00BB3EA2" w:rsidDel="006642DB">
                <w:rPr>
                  <w:rFonts w:eastAsia="Times New Roman"/>
                  <w:i/>
                  <w:iCs/>
                  <w:color w:val="000000"/>
                </w:rPr>
                <w:delText>V</w:delText>
              </w:r>
              <w:r w:rsidRPr="00BB3EA2" w:rsidDel="006642DB">
                <w:rPr>
                  <w:rFonts w:eastAsia="Times New Roman"/>
                  <w:i/>
                  <w:iCs/>
                  <w:color w:val="000000"/>
                  <w:vertAlign w:val="subscript"/>
                </w:rPr>
                <w:delText>OC</w:delText>
              </w:r>
            </w:del>
          </w:p>
        </w:tc>
        <w:tc>
          <w:tcPr>
            <w:tcW w:w="905" w:type="dxa"/>
            <w:tcBorders>
              <w:top w:val="nil"/>
              <w:left w:val="nil"/>
              <w:bottom w:val="nil"/>
              <w:right w:val="nil"/>
            </w:tcBorders>
            <w:shd w:val="clear" w:color="auto" w:fill="auto"/>
            <w:vAlign w:val="center"/>
            <w:hideMark/>
          </w:tcPr>
          <w:p w14:paraId="6B7295AA" w14:textId="55E470E4" w:rsidR="00802AFE" w:rsidRPr="00BB3EA2" w:rsidDel="006642DB" w:rsidRDefault="00802AFE" w:rsidP="006642DB">
            <w:pPr>
              <w:pStyle w:val="Heading1"/>
              <w:rPr>
                <w:del w:id="4233" w:author="Shy Alon" w:date="2017-07-21T16:25:00Z"/>
                <w:rFonts w:eastAsia="Times New Roman"/>
                <w:color w:val="000000"/>
              </w:rPr>
              <w:pPrChange w:id="4234" w:author="Shy Alon" w:date="2017-07-21T16:25:00Z">
                <w:pPr>
                  <w:jc w:val="center"/>
                </w:pPr>
              </w:pPrChange>
            </w:pPr>
            <w:del w:id="4235" w:author="Shy Alon" w:date="2017-07-21T16:25:00Z">
              <w:r w:rsidRPr="00BB3EA2" w:rsidDel="006642DB">
                <w:rPr>
                  <w:rFonts w:eastAsia="Times New Roman"/>
                  <w:color w:val="000000"/>
                </w:rPr>
                <w:delText>0.41</w:delText>
              </w:r>
            </w:del>
          </w:p>
        </w:tc>
        <w:tc>
          <w:tcPr>
            <w:tcW w:w="2205" w:type="dxa"/>
            <w:tcBorders>
              <w:top w:val="nil"/>
              <w:left w:val="nil"/>
              <w:bottom w:val="nil"/>
              <w:right w:val="nil"/>
            </w:tcBorders>
            <w:shd w:val="clear" w:color="auto" w:fill="auto"/>
            <w:vAlign w:val="center"/>
            <w:hideMark/>
          </w:tcPr>
          <w:p w14:paraId="25E49052" w14:textId="37CBC60D" w:rsidR="00802AFE" w:rsidRPr="00BB3EA2" w:rsidDel="006642DB" w:rsidRDefault="00802AFE" w:rsidP="006642DB">
            <w:pPr>
              <w:pStyle w:val="Heading1"/>
              <w:rPr>
                <w:del w:id="4236" w:author="Shy Alon" w:date="2017-07-21T16:25:00Z"/>
                <w:rFonts w:eastAsia="Times New Roman"/>
                <w:color w:val="000000"/>
              </w:rPr>
              <w:pPrChange w:id="4237" w:author="Shy Alon" w:date="2017-07-21T16:25:00Z">
                <w:pPr>
                  <w:jc w:val="center"/>
                </w:pPr>
              </w:pPrChange>
            </w:pPr>
            <w:del w:id="4238" w:author="Shy Alon" w:date="2017-07-21T16:25:00Z">
              <w:r w:rsidRPr="00BB3EA2" w:rsidDel="006642DB">
                <w:rPr>
                  <w:rFonts w:eastAsia="Times New Roman"/>
                  <w:color w:val="000000"/>
                </w:rPr>
                <w:delText>0.74</w:delText>
              </w:r>
            </w:del>
          </w:p>
        </w:tc>
        <w:tc>
          <w:tcPr>
            <w:tcW w:w="756" w:type="dxa"/>
            <w:tcBorders>
              <w:top w:val="nil"/>
              <w:left w:val="nil"/>
              <w:bottom w:val="nil"/>
              <w:right w:val="nil"/>
            </w:tcBorders>
            <w:shd w:val="clear" w:color="auto" w:fill="auto"/>
            <w:vAlign w:val="center"/>
            <w:hideMark/>
          </w:tcPr>
          <w:p w14:paraId="4C81737A" w14:textId="7C6709FA" w:rsidR="00802AFE" w:rsidRPr="00BB3EA2" w:rsidDel="006642DB" w:rsidRDefault="00802AFE" w:rsidP="006642DB">
            <w:pPr>
              <w:pStyle w:val="Heading1"/>
              <w:rPr>
                <w:del w:id="4239" w:author="Shy Alon" w:date="2017-07-21T16:25:00Z"/>
                <w:rFonts w:eastAsia="Times New Roman"/>
                <w:color w:val="000000"/>
              </w:rPr>
              <w:pPrChange w:id="4240" w:author="Shy Alon" w:date="2017-07-21T16:25:00Z">
                <w:pPr>
                  <w:jc w:val="center"/>
                </w:pPr>
              </w:pPrChange>
            </w:pPr>
            <w:del w:id="4241" w:author="Shy Alon" w:date="2017-07-21T16:25:00Z">
              <w:r w:rsidRPr="00BB3EA2" w:rsidDel="006642DB">
                <w:rPr>
                  <w:rFonts w:eastAsia="Times New Roman"/>
                  <w:color w:val="000000"/>
                </w:rPr>
                <w:delText>0.8</w:delText>
              </w:r>
              <w:r w:rsidDel="006642DB">
                <w:rPr>
                  <w:rFonts w:eastAsia="Times New Roman"/>
                  <w:color w:val="000000"/>
                </w:rPr>
                <w:delText>0</w:delText>
              </w:r>
            </w:del>
          </w:p>
        </w:tc>
        <w:tc>
          <w:tcPr>
            <w:tcW w:w="1324" w:type="dxa"/>
            <w:tcBorders>
              <w:top w:val="nil"/>
              <w:left w:val="nil"/>
              <w:bottom w:val="nil"/>
              <w:right w:val="nil"/>
            </w:tcBorders>
            <w:shd w:val="clear" w:color="auto" w:fill="auto"/>
            <w:vAlign w:val="center"/>
            <w:hideMark/>
          </w:tcPr>
          <w:p w14:paraId="1D37F96C" w14:textId="4D2AA0A6" w:rsidR="00802AFE" w:rsidRPr="00BB3EA2" w:rsidDel="006642DB" w:rsidRDefault="00802AFE" w:rsidP="006642DB">
            <w:pPr>
              <w:pStyle w:val="Heading1"/>
              <w:rPr>
                <w:del w:id="4242" w:author="Shy Alon" w:date="2017-07-21T16:25:00Z"/>
                <w:rFonts w:eastAsia="Times New Roman"/>
                <w:color w:val="000000"/>
              </w:rPr>
              <w:pPrChange w:id="4243" w:author="Shy Alon" w:date="2017-07-21T16:25:00Z">
                <w:pPr>
                  <w:jc w:val="center"/>
                </w:pPr>
              </w:pPrChange>
            </w:pPr>
            <w:del w:id="4244" w:author="Shy Alon" w:date="2017-07-21T16:25:00Z">
              <w:r w:rsidRPr="00BB3EA2" w:rsidDel="006642DB">
                <w:rPr>
                  <w:rFonts w:eastAsia="Times New Roman"/>
                  <w:color w:val="000000"/>
                </w:rPr>
                <w:delText>0.8</w:delText>
              </w:r>
              <w:r w:rsidDel="006642DB">
                <w:rPr>
                  <w:rFonts w:eastAsia="Times New Roman"/>
                  <w:color w:val="000000"/>
                </w:rPr>
                <w:delText>0</w:delText>
              </w:r>
            </w:del>
          </w:p>
        </w:tc>
      </w:tr>
      <w:tr w:rsidR="00802AFE" w:rsidRPr="00BB3EA2" w:rsidDel="006642DB" w14:paraId="27EEC957" w14:textId="53D34A73" w:rsidTr="00564273">
        <w:trPr>
          <w:trHeight w:val="290"/>
          <w:del w:id="4245" w:author="Shy Alon" w:date="2017-07-21T16:25:00Z"/>
        </w:trPr>
        <w:tc>
          <w:tcPr>
            <w:tcW w:w="2357" w:type="dxa"/>
            <w:vMerge/>
            <w:tcBorders>
              <w:top w:val="nil"/>
              <w:left w:val="nil"/>
              <w:bottom w:val="single" w:sz="4" w:space="0" w:color="auto"/>
              <w:right w:val="nil"/>
            </w:tcBorders>
            <w:vAlign w:val="center"/>
            <w:hideMark/>
          </w:tcPr>
          <w:p w14:paraId="4A24A557" w14:textId="018CFD03" w:rsidR="00802AFE" w:rsidRPr="00BB3EA2" w:rsidDel="006642DB" w:rsidRDefault="00802AFE" w:rsidP="006642DB">
            <w:pPr>
              <w:pStyle w:val="Heading1"/>
              <w:rPr>
                <w:del w:id="4246" w:author="Shy Alon" w:date="2017-07-21T16:25:00Z"/>
                <w:rFonts w:eastAsia="Times New Roman"/>
              </w:rPr>
              <w:pPrChange w:id="4247" w:author="Shy Alon" w:date="2017-07-21T16:25:00Z">
                <w:pPr/>
              </w:pPrChange>
            </w:pPr>
          </w:p>
        </w:tc>
        <w:tc>
          <w:tcPr>
            <w:tcW w:w="1040" w:type="dxa"/>
            <w:tcBorders>
              <w:top w:val="nil"/>
              <w:left w:val="nil"/>
              <w:bottom w:val="single" w:sz="4" w:space="0" w:color="auto"/>
              <w:right w:val="nil"/>
            </w:tcBorders>
            <w:shd w:val="clear" w:color="auto" w:fill="auto"/>
            <w:noWrap/>
            <w:vAlign w:val="bottom"/>
            <w:hideMark/>
          </w:tcPr>
          <w:p w14:paraId="7AE7CD66" w14:textId="18D30DC5" w:rsidR="00802AFE" w:rsidRPr="00BB3EA2" w:rsidDel="006642DB" w:rsidRDefault="00802AFE" w:rsidP="006642DB">
            <w:pPr>
              <w:pStyle w:val="Heading1"/>
              <w:rPr>
                <w:del w:id="4248" w:author="Shy Alon" w:date="2017-07-21T16:25:00Z"/>
                <w:rFonts w:eastAsia="Times New Roman"/>
                <w:i/>
                <w:iCs/>
                <w:color w:val="000000"/>
              </w:rPr>
              <w:pPrChange w:id="4249" w:author="Shy Alon" w:date="2017-07-21T16:25:00Z">
                <w:pPr/>
              </w:pPrChange>
            </w:pPr>
            <w:del w:id="4250" w:author="Shy Alon" w:date="2017-07-21T16:25:00Z">
              <w:r w:rsidRPr="00BB3EA2" w:rsidDel="006642DB">
                <w:rPr>
                  <w:rFonts w:eastAsia="Times New Roman"/>
                  <w:i/>
                  <w:iCs/>
                  <w:color w:val="000000"/>
                </w:rPr>
                <w:delText>IQE</w:delText>
              </w:r>
            </w:del>
          </w:p>
        </w:tc>
        <w:tc>
          <w:tcPr>
            <w:tcW w:w="905" w:type="dxa"/>
            <w:tcBorders>
              <w:top w:val="nil"/>
              <w:left w:val="nil"/>
              <w:bottom w:val="single" w:sz="4" w:space="0" w:color="auto"/>
              <w:right w:val="nil"/>
            </w:tcBorders>
            <w:shd w:val="clear" w:color="auto" w:fill="auto"/>
            <w:vAlign w:val="center"/>
            <w:hideMark/>
          </w:tcPr>
          <w:p w14:paraId="29BFB73F" w14:textId="73C40273" w:rsidR="00802AFE" w:rsidRPr="00BB3EA2" w:rsidDel="006642DB" w:rsidRDefault="00802AFE" w:rsidP="006642DB">
            <w:pPr>
              <w:pStyle w:val="Heading1"/>
              <w:rPr>
                <w:del w:id="4251" w:author="Shy Alon" w:date="2017-07-21T16:25:00Z"/>
                <w:rFonts w:eastAsia="Times New Roman"/>
                <w:color w:val="000000"/>
              </w:rPr>
              <w:pPrChange w:id="4252" w:author="Shy Alon" w:date="2017-07-21T16:25:00Z">
                <w:pPr>
                  <w:jc w:val="center"/>
                </w:pPr>
              </w:pPrChange>
            </w:pPr>
            <w:del w:id="4253" w:author="Shy Alon" w:date="2017-07-21T16:25:00Z">
              <w:r w:rsidRPr="00BB3EA2" w:rsidDel="006642DB">
                <w:rPr>
                  <w:rFonts w:eastAsia="Times New Roman"/>
                  <w:color w:val="000000"/>
                </w:rPr>
                <w:delText>0.72</w:delText>
              </w:r>
            </w:del>
          </w:p>
        </w:tc>
        <w:tc>
          <w:tcPr>
            <w:tcW w:w="2205" w:type="dxa"/>
            <w:tcBorders>
              <w:top w:val="nil"/>
              <w:left w:val="nil"/>
              <w:bottom w:val="single" w:sz="4" w:space="0" w:color="auto"/>
              <w:right w:val="nil"/>
            </w:tcBorders>
            <w:shd w:val="clear" w:color="auto" w:fill="auto"/>
            <w:vAlign w:val="center"/>
            <w:hideMark/>
          </w:tcPr>
          <w:p w14:paraId="3AE5A2A9" w14:textId="419EF0D9" w:rsidR="00802AFE" w:rsidRPr="00BB3EA2" w:rsidDel="006642DB" w:rsidRDefault="00802AFE" w:rsidP="006642DB">
            <w:pPr>
              <w:pStyle w:val="Heading1"/>
              <w:rPr>
                <w:del w:id="4254" w:author="Shy Alon" w:date="2017-07-21T16:25:00Z"/>
                <w:rFonts w:eastAsia="Times New Roman"/>
                <w:color w:val="000000"/>
              </w:rPr>
              <w:pPrChange w:id="4255" w:author="Shy Alon" w:date="2017-07-21T16:25:00Z">
                <w:pPr>
                  <w:jc w:val="center"/>
                </w:pPr>
              </w:pPrChange>
            </w:pPr>
            <w:del w:id="4256" w:author="Shy Alon" w:date="2017-07-21T16:25:00Z">
              <w:r w:rsidRPr="00BB3EA2" w:rsidDel="006642DB">
                <w:rPr>
                  <w:rFonts w:eastAsia="Times New Roman"/>
                  <w:color w:val="000000"/>
                </w:rPr>
                <w:delText>0.79</w:delText>
              </w:r>
            </w:del>
          </w:p>
        </w:tc>
        <w:tc>
          <w:tcPr>
            <w:tcW w:w="756" w:type="dxa"/>
            <w:tcBorders>
              <w:top w:val="nil"/>
              <w:left w:val="nil"/>
              <w:bottom w:val="single" w:sz="4" w:space="0" w:color="auto"/>
              <w:right w:val="nil"/>
            </w:tcBorders>
            <w:shd w:val="clear" w:color="auto" w:fill="auto"/>
            <w:vAlign w:val="center"/>
            <w:hideMark/>
          </w:tcPr>
          <w:p w14:paraId="169DFEC5" w14:textId="098A88D5" w:rsidR="00802AFE" w:rsidRPr="00BB3EA2" w:rsidDel="006642DB" w:rsidRDefault="00802AFE" w:rsidP="006642DB">
            <w:pPr>
              <w:pStyle w:val="Heading1"/>
              <w:rPr>
                <w:del w:id="4257" w:author="Shy Alon" w:date="2017-07-21T16:25:00Z"/>
                <w:rFonts w:eastAsia="Times New Roman"/>
                <w:color w:val="000000"/>
              </w:rPr>
              <w:pPrChange w:id="4258" w:author="Shy Alon" w:date="2017-07-21T16:25:00Z">
                <w:pPr>
                  <w:jc w:val="center"/>
                </w:pPr>
              </w:pPrChange>
            </w:pPr>
            <w:del w:id="4259" w:author="Shy Alon" w:date="2017-07-21T16:25:00Z">
              <w:r w:rsidRPr="00BB3EA2" w:rsidDel="006642DB">
                <w:rPr>
                  <w:rFonts w:eastAsia="Times New Roman"/>
                  <w:color w:val="000000"/>
                </w:rPr>
                <w:delText>0.68</w:delText>
              </w:r>
            </w:del>
          </w:p>
        </w:tc>
        <w:tc>
          <w:tcPr>
            <w:tcW w:w="1324" w:type="dxa"/>
            <w:tcBorders>
              <w:top w:val="nil"/>
              <w:left w:val="nil"/>
              <w:bottom w:val="single" w:sz="4" w:space="0" w:color="auto"/>
              <w:right w:val="nil"/>
            </w:tcBorders>
            <w:shd w:val="clear" w:color="auto" w:fill="auto"/>
            <w:vAlign w:val="center"/>
            <w:hideMark/>
          </w:tcPr>
          <w:p w14:paraId="46438915" w14:textId="22AFF83F" w:rsidR="00802AFE" w:rsidRPr="00BB3EA2" w:rsidDel="006642DB" w:rsidRDefault="00802AFE" w:rsidP="006642DB">
            <w:pPr>
              <w:pStyle w:val="Heading1"/>
              <w:rPr>
                <w:del w:id="4260" w:author="Shy Alon" w:date="2017-07-21T16:25:00Z"/>
                <w:rFonts w:eastAsia="Times New Roman"/>
                <w:color w:val="000000"/>
              </w:rPr>
              <w:pPrChange w:id="4261" w:author="Shy Alon" w:date="2017-07-21T16:25:00Z">
                <w:pPr>
                  <w:jc w:val="center"/>
                </w:pPr>
              </w:pPrChange>
            </w:pPr>
            <w:del w:id="4262" w:author="Shy Alon" w:date="2017-07-21T16:25:00Z">
              <w:r w:rsidRPr="00BB3EA2" w:rsidDel="006642DB">
                <w:rPr>
                  <w:rFonts w:eastAsia="Times New Roman"/>
                  <w:color w:val="000000"/>
                </w:rPr>
                <w:delText>0.83</w:delText>
              </w:r>
            </w:del>
          </w:p>
        </w:tc>
      </w:tr>
      <w:tr w:rsidR="00802AFE" w:rsidRPr="00BB3EA2" w:rsidDel="006642DB" w14:paraId="0647ECC1" w14:textId="2B94C01E" w:rsidTr="00564273">
        <w:trPr>
          <w:trHeight w:val="290"/>
          <w:del w:id="4263" w:author="Shy Alon" w:date="2017-07-21T16:25:00Z"/>
        </w:trPr>
        <w:tc>
          <w:tcPr>
            <w:tcW w:w="2357" w:type="dxa"/>
            <w:vMerge w:val="restart"/>
            <w:tcBorders>
              <w:top w:val="single" w:sz="4" w:space="0" w:color="auto"/>
              <w:left w:val="nil"/>
              <w:bottom w:val="nil"/>
              <w:right w:val="nil"/>
            </w:tcBorders>
            <w:shd w:val="clear" w:color="auto" w:fill="auto"/>
            <w:noWrap/>
            <w:vAlign w:val="center"/>
            <w:hideMark/>
          </w:tcPr>
          <w:p w14:paraId="0EAED8DD" w14:textId="1BF7311A" w:rsidR="00802AFE" w:rsidRPr="00BB3EA2" w:rsidDel="006642DB" w:rsidRDefault="00802AFE" w:rsidP="006642DB">
            <w:pPr>
              <w:pStyle w:val="Heading1"/>
              <w:rPr>
                <w:del w:id="4264" w:author="Shy Alon" w:date="2017-07-21T16:25:00Z"/>
                <w:rFonts w:eastAsia="Calibri"/>
              </w:rPr>
              <w:pPrChange w:id="4265" w:author="Shy Alon" w:date="2017-07-21T16:25:00Z">
                <w:pPr/>
              </w:pPrChange>
            </w:pPr>
            <m:oMath>
              <m:r>
                <w:del w:id="4266" w:author="Shy Alon" w:date="2017-07-21T16:25:00Z">
                  <m:rPr>
                    <m:sty m:val="bi"/>
                  </m:rPr>
                  <w:rPr>
                    <w:rFonts w:ascii="Cambria Math" w:eastAsia="Calibri" w:hAnsi="Cambria Math"/>
                  </w:rPr>
                  <m:t>Ti</m:t>
                </w:del>
              </m:r>
              <m:sSub>
                <m:sSubPr>
                  <m:ctrlPr>
                    <w:del w:id="4267" w:author="Shy Alon" w:date="2017-07-21T16:25:00Z">
                      <w:rPr>
                        <w:rFonts w:ascii="Cambria Math" w:eastAsia="Calibri" w:hAnsi="Cambria Math"/>
                      </w:rPr>
                    </w:del>
                  </m:ctrlPr>
                </m:sSubPr>
                <m:e>
                  <m:r>
                    <w:del w:id="4268" w:author="Shy Alon" w:date="2017-07-21T16:25:00Z">
                      <m:rPr>
                        <m:sty m:val="bi"/>
                      </m:rPr>
                      <w:rPr>
                        <w:rFonts w:ascii="Cambria Math" w:eastAsia="Calibri" w:hAnsi="Cambria Math"/>
                      </w:rPr>
                      <m:t>O</m:t>
                    </w:del>
                  </m:r>
                </m:e>
                <m:sub>
                  <m:r>
                    <w:del w:id="4269" w:author="Shy Alon" w:date="2017-07-21T16:25:00Z">
                      <m:rPr>
                        <m:sty m:val="b"/>
                      </m:rPr>
                      <w:rPr>
                        <w:rFonts w:ascii="Cambria Math" w:eastAsia="Calibri" w:hAnsi="Cambria Math"/>
                      </w:rPr>
                      <m:t>2</m:t>
                    </w:del>
                  </m:r>
                </m:sub>
              </m:sSub>
              <m:r>
                <w:del w:id="4270" w:author="Shy Alon" w:date="2017-07-21T16:25:00Z">
                  <m:rPr>
                    <m:sty m:val="b"/>
                  </m:rPr>
                  <w:rPr>
                    <w:rFonts w:ascii="Cambria Math" w:eastAsia="Calibri" w:hAnsi="Cambria Math"/>
                  </w:rPr>
                  <m:t>|</m:t>
                </w:del>
              </m:r>
              <m:r>
                <w:del w:id="4271" w:author="Shy Alon" w:date="2017-07-21T16:25:00Z">
                  <m:rPr>
                    <m:sty m:val="bi"/>
                  </m:rPr>
                  <w:rPr>
                    <w:rFonts w:ascii="Cambria Math" w:eastAsia="Calibri" w:hAnsi="Cambria Math"/>
                  </w:rPr>
                  <m:t>C</m:t>
                </w:del>
              </m:r>
              <m:sSub>
                <m:sSubPr>
                  <m:ctrlPr>
                    <w:del w:id="4272" w:author="Shy Alon" w:date="2017-07-21T16:25:00Z">
                      <w:rPr>
                        <w:rFonts w:ascii="Cambria Math" w:eastAsia="Calibri" w:hAnsi="Cambria Math"/>
                      </w:rPr>
                    </w:del>
                  </m:ctrlPr>
                </m:sSubPr>
                <m:e>
                  <m:r>
                    <w:del w:id="4273" w:author="Shy Alon" w:date="2017-07-21T16:25:00Z">
                      <m:rPr>
                        <m:sty m:val="bi"/>
                      </m:rPr>
                      <w:rPr>
                        <w:rFonts w:ascii="Cambria Math" w:eastAsia="Calibri" w:hAnsi="Cambria Math"/>
                      </w:rPr>
                      <m:t>u</m:t>
                    </w:del>
                  </m:r>
                </m:e>
                <m:sub>
                  <m:r>
                    <w:del w:id="4274" w:author="Shy Alon" w:date="2017-07-21T16:25:00Z">
                      <m:rPr>
                        <m:sty m:val="b"/>
                      </m:rPr>
                      <w:rPr>
                        <w:rFonts w:ascii="Cambria Math" w:eastAsia="Calibri" w:hAnsi="Cambria Math"/>
                      </w:rPr>
                      <m:t>2</m:t>
                    </w:del>
                  </m:r>
                </m:sub>
              </m:sSub>
              <m:r>
                <w:del w:id="4275" w:author="Shy Alon" w:date="2017-07-21T16:25:00Z">
                  <m:rPr>
                    <m:sty m:val="bi"/>
                  </m:rPr>
                  <w:rPr>
                    <w:rFonts w:ascii="Cambria Math" w:eastAsia="Calibri" w:hAnsi="Cambria Math"/>
                  </w:rPr>
                  <m:t>O</m:t>
                </w:del>
              </m:r>
            </m:oMath>
            <w:del w:id="4276" w:author="Shy Alon" w:date="2017-07-21T16:25:00Z">
              <w:r w:rsidRPr="00BB3EA2" w:rsidDel="006642DB">
                <w:rPr>
                  <w:rFonts w:eastAsia="Calibri"/>
                </w:rPr>
                <w:delText xml:space="preserve"> (Ag|Cu)</w:delText>
              </w:r>
            </w:del>
          </w:p>
          <w:p w14:paraId="64C249FC" w14:textId="752368D7" w:rsidR="00802AFE" w:rsidRPr="00BB3EA2" w:rsidDel="006642DB" w:rsidRDefault="00802AFE" w:rsidP="006642DB">
            <w:pPr>
              <w:pStyle w:val="Heading1"/>
              <w:rPr>
                <w:del w:id="4277" w:author="Shy Alon" w:date="2017-07-21T16:25:00Z"/>
                <w:rFonts w:eastAsia="Times New Roman"/>
                <w:color w:val="000000"/>
              </w:rPr>
              <w:pPrChange w:id="4278" w:author="Shy Alon" w:date="2017-07-21T16:25:00Z">
                <w:pPr/>
              </w:pPrChange>
            </w:pPr>
          </w:p>
        </w:tc>
        <w:tc>
          <w:tcPr>
            <w:tcW w:w="1040" w:type="dxa"/>
            <w:tcBorders>
              <w:top w:val="single" w:sz="4" w:space="0" w:color="auto"/>
              <w:left w:val="nil"/>
              <w:bottom w:val="nil"/>
              <w:right w:val="nil"/>
            </w:tcBorders>
            <w:shd w:val="clear" w:color="auto" w:fill="auto"/>
            <w:noWrap/>
            <w:vAlign w:val="bottom"/>
            <w:hideMark/>
          </w:tcPr>
          <w:p w14:paraId="0C9D2F21" w14:textId="59A5B0FD" w:rsidR="00802AFE" w:rsidRPr="00BB3EA2" w:rsidDel="006642DB" w:rsidRDefault="00802AFE" w:rsidP="006642DB">
            <w:pPr>
              <w:pStyle w:val="Heading1"/>
              <w:rPr>
                <w:del w:id="4279" w:author="Shy Alon" w:date="2017-07-21T16:25:00Z"/>
                <w:rFonts w:eastAsia="Times New Roman"/>
                <w:i/>
                <w:iCs/>
                <w:color w:val="000000"/>
              </w:rPr>
              <w:pPrChange w:id="4280" w:author="Shy Alon" w:date="2017-07-21T16:25:00Z">
                <w:pPr/>
              </w:pPrChange>
            </w:pPr>
            <w:del w:id="4281" w:author="Shy Alon" w:date="2017-07-21T16:25:00Z">
              <w:r w:rsidRPr="00BB3EA2" w:rsidDel="006642DB">
                <w:rPr>
                  <w:rFonts w:eastAsia="Times New Roman"/>
                  <w:i/>
                  <w:iCs/>
                  <w:color w:val="000000"/>
                </w:rPr>
                <w:delText>J</w:delText>
              </w:r>
              <w:r w:rsidRPr="00BB3EA2" w:rsidDel="006642DB">
                <w:rPr>
                  <w:rFonts w:eastAsia="Times New Roman"/>
                  <w:i/>
                  <w:iCs/>
                  <w:color w:val="000000"/>
                  <w:vertAlign w:val="subscript"/>
                </w:rPr>
                <w:delText>SC</w:delText>
              </w:r>
            </w:del>
          </w:p>
        </w:tc>
        <w:tc>
          <w:tcPr>
            <w:tcW w:w="905" w:type="dxa"/>
            <w:tcBorders>
              <w:top w:val="single" w:sz="4" w:space="0" w:color="auto"/>
              <w:left w:val="nil"/>
              <w:bottom w:val="nil"/>
              <w:right w:val="nil"/>
            </w:tcBorders>
            <w:shd w:val="clear" w:color="auto" w:fill="auto"/>
            <w:vAlign w:val="center"/>
            <w:hideMark/>
          </w:tcPr>
          <w:p w14:paraId="0525ABA8" w14:textId="4483B1A7" w:rsidR="00802AFE" w:rsidRPr="00BB3EA2" w:rsidDel="006642DB" w:rsidRDefault="00802AFE" w:rsidP="006642DB">
            <w:pPr>
              <w:pStyle w:val="Heading1"/>
              <w:rPr>
                <w:del w:id="4282" w:author="Shy Alon" w:date="2017-07-21T16:25:00Z"/>
                <w:rFonts w:eastAsia="Times New Roman"/>
                <w:color w:val="000000"/>
              </w:rPr>
              <w:pPrChange w:id="4283" w:author="Shy Alon" w:date="2017-07-21T16:25:00Z">
                <w:pPr>
                  <w:jc w:val="center"/>
                </w:pPr>
              </w:pPrChange>
            </w:pPr>
            <w:del w:id="4284" w:author="Shy Alon" w:date="2017-07-21T16:25:00Z">
              <w:r w:rsidRPr="00BB3EA2" w:rsidDel="006642DB">
                <w:rPr>
                  <w:rFonts w:eastAsia="Times New Roman"/>
                  <w:color w:val="000000"/>
                </w:rPr>
                <w:delText>0.74</w:delText>
              </w:r>
            </w:del>
          </w:p>
        </w:tc>
        <w:tc>
          <w:tcPr>
            <w:tcW w:w="2205" w:type="dxa"/>
            <w:tcBorders>
              <w:top w:val="single" w:sz="4" w:space="0" w:color="auto"/>
              <w:left w:val="nil"/>
              <w:bottom w:val="nil"/>
              <w:right w:val="nil"/>
            </w:tcBorders>
            <w:shd w:val="clear" w:color="auto" w:fill="auto"/>
            <w:vAlign w:val="center"/>
            <w:hideMark/>
          </w:tcPr>
          <w:p w14:paraId="1136F505" w14:textId="0B43220C" w:rsidR="00802AFE" w:rsidRPr="00BB3EA2" w:rsidDel="006642DB" w:rsidRDefault="00802AFE" w:rsidP="006642DB">
            <w:pPr>
              <w:pStyle w:val="Heading1"/>
              <w:rPr>
                <w:del w:id="4285" w:author="Shy Alon" w:date="2017-07-21T16:25:00Z"/>
                <w:rFonts w:eastAsia="Times New Roman"/>
                <w:color w:val="000000"/>
              </w:rPr>
              <w:pPrChange w:id="4286" w:author="Shy Alon" w:date="2017-07-21T16:25:00Z">
                <w:pPr>
                  <w:jc w:val="center"/>
                </w:pPr>
              </w:pPrChange>
            </w:pPr>
            <w:del w:id="4287" w:author="Shy Alon" w:date="2017-07-21T16:25:00Z">
              <w:r w:rsidRPr="00BB3EA2" w:rsidDel="006642DB">
                <w:rPr>
                  <w:rFonts w:eastAsia="Times New Roman"/>
                  <w:color w:val="000000"/>
                </w:rPr>
                <w:delText>0.78</w:delText>
              </w:r>
            </w:del>
          </w:p>
        </w:tc>
        <w:tc>
          <w:tcPr>
            <w:tcW w:w="756" w:type="dxa"/>
            <w:tcBorders>
              <w:top w:val="single" w:sz="4" w:space="0" w:color="auto"/>
              <w:left w:val="nil"/>
              <w:bottom w:val="nil"/>
              <w:right w:val="nil"/>
            </w:tcBorders>
            <w:shd w:val="clear" w:color="auto" w:fill="auto"/>
            <w:vAlign w:val="center"/>
            <w:hideMark/>
          </w:tcPr>
          <w:p w14:paraId="04628202" w14:textId="297DD9B0" w:rsidR="00802AFE" w:rsidRPr="00BB3EA2" w:rsidDel="006642DB" w:rsidRDefault="00802AFE" w:rsidP="006642DB">
            <w:pPr>
              <w:pStyle w:val="Heading1"/>
              <w:rPr>
                <w:del w:id="4288" w:author="Shy Alon" w:date="2017-07-21T16:25:00Z"/>
                <w:rFonts w:eastAsia="Times New Roman"/>
                <w:color w:val="000000"/>
              </w:rPr>
              <w:pPrChange w:id="4289" w:author="Shy Alon" w:date="2017-07-21T16:25:00Z">
                <w:pPr>
                  <w:jc w:val="center"/>
                </w:pPr>
              </w:pPrChange>
            </w:pPr>
            <w:del w:id="4290" w:author="Shy Alon" w:date="2017-07-21T16:25:00Z">
              <w:r w:rsidRPr="00BB3EA2" w:rsidDel="006642DB">
                <w:rPr>
                  <w:rFonts w:eastAsia="Times New Roman"/>
                  <w:color w:val="000000"/>
                </w:rPr>
                <w:delText>0.76</w:delText>
              </w:r>
            </w:del>
          </w:p>
        </w:tc>
        <w:tc>
          <w:tcPr>
            <w:tcW w:w="1324" w:type="dxa"/>
            <w:tcBorders>
              <w:top w:val="single" w:sz="4" w:space="0" w:color="auto"/>
              <w:left w:val="nil"/>
              <w:bottom w:val="nil"/>
              <w:right w:val="nil"/>
            </w:tcBorders>
            <w:shd w:val="clear" w:color="auto" w:fill="auto"/>
            <w:vAlign w:val="center"/>
            <w:hideMark/>
          </w:tcPr>
          <w:p w14:paraId="52223B40" w14:textId="5C14F8AC" w:rsidR="00802AFE" w:rsidRPr="00BB3EA2" w:rsidDel="006642DB" w:rsidRDefault="00802AFE" w:rsidP="006642DB">
            <w:pPr>
              <w:pStyle w:val="Heading1"/>
              <w:rPr>
                <w:del w:id="4291" w:author="Shy Alon" w:date="2017-07-21T16:25:00Z"/>
                <w:rFonts w:eastAsia="Times New Roman"/>
                <w:color w:val="000000"/>
              </w:rPr>
              <w:pPrChange w:id="4292" w:author="Shy Alon" w:date="2017-07-21T16:25:00Z">
                <w:pPr>
                  <w:jc w:val="center"/>
                </w:pPr>
              </w:pPrChange>
            </w:pPr>
            <w:del w:id="4293" w:author="Shy Alon" w:date="2017-07-21T16:25:00Z">
              <w:r w:rsidRPr="00BB3EA2" w:rsidDel="006642DB">
                <w:rPr>
                  <w:rFonts w:eastAsia="Times New Roman"/>
                  <w:color w:val="000000"/>
                </w:rPr>
                <w:delText>0.84</w:delText>
              </w:r>
            </w:del>
          </w:p>
        </w:tc>
      </w:tr>
      <w:tr w:rsidR="00802AFE" w:rsidRPr="00BB3EA2" w:rsidDel="006642DB" w14:paraId="53D5D04C" w14:textId="7949AEA5" w:rsidTr="00564273">
        <w:trPr>
          <w:trHeight w:val="290"/>
          <w:del w:id="4294" w:author="Shy Alon" w:date="2017-07-21T16:25:00Z"/>
        </w:trPr>
        <w:tc>
          <w:tcPr>
            <w:tcW w:w="2357" w:type="dxa"/>
            <w:vMerge/>
            <w:tcBorders>
              <w:top w:val="nil"/>
              <w:left w:val="nil"/>
              <w:bottom w:val="nil"/>
              <w:right w:val="nil"/>
            </w:tcBorders>
            <w:vAlign w:val="center"/>
            <w:hideMark/>
          </w:tcPr>
          <w:p w14:paraId="10526E2D" w14:textId="049B0C61" w:rsidR="00802AFE" w:rsidRPr="00BB3EA2" w:rsidDel="006642DB" w:rsidRDefault="00802AFE" w:rsidP="006642DB">
            <w:pPr>
              <w:pStyle w:val="Heading1"/>
              <w:rPr>
                <w:del w:id="4295" w:author="Shy Alon" w:date="2017-07-21T16:25:00Z"/>
                <w:rFonts w:eastAsia="Times New Roman"/>
                <w:color w:val="000000"/>
              </w:rPr>
              <w:pPrChange w:id="4296" w:author="Shy Alon" w:date="2017-07-21T16:25:00Z">
                <w:pPr/>
              </w:pPrChange>
            </w:pPr>
          </w:p>
        </w:tc>
        <w:tc>
          <w:tcPr>
            <w:tcW w:w="1040" w:type="dxa"/>
            <w:tcBorders>
              <w:top w:val="nil"/>
              <w:left w:val="nil"/>
              <w:bottom w:val="nil"/>
              <w:right w:val="nil"/>
            </w:tcBorders>
            <w:shd w:val="clear" w:color="auto" w:fill="auto"/>
            <w:noWrap/>
            <w:vAlign w:val="bottom"/>
            <w:hideMark/>
          </w:tcPr>
          <w:p w14:paraId="45596174" w14:textId="381FADD6" w:rsidR="00802AFE" w:rsidRPr="00BB3EA2" w:rsidDel="006642DB" w:rsidRDefault="00802AFE" w:rsidP="006642DB">
            <w:pPr>
              <w:pStyle w:val="Heading1"/>
              <w:rPr>
                <w:del w:id="4297" w:author="Shy Alon" w:date="2017-07-21T16:25:00Z"/>
                <w:rFonts w:eastAsia="Times New Roman"/>
                <w:i/>
                <w:iCs/>
                <w:color w:val="000000"/>
              </w:rPr>
              <w:pPrChange w:id="4298" w:author="Shy Alon" w:date="2017-07-21T16:25:00Z">
                <w:pPr/>
              </w:pPrChange>
            </w:pPr>
            <w:del w:id="4299" w:author="Shy Alon" w:date="2017-07-21T16:25:00Z">
              <w:r w:rsidRPr="00BB3EA2" w:rsidDel="006642DB">
                <w:rPr>
                  <w:rFonts w:eastAsia="Times New Roman"/>
                  <w:i/>
                  <w:iCs/>
                  <w:color w:val="000000"/>
                </w:rPr>
                <w:delText>V</w:delText>
              </w:r>
              <w:r w:rsidRPr="00BB3EA2" w:rsidDel="006642DB">
                <w:rPr>
                  <w:rFonts w:eastAsia="Times New Roman"/>
                  <w:i/>
                  <w:iCs/>
                  <w:color w:val="000000"/>
                  <w:vertAlign w:val="subscript"/>
                </w:rPr>
                <w:delText>OC</w:delText>
              </w:r>
            </w:del>
          </w:p>
        </w:tc>
        <w:tc>
          <w:tcPr>
            <w:tcW w:w="905" w:type="dxa"/>
            <w:tcBorders>
              <w:top w:val="nil"/>
              <w:left w:val="nil"/>
              <w:bottom w:val="nil"/>
              <w:right w:val="nil"/>
            </w:tcBorders>
            <w:shd w:val="clear" w:color="auto" w:fill="auto"/>
            <w:vAlign w:val="center"/>
            <w:hideMark/>
          </w:tcPr>
          <w:p w14:paraId="10FC8652" w14:textId="325CBC1E" w:rsidR="00802AFE" w:rsidRPr="00BB3EA2" w:rsidDel="006642DB" w:rsidRDefault="00802AFE" w:rsidP="006642DB">
            <w:pPr>
              <w:pStyle w:val="Heading1"/>
              <w:rPr>
                <w:del w:id="4300" w:author="Shy Alon" w:date="2017-07-21T16:25:00Z"/>
                <w:rFonts w:eastAsia="Times New Roman"/>
                <w:color w:val="000000"/>
              </w:rPr>
              <w:pPrChange w:id="4301" w:author="Shy Alon" w:date="2017-07-21T16:25:00Z">
                <w:pPr>
                  <w:jc w:val="center"/>
                </w:pPr>
              </w:pPrChange>
            </w:pPr>
            <w:del w:id="4302" w:author="Shy Alon" w:date="2017-07-21T16:25:00Z">
              <w:r w:rsidRPr="00BB3EA2" w:rsidDel="006642DB">
                <w:rPr>
                  <w:rFonts w:eastAsia="Times New Roman"/>
                  <w:color w:val="000000"/>
                </w:rPr>
                <w:delText>0.57</w:delText>
              </w:r>
            </w:del>
          </w:p>
        </w:tc>
        <w:tc>
          <w:tcPr>
            <w:tcW w:w="2205" w:type="dxa"/>
            <w:tcBorders>
              <w:top w:val="nil"/>
              <w:left w:val="nil"/>
              <w:bottom w:val="nil"/>
              <w:right w:val="nil"/>
            </w:tcBorders>
            <w:shd w:val="clear" w:color="auto" w:fill="auto"/>
            <w:vAlign w:val="center"/>
            <w:hideMark/>
          </w:tcPr>
          <w:p w14:paraId="42B9AFD6" w14:textId="2AA9886B" w:rsidR="00802AFE" w:rsidRPr="00BB3EA2" w:rsidDel="006642DB" w:rsidRDefault="00802AFE" w:rsidP="006642DB">
            <w:pPr>
              <w:pStyle w:val="Heading1"/>
              <w:rPr>
                <w:del w:id="4303" w:author="Shy Alon" w:date="2017-07-21T16:25:00Z"/>
                <w:rFonts w:eastAsia="Times New Roman"/>
                <w:color w:val="000000"/>
              </w:rPr>
              <w:pPrChange w:id="4304" w:author="Shy Alon" w:date="2017-07-21T16:25:00Z">
                <w:pPr>
                  <w:jc w:val="center"/>
                </w:pPr>
              </w:pPrChange>
            </w:pPr>
            <w:del w:id="4305" w:author="Shy Alon" w:date="2017-07-21T16:25:00Z">
              <w:r w:rsidRPr="00BB3EA2" w:rsidDel="006642DB">
                <w:rPr>
                  <w:rFonts w:eastAsia="Times New Roman"/>
                  <w:color w:val="000000"/>
                </w:rPr>
                <w:delText>0.73</w:delText>
              </w:r>
            </w:del>
          </w:p>
        </w:tc>
        <w:tc>
          <w:tcPr>
            <w:tcW w:w="756" w:type="dxa"/>
            <w:tcBorders>
              <w:top w:val="nil"/>
              <w:left w:val="nil"/>
              <w:bottom w:val="nil"/>
              <w:right w:val="nil"/>
            </w:tcBorders>
            <w:shd w:val="clear" w:color="auto" w:fill="auto"/>
            <w:vAlign w:val="center"/>
            <w:hideMark/>
          </w:tcPr>
          <w:p w14:paraId="689B797C" w14:textId="44E32938" w:rsidR="00802AFE" w:rsidRPr="00BB3EA2" w:rsidDel="006642DB" w:rsidRDefault="00802AFE" w:rsidP="006642DB">
            <w:pPr>
              <w:pStyle w:val="Heading1"/>
              <w:rPr>
                <w:del w:id="4306" w:author="Shy Alon" w:date="2017-07-21T16:25:00Z"/>
                <w:rFonts w:eastAsia="Times New Roman"/>
                <w:color w:val="000000"/>
              </w:rPr>
              <w:pPrChange w:id="4307" w:author="Shy Alon" w:date="2017-07-21T16:25:00Z">
                <w:pPr>
                  <w:jc w:val="center"/>
                </w:pPr>
              </w:pPrChange>
            </w:pPr>
            <w:del w:id="4308" w:author="Shy Alon" w:date="2017-07-21T16:25:00Z">
              <w:r w:rsidRPr="00BB3EA2" w:rsidDel="006642DB">
                <w:rPr>
                  <w:rFonts w:eastAsia="Times New Roman"/>
                  <w:color w:val="000000"/>
                </w:rPr>
                <w:delText>0.62</w:delText>
              </w:r>
            </w:del>
          </w:p>
        </w:tc>
        <w:tc>
          <w:tcPr>
            <w:tcW w:w="1324" w:type="dxa"/>
            <w:tcBorders>
              <w:top w:val="nil"/>
              <w:left w:val="nil"/>
              <w:bottom w:val="nil"/>
              <w:right w:val="nil"/>
            </w:tcBorders>
            <w:shd w:val="clear" w:color="auto" w:fill="auto"/>
            <w:vAlign w:val="center"/>
            <w:hideMark/>
          </w:tcPr>
          <w:p w14:paraId="2F907499" w14:textId="59B11399" w:rsidR="00802AFE" w:rsidRPr="00BB3EA2" w:rsidDel="006642DB" w:rsidRDefault="00802AFE" w:rsidP="006642DB">
            <w:pPr>
              <w:pStyle w:val="Heading1"/>
              <w:rPr>
                <w:del w:id="4309" w:author="Shy Alon" w:date="2017-07-21T16:25:00Z"/>
                <w:rFonts w:eastAsia="Times New Roman"/>
                <w:color w:val="000000"/>
              </w:rPr>
              <w:pPrChange w:id="4310" w:author="Shy Alon" w:date="2017-07-21T16:25:00Z">
                <w:pPr>
                  <w:jc w:val="center"/>
                </w:pPr>
              </w:pPrChange>
            </w:pPr>
            <w:del w:id="4311" w:author="Shy Alon" w:date="2017-07-21T16:25:00Z">
              <w:r w:rsidRPr="00BB3EA2" w:rsidDel="006642DB">
                <w:rPr>
                  <w:rFonts w:eastAsia="Times New Roman"/>
                  <w:color w:val="000000"/>
                </w:rPr>
                <w:delText>0.73</w:delText>
              </w:r>
            </w:del>
          </w:p>
        </w:tc>
      </w:tr>
      <w:tr w:rsidR="00802AFE" w:rsidRPr="00BB3EA2" w:rsidDel="006642DB" w14:paraId="1BF84B1B" w14:textId="3569D9AF" w:rsidTr="00564273">
        <w:trPr>
          <w:trHeight w:val="290"/>
          <w:del w:id="4312" w:author="Shy Alon" w:date="2017-07-21T16:25:00Z"/>
        </w:trPr>
        <w:tc>
          <w:tcPr>
            <w:tcW w:w="2357" w:type="dxa"/>
            <w:vMerge/>
            <w:tcBorders>
              <w:top w:val="nil"/>
              <w:left w:val="nil"/>
              <w:bottom w:val="single" w:sz="4" w:space="0" w:color="auto"/>
              <w:right w:val="nil"/>
            </w:tcBorders>
            <w:vAlign w:val="center"/>
            <w:hideMark/>
          </w:tcPr>
          <w:p w14:paraId="4CA4CEB9" w14:textId="1ABDD685" w:rsidR="00802AFE" w:rsidRPr="00BB3EA2" w:rsidDel="006642DB" w:rsidRDefault="00802AFE" w:rsidP="006642DB">
            <w:pPr>
              <w:pStyle w:val="Heading1"/>
              <w:rPr>
                <w:del w:id="4313" w:author="Shy Alon" w:date="2017-07-21T16:25:00Z"/>
                <w:rFonts w:eastAsia="Times New Roman"/>
                <w:color w:val="000000"/>
              </w:rPr>
              <w:pPrChange w:id="4314" w:author="Shy Alon" w:date="2017-07-21T16:25:00Z">
                <w:pPr/>
              </w:pPrChange>
            </w:pPr>
          </w:p>
        </w:tc>
        <w:tc>
          <w:tcPr>
            <w:tcW w:w="1040" w:type="dxa"/>
            <w:tcBorders>
              <w:top w:val="nil"/>
              <w:left w:val="nil"/>
              <w:bottom w:val="single" w:sz="4" w:space="0" w:color="auto"/>
              <w:right w:val="nil"/>
            </w:tcBorders>
            <w:shd w:val="clear" w:color="auto" w:fill="auto"/>
            <w:noWrap/>
            <w:vAlign w:val="bottom"/>
            <w:hideMark/>
          </w:tcPr>
          <w:p w14:paraId="699B6440" w14:textId="7FDB796A" w:rsidR="00802AFE" w:rsidRPr="00BB3EA2" w:rsidDel="006642DB" w:rsidRDefault="00802AFE" w:rsidP="006642DB">
            <w:pPr>
              <w:pStyle w:val="Heading1"/>
              <w:rPr>
                <w:del w:id="4315" w:author="Shy Alon" w:date="2017-07-21T16:25:00Z"/>
                <w:rFonts w:eastAsia="Times New Roman"/>
                <w:i/>
                <w:iCs/>
                <w:color w:val="000000"/>
              </w:rPr>
              <w:pPrChange w:id="4316" w:author="Shy Alon" w:date="2017-07-21T16:25:00Z">
                <w:pPr/>
              </w:pPrChange>
            </w:pPr>
            <w:del w:id="4317" w:author="Shy Alon" w:date="2017-07-21T16:25:00Z">
              <w:r w:rsidRPr="00BB3EA2" w:rsidDel="006642DB">
                <w:rPr>
                  <w:rFonts w:eastAsia="Times New Roman"/>
                  <w:i/>
                  <w:iCs/>
                  <w:color w:val="000000"/>
                </w:rPr>
                <w:delText>IQE</w:delText>
              </w:r>
            </w:del>
          </w:p>
        </w:tc>
        <w:tc>
          <w:tcPr>
            <w:tcW w:w="905" w:type="dxa"/>
            <w:tcBorders>
              <w:top w:val="nil"/>
              <w:left w:val="nil"/>
              <w:bottom w:val="single" w:sz="4" w:space="0" w:color="auto"/>
              <w:right w:val="nil"/>
            </w:tcBorders>
            <w:shd w:val="clear" w:color="auto" w:fill="auto"/>
            <w:vAlign w:val="center"/>
            <w:hideMark/>
          </w:tcPr>
          <w:p w14:paraId="0961CB50" w14:textId="21CDD431" w:rsidR="00802AFE" w:rsidRPr="00BB3EA2" w:rsidDel="006642DB" w:rsidRDefault="00802AFE" w:rsidP="006642DB">
            <w:pPr>
              <w:pStyle w:val="Heading1"/>
              <w:rPr>
                <w:del w:id="4318" w:author="Shy Alon" w:date="2017-07-21T16:25:00Z"/>
                <w:rFonts w:eastAsia="Times New Roman"/>
                <w:color w:val="000000"/>
              </w:rPr>
              <w:pPrChange w:id="4319" w:author="Shy Alon" w:date="2017-07-21T16:25:00Z">
                <w:pPr>
                  <w:jc w:val="center"/>
                </w:pPr>
              </w:pPrChange>
            </w:pPr>
            <w:del w:id="4320" w:author="Shy Alon" w:date="2017-07-21T16:25:00Z">
              <w:r w:rsidRPr="00BB3EA2" w:rsidDel="006642DB">
                <w:rPr>
                  <w:rFonts w:eastAsia="Times New Roman"/>
                  <w:color w:val="000000"/>
                </w:rPr>
                <w:delText>0.72</w:delText>
              </w:r>
            </w:del>
          </w:p>
        </w:tc>
        <w:tc>
          <w:tcPr>
            <w:tcW w:w="2205" w:type="dxa"/>
            <w:tcBorders>
              <w:top w:val="nil"/>
              <w:left w:val="nil"/>
              <w:bottom w:val="single" w:sz="4" w:space="0" w:color="auto"/>
              <w:right w:val="nil"/>
            </w:tcBorders>
            <w:shd w:val="clear" w:color="auto" w:fill="auto"/>
            <w:vAlign w:val="center"/>
            <w:hideMark/>
          </w:tcPr>
          <w:p w14:paraId="07C16A4C" w14:textId="705218DD" w:rsidR="00802AFE" w:rsidRPr="00BB3EA2" w:rsidDel="006642DB" w:rsidRDefault="00802AFE" w:rsidP="006642DB">
            <w:pPr>
              <w:pStyle w:val="Heading1"/>
              <w:rPr>
                <w:del w:id="4321" w:author="Shy Alon" w:date="2017-07-21T16:25:00Z"/>
                <w:rFonts w:eastAsia="Times New Roman"/>
                <w:color w:val="000000"/>
              </w:rPr>
              <w:pPrChange w:id="4322" w:author="Shy Alon" w:date="2017-07-21T16:25:00Z">
                <w:pPr>
                  <w:jc w:val="center"/>
                </w:pPr>
              </w:pPrChange>
            </w:pPr>
            <w:del w:id="4323" w:author="Shy Alon" w:date="2017-07-21T16:25:00Z">
              <w:r w:rsidRPr="00BB3EA2" w:rsidDel="006642DB">
                <w:rPr>
                  <w:rFonts w:eastAsia="Times New Roman"/>
                  <w:color w:val="000000"/>
                </w:rPr>
                <w:delText>0.78</w:delText>
              </w:r>
            </w:del>
          </w:p>
        </w:tc>
        <w:tc>
          <w:tcPr>
            <w:tcW w:w="756" w:type="dxa"/>
            <w:tcBorders>
              <w:top w:val="nil"/>
              <w:left w:val="nil"/>
              <w:bottom w:val="single" w:sz="4" w:space="0" w:color="auto"/>
              <w:right w:val="nil"/>
            </w:tcBorders>
            <w:shd w:val="clear" w:color="auto" w:fill="auto"/>
            <w:vAlign w:val="center"/>
            <w:hideMark/>
          </w:tcPr>
          <w:p w14:paraId="22179BDC" w14:textId="1890D7EA" w:rsidR="00802AFE" w:rsidRPr="00BB3EA2" w:rsidDel="006642DB" w:rsidRDefault="00802AFE" w:rsidP="006642DB">
            <w:pPr>
              <w:pStyle w:val="Heading1"/>
              <w:rPr>
                <w:del w:id="4324" w:author="Shy Alon" w:date="2017-07-21T16:25:00Z"/>
                <w:rFonts w:eastAsia="Times New Roman"/>
                <w:color w:val="000000"/>
              </w:rPr>
              <w:pPrChange w:id="4325" w:author="Shy Alon" w:date="2017-07-21T16:25:00Z">
                <w:pPr>
                  <w:jc w:val="center"/>
                </w:pPr>
              </w:pPrChange>
            </w:pPr>
            <w:del w:id="4326" w:author="Shy Alon" w:date="2017-07-21T16:25:00Z">
              <w:r w:rsidRPr="00BB3EA2" w:rsidDel="006642DB">
                <w:rPr>
                  <w:rFonts w:eastAsia="Times New Roman"/>
                  <w:color w:val="000000"/>
                </w:rPr>
                <w:delText>0.78</w:delText>
              </w:r>
            </w:del>
          </w:p>
        </w:tc>
        <w:tc>
          <w:tcPr>
            <w:tcW w:w="1324" w:type="dxa"/>
            <w:tcBorders>
              <w:top w:val="nil"/>
              <w:left w:val="nil"/>
              <w:bottom w:val="single" w:sz="4" w:space="0" w:color="auto"/>
              <w:right w:val="nil"/>
            </w:tcBorders>
            <w:shd w:val="clear" w:color="auto" w:fill="auto"/>
            <w:vAlign w:val="center"/>
            <w:hideMark/>
          </w:tcPr>
          <w:p w14:paraId="7EC30DE0" w14:textId="07B7E8C7" w:rsidR="00802AFE" w:rsidRPr="00BB3EA2" w:rsidDel="006642DB" w:rsidRDefault="00802AFE" w:rsidP="006642DB">
            <w:pPr>
              <w:pStyle w:val="Heading1"/>
              <w:rPr>
                <w:del w:id="4327" w:author="Shy Alon" w:date="2017-07-21T16:25:00Z"/>
                <w:rFonts w:eastAsia="Times New Roman"/>
                <w:color w:val="000000"/>
              </w:rPr>
              <w:pPrChange w:id="4328" w:author="Shy Alon" w:date="2017-07-21T16:25:00Z">
                <w:pPr>
                  <w:jc w:val="center"/>
                </w:pPr>
              </w:pPrChange>
            </w:pPr>
            <w:del w:id="4329" w:author="Shy Alon" w:date="2017-07-21T16:25:00Z">
              <w:r w:rsidRPr="00BB3EA2" w:rsidDel="006642DB">
                <w:rPr>
                  <w:rFonts w:eastAsia="Times New Roman"/>
                  <w:color w:val="000000"/>
                </w:rPr>
                <w:delText>0.82</w:delText>
              </w:r>
            </w:del>
          </w:p>
        </w:tc>
      </w:tr>
      <w:tr w:rsidR="00802AFE" w:rsidRPr="00BB3EA2" w:rsidDel="006642DB" w14:paraId="1E3C2DF0" w14:textId="0FC74738" w:rsidTr="00564273">
        <w:trPr>
          <w:trHeight w:val="290"/>
          <w:del w:id="4330" w:author="Shy Alon" w:date="2017-07-21T16:25:00Z"/>
        </w:trPr>
        <w:tc>
          <w:tcPr>
            <w:tcW w:w="2357" w:type="dxa"/>
            <w:vMerge w:val="restart"/>
            <w:tcBorders>
              <w:top w:val="single" w:sz="4" w:space="0" w:color="auto"/>
              <w:left w:val="nil"/>
              <w:bottom w:val="nil"/>
              <w:right w:val="nil"/>
            </w:tcBorders>
            <w:shd w:val="clear" w:color="auto" w:fill="auto"/>
            <w:noWrap/>
            <w:vAlign w:val="center"/>
            <w:hideMark/>
          </w:tcPr>
          <w:p w14:paraId="1F6600AF" w14:textId="3AB1D2A5" w:rsidR="00802AFE" w:rsidRPr="00BB3EA2" w:rsidDel="006642DB" w:rsidRDefault="00802AFE" w:rsidP="006642DB">
            <w:pPr>
              <w:pStyle w:val="Heading1"/>
              <w:rPr>
                <w:del w:id="4331" w:author="Shy Alon" w:date="2017-07-21T16:25:00Z"/>
                <w:rFonts w:eastAsia="Calibri"/>
                <w:iCs/>
              </w:rPr>
              <w:pPrChange w:id="4332" w:author="Shy Alon" w:date="2017-07-21T16:25:00Z">
                <w:pPr/>
              </w:pPrChange>
            </w:pPr>
            <m:oMathPara>
              <m:oMath>
                <m:r>
                  <w:del w:id="4333" w:author="Shy Alon" w:date="2017-07-21T16:25:00Z">
                    <m:rPr>
                      <m:sty m:val="bi"/>
                    </m:rPr>
                    <w:rPr>
                      <w:rFonts w:ascii="Cambria Math" w:eastAsia="Calibri" w:hAnsi="Cambria Math"/>
                    </w:rPr>
                    <m:t>Ti</m:t>
                  </w:del>
                </m:r>
                <m:sSub>
                  <m:sSubPr>
                    <m:ctrlPr>
                      <w:del w:id="4334" w:author="Shy Alon" w:date="2017-07-21T16:25:00Z">
                        <w:rPr>
                          <w:rFonts w:ascii="Cambria Math" w:eastAsia="Calibri" w:hAnsi="Cambria Math"/>
                        </w:rPr>
                      </w:del>
                    </m:ctrlPr>
                  </m:sSubPr>
                  <m:e>
                    <m:r>
                      <w:del w:id="4335" w:author="Shy Alon" w:date="2017-07-21T16:25:00Z">
                        <m:rPr>
                          <m:sty m:val="bi"/>
                        </m:rPr>
                        <w:rPr>
                          <w:rFonts w:ascii="Cambria Math" w:eastAsia="Calibri" w:hAnsi="Cambria Math"/>
                        </w:rPr>
                        <m:t>O</m:t>
                      </w:del>
                    </m:r>
                  </m:e>
                  <m:sub>
                    <m:r>
                      <w:del w:id="4336" w:author="Shy Alon" w:date="2017-07-21T16:25:00Z">
                        <m:rPr>
                          <m:sty m:val="b"/>
                        </m:rPr>
                        <w:rPr>
                          <w:rFonts w:ascii="Cambria Math" w:eastAsia="Calibri" w:hAnsi="Cambria Math"/>
                        </w:rPr>
                        <m:t>2</m:t>
                      </w:del>
                    </m:r>
                  </m:sub>
                </m:sSub>
                <m:d>
                  <m:dPr>
                    <m:begChr m:val="|"/>
                    <m:endChr m:val="|"/>
                    <m:ctrlPr>
                      <w:del w:id="4337" w:author="Shy Alon" w:date="2017-07-21T16:25:00Z">
                        <w:rPr>
                          <w:rFonts w:ascii="Cambria Math" w:eastAsia="Calibri" w:hAnsi="Cambria Math"/>
                        </w:rPr>
                      </w:del>
                    </m:ctrlPr>
                  </m:dPr>
                  <m:e>
                    <m:r>
                      <w:del w:id="4338" w:author="Shy Alon" w:date="2017-07-21T16:25:00Z">
                        <m:rPr>
                          <m:sty m:val="bi"/>
                        </m:rPr>
                        <w:rPr>
                          <w:rFonts w:ascii="Cambria Math" w:eastAsia="Calibri" w:hAnsi="Cambria Math"/>
                        </w:rPr>
                        <m:t>C</m:t>
                      </w:del>
                    </m:r>
                    <m:sSub>
                      <m:sSubPr>
                        <m:ctrlPr>
                          <w:del w:id="4339" w:author="Shy Alon" w:date="2017-07-21T16:25:00Z">
                            <w:rPr>
                              <w:rFonts w:ascii="Cambria Math" w:eastAsia="Calibri" w:hAnsi="Cambria Math"/>
                            </w:rPr>
                          </w:del>
                        </m:ctrlPr>
                      </m:sSubPr>
                      <m:e>
                        <m:r>
                          <w:del w:id="4340" w:author="Shy Alon" w:date="2017-07-21T16:25:00Z">
                            <m:rPr>
                              <m:sty m:val="bi"/>
                            </m:rPr>
                            <w:rPr>
                              <w:rFonts w:ascii="Cambria Math" w:eastAsia="Calibri" w:hAnsi="Cambria Math"/>
                            </w:rPr>
                            <m:t>o</m:t>
                          </w:del>
                        </m:r>
                      </m:e>
                      <m:sub>
                        <m:r>
                          <w:del w:id="4341" w:author="Shy Alon" w:date="2017-07-21T16:25:00Z">
                            <m:rPr>
                              <m:sty m:val="b"/>
                            </m:rPr>
                            <w:rPr>
                              <w:rFonts w:ascii="Cambria Math" w:eastAsia="Calibri" w:hAnsi="Cambria Math"/>
                            </w:rPr>
                            <m:t>3</m:t>
                          </w:del>
                        </m:r>
                      </m:sub>
                    </m:sSub>
                    <m:sSub>
                      <m:sSubPr>
                        <m:ctrlPr>
                          <w:del w:id="4342" w:author="Shy Alon" w:date="2017-07-21T16:25:00Z">
                            <w:rPr>
                              <w:rFonts w:ascii="Cambria Math" w:eastAsia="Calibri" w:hAnsi="Cambria Math"/>
                            </w:rPr>
                          </w:del>
                        </m:ctrlPr>
                      </m:sSubPr>
                      <m:e>
                        <m:r>
                          <w:del w:id="4343" w:author="Shy Alon" w:date="2017-07-21T16:25:00Z">
                            <m:rPr>
                              <m:sty m:val="bi"/>
                            </m:rPr>
                            <w:rPr>
                              <w:rFonts w:ascii="Cambria Math" w:eastAsia="Calibri" w:hAnsi="Cambria Math"/>
                            </w:rPr>
                            <m:t>O</m:t>
                          </w:del>
                        </m:r>
                      </m:e>
                      <m:sub>
                        <m:r>
                          <w:del w:id="4344" w:author="Shy Alon" w:date="2017-07-21T16:25:00Z">
                            <m:rPr>
                              <m:sty m:val="b"/>
                            </m:rPr>
                            <w:rPr>
                              <w:rFonts w:ascii="Cambria Math" w:eastAsia="Calibri" w:hAnsi="Cambria Math"/>
                            </w:rPr>
                            <m:t>4</m:t>
                          </w:del>
                        </m:r>
                      </m:sub>
                    </m:sSub>
                  </m:e>
                </m:d>
                <m:r>
                  <w:del w:id="4345" w:author="Shy Alon" w:date="2017-07-21T16:25:00Z">
                    <m:rPr>
                      <m:sty m:val="bi"/>
                    </m:rPr>
                    <w:rPr>
                      <w:rFonts w:ascii="Cambria Math" w:eastAsia="Calibri" w:hAnsi="Cambria Math"/>
                    </w:rPr>
                    <m:t>Mo</m:t>
                  </w:del>
                </m:r>
                <m:sSub>
                  <m:sSubPr>
                    <m:ctrlPr>
                      <w:del w:id="4346" w:author="Shy Alon" w:date="2017-07-21T16:25:00Z">
                        <w:rPr>
                          <w:rFonts w:ascii="Cambria Math" w:eastAsia="Calibri" w:hAnsi="Cambria Math"/>
                        </w:rPr>
                      </w:del>
                    </m:ctrlPr>
                  </m:sSubPr>
                  <m:e>
                    <m:r>
                      <w:del w:id="4347" w:author="Shy Alon" w:date="2017-07-21T16:25:00Z">
                        <m:rPr>
                          <m:sty m:val="bi"/>
                        </m:rPr>
                        <w:rPr>
                          <w:rFonts w:ascii="Cambria Math" w:eastAsia="Calibri" w:hAnsi="Cambria Math"/>
                        </w:rPr>
                        <m:t>O</m:t>
                      </w:del>
                    </m:r>
                  </m:e>
                  <m:sub>
                    <m:r>
                      <w:del w:id="4348" w:author="Shy Alon" w:date="2017-07-21T16:25:00Z">
                        <m:rPr>
                          <m:sty m:val="b"/>
                        </m:rPr>
                        <w:rPr>
                          <w:rFonts w:ascii="Cambria Math" w:eastAsia="Calibri" w:hAnsi="Cambria Math"/>
                        </w:rPr>
                        <m:t>3</m:t>
                      </w:del>
                    </m:r>
                  </m:sub>
                </m:sSub>
              </m:oMath>
            </m:oMathPara>
          </w:p>
          <w:p w14:paraId="2735040E" w14:textId="52EACB46" w:rsidR="00802AFE" w:rsidRPr="00BB3EA2" w:rsidDel="006642DB" w:rsidRDefault="00802AFE" w:rsidP="006642DB">
            <w:pPr>
              <w:pStyle w:val="Heading1"/>
              <w:rPr>
                <w:del w:id="4349" w:author="Shy Alon" w:date="2017-07-21T16:25:00Z"/>
                <w:rFonts w:eastAsia="Times New Roman"/>
                <w:color w:val="000000"/>
              </w:rPr>
              <w:pPrChange w:id="4350" w:author="Shy Alon" w:date="2017-07-21T16:25:00Z">
                <w:pPr/>
              </w:pPrChange>
            </w:pPr>
          </w:p>
        </w:tc>
        <w:tc>
          <w:tcPr>
            <w:tcW w:w="1040" w:type="dxa"/>
            <w:tcBorders>
              <w:top w:val="single" w:sz="4" w:space="0" w:color="auto"/>
              <w:left w:val="nil"/>
              <w:bottom w:val="nil"/>
              <w:right w:val="nil"/>
            </w:tcBorders>
            <w:shd w:val="clear" w:color="auto" w:fill="auto"/>
            <w:noWrap/>
            <w:vAlign w:val="bottom"/>
            <w:hideMark/>
          </w:tcPr>
          <w:p w14:paraId="37E955B1" w14:textId="6F3E6E6C" w:rsidR="00802AFE" w:rsidRPr="00BB3EA2" w:rsidDel="006642DB" w:rsidRDefault="00802AFE" w:rsidP="006642DB">
            <w:pPr>
              <w:pStyle w:val="Heading1"/>
              <w:rPr>
                <w:del w:id="4351" w:author="Shy Alon" w:date="2017-07-21T16:25:00Z"/>
                <w:rFonts w:eastAsia="Times New Roman"/>
                <w:i/>
                <w:iCs/>
                <w:color w:val="000000"/>
              </w:rPr>
              <w:pPrChange w:id="4352" w:author="Shy Alon" w:date="2017-07-21T16:25:00Z">
                <w:pPr/>
              </w:pPrChange>
            </w:pPr>
            <w:del w:id="4353" w:author="Shy Alon" w:date="2017-07-21T16:25:00Z">
              <w:r w:rsidRPr="00BB3EA2" w:rsidDel="006642DB">
                <w:rPr>
                  <w:rFonts w:eastAsia="Times New Roman"/>
                  <w:i/>
                  <w:iCs/>
                  <w:color w:val="000000"/>
                </w:rPr>
                <w:delText>J</w:delText>
              </w:r>
              <w:r w:rsidRPr="00BB3EA2" w:rsidDel="006642DB">
                <w:rPr>
                  <w:rFonts w:eastAsia="Times New Roman"/>
                  <w:i/>
                  <w:iCs/>
                  <w:color w:val="000000"/>
                  <w:vertAlign w:val="subscript"/>
                </w:rPr>
                <w:delText>SC</w:delText>
              </w:r>
            </w:del>
          </w:p>
        </w:tc>
        <w:tc>
          <w:tcPr>
            <w:tcW w:w="905" w:type="dxa"/>
            <w:tcBorders>
              <w:top w:val="single" w:sz="4" w:space="0" w:color="auto"/>
              <w:left w:val="nil"/>
              <w:bottom w:val="nil"/>
              <w:right w:val="nil"/>
            </w:tcBorders>
            <w:shd w:val="clear" w:color="auto" w:fill="auto"/>
            <w:vAlign w:val="center"/>
            <w:hideMark/>
          </w:tcPr>
          <w:p w14:paraId="0D894185" w14:textId="491F0AD6" w:rsidR="00802AFE" w:rsidRPr="00BB3EA2" w:rsidDel="006642DB" w:rsidRDefault="00802AFE" w:rsidP="006642DB">
            <w:pPr>
              <w:pStyle w:val="Heading1"/>
              <w:rPr>
                <w:del w:id="4354" w:author="Shy Alon" w:date="2017-07-21T16:25:00Z"/>
                <w:rFonts w:eastAsia="Times New Roman"/>
                <w:color w:val="000000"/>
              </w:rPr>
              <w:pPrChange w:id="4355" w:author="Shy Alon" w:date="2017-07-21T16:25:00Z">
                <w:pPr>
                  <w:jc w:val="center"/>
                </w:pPr>
              </w:pPrChange>
            </w:pPr>
            <w:del w:id="4356" w:author="Shy Alon" w:date="2017-07-21T16:25:00Z">
              <w:r w:rsidRPr="00BB3EA2" w:rsidDel="006642DB">
                <w:rPr>
                  <w:rFonts w:eastAsia="Times New Roman"/>
                  <w:color w:val="000000"/>
                </w:rPr>
                <w:delText>0.77</w:delText>
              </w:r>
            </w:del>
          </w:p>
        </w:tc>
        <w:tc>
          <w:tcPr>
            <w:tcW w:w="2205" w:type="dxa"/>
            <w:tcBorders>
              <w:top w:val="single" w:sz="4" w:space="0" w:color="auto"/>
              <w:left w:val="nil"/>
              <w:bottom w:val="nil"/>
              <w:right w:val="nil"/>
            </w:tcBorders>
            <w:shd w:val="clear" w:color="auto" w:fill="auto"/>
            <w:vAlign w:val="center"/>
            <w:hideMark/>
          </w:tcPr>
          <w:p w14:paraId="65A3331A" w14:textId="46EF9945" w:rsidR="00802AFE" w:rsidRPr="00BB3EA2" w:rsidDel="006642DB" w:rsidRDefault="00802AFE" w:rsidP="006642DB">
            <w:pPr>
              <w:pStyle w:val="Heading1"/>
              <w:rPr>
                <w:del w:id="4357" w:author="Shy Alon" w:date="2017-07-21T16:25:00Z"/>
                <w:rFonts w:eastAsia="Times New Roman"/>
                <w:color w:val="000000"/>
              </w:rPr>
              <w:pPrChange w:id="4358" w:author="Shy Alon" w:date="2017-07-21T16:25:00Z">
                <w:pPr>
                  <w:jc w:val="center"/>
                </w:pPr>
              </w:pPrChange>
            </w:pPr>
            <w:del w:id="4359" w:author="Shy Alon" w:date="2017-07-21T16:25:00Z">
              <w:r w:rsidRPr="00BB3EA2" w:rsidDel="006642DB">
                <w:rPr>
                  <w:rFonts w:eastAsia="Times New Roman"/>
                  <w:color w:val="000000"/>
                </w:rPr>
                <w:delText>0.78</w:delText>
              </w:r>
            </w:del>
          </w:p>
        </w:tc>
        <w:tc>
          <w:tcPr>
            <w:tcW w:w="756" w:type="dxa"/>
            <w:tcBorders>
              <w:top w:val="single" w:sz="4" w:space="0" w:color="auto"/>
              <w:left w:val="nil"/>
              <w:bottom w:val="nil"/>
              <w:right w:val="nil"/>
            </w:tcBorders>
            <w:shd w:val="clear" w:color="auto" w:fill="auto"/>
            <w:vAlign w:val="center"/>
            <w:hideMark/>
          </w:tcPr>
          <w:p w14:paraId="40EC5798" w14:textId="70D7CAA0" w:rsidR="00802AFE" w:rsidRPr="00BB3EA2" w:rsidDel="006642DB" w:rsidRDefault="00802AFE" w:rsidP="006642DB">
            <w:pPr>
              <w:pStyle w:val="Heading1"/>
              <w:rPr>
                <w:del w:id="4360" w:author="Shy Alon" w:date="2017-07-21T16:25:00Z"/>
                <w:rFonts w:eastAsia="Times New Roman"/>
                <w:color w:val="000000"/>
              </w:rPr>
              <w:pPrChange w:id="4361" w:author="Shy Alon" w:date="2017-07-21T16:25:00Z">
                <w:pPr>
                  <w:jc w:val="center"/>
                </w:pPr>
              </w:pPrChange>
            </w:pPr>
            <w:del w:id="4362" w:author="Shy Alon" w:date="2017-07-21T16:25:00Z">
              <w:r w:rsidRPr="00BB3EA2" w:rsidDel="006642DB">
                <w:rPr>
                  <w:rFonts w:eastAsia="Times New Roman"/>
                  <w:color w:val="000000"/>
                </w:rPr>
                <w:delText>0.82</w:delText>
              </w:r>
            </w:del>
          </w:p>
        </w:tc>
        <w:tc>
          <w:tcPr>
            <w:tcW w:w="1324" w:type="dxa"/>
            <w:tcBorders>
              <w:top w:val="single" w:sz="4" w:space="0" w:color="auto"/>
              <w:left w:val="nil"/>
              <w:bottom w:val="nil"/>
              <w:right w:val="nil"/>
            </w:tcBorders>
            <w:shd w:val="clear" w:color="auto" w:fill="auto"/>
            <w:vAlign w:val="center"/>
            <w:hideMark/>
          </w:tcPr>
          <w:p w14:paraId="45E93251" w14:textId="21853ECF" w:rsidR="00802AFE" w:rsidRPr="00BB3EA2" w:rsidDel="006642DB" w:rsidRDefault="00802AFE" w:rsidP="006642DB">
            <w:pPr>
              <w:pStyle w:val="Heading1"/>
              <w:rPr>
                <w:del w:id="4363" w:author="Shy Alon" w:date="2017-07-21T16:25:00Z"/>
                <w:rFonts w:eastAsia="Times New Roman"/>
                <w:color w:val="000000"/>
              </w:rPr>
              <w:pPrChange w:id="4364" w:author="Shy Alon" w:date="2017-07-21T16:25:00Z">
                <w:pPr>
                  <w:jc w:val="center"/>
                </w:pPr>
              </w:pPrChange>
            </w:pPr>
            <w:del w:id="4365" w:author="Shy Alon" w:date="2017-07-21T16:25:00Z">
              <w:r w:rsidRPr="00BB3EA2" w:rsidDel="006642DB">
                <w:rPr>
                  <w:rFonts w:eastAsia="Times New Roman"/>
                  <w:color w:val="000000"/>
                </w:rPr>
                <w:delText>0.82</w:delText>
              </w:r>
            </w:del>
          </w:p>
        </w:tc>
      </w:tr>
      <w:tr w:rsidR="00802AFE" w:rsidRPr="00BB3EA2" w:rsidDel="006642DB" w14:paraId="06BCD059" w14:textId="4F8B7B72" w:rsidTr="00564273">
        <w:trPr>
          <w:trHeight w:val="290"/>
          <w:del w:id="4366" w:author="Shy Alon" w:date="2017-07-21T16:25:00Z"/>
        </w:trPr>
        <w:tc>
          <w:tcPr>
            <w:tcW w:w="2357" w:type="dxa"/>
            <w:vMerge/>
            <w:tcBorders>
              <w:top w:val="nil"/>
              <w:left w:val="nil"/>
              <w:bottom w:val="nil"/>
              <w:right w:val="nil"/>
            </w:tcBorders>
            <w:vAlign w:val="center"/>
            <w:hideMark/>
          </w:tcPr>
          <w:p w14:paraId="05BB01DE" w14:textId="6B03F5C6" w:rsidR="00802AFE" w:rsidRPr="00BB3EA2" w:rsidDel="006642DB" w:rsidRDefault="00802AFE" w:rsidP="006642DB">
            <w:pPr>
              <w:pStyle w:val="Heading1"/>
              <w:rPr>
                <w:del w:id="4367" w:author="Shy Alon" w:date="2017-07-21T16:25:00Z"/>
                <w:rFonts w:eastAsia="Times New Roman"/>
                <w:color w:val="000000"/>
              </w:rPr>
              <w:pPrChange w:id="4368" w:author="Shy Alon" w:date="2017-07-21T16:25:00Z">
                <w:pPr/>
              </w:pPrChange>
            </w:pPr>
          </w:p>
        </w:tc>
        <w:tc>
          <w:tcPr>
            <w:tcW w:w="1040" w:type="dxa"/>
            <w:tcBorders>
              <w:top w:val="nil"/>
              <w:left w:val="nil"/>
              <w:bottom w:val="nil"/>
              <w:right w:val="nil"/>
            </w:tcBorders>
            <w:shd w:val="clear" w:color="auto" w:fill="auto"/>
            <w:noWrap/>
            <w:vAlign w:val="bottom"/>
            <w:hideMark/>
          </w:tcPr>
          <w:p w14:paraId="72436588" w14:textId="7D3E3C63" w:rsidR="00802AFE" w:rsidRPr="00BB3EA2" w:rsidDel="006642DB" w:rsidRDefault="00802AFE" w:rsidP="006642DB">
            <w:pPr>
              <w:pStyle w:val="Heading1"/>
              <w:rPr>
                <w:del w:id="4369" w:author="Shy Alon" w:date="2017-07-21T16:25:00Z"/>
                <w:rFonts w:eastAsia="Times New Roman"/>
                <w:i/>
                <w:iCs/>
                <w:color w:val="000000"/>
              </w:rPr>
              <w:pPrChange w:id="4370" w:author="Shy Alon" w:date="2017-07-21T16:25:00Z">
                <w:pPr/>
              </w:pPrChange>
            </w:pPr>
            <w:del w:id="4371" w:author="Shy Alon" w:date="2017-07-21T16:25:00Z">
              <w:r w:rsidRPr="00BB3EA2" w:rsidDel="006642DB">
                <w:rPr>
                  <w:rFonts w:eastAsia="Times New Roman"/>
                  <w:i/>
                  <w:iCs/>
                  <w:color w:val="000000"/>
                </w:rPr>
                <w:delText>V</w:delText>
              </w:r>
              <w:r w:rsidRPr="00BB3EA2" w:rsidDel="006642DB">
                <w:rPr>
                  <w:rFonts w:eastAsia="Times New Roman"/>
                  <w:i/>
                  <w:iCs/>
                  <w:color w:val="000000"/>
                  <w:vertAlign w:val="subscript"/>
                </w:rPr>
                <w:delText>OC</w:delText>
              </w:r>
            </w:del>
          </w:p>
        </w:tc>
        <w:tc>
          <w:tcPr>
            <w:tcW w:w="905" w:type="dxa"/>
            <w:tcBorders>
              <w:top w:val="nil"/>
              <w:left w:val="nil"/>
              <w:bottom w:val="nil"/>
              <w:right w:val="nil"/>
            </w:tcBorders>
            <w:shd w:val="clear" w:color="auto" w:fill="auto"/>
            <w:vAlign w:val="center"/>
            <w:hideMark/>
          </w:tcPr>
          <w:p w14:paraId="1E9B01FA" w14:textId="579F98F3" w:rsidR="00802AFE" w:rsidRPr="00BB3EA2" w:rsidDel="006642DB" w:rsidRDefault="00802AFE" w:rsidP="006642DB">
            <w:pPr>
              <w:pStyle w:val="Heading1"/>
              <w:rPr>
                <w:del w:id="4372" w:author="Shy Alon" w:date="2017-07-21T16:25:00Z"/>
                <w:rFonts w:eastAsia="Times New Roman"/>
                <w:color w:val="000000"/>
              </w:rPr>
              <w:pPrChange w:id="4373" w:author="Shy Alon" w:date="2017-07-21T16:25:00Z">
                <w:pPr>
                  <w:jc w:val="center"/>
                </w:pPr>
              </w:pPrChange>
            </w:pPr>
            <w:del w:id="4374" w:author="Shy Alon" w:date="2017-07-21T16:25:00Z">
              <w:r w:rsidRPr="00BB3EA2" w:rsidDel="006642DB">
                <w:rPr>
                  <w:rFonts w:eastAsia="Times New Roman"/>
                  <w:color w:val="000000"/>
                </w:rPr>
                <w:delText>0.14</w:delText>
              </w:r>
            </w:del>
          </w:p>
        </w:tc>
        <w:tc>
          <w:tcPr>
            <w:tcW w:w="2205" w:type="dxa"/>
            <w:tcBorders>
              <w:top w:val="nil"/>
              <w:left w:val="nil"/>
              <w:bottom w:val="nil"/>
              <w:right w:val="nil"/>
            </w:tcBorders>
            <w:shd w:val="clear" w:color="auto" w:fill="auto"/>
            <w:vAlign w:val="center"/>
            <w:hideMark/>
          </w:tcPr>
          <w:p w14:paraId="3BA79921" w14:textId="20BB8D34" w:rsidR="00802AFE" w:rsidRPr="00BB3EA2" w:rsidDel="006642DB" w:rsidRDefault="00802AFE" w:rsidP="006642DB">
            <w:pPr>
              <w:pStyle w:val="Heading1"/>
              <w:rPr>
                <w:del w:id="4375" w:author="Shy Alon" w:date="2017-07-21T16:25:00Z"/>
                <w:rFonts w:eastAsia="Times New Roman"/>
                <w:color w:val="000000"/>
              </w:rPr>
              <w:pPrChange w:id="4376" w:author="Shy Alon" w:date="2017-07-21T16:25:00Z">
                <w:pPr>
                  <w:jc w:val="center"/>
                </w:pPr>
              </w:pPrChange>
            </w:pPr>
            <w:del w:id="4377" w:author="Shy Alon" w:date="2017-07-21T16:25:00Z">
              <w:r w:rsidRPr="00BB3EA2" w:rsidDel="006642DB">
                <w:rPr>
                  <w:rFonts w:eastAsia="Times New Roman"/>
                  <w:color w:val="000000"/>
                </w:rPr>
                <w:delText>0.59</w:delText>
              </w:r>
            </w:del>
          </w:p>
        </w:tc>
        <w:tc>
          <w:tcPr>
            <w:tcW w:w="756" w:type="dxa"/>
            <w:tcBorders>
              <w:top w:val="nil"/>
              <w:left w:val="nil"/>
              <w:bottom w:val="nil"/>
              <w:right w:val="nil"/>
            </w:tcBorders>
            <w:shd w:val="clear" w:color="auto" w:fill="auto"/>
            <w:vAlign w:val="center"/>
            <w:hideMark/>
          </w:tcPr>
          <w:p w14:paraId="27AA6181" w14:textId="5624BF15" w:rsidR="00802AFE" w:rsidRPr="00BB3EA2" w:rsidDel="006642DB" w:rsidRDefault="00802AFE" w:rsidP="006642DB">
            <w:pPr>
              <w:pStyle w:val="Heading1"/>
              <w:rPr>
                <w:del w:id="4378" w:author="Shy Alon" w:date="2017-07-21T16:25:00Z"/>
                <w:rFonts w:eastAsia="Times New Roman"/>
                <w:color w:val="000000"/>
              </w:rPr>
              <w:pPrChange w:id="4379" w:author="Shy Alon" w:date="2017-07-21T16:25:00Z">
                <w:pPr>
                  <w:jc w:val="center"/>
                </w:pPr>
              </w:pPrChange>
            </w:pPr>
            <w:del w:id="4380" w:author="Shy Alon" w:date="2017-07-21T16:25:00Z">
              <w:r w:rsidRPr="00BB3EA2" w:rsidDel="006642DB">
                <w:rPr>
                  <w:rFonts w:eastAsia="Times New Roman"/>
                  <w:color w:val="000000"/>
                </w:rPr>
                <w:delText>0.41</w:delText>
              </w:r>
            </w:del>
          </w:p>
        </w:tc>
        <w:tc>
          <w:tcPr>
            <w:tcW w:w="1324" w:type="dxa"/>
            <w:tcBorders>
              <w:top w:val="nil"/>
              <w:left w:val="nil"/>
              <w:bottom w:val="nil"/>
              <w:right w:val="nil"/>
            </w:tcBorders>
            <w:shd w:val="clear" w:color="auto" w:fill="auto"/>
            <w:vAlign w:val="center"/>
            <w:hideMark/>
          </w:tcPr>
          <w:p w14:paraId="4E6B5586" w14:textId="12548553" w:rsidR="00802AFE" w:rsidRPr="00BB3EA2" w:rsidDel="006642DB" w:rsidRDefault="00802AFE" w:rsidP="006642DB">
            <w:pPr>
              <w:pStyle w:val="Heading1"/>
              <w:rPr>
                <w:del w:id="4381" w:author="Shy Alon" w:date="2017-07-21T16:25:00Z"/>
                <w:rFonts w:eastAsia="Times New Roman"/>
                <w:color w:val="000000"/>
              </w:rPr>
              <w:pPrChange w:id="4382" w:author="Shy Alon" w:date="2017-07-21T16:25:00Z">
                <w:pPr>
                  <w:jc w:val="center"/>
                </w:pPr>
              </w:pPrChange>
            </w:pPr>
            <w:del w:id="4383" w:author="Shy Alon" w:date="2017-07-21T16:25:00Z">
              <w:r w:rsidRPr="00BB3EA2" w:rsidDel="006642DB">
                <w:rPr>
                  <w:rFonts w:eastAsia="Times New Roman"/>
                  <w:color w:val="000000"/>
                </w:rPr>
                <w:delText>0.26</w:delText>
              </w:r>
              <w:r w:rsidRPr="005F1DA5" w:rsidDel="006642DB">
                <w:rPr>
                  <w:rFonts w:eastAsia="Times New Roman"/>
                  <w:color w:val="000000"/>
                  <w:vertAlign w:val="superscript"/>
                </w:rPr>
                <w:delText>*</w:delText>
              </w:r>
            </w:del>
          </w:p>
        </w:tc>
      </w:tr>
      <w:tr w:rsidR="00802AFE" w:rsidRPr="00BB3EA2" w:rsidDel="006642DB" w14:paraId="74A3AC78" w14:textId="3170E59E" w:rsidTr="00564273">
        <w:trPr>
          <w:trHeight w:val="290"/>
          <w:del w:id="4384" w:author="Shy Alon" w:date="2017-07-21T16:25:00Z"/>
        </w:trPr>
        <w:tc>
          <w:tcPr>
            <w:tcW w:w="2357" w:type="dxa"/>
            <w:vMerge/>
            <w:tcBorders>
              <w:top w:val="nil"/>
              <w:left w:val="nil"/>
              <w:bottom w:val="single" w:sz="4" w:space="0" w:color="auto"/>
              <w:right w:val="nil"/>
            </w:tcBorders>
            <w:vAlign w:val="center"/>
            <w:hideMark/>
          </w:tcPr>
          <w:p w14:paraId="14919192" w14:textId="350BAA64" w:rsidR="00802AFE" w:rsidRPr="00BB3EA2" w:rsidDel="006642DB" w:rsidRDefault="00802AFE" w:rsidP="006642DB">
            <w:pPr>
              <w:pStyle w:val="Heading1"/>
              <w:rPr>
                <w:del w:id="4385" w:author="Shy Alon" w:date="2017-07-21T16:25:00Z"/>
                <w:rFonts w:eastAsia="Times New Roman"/>
                <w:color w:val="000000"/>
              </w:rPr>
              <w:pPrChange w:id="4386" w:author="Shy Alon" w:date="2017-07-21T16:25:00Z">
                <w:pPr/>
              </w:pPrChange>
            </w:pPr>
          </w:p>
        </w:tc>
        <w:tc>
          <w:tcPr>
            <w:tcW w:w="1040" w:type="dxa"/>
            <w:tcBorders>
              <w:top w:val="nil"/>
              <w:left w:val="nil"/>
              <w:bottom w:val="single" w:sz="4" w:space="0" w:color="auto"/>
              <w:right w:val="nil"/>
            </w:tcBorders>
            <w:shd w:val="clear" w:color="auto" w:fill="auto"/>
            <w:noWrap/>
            <w:vAlign w:val="bottom"/>
            <w:hideMark/>
          </w:tcPr>
          <w:p w14:paraId="2F8A3A19" w14:textId="1B94A056" w:rsidR="00802AFE" w:rsidRPr="00BB3EA2" w:rsidDel="006642DB" w:rsidRDefault="00802AFE" w:rsidP="006642DB">
            <w:pPr>
              <w:pStyle w:val="Heading1"/>
              <w:rPr>
                <w:del w:id="4387" w:author="Shy Alon" w:date="2017-07-21T16:25:00Z"/>
                <w:rFonts w:eastAsia="Times New Roman"/>
                <w:i/>
                <w:iCs/>
                <w:color w:val="000000"/>
              </w:rPr>
              <w:pPrChange w:id="4388" w:author="Shy Alon" w:date="2017-07-21T16:25:00Z">
                <w:pPr/>
              </w:pPrChange>
            </w:pPr>
            <w:del w:id="4389" w:author="Shy Alon" w:date="2017-07-21T16:25:00Z">
              <w:r w:rsidRPr="00BB3EA2" w:rsidDel="006642DB">
                <w:rPr>
                  <w:rFonts w:eastAsia="Times New Roman"/>
                  <w:i/>
                  <w:iCs/>
                  <w:color w:val="000000"/>
                </w:rPr>
                <w:delText>IQE</w:delText>
              </w:r>
            </w:del>
          </w:p>
        </w:tc>
        <w:tc>
          <w:tcPr>
            <w:tcW w:w="905" w:type="dxa"/>
            <w:tcBorders>
              <w:top w:val="nil"/>
              <w:left w:val="nil"/>
              <w:bottom w:val="single" w:sz="4" w:space="0" w:color="auto"/>
              <w:right w:val="nil"/>
            </w:tcBorders>
            <w:shd w:val="clear" w:color="auto" w:fill="auto"/>
            <w:vAlign w:val="center"/>
            <w:hideMark/>
          </w:tcPr>
          <w:p w14:paraId="64E3A36D" w14:textId="2FD7CD33" w:rsidR="00802AFE" w:rsidRPr="00BB3EA2" w:rsidDel="006642DB" w:rsidRDefault="00802AFE" w:rsidP="006642DB">
            <w:pPr>
              <w:pStyle w:val="Heading1"/>
              <w:rPr>
                <w:del w:id="4390" w:author="Shy Alon" w:date="2017-07-21T16:25:00Z"/>
                <w:rFonts w:eastAsia="Times New Roman"/>
                <w:color w:val="000000"/>
              </w:rPr>
              <w:pPrChange w:id="4391" w:author="Shy Alon" w:date="2017-07-21T16:25:00Z">
                <w:pPr>
                  <w:jc w:val="center"/>
                </w:pPr>
              </w:pPrChange>
            </w:pPr>
            <w:del w:id="4392" w:author="Shy Alon" w:date="2017-07-21T16:25:00Z">
              <w:r w:rsidRPr="00BB3EA2" w:rsidDel="006642DB">
                <w:rPr>
                  <w:rFonts w:eastAsia="Times New Roman"/>
                  <w:color w:val="000000"/>
                </w:rPr>
                <w:delText>0.85</w:delText>
              </w:r>
            </w:del>
          </w:p>
        </w:tc>
        <w:tc>
          <w:tcPr>
            <w:tcW w:w="2205" w:type="dxa"/>
            <w:tcBorders>
              <w:top w:val="nil"/>
              <w:left w:val="nil"/>
              <w:bottom w:val="single" w:sz="4" w:space="0" w:color="auto"/>
              <w:right w:val="nil"/>
            </w:tcBorders>
            <w:shd w:val="clear" w:color="auto" w:fill="auto"/>
            <w:vAlign w:val="center"/>
            <w:hideMark/>
          </w:tcPr>
          <w:p w14:paraId="0C017E58" w14:textId="04E7DBB9" w:rsidR="00802AFE" w:rsidRPr="00BB3EA2" w:rsidDel="006642DB" w:rsidRDefault="00802AFE" w:rsidP="006642DB">
            <w:pPr>
              <w:pStyle w:val="Heading1"/>
              <w:rPr>
                <w:del w:id="4393" w:author="Shy Alon" w:date="2017-07-21T16:25:00Z"/>
                <w:rFonts w:eastAsia="Times New Roman"/>
                <w:color w:val="000000"/>
              </w:rPr>
              <w:pPrChange w:id="4394" w:author="Shy Alon" w:date="2017-07-21T16:25:00Z">
                <w:pPr>
                  <w:jc w:val="center"/>
                </w:pPr>
              </w:pPrChange>
            </w:pPr>
            <w:del w:id="4395" w:author="Shy Alon" w:date="2017-07-21T16:25:00Z">
              <w:r w:rsidRPr="00BB3EA2" w:rsidDel="006642DB">
                <w:rPr>
                  <w:rFonts w:eastAsia="Times New Roman"/>
                  <w:color w:val="000000"/>
                </w:rPr>
                <w:delText>0.85</w:delText>
              </w:r>
            </w:del>
          </w:p>
        </w:tc>
        <w:tc>
          <w:tcPr>
            <w:tcW w:w="756" w:type="dxa"/>
            <w:tcBorders>
              <w:top w:val="nil"/>
              <w:left w:val="nil"/>
              <w:bottom w:val="single" w:sz="4" w:space="0" w:color="auto"/>
              <w:right w:val="nil"/>
            </w:tcBorders>
            <w:shd w:val="clear" w:color="auto" w:fill="auto"/>
            <w:vAlign w:val="center"/>
            <w:hideMark/>
          </w:tcPr>
          <w:p w14:paraId="30589F1B" w14:textId="4DE4F28A" w:rsidR="00802AFE" w:rsidRPr="00BB3EA2" w:rsidDel="006642DB" w:rsidRDefault="00802AFE" w:rsidP="006642DB">
            <w:pPr>
              <w:pStyle w:val="Heading1"/>
              <w:rPr>
                <w:del w:id="4396" w:author="Shy Alon" w:date="2017-07-21T16:25:00Z"/>
                <w:rFonts w:eastAsia="Times New Roman"/>
                <w:color w:val="000000"/>
              </w:rPr>
              <w:pPrChange w:id="4397" w:author="Shy Alon" w:date="2017-07-21T16:25:00Z">
                <w:pPr>
                  <w:jc w:val="center"/>
                </w:pPr>
              </w:pPrChange>
            </w:pPr>
            <w:del w:id="4398" w:author="Shy Alon" w:date="2017-07-21T16:25:00Z">
              <w:r w:rsidRPr="00BB3EA2" w:rsidDel="006642DB">
                <w:rPr>
                  <w:rFonts w:eastAsia="Times New Roman"/>
                  <w:color w:val="000000"/>
                </w:rPr>
                <w:delText>0.79</w:delText>
              </w:r>
            </w:del>
          </w:p>
        </w:tc>
        <w:tc>
          <w:tcPr>
            <w:tcW w:w="1324" w:type="dxa"/>
            <w:tcBorders>
              <w:top w:val="nil"/>
              <w:left w:val="nil"/>
              <w:bottom w:val="single" w:sz="4" w:space="0" w:color="auto"/>
              <w:right w:val="nil"/>
            </w:tcBorders>
            <w:shd w:val="clear" w:color="auto" w:fill="auto"/>
            <w:vAlign w:val="center"/>
            <w:hideMark/>
          </w:tcPr>
          <w:p w14:paraId="52DC9DEF" w14:textId="63398A06" w:rsidR="00802AFE" w:rsidRPr="00BB3EA2" w:rsidDel="006642DB" w:rsidRDefault="00802AFE" w:rsidP="006642DB">
            <w:pPr>
              <w:pStyle w:val="Heading1"/>
              <w:rPr>
                <w:del w:id="4399" w:author="Shy Alon" w:date="2017-07-21T16:25:00Z"/>
                <w:rFonts w:eastAsia="Times New Roman"/>
                <w:color w:val="000000"/>
              </w:rPr>
              <w:pPrChange w:id="4400" w:author="Shy Alon" w:date="2017-07-21T16:25:00Z">
                <w:pPr>
                  <w:jc w:val="center"/>
                </w:pPr>
              </w:pPrChange>
            </w:pPr>
            <w:del w:id="4401" w:author="Shy Alon" w:date="2017-07-21T16:25:00Z">
              <w:r w:rsidRPr="00BB3EA2" w:rsidDel="006642DB">
                <w:rPr>
                  <w:rFonts w:eastAsia="Times New Roman"/>
                  <w:color w:val="000000"/>
                </w:rPr>
                <w:delText>0.79</w:delText>
              </w:r>
            </w:del>
          </w:p>
        </w:tc>
      </w:tr>
    </w:tbl>
    <w:p w14:paraId="461C5ED8" w14:textId="48BDFDA1" w:rsidR="00802AFE" w:rsidDel="006642DB" w:rsidRDefault="00802AFE" w:rsidP="006642DB">
      <w:pPr>
        <w:pStyle w:val="Heading1"/>
        <w:rPr>
          <w:del w:id="4402" w:author="Shy Alon" w:date="2017-07-21T16:25:00Z"/>
          <w:rFonts w:eastAsia="Times New Roman"/>
        </w:rPr>
        <w:pPrChange w:id="4403" w:author="Shy Alon" w:date="2017-07-21T16:25:00Z">
          <w:pPr/>
        </w:pPrChange>
      </w:pPr>
      <w:del w:id="4404" w:author="Shy Alon" w:date="2017-07-21T16:25:00Z">
        <w:r w:rsidRPr="005F1DA5" w:rsidDel="006642DB">
          <w:rPr>
            <w:rFonts w:ascii="Times New Roman" w:eastAsia="Calibri" w:hAnsi="Times New Roman" w:cs="Arial"/>
            <w:vertAlign w:val="superscript"/>
          </w:rPr>
          <w:delText>*</w:delText>
        </w:r>
        <w:r w:rsidDel="006642DB">
          <w:rPr>
            <w:rFonts w:ascii="Times New Roman" w:eastAsia="Calibri" w:hAnsi="Times New Roman" w:cs="Arial"/>
            <w:color w:val="000000"/>
          </w:rPr>
          <w:delText xml:space="preserve">The significant decrease in model performance for </w:delText>
        </w:r>
        <w:r w:rsidRPr="00E3100D" w:rsidDel="006642DB">
          <w:rPr>
            <w:rFonts w:ascii="Times New Roman" w:eastAsia="Calibri" w:hAnsi="Times New Roman" w:cs="Arial"/>
            <w:i/>
            <w:iCs/>
            <w:color w:val="000000"/>
          </w:rPr>
          <w:delText>V</w:delText>
        </w:r>
        <w:r w:rsidRPr="00E3100D" w:rsidDel="006642DB">
          <w:rPr>
            <w:rFonts w:ascii="Times New Roman" w:eastAsia="Calibri" w:hAnsi="Times New Roman" w:cs="Arial"/>
            <w:i/>
            <w:iCs/>
            <w:color w:val="000000"/>
            <w:vertAlign w:val="subscript"/>
          </w:rPr>
          <w:delText>OC</w:delText>
        </w:r>
        <w:r w:rsidDel="006642DB">
          <w:rPr>
            <w:rFonts w:ascii="Times New Roman" w:eastAsia="Calibri" w:hAnsi="Times New Roman" w:cs="Arial"/>
            <w:color w:val="000000"/>
          </w:rPr>
          <w:delText xml:space="preserve"> in the </w:delText>
        </w:r>
        <m:oMath>
          <m:r>
            <m:rPr>
              <m:sty m:val="bi"/>
            </m:rPr>
            <w:rPr>
              <w:rFonts w:ascii="Cambria Math" w:eastAsia="Calibri" w:hAnsi="Cambria Math"/>
            </w:rPr>
            <m:t>Ti</m:t>
          </m:r>
          <m:sSub>
            <m:sSubPr>
              <m:ctrlPr>
                <w:rPr>
                  <w:rFonts w:ascii="Cambria Math" w:eastAsia="Calibri" w:hAnsi="Cambria Math"/>
                </w:rPr>
              </m:ctrlPr>
            </m:sSubPr>
            <m:e>
              <m:r>
                <m:rPr>
                  <m:sty m:val="bi"/>
                </m:rPr>
                <w:rPr>
                  <w:rFonts w:ascii="Cambria Math" w:eastAsia="Calibri" w:hAnsi="Cambria Math"/>
                </w:rPr>
                <m:t>O</m:t>
              </m:r>
            </m:e>
            <m:sub>
              <m:r>
                <m:rPr>
                  <m:sty m:val="b"/>
                </m:rPr>
                <w:rPr>
                  <w:rFonts w:ascii="Cambria Math" w:eastAsia="Calibri" w:hAnsi="Cambria Math"/>
                </w:rPr>
                <m:t>2</m:t>
              </m:r>
            </m:sub>
          </m:sSub>
          <m:d>
            <m:dPr>
              <m:begChr m:val="|"/>
              <m:endChr m:val="|"/>
              <m:ctrlPr>
                <w:rPr>
                  <w:rFonts w:ascii="Cambria Math" w:eastAsia="Calibri" w:hAnsi="Cambria Math"/>
                </w:rPr>
              </m:ctrlPr>
            </m:dPr>
            <m:e>
              <m:r>
                <m:rPr>
                  <m:sty m:val="bi"/>
                </m:rPr>
                <w:rPr>
                  <w:rFonts w:ascii="Cambria Math" w:eastAsia="Calibri" w:hAnsi="Cambria Math"/>
                </w:rPr>
                <m:t>C</m:t>
              </m:r>
              <m:sSub>
                <m:sSubPr>
                  <m:ctrlPr>
                    <w:rPr>
                      <w:rFonts w:ascii="Cambria Math" w:eastAsia="Calibri" w:hAnsi="Cambria Math"/>
                    </w:rPr>
                  </m:ctrlPr>
                </m:sSubPr>
                <m:e>
                  <m:r>
                    <m:rPr>
                      <m:sty m:val="bi"/>
                    </m:rPr>
                    <w:rPr>
                      <w:rFonts w:ascii="Cambria Math" w:eastAsia="Calibri" w:hAnsi="Cambria Math"/>
                    </w:rPr>
                    <m:t>o</m:t>
                  </m:r>
                </m:e>
                <m:sub>
                  <m:r>
                    <m:rPr>
                      <m:sty m:val="b"/>
                    </m:rPr>
                    <w:rPr>
                      <w:rFonts w:ascii="Cambria Math" w:eastAsia="Calibri" w:hAnsi="Cambria Math"/>
                    </w:rPr>
                    <m:t>3</m:t>
                  </m:r>
                </m:sub>
              </m:sSub>
              <m:sSub>
                <m:sSubPr>
                  <m:ctrlPr>
                    <w:rPr>
                      <w:rFonts w:ascii="Cambria Math" w:eastAsia="Calibri" w:hAnsi="Cambria Math"/>
                    </w:rPr>
                  </m:ctrlPr>
                </m:sSubPr>
                <m:e>
                  <m:r>
                    <m:rPr>
                      <m:sty m:val="bi"/>
                    </m:rPr>
                    <w:rPr>
                      <w:rFonts w:ascii="Cambria Math" w:eastAsia="Calibri" w:hAnsi="Cambria Math"/>
                    </w:rPr>
                    <m:t>O</m:t>
                  </m:r>
                </m:e>
                <m:sub>
                  <m:r>
                    <m:rPr>
                      <m:sty m:val="b"/>
                    </m:rPr>
                    <w:rPr>
                      <w:rFonts w:ascii="Cambria Math" w:eastAsia="Calibri" w:hAnsi="Cambria Math"/>
                    </w:rPr>
                    <m:t>4</m:t>
                  </m:r>
                </m:sub>
              </m:sSub>
            </m:e>
          </m:d>
          <m:r>
            <m:rPr>
              <m:sty m:val="bi"/>
            </m:rPr>
            <w:rPr>
              <w:rFonts w:ascii="Cambria Math" w:eastAsia="Calibri" w:hAnsi="Cambria Math"/>
            </w:rPr>
            <m:t>Mo</m:t>
          </m:r>
          <m:sSub>
            <m:sSubPr>
              <m:ctrlPr>
                <w:rPr>
                  <w:rFonts w:ascii="Cambria Math" w:eastAsia="Calibri" w:hAnsi="Cambria Math"/>
                </w:rPr>
              </m:ctrlPr>
            </m:sSubPr>
            <m:e>
              <m:r>
                <m:rPr>
                  <m:sty m:val="bi"/>
                </m:rPr>
                <w:rPr>
                  <w:rFonts w:ascii="Cambria Math" w:eastAsia="Calibri" w:hAnsi="Cambria Math"/>
                </w:rPr>
                <m:t>O</m:t>
              </m:r>
            </m:e>
            <m:sub>
              <m:r>
                <m:rPr>
                  <m:sty m:val="b"/>
                </m:rPr>
                <w:rPr>
                  <w:rFonts w:ascii="Cambria Math" w:eastAsia="Calibri" w:hAnsi="Cambria Math"/>
                </w:rPr>
                <m:t>3</m:t>
              </m:r>
            </m:sub>
          </m:sSub>
        </m:oMath>
        <w:r w:rsidRPr="00B5532A" w:rsidDel="006642DB">
          <w:rPr>
            <w:rFonts w:eastAsia="Times New Roman"/>
          </w:rPr>
          <w:delText xml:space="preserve"> </w:delText>
        </w:r>
        <w:r w:rsidDel="006642DB">
          <w:rPr>
            <w:rFonts w:eastAsia="Times New Roman"/>
          </w:rPr>
          <w:delText xml:space="preserve">library upon the application of the AD </w:delText>
        </w:r>
        <w:r w:rsidDel="006642DB">
          <w:rPr>
            <w:rFonts w:ascii="Times New Roman" w:eastAsia="Calibri" w:hAnsi="Times New Roman" w:cs="Arial"/>
          </w:rPr>
          <w:delText>(</w:delText>
        </w:r>
        <m:oMath>
          <m:sSubSup>
            <m:sSubSupPr>
              <m:ctrlPr>
                <w:rPr>
                  <w:rFonts w:ascii="Cambria Math" w:eastAsia="Times New Roman" w:hAnsi="Cambria Math" w:cs="Times New Roman"/>
                  <w:i/>
                  <w:color w:val="000000"/>
                  <w:szCs w:val="20"/>
                </w:rPr>
              </m:ctrlPr>
            </m:sSubSupPr>
            <m:e>
              <m:r>
                <m:rPr>
                  <m:sty m:val="bi"/>
                </m:rPr>
                <w:rPr>
                  <w:rFonts w:ascii="Cambria Math" w:eastAsia="Times New Roman" w:hAnsi="Cambria Math" w:cs="Times New Roman"/>
                  <w:color w:val="000000"/>
                  <w:szCs w:val="20"/>
                </w:rPr>
                <m:t>Q</m:t>
              </m:r>
            </m:e>
            <m:sub>
              <m:r>
                <m:rPr>
                  <m:sty m:val="bi"/>
                </m:rPr>
                <w:rPr>
                  <w:rFonts w:ascii="Cambria Math" w:eastAsia="Times New Roman" w:hAnsi="Cambria Math" w:cs="Times New Roman"/>
                  <w:color w:val="000000"/>
                  <w:szCs w:val="20"/>
                </w:rPr>
                <m:t>ext</m:t>
              </m:r>
            </m:sub>
            <m:sup>
              <m:r>
                <m:rPr>
                  <m:sty m:val="bi"/>
                </m:rPr>
                <w:rPr>
                  <w:rFonts w:ascii="Cambria Math" w:eastAsia="Times New Roman" w:hAnsi="Cambria Math" w:cs="Times New Roman"/>
                  <w:color w:val="000000"/>
                  <w:szCs w:val="20"/>
                </w:rPr>
                <m:t>2</m:t>
              </m:r>
            </m:sup>
          </m:sSubSup>
        </m:oMath>
        <w:r w:rsidDel="006642DB">
          <w:rPr>
            <w:rFonts w:ascii="Times New Roman" w:eastAsia="Calibri" w:hAnsi="Times New Roman" w:cs="Arial"/>
          </w:rPr>
          <w:delText xml:space="preserve"> </w:delText>
        </w:r>
        <w:r w:rsidDel="006642DB">
          <w:rPr>
            <w:rFonts w:ascii="Times New Roman" w:eastAsia="Calibri" w:hAnsi="Times New Roman" w:cs="Arial"/>
            <w:color w:val="000000"/>
          </w:rPr>
          <w:delText xml:space="preserve">= 0.41 and 0.26 without and with the model’s AD, respectively) is indicative of the likely presence </w:delText>
        </w:r>
        <w:r w:rsidDel="006642DB">
          <w:rPr>
            <w:rFonts w:eastAsia="Times New Roman"/>
          </w:rPr>
          <w:delText xml:space="preserve">of an activity cliffs for </w:delText>
        </w:r>
        <w:r w:rsidDel="006642DB">
          <w:rPr>
            <w:rFonts w:ascii="Times New Roman" w:eastAsia="Calibri" w:hAnsi="Times New Roman" w:cs="Arial"/>
          </w:rPr>
          <w:delText>this property</w:delText>
        </w:r>
        <w:r w:rsidDel="006642DB">
          <w:rPr>
            <w:rFonts w:eastAsia="Times New Roman"/>
          </w:rPr>
          <w:delText>.</w:delText>
        </w:r>
      </w:del>
    </w:p>
    <w:p w14:paraId="496F69FF" w14:textId="3BB7EAAC" w:rsidR="00802AFE" w:rsidDel="006642DB" w:rsidRDefault="00802AFE" w:rsidP="006642DB">
      <w:pPr>
        <w:pStyle w:val="Heading1"/>
        <w:rPr>
          <w:del w:id="4405" w:author="Shy Alon" w:date="2017-07-21T16:25:00Z"/>
          <w:rFonts w:ascii="Times New Roman" w:eastAsia="Calibri" w:hAnsi="Times New Roman" w:cs="Arial"/>
        </w:rPr>
        <w:pPrChange w:id="4406" w:author="Shy Alon" w:date="2017-07-21T16:25:00Z">
          <w:pPr/>
        </w:pPrChange>
      </w:pPr>
    </w:p>
    <w:p w14:paraId="52423A32" w14:textId="3B9532BD" w:rsidR="00802AFE" w:rsidDel="006642DB" w:rsidRDefault="00BF4866" w:rsidP="006642DB">
      <w:pPr>
        <w:pStyle w:val="Heading1"/>
        <w:rPr>
          <w:del w:id="4407" w:author="Shy Alon" w:date="2017-07-21T16:25:00Z"/>
        </w:rPr>
        <w:pPrChange w:id="4408" w:author="Shy Alon" w:date="2017-07-21T16:25:00Z">
          <w:pPr>
            <w:pStyle w:val="Caption"/>
            <w:keepNext/>
          </w:pPr>
        </w:pPrChange>
      </w:pPr>
      <w:bookmarkStart w:id="4409" w:name="_Toc475380990"/>
      <w:del w:id="4410" w:author="Shy Alon" w:date="2017-07-21T16:25:00Z">
        <w:r w:rsidDel="006642DB">
          <w:delText xml:space="preserve">Table </w:delText>
        </w:r>
        <w:r w:rsidR="00937424" w:rsidDel="006642DB">
          <w:fldChar w:fldCharType="begin"/>
        </w:r>
        <w:r w:rsidR="00937424" w:rsidDel="006642DB">
          <w:delInstrText xml:space="preserve"> SEQ Table \* ARABIC </w:delInstrText>
        </w:r>
        <w:r w:rsidR="00937424" w:rsidDel="006642DB">
          <w:fldChar w:fldCharType="separate"/>
        </w:r>
        <w:r w:rsidR="006C3932" w:rsidDel="006642DB">
          <w:rPr>
            <w:noProof/>
          </w:rPr>
          <w:delText>7</w:delText>
        </w:r>
        <w:r w:rsidR="00937424" w:rsidDel="006642DB">
          <w:rPr>
            <w:noProof/>
          </w:rPr>
          <w:fldChar w:fldCharType="end"/>
        </w:r>
        <w:r w:rsidDel="006642DB">
          <w:delText xml:space="preserve">: </w:delText>
        </w:r>
        <w:r w:rsidRPr="00BF4866" w:rsidDel="006642DB">
          <w:rPr>
            <w:b w:val="0"/>
            <w:bCs w:val="0"/>
          </w:rPr>
          <w:delText xml:space="preserve">A comparison of model coverage between RANSAC and </w:delText>
        </w:r>
        <w:r w:rsidRPr="00BF4866" w:rsidDel="006642DB">
          <w:rPr>
            <w:b w:val="0"/>
            <w:bCs w:val="0"/>
            <w:i/>
            <w:iCs/>
          </w:rPr>
          <w:delText>k</w:delText>
        </w:r>
        <w:r w:rsidRPr="00BF4866" w:rsidDel="006642DB">
          <w:rPr>
            <w:b w:val="0"/>
            <w:bCs w:val="0"/>
          </w:rPr>
          <w:delText>NN models</w:delText>
        </w:r>
        <w:bookmarkEnd w:id="4409"/>
      </w:del>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1350"/>
        <w:gridCol w:w="2250"/>
        <w:gridCol w:w="1823"/>
      </w:tblGrid>
      <w:tr w:rsidR="00802AFE" w:rsidDel="006642DB" w14:paraId="4803860E" w14:textId="04D10EEF" w:rsidTr="00564273">
        <w:trPr>
          <w:jc w:val="center"/>
          <w:del w:id="4411" w:author="Shy Alon" w:date="2017-07-21T16:25:00Z"/>
        </w:trPr>
        <w:tc>
          <w:tcPr>
            <w:tcW w:w="2448" w:type="dxa"/>
            <w:tcBorders>
              <w:bottom w:val="single" w:sz="4" w:space="0" w:color="auto"/>
            </w:tcBorders>
          </w:tcPr>
          <w:p w14:paraId="51BF72D8" w14:textId="65C85D2A" w:rsidR="00802AFE" w:rsidDel="006642DB" w:rsidRDefault="00802AFE" w:rsidP="006642DB">
            <w:pPr>
              <w:pStyle w:val="Heading1"/>
              <w:rPr>
                <w:del w:id="4412" w:author="Shy Alon" w:date="2017-07-21T16:25:00Z"/>
                <w:rFonts w:ascii="Times New Roman" w:eastAsia="Calibri" w:hAnsi="Times New Roman" w:cs="Arial"/>
              </w:rPr>
              <w:pPrChange w:id="4413" w:author="Shy Alon" w:date="2017-07-21T16:25:00Z">
                <w:pPr/>
              </w:pPrChange>
            </w:pPr>
            <w:del w:id="4414" w:author="Shy Alon" w:date="2017-07-21T16:25:00Z">
              <w:r w:rsidDel="006642DB">
                <w:rPr>
                  <w:rFonts w:ascii="Times New Roman" w:eastAsia="Calibri" w:hAnsi="Times New Roman" w:cs="Arial"/>
                </w:rPr>
                <w:delText>Library</w:delText>
              </w:r>
            </w:del>
          </w:p>
        </w:tc>
        <w:tc>
          <w:tcPr>
            <w:tcW w:w="1350" w:type="dxa"/>
            <w:tcBorders>
              <w:bottom w:val="single" w:sz="4" w:space="0" w:color="auto"/>
            </w:tcBorders>
          </w:tcPr>
          <w:p w14:paraId="38A5AAC7" w14:textId="07F7C7A6" w:rsidR="00802AFE" w:rsidDel="006642DB" w:rsidRDefault="00802AFE" w:rsidP="006642DB">
            <w:pPr>
              <w:pStyle w:val="Heading1"/>
              <w:rPr>
                <w:del w:id="4415" w:author="Shy Alon" w:date="2017-07-21T16:25:00Z"/>
                <w:rFonts w:ascii="Times New Roman" w:eastAsia="Calibri" w:hAnsi="Times New Roman" w:cs="Arial"/>
              </w:rPr>
              <w:pPrChange w:id="4416" w:author="Shy Alon" w:date="2017-07-21T16:25:00Z">
                <w:pPr>
                  <w:jc w:val="center"/>
                </w:pPr>
              </w:pPrChange>
            </w:pPr>
            <w:del w:id="4417" w:author="Shy Alon" w:date="2017-07-21T16:25:00Z">
              <w:r w:rsidRPr="00BB3EA2" w:rsidDel="006642DB">
                <w:rPr>
                  <w:rFonts w:eastAsia="Times New Roman"/>
                  <w:color w:val="000000"/>
                </w:rPr>
                <w:delText>Activity</w:delText>
              </w:r>
            </w:del>
          </w:p>
        </w:tc>
        <w:tc>
          <w:tcPr>
            <w:tcW w:w="2250" w:type="dxa"/>
            <w:tcBorders>
              <w:bottom w:val="single" w:sz="4" w:space="0" w:color="auto"/>
            </w:tcBorders>
          </w:tcPr>
          <w:p w14:paraId="469553C2" w14:textId="47B2CE25" w:rsidR="00802AFE" w:rsidDel="006642DB" w:rsidRDefault="00802AFE" w:rsidP="006642DB">
            <w:pPr>
              <w:pStyle w:val="Heading1"/>
              <w:rPr>
                <w:del w:id="4418" w:author="Shy Alon" w:date="2017-07-21T16:25:00Z"/>
                <w:rFonts w:ascii="Times New Roman" w:eastAsia="Calibri" w:hAnsi="Times New Roman" w:cs="Arial"/>
              </w:rPr>
              <w:pPrChange w:id="4419" w:author="Shy Alon" w:date="2017-07-21T16:25:00Z">
                <w:pPr>
                  <w:jc w:val="center"/>
                </w:pPr>
              </w:pPrChange>
            </w:pPr>
            <w:del w:id="4420" w:author="Shy Alon" w:date="2017-07-21T16:25:00Z">
              <w:r w:rsidDel="006642DB">
                <w:rPr>
                  <w:rFonts w:ascii="Times New Roman" w:eastAsia="Calibri" w:hAnsi="Times New Roman" w:cs="Arial"/>
                </w:rPr>
                <w:delText>RANSAC coverage</w:delText>
              </w:r>
            </w:del>
          </w:p>
        </w:tc>
        <w:tc>
          <w:tcPr>
            <w:tcW w:w="1823" w:type="dxa"/>
            <w:tcBorders>
              <w:bottom w:val="single" w:sz="4" w:space="0" w:color="auto"/>
            </w:tcBorders>
          </w:tcPr>
          <w:p w14:paraId="69BB0D8B" w14:textId="5E83E40F" w:rsidR="00802AFE" w:rsidDel="006642DB" w:rsidRDefault="00802AFE" w:rsidP="006642DB">
            <w:pPr>
              <w:pStyle w:val="Heading1"/>
              <w:rPr>
                <w:del w:id="4421" w:author="Shy Alon" w:date="2017-07-21T16:25:00Z"/>
                <w:rFonts w:ascii="Times New Roman" w:eastAsia="Calibri" w:hAnsi="Times New Roman" w:cs="Arial"/>
              </w:rPr>
              <w:pPrChange w:id="4422" w:author="Shy Alon" w:date="2017-07-21T16:25:00Z">
                <w:pPr>
                  <w:jc w:val="center"/>
                </w:pPr>
              </w:pPrChange>
            </w:pPr>
            <w:del w:id="4423" w:author="Shy Alon" w:date="2017-07-21T16:25:00Z">
              <w:r w:rsidDel="006642DB">
                <w:rPr>
                  <w:rFonts w:ascii="Times New Roman" w:eastAsia="Calibri" w:hAnsi="Times New Roman" w:cs="Arial"/>
                  <w:i/>
                  <w:iCs/>
                </w:rPr>
                <w:delText>k</w:delText>
              </w:r>
              <w:r w:rsidDel="006642DB">
                <w:rPr>
                  <w:rFonts w:ascii="Times New Roman" w:eastAsia="Calibri" w:hAnsi="Times New Roman" w:cs="Arial"/>
                </w:rPr>
                <w:delText>NN coverage</w:delText>
              </w:r>
              <w:r w:rsidRPr="00E03D56" w:rsidDel="006642DB">
                <w:rPr>
                  <w:rFonts w:ascii="Times New Roman" w:eastAsia="Calibri" w:hAnsi="Times New Roman" w:cs="Arial"/>
                  <w:vertAlign w:val="superscript"/>
                </w:rPr>
                <w:delText>*</w:delText>
              </w:r>
            </w:del>
          </w:p>
        </w:tc>
      </w:tr>
      <w:tr w:rsidR="00802AFE" w:rsidDel="006642DB" w14:paraId="0EA0EF44" w14:textId="7606EC86" w:rsidTr="00564273">
        <w:trPr>
          <w:jc w:val="center"/>
          <w:del w:id="4424" w:author="Shy Alon" w:date="2017-07-21T16:25:00Z"/>
        </w:trPr>
        <w:tc>
          <w:tcPr>
            <w:tcW w:w="2448" w:type="dxa"/>
            <w:vMerge w:val="restart"/>
            <w:tcBorders>
              <w:top w:val="single" w:sz="4" w:space="0" w:color="auto"/>
            </w:tcBorders>
            <w:vAlign w:val="center"/>
          </w:tcPr>
          <w:p w14:paraId="4A3AAAE4" w14:textId="46191C22" w:rsidR="00802AFE" w:rsidRPr="00F423A9" w:rsidDel="006642DB" w:rsidRDefault="00802AFE" w:rsidP="006642DB">
            <w:pPr>
              <w:pStyle w:val="Heading1"/>
              <w:rPr>
                <w:del w:id="4425" w:author="Shy Alon" w:date="2017-07-21T16:25:00Z"/>
                <w:rFonts w:eastAsia="Calibri"/>
              </w:rPr>
              <w:pPrChange w:id="4426" w:author="Shy Alon" w:date="2017-07-21T16:25:00Z">
                <w:pPr>
                  <w:jc w:val="center"/>
                </w:pPr>
              </w:pPrChange>
            </w:pPr>
            <m:oMath>
              <m:r>
                <w:del w:id="4427" w:author="Shy Alon" w:date="2017-07-21T16:25:00Z">
                  <m:rPr>
                    <m:sty m:val="bi"/>
                  </m:rPr>
                  <w:rPr>
                    <w:rFonts w:ascii="Cambria Math" w:eastAsia="Calibri" w:hAnsi="Cambria Math"/>
                  </w:rPr>
                  <m:t>Ti</m:t>
                </w:del>
              </m:r>
              <m:sSub>
                <m:sSubPr>
                  <m:ctrlPr>
                    <w:del w:id="4428" w:author="Shy Alon" w:date="2017-07-21T16:25:00Z">
                      <w:rPr>
                        <w:rFonts w:ascii="Cambria Math" w:eastAsia="Calibri" w:hAnsi="Cambria Math"/>
                      </w:rPr>
                    </w:del>
                  </m:ctrlPr>
                </m:sSubPr>
                <m:e>
                  <m:r>
                    <w:del w:id="4429" w:author="Shy Alon" w:date="2017-07-21T16:25:00Z">
                      <m:rPr>
                        <m:sty m:val="bi"/>
                      </m:rPr>
                      <w:rPr>
                        <w:rFonts w:ascii="Cambria Math" w:eastAsia="Calibri" w:hAnsi="Cambria Math"/>
                      </w:rPr>
                      <m:t>O</m:t>
                    </w:del>
                  </m:r>
                </m:e>
                <m:sub>
                  <m:r>
                    <w:del w:id="4430" w:author="Shy Alon" w:date="2017-07-21T16:25:00Z">
                      <m:rPr>
                        <m:sty m:val="b"/>
                      </m:rPr>
                      <w:rPr>
                        <w:rFonts w:ascii="Cambria Math" w:eastAsia="Calibri" w:hAnsi="Cambria Math"/>
                      </w:rPr>
                      <m:t>2</m:t>
                    </w:del>
                  </m:r>
                </m:sub>
              </m:sSub>
              <m:r>
                <w:del w:id="4431" w:author="Shy Alon" w:date="2017-07-21T16:25:00Z">
                  <m:rPr>
                    <m:sty m:val="b"/>
                  </m:rPr>
                  <w:rPr>
                    <w:rFonts w:ascii="Cambria Math" w:eastAsia="Calibri" w:hAnsi="Cambria Math"/>
                  </w:rPr>
                  <m:t>|</m:t>
                </w:del>
              </m:r>
              <m:r>
                <w:del w:id="4432" w:author="Shy Alon" w:date="2017-07-21T16:25:00Z">
                  <m:rPr>
                    <m:sty m:val="bi"/>
                  </m:rPr>
                  <w:rPr>
                    <w:rFonts w:ascii="Cambria Math" w:eastAsia="Calibri" w:hAnsi="Cambria Math"/>
                  </w:rPr>
                  <m:t>C</m:t>
                </w:del>
              </m:r>
              <m:sSub>
                <m:sSubPr>
                  <m:ctrlPr>
                    <w:del w:id="4433" w:author="Shy Alon" w:date="2017-07-21T16:25:00Z">
                      <w:rPr>
                        <w:rFonts w:ascii="Cambria Math" w:eastAsia="Calibri" w:hAnsi="Cambria Math"/>
                      </w:rPr>
                    </w:del>
                  </m:ctrlPr>
                </m:sSubPr>
                <m:e>
                  <m:r>
                    <w:del w:id="4434" w:author="Shy Alon" w:date="2017-07-21T16:25:00Z">
                      <m:rPr>
                        <m:sty m:val="bi"/>
                      </m:rPr>
                      <w:rPr>
                        <w:rFonts w:ascii="Cambria Math" w:eastAsia="Calibri" w:hAnsi="Cambria Math"/>
                      </w:rPr>
                      <m:t>u</m:t>
                    </w:del>
                  </m:r>
                </m:e>
                <m:sub>
                  <m:r>
                    <w:del w:id="4435" w:author="Shy Alon" w:date="2017-07-21T16:25:00Z">
                      <m:rPr>
                        <m:sty m:val="b"/>
                      </m:rPr>
                      <w:rPr>
                        <w:rFonts w:ascii="Cambria Math" w:eastAsia="Calibri" w:hAnsi="Cambria Math"/>
                      </w:rPr>
                      <m:t>2</m:t>
                    </w:del>
                  </m:r>
                </m:sub>
              </m:sSub>
              <m:r>
                <w:del w:id="4436" w:author="Shy Alon" w:date="2017-07-21T16:25:00Z">
                  <m:rPr>
                    <m:sty m:val="bi"/>
                  </m:rPr>
                  <w:rPr>
                    <w:rFonts w:ascii="Cambria Math" w:eastAsia="Calibri" w:hAnsi="Cambria Math"/>
                  </w:rPr>
                  <m:t>O</m:t>
                </w:del>
              </m:r>
            </m:oMath>
            <w:del w:id="4437" w:author="Shy Alon" w:date="2017-07-21T16:25:00Z">
              <w:r w:rsidDel="006642DB">
                <w:rPr>
                  <w:rFonts w:eastAsia="Calibri"/>
                </w:rPr>
                <w:delText xml:space="preserve"> (Ag)</w:delText>
              </w:r>
            </w:del>
          </w:p>
        </w:tc>
        <w:tc>
          <w:tcPr>
            <w:tcW w:w="1350" w:type="dxa"/>
            <w:tcBorders>
              <w:top w:val="single" w:sz="4" w:space="0" w:color="auto"/>
            </w:tcBorders>
            <w:vAlign w:val="bottom"/>
          </w:tcPr>
          <w:p w14:paraId="47BAC492" w14:textId="595A8EE9" w:rsidR="00802AFE" w:rsidDel="006642DB" w:rsidRDefault="00802AFE" w:rsidP="006642DB">
            <w:pPr>
              <w:pStyle w:val="Heading1"/>
              <w:rPr>
                <w:del w:id="4438" w:author="Shy Alon" w:date="2017-07-21T16:25:00Z"/>
                <w:rFonts w:ascii="Times New Roman" w:eastAsia="Calibri" w:hAnsi="Times New Roman" w:cs="Arial"/>
              </w:rPr>
              <w:pPrChange w:id="4439" w:author="Shy Alon" w:date="2017-07-21T16:25:00Z">
                <w:pPr>
                  <w:jc w:val="center"/>
                </w:pPr>
              </w:pPrChange>
            </w:pPr>
            <w:del w:id="4440" w:author="Shy Alon" w:date="2017-07-21T16:25:00Z">
              <w:r w:rsidRPr="00BB3EA2" w:rsidDel="006642DB">
                <w:rPr>
                  <w:rFonts w:eastAsia="Times New Roman"/>
                  <w:i/>
                  <w:iCs/>
                  <w:color w:val="000000"/>
                </w:rPr>
                <w:delText>J</w:delText>
              </w:r>
              <w:r w:rsidRPr="00BB3EA2" w:rsidDel="006642DB">
                <w:rPr>
                  <w:rFonts w:eastAsia="Times New Roman"/>
                  <w:i/>
                  <w:iCs/>
                  <w:color w:val="000000"/>
                  <w:vertAlign w:val="subscript"/>
                </w:rPr>
                <w:delText>SC</w:delText>
              </w:r>
            </w:del>
          </w:p>
        </w:tc>
        <w:tc>
          <w:tcPr>
            <w:tcW w:w="2250" w:type="dxa"/>
            <w:tcBorders>
              <w:top w:val="single" w:sz="4" w:space="0" w:color="auto"/>
            </w:tcBorders>
          </w:tcPr>
          <w:p w14:paraId="6313E36A" w14:textId="02296859" w:rsidR="00802AFE" w:rsidDel="006642DB" w:rsidRDefault="00802AFE" w:rsidP="006642DB">
            <w:pPr>
              <w:pStyle w:val="Heading1"/>
              <w:rPr>
                <w:del w:id="4441" w:author="Shy Alon" w:date="2017-07-21T16:25:00Z"/>
                <w:rFonts w:ascii="Times New Roman" w:eastAsia="Calibri" w:hAnsi="Times New Roman" w:cs="Arial"/>
              </w:rPr>
              <w:pPrChange w:id="4442" w:author="Shy Alon" w:date="2017-07-21T16:25:00Z">
                <w:pPr>
                  <w:jc w:val="center"/>
                </w:pPr>
              </w:pPrChange>
            </w:pPr>
            <w:del w:id="4443" w:author="Shy Alon" w:date="2017-07-21T16:25:00Z">
              <w:r w:rsidDel="006642DB">
                <w:rPr>
                  <w:rFonts w:ascii="Times New Roman" w:eastAsia="Calibri" w:hAnsi="Times New Roman" w:cs="Arial"/>
                </w:rPr>
                <w:delText>88%</w:delText>
              </w:r>
            </w:del>
          </w:p>
        </w:tc>
        <w:tc>
          <w:tcPr>
            <w:tcW w:w="1823" w:type="dxa"/>
            <w:tcBorders>
              <w:top w:val="single" w:sz="4" w:space="0" w:color="auto"/>
            </w:tcBorders>
            <w:vAlign w:val="center"/>
          </w:tcPr>
          <w:p w14:paraId="0D083333" w14:textId="2F80AA02" w:rsidR="00802AFE" w:rsidDel="006642DB" w:rsidRDefault="00802AFE" w:rsidP="006642DB">
            <w:pPr>
              <w:pStyle w:val="Heading1"/>
              <w:rPr>
                <w:del w:id="4444" w:author="Shy Alon" w:date="2017-07-21T16:25:00Z"/>
                <w:rFonts w:ascii="Times New Roman" w:eastAsia="Calibri" w:hAnsi="Times New Roman" w:cs="Arial"/>
              </w:rPr>
              <w:pPrChange w:id="4445" w:author="Shy Alon" w:date="2017-07-21T16:25:00Z">
                <w:pPr>
                  <w:jc w:val="center"/>
                </w:pPr>
              </w:pPrChange>
            </w:pPr>
            <w:del w:id="4446" w:author="Shy Alon" w:date="2017-07-21T16:25:00Z">
              <w:r w:rsidRPr="00F423A9" w:rsidDel="006642DB">
                <w:rPr>
                  <w:rFonts w:ascii="Times New Roman" w:eastAsia="Calibri" w:hAnsi="Times New Roman" w:cs="Arial"/>
                </w:rPr>
                <w:delText>91%</w:delText>
              </w:r>
            </w:del>
          </w:p>
        </w:tc>
      </w:tr>
      <w:tr w:rsidR="00802AFE" w:rsidDel="006642DB" w14:paraId="3E6EBB93" w14:textId="7E9D928D" w:rsidTr="00564273">
        <w:trPr>
          <w:jc w:val="center"/>
          <w:del w:id="4447" w:author="Shy Alon" w:date="2017-07-21T16:25:00Z"/>
        </w:trPr>
        <w:tc>
          <w:tcPr>
            <w:tcW w:w="2448" w:type="dxa"/>
            <w:vMerge/>
          </w:tcPr>
          <w:p w14:paraId="4F07BEF9" w14:textId="02ACD186" w:rsidR="00802AFE" w:rsidDel="006642DB" w:rsidRDefault="00802AFE" w:rsidP="006642DB">
            <w:pPr>
              <w:pStyle w:val="Heading1"/>
              <w:rPr>
                <w:del w:id="4448" w:author="Shy Alon" w:date="2017-07-21T16:25:00Z"/>
                <w:rFonts w:ascii="Times New Roman" w:eastAsia="Calibri" w:hAnsi="Times New Roman" w:cs="Arial"/>
              </w:rPr>
              <w:pPrChange w:id="4449" w:author="Shy Alon" w:date="2017-07-21T16:25:00Z">
                <w:pPr/>
              </w:pPrChange>
            </w:pPr>
          </w:p>
        </w:tc>
        <w:tc>
          <w:tcPr>
            <w:tcW w:w="1350" w:type="dxa"/>
            <w:vAlign w:val="bottom"/>
          </w:tcPr>
          <w:p w14:paraId="773623EE" w14:textId="3C2FD5B0" w:rsidR="00802AFE" w:rsidDel="006642DB" w:rsidRDefault="00802AFE" w:rsidP="006642DB">
            <w:pPr>
              <w:pStyle w:val="Heading1"/>
              <w:rPr>
                <w:del w:id="4450" w:author="Shy Alon" w:date="2017-07-21T16:25:00Z"/>
                <w:rFonts w:ascii="Times New Roman" w:eastAsia="Calibri" w:hAnsi="Times New Roman" w:cs="Arial"/>
              </w:rPr>
              <w:pPrChange w:id="4451" w:author="Shy Alon" w:date="2017-07-21T16:25:00Z">
                <w:pPr>
                  <w:jc w:val="center"/>
                </w:pPr>
              </w:pPrChange>
            </w:pPr>
            <w:del w:id="4452" w:author="Shy Alon" w:date="2017-07-21T16:25:00Z">
              <w:r w:rsidRPr="00BB3EA2" w:rsidDel="006642DB">
                <w:rPr>
                  <w:rFonts w:eastAsia="Times New Roman"/>
                  <w:i/>
                  <w:iCs/>
                  <w:color w:val="000000"/>
                </w:rPr>
                <w:delText>V</w:delText>
              </w:r>
              <w:r w:rsidRPr="00BB3EA2" w:rsidDel="006642DB">
                <w:rPr>
                  <w:rFonts w:eastAsia="Times New Roman"/>
                  <w:i/>
                  <w:iCs/>
                  <w:color w:val="000000"/>
                  <w:vertAlign w:val="subscript"/>
                </w:rPr>
                <w:delText>OC</w:delText>
              </w:r>
            </w:del>
          </w:p>
        </w:tc>
        <w:tc>
          <w:tcPr>
            <w:tcW w:w="2250" w:type="dxa"/>
          </w:tcPr>
          <w:p w14:paraId="730D5A9E" w14:textId="12258C65" w:rsidR="00802AFE" w:rsidDel="006642DB" w:rsidRDefault="00802AFE" w:rsidP="006642DB">
            <w:pPr>
              <w:pStyle w:val="Heading1"/>
              <w:rPr>
                <w:del w:id="4453" w:author="Shy Alon" w:date="2017-07-21T16:25:00Z"/>
                <w:rFonts w:ascii="Times New Roman" w:eastAsia="Calibri" w:hAnsi="Times New Roman" w:cs="Arial"/>
              </w:rPr>
              <w:pPrChange w:id="4454" w:author="Shy Alon" w:date="2017-07-21T16:25:00Z">
                <w:pPr>
                  <w:jc w:val="center"/>
                </w:pPr>
              </w:pPrChange>
            </w:pPr>
            <w:del w:id="4455" w:author="Shy Alon" w:date="2017-07-21T16:25:00Z">
              <w:r w:rsidDel="006642DB">
                <w:rPr>
                  <w:rFonts w:ascii="Times New Roman" w:eastAsia="Calibri" w:hAnsi="Times New Roman" w:cs="Arial"/>
                </w:rPr>
                <w:delText>100%</w:delText>
              </w:r>
            </w:del>
          </w:p>
        </w:tc>
        <w:tc>
          <w:tcPr>
            <w:tcW w:w="1823" w:type="dxa"/>
            <w:vAlign w:val="center"/>
          </w:tcPr>
          <w:p w14:paraId="625A54A9" w14:textId="0149931E" w:rsidR="00802AFE" w:rsidDel="006642DB" w:rsidRDefault="00802AFE" w:rsidP="006642DB">
            <w:pPr>
              <w:pStyle w:val="Heading1"/>
              <w:rPr>
                <w:del w:id="4456" w:author="Shy Alon" w:date="2017-07-21T16:25:00Z"/>
                <w:rFonts w:ascii="Times New Roman" w:eastAsia="Calibri" w:hAnsi="Times New Roman" w:cs="Arial"/>
              </w:rPr>
              <w:pPrChange w:id="4457" w:author="Shy Alon" w:date="2017-07-21T16:25:00Z">
                <w:pPr>
                  <w:jc w:val="center"/>
                </w:pPr>
              </w:pPrChange>
            </w:pPr>
            <w:del w:id="4458" w:author="Shy Alon" w:date="2017-07-21T16:25:00Z">
              <w:r w:rsidRPr="00F423A9" w:rsidDel="006642DB">
                <w:rPr>
                  <w:rFonts w:ascii="Times New Roman" w:eastAsia="Calibri" w:hAnsi="Times New Roman" w:cs="Arial"/>
                </w:rPr>
                <w:delText>84%</w:delText>
              </w:r>
            </w:del>
          </w:p>
        </w:tc>
      </w:tr>
      <w:tr w:rsidR="00802AFE" w:rsidDel="006642DB" w14:paraId="2DEBEA62" w14:textId="1D2B4426" w:rsidTr="00564273">
        <w:trPr>
          <w:jc w:val="center"/>
          <w:del w:id="4459" w:author="Shy Alon" w:date="2017-07-21T16:25:00Z"/>
        </w:trPr>
        <w:tc>
          <w:tcPr>
            <w:tcW w:w="2448" w:type="dxa"/>
            <w:vMerge/>
            <w:tcBorders>
              <w:bottom w:val="single" w:sz="4" w:space="0" w:color="auto"/>
            </w:tcBorders>
          </w:tcPr>
          <w:p w14:paraId="391ECA9F" w14:textId="7E0C3550" w:rsidR="00802AFE" w:rsidDel="006642DB" w:rsidRDefault="00802AFE" w:rsidP="006642DB">
            <w:pPr>
              <w:pStyle w:val="Heading1"/>
              <w:rPr>
                <w:del w:id="4460" w:author="Shy Alon" w:date="2017-07-21T16:25:00Z"/>
                <w:rFonts w:ascii="Times New Roman" w:eastAsia="Calibri" w:hAnsi="Times New Roman" w:cs="Arial"/>
              </w:rPr>
              <w:pPrChange w:id="4461" w:author="Shy Alon" w:date="2017-07-21T16:25:00Z">
                <w:pPr/>
              </w:pPrChange>
            </w:pPr>
          </w:p>
        </w:tc>
        <w:tc>
          <w:tcPr>
            <w:tcW w:w="1350" w:type="dxa"/>
            <w:tcBorders>
              <w:bottom w:val="single" w:sz="4" w:space="0" w:color="auto"/>
            </w:tcBorders>
            <w:vAlign w:val="bottom"/>
          </w:tcPr>
          <w:p w14:paraId="6D5015E4" w14:textId="2ED1440E" w:rsidR="00802AFE" w:rsidDel="006642DB" w:rsidRDefault="00802AFE" w:rsidP="006642DB">
            <w:pPr>
              <w:pStyle w:val="Heading1"/>
              <w:rPr>
                <w:del w:id="4462" w:author="Shy Alon" w:date="2017-07-21T16:25:00Z"/>
                <w:rFonts w:ascii="Times New Roman" w:eastAsia="Calibri" w:hAnsi="Times New Roman" w:cs="Arial"/>
              </w:rPr>
              <w:pPrChange w:id="4463" w:author="Shy Alon" w:date="2017-07-21T16:25:00Z">
                <w:pPr>
                  <w:jc w:val="center"/>
                </w:pPr>
              </w:pPrChange>
            </w:pPr>
            <w:del w:id="4464" w:author="Shy Alon" w:date="2017-07-21T16:25:00Z">
              <w:r w:rsidRPr="00BB3EA2" w:rsidDel="006642DB">
                <w:rPr>
                  <w:rFonts w:eastAsia="Times New Roman"/>
                  <w:i/>
                  <w:iCs/>
                  <w:color w:val="000000"/>
                </w:rPr>
                <w:delText>IQE</w:delText>
              </w:r>
            </w:del>
          </w:p>
        </w:tc>
        <w:tc>
          <w:tcPr>
            <w:tcW w:w="2250" w:type="dxa"/>
            <w:tcBorders>
              <w:bottom w:val="single" w:sz="4" w:space="0" w:color="auto"/>
            </w:tcBorders>
          </w:tcPr>
          <w:p w14:paraId="3464CDC1" w14:textId="2D2C946B" w:rsidR="00802AFE" w:rsidDel="006642DB" w:rsidRDefault="00802AFE" w:rsidP="006642DB">
            <w:pPr>
              <w:pStyle w:val="Heading1"/>
              <w:rPr>
                <w:del w:id="4465" w:author="Shy Alon" w:date="2017-07-21T16:25:00Z"/>
                <w:rFonts w:ascii="Times New Roman" w:eastAsia="Calibri" w:hAnsi="Times New Roman" w:cs="Arial"/>
              </w:rPr>
              <w:pPrChange w:id="4466" w:author="Shy Alon" w:date="2017-07-21T16:25:00Z">
                <w:pPr>
                  <w:jc w:val="center"/>
                </w:pPr>
              </w:pPrChange>
            </w:pPr>
            <w:del w:id="4467" w:author="Shy Alon" w:date="2017-07-21T16:25:00Z">
              <w:r w:rsidDel="006642DB">
                <w:rPr>
                  <w:rFonts w:ascii="Times New Roman" w:eastAsia="Calibri" w:hAnsi="Times New Roman" w:cs="Arial"/>
                </w:rPr>
                <w:delText>88%</w:delText>
              </w:r>
            </w:del>
          </w:p>
        </w:tc>
        <w:tc>
          <w:tcPr>
            <w:tcW w:w="1823" w:type="dxa"/>
            <w:tcBorders>
              <w:bottom w:val="single" w:sz="4" w:space="0" w:color="auto"/>
            </w:tcBorders>
            <w:vAlign w:val="center"/>
          </w:tcPr>
          <w:p w14:paraId="1A363DC2" w14:textId="0B036AF7" w:rsidR="00802AFE" w:rsidDel="006642DB" w:rsidRDefault="00802AFE" w:rsidP="006642DB">
            <w:pPr>
              <w:pStyle w:val="Heading1"/>
              <w:rPr>
                <w:del w:id="4468" w:author="Shy Alon" w:date="2017-07-21T16:25:00Z"/>
                <w:rFonts w:ascii="Times New Roman" w:eastAsia="Calibri" w:hAnsi="Times New Roman" w:cs="Arial"/>
              </w:rPr>
              <w:pPrChange w:id="4469" w:author="Shy Alon" w:date="2017-07-21T16:25:00Z">
                <w:pPr>
                  <w:jc w:val="center"/>
                </w:pPr>
              </w:pPrChange>
            </w:pPr>
            <w:del w:id="4470" w:author="Shy Alon" w:date="2017-07-21T16:25:00Z">
              <w:r w:rsidRPr="00F423A9" w:rsidDel="006642DB">
                <w:rPr>
                  <w:rFonts w:ascii="Times New Roman" w:eastAsia="Calibri" w:hAnsi="Times New Roman" w:cs="Arial"/>
                </w:rPr>
                <w:delText>91%</w:delText>
              </w:r>
            </w:del>
          </w:p>
        </w:tc>
      </w:tr>
      <w:tr w:rsidR="00802AFE" w:rsidDel="006642DB" w14:paraId="41BD6B9A" w14:textId="4C48C3E5" w:rsidTr="00564273">
        <w:trPr>
          <w:jc w:val="center"/>
          <w:del w:id="4471" w:author="Shy Alon" w:date="2017-07-21T16:25:00Z"/>
        </w:trPr>
        <w:tc>
          <w:tcPr>
            <w:tcW w:w="2448" w:type="dxa"/>
            <w:vMerge w:val="restart"/>
            <w:tcBorders>
              <w:top w:val="single" w:sz="4" w:space="0" w:color="auto"/>
            </w:tcBorders>
            <w:vAlign w:val="center"/>
          </w:tcPr>
          <w:p w14:paraId="4E8B8033" w14:textId="2D553274" w:rsidR="00802AFE" w:rsidRPr="00F423A9" w:rsidDel="006642DB" w:rsidRDefault="00802AFE" w:rsidP="006642DB">
            <w:pPr>
              <w:pStyle w:val="Heading1"/>
              <w:rPr>
                <w:del w:id="4472" w:author="Shy Alon" w:date="2017-07-21T16:25:00Z"/>
                <w:rFonts w:eastAsia="Calibri"/>
              </w:rPr>
              <w:pPrChange w:id="4473" w:author="Shy Alon" w:date="2017-07-21T16:25:00Z">
                <w:pPr>
                  <w:jc w:val="center"/>
                </w:pPr>
              </w:pPrChange>
            </w:pPr>
            <m:oMath>
              <m:r>
                <w:del w:id="4474" w:author="Shy Alon" w:date="2017-07-21T16:25:00Z">
                  <m:rPr>
                    <m:sty m:val="bi"/>
                  </m:rPr>
                  <w:rPr>
                    <w:rFonts w:ascii="Cambria Math" w:eastAsia="Calibri" w:hAnsi="Cambria Math"/>
                  </w:rPr>
                  <m:t>Ti</m:t>
                </w:del>
              </m:r>
              <m:sSub>
                <m:sSubPr>
                  <m:ctrlPr>
                    <w:del w:id="4475" w:author="Shy Alon" w:date="2017-07-21T16:25:00Z">
                      <w:rPr>
                        <w:rFonts w:ascii="Cambria Math" w:eastAsia="Calibri" w:hAnsi="Cambria Math"/>
                      </w:rPr>
                    </w:del>
                  </m:ctrlPr>
                </m:sSubPr>
                <m:e>
                  <m:r>
                    <w:del w:id="4476" w:author="Shy Alon" w:date="2017-07-21T16:25:00Z">
                      <m:rPr>
                        <m:sty m:val="bi"/>
                      </m:rPr>
                      <w:rPr>
                        <w:rFonts w:ascii="Cambria Math" w:eastAsia="Calibri" w:hAnsi="Cambria Math"/>
                      </w:rPr>
                      <m:t>O</m:t>
                    </w:del>
                  </m:r>
                </m:e>
                <m:sub>
                  <m:r>
                    <w:del w:id="4477" w:author="Shy Alon" w:date="2017-07-21T16:25:00Z">
                      <m:rPr>
                        <m:sty m:val="b"/>
                      </m:rPr>
                      <w:rPr>
                        <w:rFonts w:ascii="Cambria Math" w:eastAsia="Calibri" w:hAnsi="Cambria Math"/>
                      </w:rPr>
                      <m:t>2</m:t>
                    </w:del>
                  </m:r>
                </m:sub>
              </m:sSub>
              <m:r>
                <w:del w:id="4478" w:author="Shy Alon" w:date="2017-07-21T16:25:00Z">
                  <m:rPr>
                    <m:sty m:val="b"/>
                  </m:rPr>
                  <w:rPr>
                    <w:rFonts w:ascii="Cambria Math" w:eastAsia="Calibri" w:hAnsi="Cambria Math"/>
                  </w:rPr>
                  <m:t>|</m:t>
                </w:del>
              </m:r>
              <m:r>
                <w:del w:id="4479" w:author="Shy Alon" w:date="2017-07-21T16:25:00Z">
                  <m:rPr>
                    <m:sty m:val="bi"/>
                  </m:rPr>
                  <w:rPr>
                    <w:rFonts w:ascii="Cambria Math" w:eastAsia="Calibri" w:hAnsi="Cambria Math"/>
                  </w:rPr>
                  <m:t>C</m:t>
                </w:del>
              </m:r>
              <m:sSub>
                <m:sSubPr>
                  <m:ctrlPr>
                    <w:del w:id="4480" w:author="Shy Alon" w:date="2017-07-21T16:25:00Z">
                      <w:rPr>
                        <w:rFonts w:ascii="Cambria Math" w:eastAsia="Calibri" w:hAnsi="Cambria Math"/>
                      </w:rPr>
                    </w:del>
                  </m:ctrlPr>
                </m:sSubPr>
                <m:e>
                  <m:r>
                    <w:del w:id="4481" w:author="Shy Alon" w:date="2017-07-21T16:25:00Z">
                      <m:rPr>
                        <m:sty m:val="bi"/>
                      </m:rPr>
                      <w:rPr>
                        <w:rFonts w:ascii="Cambria Math" w:eastAsia="Calibri" w:hAnsi="Cambria Math"/>
                      </w:rPr>
                      <m:t>u</m:t>
                    </w:del>
                  </m:r>
                </m:e>
                <m:sub>
                  <m:r>
                    <w:del w:id="4482" w:author="Shy Alon" w:date="2017-07-21T16:25:00Z">
                      <m:rPr>
                        <m:sty m:val="b"/>
                      </m:rPr>
                      <w:rPr>
                        <w:rFonts w:ascii="Cambria Math" w:eastAsia="Calibri" w:hAnsi="Cambria Math"/>
                      </w:rPr>
                      <m:t>2</m:t>
                    </w:del>
                  </m:r>
                </m:sub>
              </m:sSub>
              <m:r>
                <w:del w:id="4483" w:author="Shy Alon" w:date="2017-07-21T16:25:00Z">
                  <m:rPr>
                    <m:sty m:val="bi"/>
                  </m:rPr>
                  <w:rPr>
                    <w:rFonts w:ascii="Cambria Math" w:eastAsia="Calibri" w:hAnsi="Cambria Math"/>
                  </w:rPr>
                  <m:t>O</m:t>
                </w:del>
              </m:r>
            </m:oMath>
            <w:del w:id="4484" w:author="Shy Alon" w:date="2017-07-21T16:25:00Z">
              <w:r w:rsidDel="006642DB">
                <w:rPr>
                  <w:rFonts w:eastAsia="Calibri"/>
                </w:rPr>
                <w:delText xml:space="preserve"> (Ag|Cu)</w:delText>
              </w:r>
            </w:del>
          </w:p>
        </w:tc>
        <w:tc>
          <w:tcPr>
            <w:tcW w:w="1350" w:type="dxa"/>
            <w:tcBorders>
              <w:top w:val="single" w:sz="4" w:space="0" w:color="auto"/>
            </w:tcBorders>
            <w:vAlign w:val="bottom"/>
          </w:tcPr>
          <w:p w14:paraId="58C2131F" w14:textId="17086BB1" w:rsidR="00802AFE" w:rsidDel="006642DB" w:rsidRDefault="00802AFE" w:rsidP="006642DB">
            <w:pPr>
              <w:pStyle w:val="Heading1"/>
              <w:rPr>
                <w:del w:id="4485" w:author="Shy Alon" w:date="2017-07-21T16:25:00Z"/>
                <w:rFonts w:ascii="Times New Roman" w:eastAsia="Calibri" w:hAnsi="Times New Roman" w:cs="Arial"/>
              </w:rPr>
              <w:pPrChange w:id="4486" w:author="Shy Alon" w:date="2017-07-21T16:25:00Z">
                <w:pPr>
                  <w:jc w:val="center"/>
                </w:pPr>
              </w:pPrChange>
            </w:pPr>
            <w:del w:id="4487" w:author="Shy Alon" w:date="2017-07-21T16:25:00Z">
              <w:r w:rsidRPr="00BB3EA2" w:rsidDel="006642DB">
                <w:rPr>
                  <w:rFonts w:eastAsia="Times New Roman"/>
                  <w:i/>
                  <w:iCs/>
                  <w:color w:val="000000"/>
                </w:rPr>
                <w:delText>J</w:delText>
              </w:r>
              <w:r w:rsidRPr="00BB3EA2" w:rsidDel="006642DB">
                <w:rPr>
                  <w:rFonts w:eastAsia="Times New Roman"/>
                  <w:i/>
                  <w:iCs/>
                  <w:color w:val="000000"/>
                  <w:vertAlign w:val="subscript"/>
                </w:rPr>
                <w:delText>SC</w:delText>
              </w:r>
            </w:del>
          </w:p>
        </w:tc>
        <w:tc>
          <w:tcPr>
            <w:tcW w:w="2250" w:type="dxa"/>
            <w:tcBorders>
              <w:top w:val="single" w:sz="4" w:space="0" w:color="auto"/>
            </w:tcBorders>
          </w:tcPr>
          <w:p w14:paraId="28646A00" w14:textId="39181A5A" w:rsidR="00802AFE" w:rsidDel="006642DB" w:rsidRDefault="00802AFE" w:rsidP="006642DB">
            <w:pPr>
              <w:pStyle w:val="Heading1"/>
              <w:rPr>
                <w:del w:id="4488" w:author="Shy Alon" w:date="2017-07-21T16:25:00Z"/>
                <w:rFonts w:ascii="Times New Roman" w:eastAsia="Calibri" w:hAnsi="Times New Roman" w:cs="Arial"/>
              </w:rPr>
              <w:pPrChange w:id="4489" w:author="Shy Alon" w:date="2017-07-21T16:25:00Z">
                <w:pPr>
                  <w:jc w:val="center"/>
                </w:pPr>
              </w:pPrChange>
            </w:pPr>
            <w:del w:id="4490" w:author="Shy Alon" w:date="2017-07-21T16:25:00Z">
              <w:r w:rsidDel="006642DB">
                <w:rPr>
                  <w:rFonts w:ascii="Times New Roman" w:eastAsia="Calibri" w:hAnsi="Times New Roman" w:cs="Arial"/>
                </w:rPr>
                <w:delText>94%</w:delText>
              </w:r>
            </w:del>
          </w:p>
        </w:tc>
        <w:tc>
          <w:tcPr>
            <w:tcW w:w="1823" w:type="dxa"/>
            <w:tcBorders>
              <w:top w:val="single" w:sz="4" w:space="0" w:color="auto"/>
            </w:tcBorders>
            <w:vAlign w:val="center"/>
          </w:tcPr>
          <w:p w14:paraId="2F433E65" w14:textId="5F4A9BD3" w:rsidR="00802AFE" w:rsidDel="006642DB" w:rsidRDefault="00802AFE" w:rsidP="006642DB">
            <w:pPr>
              <w:pStyle w:val="Heading1"/>
              <w:rPr>
                <w:del w:id="4491" w:author="Shy Alon" w:date="2017-07-21T16:25:00Z"/>
                <w:rFonts w:ascii="Times New Roman" w:eastAsia="Calibri" w:hAnsi="Times New Roman" w:cs="Arial"/>
              </w:rPr>
              <w:pPrChange w:id="4492" w:author="Shy Alon" w:date="2017-07-21T16:25:00Z">
                <w:pPr>
                  <w:jc w:val="center"/>
                </w:pPr>
              </w:pPrChange>
            </w:pPr>
            <w:del w:id="4493" w:author="Shy Alon" w:date="2017-07-21T16:25:00Z">
              <w:r w:rsidRPr="00F423A9" w:rsidDel="006642DB">
                <w:rPr>
                  <w:rFonts w:ascii="Times New Roman" w:eastAsia="Calibri" w:hAnsi="Times New Roman" w:cs="Arial"/>
                </w:rPr>
                <w:delText>79%</w:delText>
              </w:r>
            </w:del>
          </w:p>
        </w:tc>
      </w:tr>
      <w:tr w:rsidR="00802AFE" w:rsidDel="006642DB" w14:paraId="1BDDB38B" w14:textId="38152806" w:rsidTr="00564273">
        <w:trPr>
          <w:jc w:val="center"/>
          <w:del w:id="4494" w:author="Shy Alon" w:date="2017-07-21T16:25:00Z"/>
        </w:trPr>
        <w:tc>
          <w:tcPr>
            <w:tcW w:w="2448" w:type="dxa"/>
            <w:vMerge/>
          </w:tcPr>
          <w:p w14:paraId="1AD5D4A8" w14:textId="1E9004A8" w:rsidR="00802AFE" w:rsidDel="006642DB" w:rsidRDefault="00802AFE" w:rsidP="006642DB">
            <w:pPr>
              <w:pStyle w:val="Heading1"/>
              <w:rPr>
                <w:del w:id="4495" w:author="Shy Alon" w:date="2017-07-21T16:25:00Z"/>
                <w:rFonts w:ascii="Times New Roman" w:eastAsia="Calibri" w:hAnsi="Times New Roman" w:cs="Arial"/>
              </w:rPr>
              <w:pPrChange w:id="4496" w:author="Shy Alon" w:date="2017-07-21T16:25:00Z">
                <w:pPr/>
              </w:pPrChange>
            </w:pPr>
          </w:p>
        </w:tc>
        <w:tc>
          <w:tcPr>
            <w:tcW w:w="1350" w:type="dxa"/>
            <w:vAlign w:val="bottom"/>
          </w:tcPr>
          <w:p w14:paraId="184BDF1D" w14:textId="709A7CDA" w:rsidR="00802AFE" w:rsidDel="006642DB" w:rsidRDefault="00802AFE" w:rsidP="006642DB">
            <w:pPr>
              <w:pStyle w:val="Heading1"/>
              <w:rPr>
                <w:del w:id="4497" w:author="Shy Alon" w:date="2017-07-21T16:25:00Z"/>
                <w:rFonts w:ascii="Times New Roman" w:eastAsia="Calibri" w:hAnsi="Times New Roman" w:cs="Arial"/>
              </w:rPr>
              <w:pPrChange w:id="4498" w:author="Shy Alon" w:date="2017-07-21T16:25:00Z">
                <w:pPr>
                  <w:jc w:val="center"/>
                </w:pPr>
              </w:pPrChange>
            </w:pPr>
            <w:del w:id="4499" w:author="Shy Alon" w:date="2017-07-21T16:25:00Z">
              <w:r w:rsidRPr="00BB3EA2" w:rsidDel="006642DB">
                <w:rPr>
                  <w:rFonts w:eastAsia="Times New Roman"/>
                  <w:i/>
                  <w:iCs/>
                  <w:color w:val="000000"/>
                </w:rPr>
                <w:delText>V</w:delText>
              </w:r>
              <w:r w:rsidRPr="00BB3EA2" w:rsidDel="006642DB">
                <w:rPr>
                  <w:rFonts w:eastAsia="Times New Roman"/>
                  <w:i/>
                  <w:iCs/>
                  <w:color w:val="000000"/>
                  <w:vertAlign w:val="subscript"/>
                </w:rPr>
                <w:delText>OC</w:delText>
              </w:r>
            </w:del>
          </w:p>
        </w:tc>
        <w:tc>
          <w:tcPr>
            <w:tcW w:w="2250" w:type="dxa"/>
          </w:tcPr>
          <w:p w14:paraId="31BB2A36" w14:textId="71B4A124" w:rsidR="00802AFE" w:rsidDel="006642DB" w:rsidRDefault="00802AFE" w:rsidP="006642DB">
            <w:pPr>
              <w:pStyle w:val="Heading1"/>
              <w:rPr>
                <w:del w:id="4500" w:author="Shy Alon" w:date="2017-07-21T16:25:00Z"/>
                <w:rFonts w:ascii="Times New Roman" w:eastAsia="Calibri" w:hAnsi="Times New Roman" w:cs="Arial"/>
              </w:rPr>
              <w:pPrChange w:id="4501" w:author="Shy Alon" w:date="2017-07-21T16:25:00Z">
                <w:pPr>
                  <w:jc w:val="center"/>
                </w:pPr>
              </w:pPrChange>
            </w:pPr>
            <w:del w:id="4502" w:author="Shy Alon" w:date="2017-07-21T16:25:00Z">
              <w:r w:rsidDel="006642DB">
                <w:rPr>
                  <w:rFonts w:ascii="Times New Roman" w:eastAsia="Calibri" w:hAnsi="Times New Roman" w:cs="Arial"/>
                </w:rPr>
                <w:delText>94%</w:delText>
              </w:r>
            </w:del>
          </w:p>
        </w:tc>
        <w:tc>
          <w:tcPr>
            <w:tcW w:w="1823" w:type="dxa"/>
            <w:vAlign w:val="center"/>
          </w:tcPr>
          <w:p w14:paraId="744F28D0" w14:textId="6B8DC03F" w:rsidR="00802AFE" w:rsidDel="006642DB" w:rsidRDefault="00802AFE" w:rsidP="006642DB">
            <w:pPr>
              <w:pStyle w:val="Heading1"/>
              <w:rPr>
                <w:del w:id="4503" w:author="Shy Alon" w:date="2017-07-21T16:25:00Z"/>
                <w:rFonts w:ascii="Times New Roman" w:eastAsia="Calibri" w:hAnsi="Times New Roman" w:cs="Arial"/>
              </w:rPr>
              <w:pPrChange w:id="4504" w:author="Shy Alon" w:date="2017-07-21T16:25:00Z">
                <w:pPr>
                  <w:jc w:val="center"/>
                </w:pPr>
              </w:pPrChange>
            </w:pPr>
            <w:del w:id="4505" w:author="Shy Alon" w:date="2017-07-21T16:25:00Z">
              <w:r w:rsidRPr="00F423A9" w:rsidDel="006642DB">
                <w:rPr>
                  <w:rFonts w:ascii="Times New Roman" w:eastAsia="Calibri" w:hAnsi="Times New Roman" w:cs="Arial"/>
                </w:rPr>
                <w:delText>82%</w:delText>
              </w:r>
            </w:del>
          </w:p>
        </w:tc>
      </w:tr>
      <w:tr w:rsidR="00802AFE" w:rsidDel="006642DB" w14:paraId="13A488BE" w14:textId="3760621C" w:rsidTr="00564273">
        <w:trPr>
          <w:jc w:val="center"/>
          <w:del w:id="4506" w:author="Shy Alon" w:date="2017-07-21T16:25:00Z"/>
        </w:trPr>
        <w:tc>
          <w:tcPr>
            <w:tcW w:w="2448" w:type="dxa"/>
            <w:vMerge/>
            <w:tcBorders>
              <w:bottom w:val="single" w:sz="4" w:space="0" w:color="auto"/>
            </w:tcBorders>
          </w:tcPr>
          <w:p w14:paraId="233D9844" w14:textId="1EAD40D4" w:rsidR="00802AFE" w:rsidDel="006642DB" w:rsidRDefault="00802AFE" w:rsidP="006642DB">
            <w:pPr>
              <w:pStyle w:val="Heading1"/>
              <w:rPr>
                <w:del w:id="4507" w:author="Shy Alon" w:date="2017-07-21T16:25:00Z"/>
                <w:rFonts w:ascii="Times New Roman" w:eastAsia="Calibri" w:hAnsi="Times New Roman" w:cs="Arial"/>
              </w:rPr>
              <w:pPrChange w:id="4508" w:author="Shy Alon" w:date="2017-07-21T16:25:00Z">
                <w:pPr/>
              </w:pPrChange>
            </w:pPr>
          </w:p>
        </w:tc>
        <w:tc>
          <w:tcPr>
            <w:tcW w:w="1350" w:type="dxa"/>
            <w:tcBorders>
              <w:bottom w:val="single" w:sz="4" w:space="0" w:color="auto"/>
            </w:tcBorders>
            <w:vAlign w:val="bottom"/>
          </w:tcPr>
          <w:p w14:paraId="0D072819" w14:textId="5461144C" w:rsidR="00802AFE" w:rsidDel="006642DB" w:rsidRDefault="00802AFE" w:rsidP="006642DB">
            <w:pPr>
              <w:pStyle w:val="Heading1"/>
              <w:rPr>
                <w:del w:id="4509" w:author="Shy Alon" w:date="2017-07-21T16:25:00Z"/>
                <w:rFonts w:ascii="Times New Roman" w:eastAsia="Calibri" w:hAnsi="Times New Roman" w:cs="Arial"/>
              </w:rPr>
              <w:pPrChange w:id="4510" w:author="Shy Alon" w:date="2017-07-21T16:25:00Z">
                <w:pPr>
                  <w:jc w:val="center"/>
                </w:pPr>
              </w:pPrChange>
            </w:pPr>
            <w:del w:id="4511" w:author="Shy Alon" w:date="2017-07-21T16:25:00Z">
              <w:r w:rsidRPr="00BB3EA2" w:rsidDel="006642DB">
                <w:rPr>
                  <w:rFonts w:eastAsia="Times New Roman"/>
                  <w:i/>
                  <w:iCs/>
                  <w:color w:val="000000"/>
                </w:rPr>
                <w:delText>IQE</w:delText>
              </w:r>
            </w:del>
          </w:p>
        </w:tc>
        <w:tc>
          <w:tcPr>
            <w:tcW w:w="2250" w:type="dxa"/>
            <w:tcBorders>
              <w:bottom w:val="single" w:sz="4" w:space="0" w:color="auto"/>
            </w:tcBorders>
          </w:tcPr>
          <w:p w14:paraId="6699EDD1" w14:textId="2B54784F" w:rsidR="00802AFE" w:rsidDel="006642DB" w:rsidRDefault="00802AFE" w:rsidP="006642DB">
            <w:pPr>
              <w:pStyle w:val="Heading1"/>
              <w:rPr>
                <w:del w:id="4512" w:author="Shy Alon" w:date="2017-07-21T16:25:00Z"/>
                <w:rFonts w:ascii="Times New Roman" w:eastAsia="Calibri" w:hAnsi="Times New Roman" w:cs="Arial"/>
              </w:rPr>
              <w:pPrChange w:id="4513" w:author="Shy Alon" w:date="2017-07-21T16:25:00Z">
                <w:pPr>
                  <w:jc w:val="center"/>
                </w:pPr>
              </w:pPrChange>
            </w:pPr>
            <w:del w:id="4514" w:author="Shy Alon" w:date="2017-07-21T16:25:00Z">
              <w:r w:rsidDel="006642DB">
                <w:rPr>
                  <w:rFonts w:ascii="Times New Roman" w:eastAsia="Calibri" w:hAnsi="Times New Roman" w:cs="Arial"/>
                </w:rPr>
                <w:delText>97%</w:delText>
              </w:r>
            </w:del>
          </w:p>
        </w:tc>
        <w:tc>
          <w:tcPr>
            <w:tcW w:w="1823" w:type="dxa"/>
            <w:tcBorders>
              <w:bottom w:val="single" w:sz="4" w:space="0" w:color="auto"/>
            </w:tcBorders>
            <w:vAlign w:val="center"/>
          </w:tcPr>
          <w:p w14:paraId="3A45679B" w14:textId="04FEA083" w:rsidR="00802AFE" w:rsidDel="006642DB" w:rsidRDefault="00802AFE" w:rsidP="006642DB">
            <w:pPr>
              <w:pStyle w:val="Heading1"/>
              <w:rPr>
                <w:del w:id="4515" w:author="Shy Alon" w:date="2017-07-21T16:25:00Z"/>
                <w:rFonts w:ascii="Times New Roman" w:eastAsia="Calibri" w:hAnsi="Times New Roman" w:cs="Arial"/>
              </w:rPr>
              <w:pPrChange w:id="4516" w:author="Shy Alon" w:date="2017-07-21T16:25:00Z">
                <w:pPr>
                  <w:jc w:val="center"/>
                </w:pPr>
              </w:pPrChange>
            </w:pPr>
            <w:del w:id="4517" w:author="Shy Alon" w:date="2017-07-21T16:25:00Z">
              <w:r w:rsidRPr="00F423A9" w:rsidDel="006642DB">
                <w:rPr>
                  <w:rFonts w:ascii="Times New Roman" w:eastAsia="Calibri" w:hAnsi="Times New Roman" w:cs="Arial"/>
                </w:rPr>
                <w:delText>73%</w:delText>
              </w:r>
            </w:del>
          </w:p>
        </w:tc>
      </w:tr>
    </w:tbl>
    <w:p w14:paraId="2A1E95ED" w14:textId="25CA5A81" w:rsidR="00802AFE" w:rsidRPr="00E03D56" w:rsidDel="006642DB" w:rsidRDefault="00802AFE" w:rsidP="006642DB">
      <w:pPr>
        <w:pStyle w:val="Heading1"/>
        <w:rPr>
          <w:del w:id="4518" w:author="Shy Alon" w:date="2017-07-21T16:25:00Z"/>
          <w:rFonts w:ascii="Times New Roman" w:eastAsia="Calibri" w:hAnsi="Times New Roman" w:cs="Arial"/>
        </w:rPr>
        <w:pPrChange w:id="4519" w:author="Shy Alon" w:date="2017-07-21T16:25:00Z">
          <w:pPr>
            <w:ind w:left="360"/>
          </w:pPr>
        </w:pPrChange>
      </w:pPr>
      <w:del w:id="4520" w:author="Shy Alon" w:date="2017-07-21T16:25:00Z">
        <w:r w:rsidRPr="00E03D56" w:rsidDel="006642DB">
          <w:rPr>
            <w:rFonts w:ascii="Times New Roman" w:eastAsia="Calibri" w:hAnsi="Times New Roman" w:cs="Arial"/>
            <w:vertAlign w:val="superscript"/>
          </w:rPr>
          <w:delText>*</w:delText>
        </w:r>
        <w:r w:rsidDel="006642DB">
          <w:rPr>
            <w:rFonts w:ascii="Times New Roman" w:eastAsia="Calibri" w:hAnsi="Times New Roman" w:cs="Arial"/>
          </w:rPr>
          <w:delText xml:space="preserve">The data for </w:delText>
        </w:r>
        <w:r w:rsidRPr="00E03D56" w:rsidDel="006642DB">
          <w:rPr>
            <w:rFonts w:ascii="Times New Roman" w:eastAsia="Calibri" w:hAnsi="Times New Roman" w:cs="Arial"/>
            <w:i/>
            <w:iCs/>
          </w:rPr>
          <w:delText>k</w:delText>
        </w:r>
        <w:r w:rsidDel="006642DB">
          <w:rPr>
            <w:rFonts w:ascii="Times New Roman" w:eastAsia="Calibri" w:hAnsi="Times New Roman" w:cs="Arial"/>
          </w:rPr>
          <w:delText>NN were taken from Table 5 in reference</w:delText>
        </w:r>
        <w:r w:rsidR="00010C54" w:rsidDel="006642DB">
          <w:rPr>
            <w:rFonts w:ascii="Times New Roman" w:eastAsia="Calibri" w:hAnsi="Times New Roman" w:cs="Arial"/>
          </w:rPr>
          <w:fldChar w:fldCharType="begin"/>
        </w:r>
        <w:r w:rsidR="001C0A8A" w:rsidDel="006642DB">
          <w:rPr>
            <w:rFonts w:ascii="Times New Roman" w:eastAsia="Calibri" w:hAnsi="Times New Roman" w:cs="Arial"/>
          </w:rPr>
          <w:delInstrText xml:space="preserve"> ADDIN EN.CITE &lt;EndNote&gt;&lt;Cite&gt;&lt;Author&gt;Yosipof&lt;/Author&gt;&lt;Year&gt;2015&lt;/Year&gt;&lt;RecNum&gt;3&lt;/RecNum&gt;&lt;DisplayText&gt;&lt;style face="italic superscript"&gt;(23)&lt;/style&gt;&lt;/DisplayText&gt;&lt;record&gt;&lt;rec-number&gt;3&lt;/rec-number&gt;&lt;foreign-keys&gt;&lt;key app="EN" db-id="a550e29ro9vf20etr5rxfpaaawfvzfxwdz9p"&gt;3&lt;/key&gt;&lt;/foreign-keys&gt;&lt;ref-type name="Journal Article"&gt;17&lt;/ref-type&gt;&lt;contributors&gt;&lt;authors&gt;&lt;author&gt;Yosipof, Abraham&lt;/author&gt;&lt;author&gt;Nahum, Oren E.&lt;/author&gt;&lt;author&gt;Anderson, Assaf Y.&lt;/author&gt;&lt;author&gt;Barad, Hannah-Noa&lt;/author&gt;&lt;author&gt;Zaban, Arie&lt;/author&gt;&lt;author&gt;Senderowitz, Hanoch&lt;/author&gt;&lt;/authors&gt;&lt;/contributors&gt;&lt;titles&gt;&lt;title&gt;Data Mining and Machine Learning Tools for Combinatorial Material Science of All-Oxide Photovoltaic Cells&lt;/title&gt;&lt;secondary-title&gt;Molecular Informatics&lt;/secondary-title&gt;&lt;/titles&gt;&lt;periodical&gt;&lt;full-title&gt;Molecular Informatics&lt;/full-title&gt;&lt;/periodical&gt;&lt;pages&gt;367-379&lt;/pages&gt;&lt;volume&gt;34&lt;/volume&gt;&lt;number&gt;6-7&lt;/number&gt;&lt;keywords&gt;&lt;keyword&gt;Data mining&lt;/keyword&gt;&lt;keyword&gt;Machine learning&lt;/keyword&gt;&lt;keyword&gt;QSAR&lt;/keyword&gt;&lt;keyword&gt;Combinatorial material science&lt;/keyword&gt;&lt;keyword&gt;All oxide photovoltaic cells&lt;/keyword&gt;&lt;/keywords&gt;&lt;dates&gt;&lt;year&gt;2015&lt;/year&gt;&lt;/dates&gt;&lt;publisher&gt;WILEY-VCH Verlag&lt;/publisher&gt;&lt;isbn&gt;1868-1751&lt;/isbn&gt;&lt;urls&gt;&lt;related-urls&gt;&lt;url&gt;http://dx.doi.org/10.1002/minf.201400174&lt;/url&gt;&lt;/related-urls&gt;&lt;/urls&gt;&lt;electronic-resource-num&gt;10.1002/minf.201400174&lt;/electronic-resource-num&gt;&lt;/record&gt;&lt;/Cite&gt;&lt;/EndNote&gt;</w:delInstrText>
        </w:r>
        <w:r w:rsidR="00010C54" w:rsidDel="006642DB">
          <w:rPr>
            <w:rFonts w:ascii="Times New Roman" w:eastAsia="Calibri" w:hAnsi="Times New Roman" w:cs="Arial"/>
          </w:rPr>
          <w:fldChar w:fldCharType="separate"/>
        </w:r>
        <w:r w:rsidR="001C0A8A" w:rsidRPr="001C0A8A" w:rsidDel="006642DB">
          <w:rPr>
            <w:rFonts w:ascii="Times New Roman" w:eastAsia="Calibri" w:hAnsi="Times New Roman" w:cs="Arial"/>
            <w:i/>
            <w:noProof/>
            <w:vertAlign w:val="superscript"/>
          </w:rPr>
          <w:delText>(</w:delText>
        </w:r>
        <w:r w:rsidR="00937424" w:rsidDel="006642DB">
          <w:fldChar w:fldCharType="begin"/>
        </w:r>
        <w:r w:rsidR="00937424" w:rsidDel="006642DB">
          <w:delInstrText xml:space="preserve"> HYPERLINK \l "_ENREF_23" \o "Yosipof, 2015 #3" </w:delInstrText>
        </w:r>
        <w:r w:rsidR="00937424" w:rsidDel="006642DB">
          <w:fldChar w:fldCharType="separate"/>
        </w:r>
        <w:r w:rsidR="001C0A8A" w:rsidRPr="001C0A8A" w:rsidDel="006642DB">
          <w:rPr>
            <w:rFonts w:ascii="Times New Roman" w:eastAsia="Calibri" w:hAnsi="Times New Roman" w:cs="Arial"/>
            <w:i/>
            <w:noProof/>
            <w:vertAlign w:val="superscript"/>
          </w:rPr>
          <w:delText>23</w:delText>
        </w:r>
        <w:r w:rsidR="00937424" w:rsidDel="006642DB">
          <w:rPr>
            <w:rFonts w:ascii="Times New Roman" w:eastAsia="Calibri" w:hAnsi="Times New Roman" w:cs="Arial"/>
            <w:i/>
            <w:noProof/>
            <w:vertAlign w:val="superscript"/>
          </w:rPr>
          <w:fldChar w:fldCharType="end"/>
        </w:r>
        <w:r w:rsidR="001C0A8A" w:rsidRPr="001C0A8A" w:rsidDel="006642DB">
          <w:rPr>
            <w:rFonts w:ascii="Times New Roman" w:eastAsia="Calibri" w:hAnsi="Times New Roman" w:cs="Arial"/>
            <w:i/>
            <w:noProof/>
            <w:vertAlign w:val="superscript"/>
          </w:rPr>
          <w:delText>)</w:delText>
        </w:r>
        <w:r w:rsidR="00010C54" w:rsidDel="006642DB">
          <w:rPr>
            <w:rFonts w:ascii="Times New Roman" w:eastAsia="Calibri" w:hAnsi="Times New Roman" w:cs="Arial"/>
          </w:rPr>
          <w:fldChar w:fldCharType="end"/>
        </w:r>
        <w:r w:rsidDel="006642DB">
          <w:rPr>
            <w:rFonts w:ascii="Times New Roman" w:eastAsia="Calibri" w:hAnsi="Times New Roman" w:cs="Arial"/>
          </w:rPr>
          <w:delText>.</w:delText>
        </w:r>
      </w:del>
    </w:p>
    <w:p w14:paraId="726A61B6" w14:textId="5EFEBF5C" w:rsidR="00802AFE" w:rsidRPr="00CE0C94" w:rsidDel="006642DB" w:rsidRDefault="00802AFE" w:rsidP="006642DB">
      <w:pPr>
        <w:pStyle w:val="Heading1"/>
        <w:rPr>
          <w:del w:id="4521" w:author="Shy Alon" w:date="2017-07-21T16:25:00Z"/>
          <w:rFonts w:ascii="Times New Roman" w:eastAsia="Calibri" w:hAnsi="Times New Roman" w:cs="Arial"/>
          <w:rtl/>
        </w:rPr>
        <w:pPrChange w:id="4522" w:author="Shy Alon" w:date="2017-07-21T16:25:00Z">
          <w:pPr>
            <w:ind w:left="360"/>
          </w:pPr>
        </w:pPrChange>
      </w:pPr>
    </w:p>
    <w:p w14:paraId="7633814B" w14:textId="11BDCCDC" w:rsidR="00802AFE" w:rsidRPr="00BB5620" w:rsidDel="006642DB" w:rsidRDefault="00802AFE" w:rsidP="006642DB">
      <w:pPr>
        <w:pStyle w:val="Heading1"/>
        <w:rPr>
          <w:del w:id="4523" w:author="Shy Alon" w:date="2017-07-21T16:25:00Z"/>
          <w:rFonts w:ascii="Times New Roman" w:eastAsia="Calibri" w:hAnsi="Times New Roman" w:cs="Arial"/>
          <w:i/>
          <w:iCs/>
        </w:rPr>
        <w:pPrChange w:id="4524" w:author="Shy Alon" w:date="2017-07-21T16:25:00Z">
          <w:pPr>
            <w:ind w:firstLine="360"/>
            <w:contextualSpacing/>
          </w:pPr>
        </w:pPrChange>
      </w:pPr>
      <w:del w:id="4525" w:author="Shy Alon" w:date="2017-07-21T16:25:00Z">
        <w:r w:rsidDel="006642DB">
          <w:rPr>
            <w:rFonts w:ascii="Times New Roman" w:eastAsia="Calibri" w:hAnsi="Times New Roman" w:cs="Arial"/>
            <w:i/>
            <w:iCs/>
          </w:rPr>
          <w:delText>3.2 RANSAC as a feature selection tool</w:delText>
        </w:r>
      </w:del>
    </w:p>
    <w:p w14:paraId="30F415F4" w14:textId="7DB2A775" w:rsidR="00802AFE" w:rsidDel="006642DB" w:rsidRDefault="000830DF" w:rsidP="006642DB">
      <w:pPr>
        <w:pStyle w:val="Heading1"/>
        <w:rPr>
          <w:del w:id="4526" w:author="Shy Alon" w:date="2017-07-21T16:25:00Z"/>
        </w:rPr>
        <w:pPrChange w:id="4527" w:author="Shy Alon" w:date="2017-07-21T16:25:00Z">
          <w:pPr>
            <w:pStyle w:val="Caption"/>
          </w:pPr>
        </w:pPrChange>
      </w:pPr>
      <w:del w:id="4528" w:author="Shy Alon" w:date="2017-07-21T16:25:00Z">
        <w:r w:rsidDel="006642DB">
          <w:fldChar w:fldCharType="begin"/>
        </w:r>
        <w:r w:rsidDel="006642DB">
          <w:delInstrText xml:space="preserve"> REF _Ref475298523 \h  \* MERGEFORMAT </w:delInstrText>
        </w:r>
        <w:r w:rsidDel="006642DB">
          <w:fldChar w:fldCharType="separate"/>
        </w:r>
        <w:r w:rsidR="00DC600D" w:rsidRPr="00DC600D" w:rsidDel="006642DB">
          <w:rPr>
            <w:b w:val="0"/>
            <w:bCs w:val="0"/>
          </w:rPr>
          <w:delText>Table 7</w:delText>
        </w:r>
        <w:r w:rsidDel="006642DB">
          <w:fldChar w:fldCharType="end"/>
        </w:r>
        <w:r w:rsidR="00BF4866" w:rsidDel="006642DB">
          <w:rPr>
            <w:b w:val="0"/>
            <w:bCs w:val="0"/>
          </w:rPr>
          <w:delText xml:space="preserve"> </w:delText>
        </w:r>
        <w:r w:rsidR="00802AFE" w:rsidRPr="00BF4866" w:rsidDel="006642DB">
          <w:rPr>
            <w:b w:val="0"/>
            <w:bCs w:val="0"/>
          </w:rPr>
          <w:delText>presents the model equations produced by RANSAC for the different PV properties of the three datasets.</w:delText>
        </w:r>
      </w:del>
    </w:p>
    <w:p w14:paraId="1EFB0749" w14:textId="49CF2984" w:rsidR="00802AFE" w:rsidDel="006642DB" w:rsidRDefault="00802AFE" w:rsidP="006642DB">
      <w:pPr>
        <w:pStyle w:val="Heading1"/>
        <w:rPr>
          <w:del w:id="4529" w:author="Shy Alon" w:date="2017-07-21T16:25:00Z"/>
          <w:rFonts w:ascii="Times New Roman" w:eastAsia="Calibri" w:hAnsi="Times New Roman" w:cs="Arial"/>
          <w:rtl/>
        </w:rPr>
        <w:pPrChange w:id="4530" w:author="Shy Alon" w:date="2017-07-21T16:25:00Z">
          <w:pPr/>
        </w:pPrChange>
      </w:pPr>
    </w:p>
    <w:p w14:paraId="1F53469A" w14:textId="5D7281F7" w:rsidR="00802AFE" w:rsidRPr="001A7F4F" w:rsidDel="006642DB" w:rsidRDefault="00826B66" w:rsidP="006642DB">
      <w:pPr>
        <w:pStyle w:val="Heading1"/>
        <w:rPr>
          <w:del w:id="4531" w:author="Shy Alon" w:date="2017-07-21T16:25:00Z"/>
          <w:szCs w:val="20"/>
        </w:rPr>
        <w:pPrChange w:id="4532" w:author="Shy Alon" w:date="2017-07-21T16:25:00Z">
          <w:pPr>
            <w:pStyle w:val="Caption"/>
          </w:pPr>
        </w:pPrChange>
      </w:pPr>
      <w:bookmarkStart w:id="4533" w:name="_Ref475298523"/>
      <w:bookmarkStart w:id="4534" w:name="_Ref475298471"/>
      <w:bookmarkStart w:id="4535" w:name="_Toc475380991"/>
      <w:del w:id="4536" w:author="Shy Alon" w:date="2017-07-21T16:25:00Z">
        <w:r w:rsidDel="006642DB">
          <w:delText xml:space="preserve">Table </w:delText>
        </w:r>
        <w:r w:rsidR="00937424" w:rsidDel="006642DB">
          <w:fldChar w:fldCharType="begin"/>
        </w:r>
        <w:r w:rsidR="00937424" w:rsidDel="006642DB">
          <w:delInstrText xml:space="preserve"> SEQ Table \* ARABIC </w:delInstrText>
        </w:r>
        <w:r w:rsidR="00937424" w:rsidDel="006642DB">
          <w:fldChar w:fldCharType="separate"/>
        </w:r>
        <w:r w:rsidR="006C3932" w:rsidDel="006642DB">
          <w:rPr>
            <w:noProof/>
          </w:rPr>
          <w:delText>8</w:delText>
        </w:r>
        <w:r w:rsidR="00937424" w:rsidDel="006642DB">
          <w:rPr>
            <w:noProof/>
          </w:rPr>
          <w:fldChar w:fldCharType="end"/>
        </w:r>
        <w:bookmarkEnd w:id="4533"/>
        <w:r w:rsidR="00802AFE" w:rsidRPr="00F423A9" w:rsidDel="006642DB">
          <w:delText xml:space="preserve">: </w:delText>
        </w:r>
        <w:bookmarkStart w:id="4537" w:name="_Ref475298516"/>
        <w:r w:rsidR="00802AFE" w:rsidRPr="00BF4866" w:rsidDel="006642DB">
          <w:rPr>
            <w:b w:val="0"/>
            <w:bCs w:val="0"/>
          </w:rPr>
          <w:delText>RANSAC derived models for different PV properties</w:delText>
        </w:r>
        <w:r w:rsidR="00802AFE" w:rsidRPr="00BF4866" w:rsidDel="006642DB">
          <w:rPr>
            <w:b w:val="0"/>
            <w:bCs w:val="0"/>
            <w:szCs w:val="20"/>
          </w:rPr>
          <w:delText>.</w:delText>
        </w:r>
        <w:bookmarkEnd w:id="4534"/>
        <w:bookmarkEnd w:id="4535"/>
        <w:bookmarkEnd w:id="4537"/>
        <w:r w:rsidR="00802AFE" w:rsidRPr="00BF4866" w:rsidDel="006642DB">
          <w:rPr>
            <w:b w:val="0"/>
            <w:bCs w:val="0"/>
            <w:szCs w:val="20"/>
          </w:rPr>
          <w:tab/>
        </w:r>
        <w:r w:rsidR="00802AFE" w:rsidRPr="001A7F4F" w:rsidDel="006642DB">
          <w:rPr>
            <w:szCs w:val="20"/>
          </w:rPr>
          <w:tab/>
        </w:r>
        <w:r w:rsidR="00802AFE" w:rsidDel="006642DB">
          <w:rPr>
            <w:szCs w:val="20"/>
          </w:rPr>
          <w:tab/>
        </w:r>
      </w:del>
    </w:p>
    <w:tbl>
      <w:tblPr>
        <w:tblStyle w:val="TableGrid1"/>
        <w:tblW w:w="94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5"/>
        <w:gridCol w:w="7327"/>
      </w:tblGrid>
      <w:tr w:rsidR="00802AFE" w:rsidRPr="00CE0C94" w:rsidDel="006642DB" w14:paraId="2E980E74" w14:textId="0E11D5CC" w:rsidTr="00564273">
        <w:trPr>
          <w:del w:id="4538" w:author="Shy Alon" w:date="2017-07-21T16:25:00Z"/>
        </w:trPr>
        <w:tc>
          <w:tcPr>
            <w:tcW w:w="1985" w:type="dxa"/>
            <w:tcBorders>
              <w:bottom w:val="single" w:sz="4" w:space="0" w:color="auto"/>
            </w:tcBorders>
            <w:vAlign w:val="center"/>
          </w:tcPr>
          <w:p w14:paraId="58C83592" w14:textId="0CF0C6B6" w:rsidR="00802AFE" w:rsidDel="006642DB" w:rsidRDefault="00802AFE" w:rsidP="006642DB">
            <w:pPr>
              <w:pStyle w:val="Heading1"/>
              <w:rPr>
                <w:del w:id="4539" w:author="Shy Alon" w:date="2017-07-21T16:25:00Z"/>
                <w:rFonts w:ascii="Times New Roman" w:eastAsia="Calibri" w:hAnsi="Times New Roman" w:cs="Arial"/>
                <w:szCs w:val="20"/>
              </w:rPr>
              <w:pPrChange w:id="4540" w:author="Shy Alon" w:date="2017-07-21T16:25:00Z">
                <w:pPr>
                  <w:jc w:val="center"/>
                </w:pPr>
              </w:pPrChange>
            </w:pPr>
            <w:del w:id="4541" w:author="Shy Alon" w:date="2017-07-21T16:25:00Z">
              <w:r w:rsidDel="006642DB">
                <w:rPr>
                  <w:rFonts w:ascii="Times New Roman" w:eastAsia="Calibri" w:hAnsi="Times New Roman" w:cs="Arial"/>
                  <w:szCs w:val="20"/>
                </w:rPr>
                <w:delText xml:space="preserve">PV Property </w:delText>
              </w:r>
            </w:del>
          </w:p>
        </w:tc>
        <w:tc>
          <w:tcPr>
            <w:tcW w:w="7427" w:type="dxa"/>
            <w:tcBorders>
              <w:bottom w:val="single" w:sz="4" w:space="0" w:color="auto"/>
            </w:tcBorders>
            <w:vAlign w:val="center"/>
          </w:tcPr>
          <w:p w14:paraId="13BC01A7" w14:textId="0C03EFC3" w:rsidR="00802AFE" w:rsidDel="006642DB" w:rsidRDefault="00802AFE" w:rsidP="006642DB">
            <w:pPr>
              <w:pStyle w:val="Heading1"/>
              <w:rPr>
                <w:del w:id="4542" w:author="Shy Alon" w:date="2017-07-21T16:25:00Z"/>
                <w:rFonts w:ascii="Times New Roman" w:eastAsia="Calibri" w:hAnsi="Times New Roman" w:cs="Arial"/>
                <w:szCs w:val="20"/>
              </w:rPr>
              <w:pPrChange w:id="4543" w:author="Shy Alon" w:date="2017-07-21T16:25:00Z">
                <w:pPr>
                  <w:jc w:val="center"/>
                </w:pPr>
              </w:pPrChange>
            </w:pPr>
            <w:del w:id="4544" w:author="Shy Alon" w:date="2017-07-21T16:25:00Z">
              <w:r w:rsidDel="006642DB">
                <w:rPr>
                  <w:rFonts w:ascii="Times New Roman" w:eastAsia="Calibri" w:hAnsi="Times New Roman" w:cs="Arial"/>
                  <w:szCs w:val="20"/>
                </w:rPr>
                <w:delText>Model</w:delText>
              </w:r>
            </w:del>
          </w:p>
        </w:tc>
      </w:tr>
      <w:tr w:rsidR="00802AFE" w:rsidRPr="00CE0C94" w:rsidDel="006642DB" w14:paraId="4A0D801A" w14:textId="3715C88B" w:rsidTr="00564273">
        <w:trPr>
          <w:del w:id="4545" w:author="Shy Alon" w:date="2017-07-21T16:25:00Z"/>
        </w:trPr>
        <w:tc>
          <w:tcPr>
            <w:tcW w:w="1985" w:type="dxa"/>
            <w:vMerge w:val="restart"/>
            <w:tcBorders>
              <w:top w:val="single" w:sz="4" w:space="0" w:color="auto"/>
            </w:tcBorders>
            <w:vAlign w:val="center"/>
          </w:tcPr>
          <w:p w14:paraId="1A6F471E" w14:textId="5F57E7FA" w:rsidR="00802AFE" w:rsidRPr="00CE0C94" w:rsidDel="006642DB" w:rsidRDefault="00802AFE" w:rsidP="006642DB">
            <w:pPr>
              <w:pStyle w:val="Heading1"/>
              <w:rPr>
                <w:del w:id="4546" w:author="Shy Alon" w:date="2017-07-21T16:25:00Z"/>
                <w:rFonts w:ascii="Times New Roman" w:eastAsia="Calibri" w:hAnsi="Times New Roman" w:cs="Arial"/>
                <w:szCs w:val="20"/>
              </w:rPr>
              <w:pPrChange w:id="4547" w:author="Shy Alon" w:date="2017-07-21T16:25:00Z">
                <w:pPr>
                  <w:jc w:val="center"/>
                </w:pPr>
              </w:pPrChange>
            </w:pPr>
            <m:oMath>
              <m:r>
                <w:del w:id="4548" w:author="Shy Alon" w:date="2017-07-21T16:25:00Z">
                  <m:rPr>
                    <m:sty m:val="bi"/>
                  </m:rPr>
                  <w:rPr>
                    <w:rFonts w:ascii="Cambria Math" w:eastAsia="Calibri" w:hAnsi="Cambria Math" w:cs="Arial"/>
                    <w:szCs w:val="20"/>
                  </w:rPr>
                  <m:t>Ti</m:t>
                </w:del>
              </m:r>
              <m:sSub>
                <m:sSubPr>
                  <m:ctrlPr>
                    <w:del w:id="4549" w:author="Shy Alon" w:date="2017-07-21T16:25:00Z">
                      <w:rPr>
                        <w:rFonts w:ascii="Cambria Math" w:eastAsia="Calibri" w:hAnsi="Cambria Math" w:cs="Arial"/>
                        <w:szCs w:val="20"/>
                      </w:rPr>
                    </w:del>
                  </m:ctrlPr>
                </m:sSubPr>
                <m:e>
                  <m:r>
                    <w:del w:id="4550" w:author="Shy Alon" w:date="2017-07-21T16:25:00Z">
                      <m:rPr>
                        <m:sty m:val="bi"/>
                      </m:rPr>
                      <w:rPr>
                        <w:rFonts w:ascii="Cambria Math" w:eastAsia="Calibri" w:hAnsi="Cambria Math" w:cs="Arial"/>
                        <w:szCs w:val="20"/>
                      </w:rPr>
                      <m:t>O</m:t>
                    </w:del>
                  </m:r>
                </m:e>
                <m:sub>
                  <m:r>
                    <w:del w:id="4551" w:author="Shy Alon" w:date="2017-07-21T16:25:00Z">
                      <m:rPr>
                        <m:sty m:val="b"/>
                      </m:rPr>
                      <w:rPr>
                        <w:rFonts w:ascii="Cambria Math" w:eastAsia="Calibri" w:hAnsi="Cambria Math" w:cs="Arial"/>
                        <w:szCs w:val="20"/>
                      </w:rPr>
                      <m:t>2</m:t>
                    </w:del>
                  </m:r>
                </m:sub>
              </m:sSub>
              <m:r>
                <w:del w:id="4552" w:author="Shy Alon" w:date="2017-07-21T16:25:00Z">
                  <m:rPr>
                    <m:sty m:val="b"/>
                  </m:rPr>
                  <w:rPr>
                    <w:rFonts w:ascii="Cambria Math" w:eastAsia="Calibri" w:hAnsi="Cambria Math" w:cs="Arial"/>
                    <w:szCs w:val="20"/>
                  </w:rPr>
                  <m:t>|</m:t>
                </w:del>
              </m:r>
              <m:r>
                <w:del w:id="4553" w:author="Shy Alon" w:date="2017-07-21T16:25:00Z">
                  <m:rPr>
                    <m:sty m:val="bi"/>
                  </m:rPr>
                  <w:rPr>
                    <w:rFonts w:ascii="Cambria Math" w:eastAsia="Calibri" w:hAnsi="Cambria Math" w:cs="Arial"/>
                    <w:szCs w:val="20"/>
                  </w:rPr>
                  <m:t>C</m:t>
                </w:del>
              </m:r>
              <m:sSub>
                <m:sSubPr>
                  <m:ctrlPr>
                    <w:del w:id="4554" w:author="Shy Alon" w:date="2017-07-21T16:25:00Z">
                      <w:rPr>
                        <w:rFonts w:ascii="Cambria Math" w:eastAsia="Calibri" w:hAnsi="Cambria Math" w:cs="Arial"/>
                        <w:szCs w:val="20"/>
                      </w:rPr>
                    </w:del>
                  </m:ctrlPr>
                </m:sSubPr>
                <m:e>
                  <m:r>
                    <w:del w:id="4555" w:author="Shy Alon" w:date="2017-07-21T16:25:00Z">
                      <m:rPr>
                        <m:sty m:val="bi"/>
                      </m:rPr>
                      <w:rPr>
                        <w:rFonts w:ascii="Cambria Math" w:eastAsia="Calibri" w:hAnsi="Cambria Math" w:cs="Arial"/>
                        <w:szCs w:val="20"/>
                      </w:rPr>
                      <m:t>u</m:t>
                    </w:del>
                  </m:r>
                </m:e>
                <m:sub>
                  <m:r>
                    <w:del w:id="4556" w:author="Shy Alon" w:date="2017-07-21T16:25:00Z">
                      <m:rPr>
                        <m:sty m:val="b"/>
                      </m:rPr>
                      <w:rPr>
                        <w:rFonts w:ascii="Cambria Math" w:eastAsia="Calibri" w:hAnsi="Cambria Math" w:cs="Arial"/>
                        <w:szCs w:val="20"/>
                      </w:rPr>
                      <m:t>2</m:t>
                    </w:del>
                  </m:r>
                </m:sub>
              </m:sSub>
              <m:r>
                <w:del w:id="4557" w:author="Shy Alon" w:date="2017-07-21T16:25:00Z">
                  <m:rPr>
                    <m:sty m:val="bi"/>
                  </m:rPr>
                  <w:rPr>
                    <w:rFonts w:ascii="Cambria Math" w:eastAsia="Calibri" w:hAnsi="Cambria Math" w:cs="Arial"/>
                    <w:szCs w:val="20"/>
                  </w:rPr>
                  <m:t>O</m:t>
                </w:del>
              </m:r>
            </m:oMath>
            <w:del w:id="4558" w:author="Shy Alon" w:date="2017-07-21T16:25:00Z">
              <w:r w:rsidRPr="00CE0C94" w:rsidDel="006642DB">
                <w:rPr>
                  <w:rFonts w:ascii="Times New Roman" w:eastAsia="Calibri" w:hAnsi="Times New Roman" w:cs="Arial"/>
                  <w:szCs w:val="20"/>
                </w:rPr>
                <w:delText xml:space="preserve"> (Ag)</w:delText>
              </w:r>
            </w:del>
          </w:p>
          <w:p w14:paraId="3A080E9C" w14:textId="4A6B49BF" w:rsidR="00802AFE" w:rsidDel="006642DB" w:rsidRDefault="00802AFE" w:rsidP="006642DB">
            <w:pPr>
              <w:pStyle w:val="Heading1"/>
              <w:rPr>
                <w:del w:id="4559" w:author="Shy Alon" w:date="2017-07-21T16:25:00Z"/>
                <w:rFonts w:ascii="Times New Roman" w:eastAsia="Calibri" w:hAnsi="Times New Roman" w:cs="Arial"/>
                <w:szCs w:val="20"/>
              </w:rPr>
              <w:pPrChange w:id="4560" w:author="Shy Alon" w:date="2017-07-21T16:25:00Z">
                <w:pPr>
                  <w:jc w:val="center"/>
                </w:pPr>
              </w:pPrChange>
            </w:pPr>
          </w:p>
        </w:tc>
        <w:tc>
          <w:tcPr>
            <w:tcW w:w="7427" w:type="dxa"/>
            <w:tcBorders>
              <w:top w:val="single" w:sz="4" w:space="0" w:color="auto"/>
            </w:tcBorders>
            <w:vAlign w:val="center"/>
          </w:tcPr>
          <w:p w14:paraId="62253FCD" w14:textId="24CF12ED" w:rsidR="00802AFE" w:rsidRPr="00535682" w:rsidDel="006642DB" w:rsidRDefault="00802AFE" w:rsidP="006642DB">
            <w:pPr>
              <w:pStyle w:val="Heading1"/>
              <w:rPr>
                <w:del w:id="4561" w:author="Shy Alon" w:date="2017-07-21T16:25:00Z"/>
                <w:rFonts w:ascii="Times New Roman" w:eastAsia="Calibri" w:hAnsi="Times New Roman" w:cs="Arial"/>
                <w:szCs w:val="20"/>
              </w:rPr>
              <w:pPrChange w:id="4562" w:author="Shy Alon" w:date="2017-07-21T16:25:00Z">
                <w:pPr>
                  <w:jc w:val="center"/>
                </w:pPr>
              </w:pPrChange>
            </w:pPr>
            <w:del w:id="4563" w:author="Shy Alon" w:date="2017-07-21T16:25:00Z">
              <w:r w:rsidRPr="00BB3EA2" w:rsidDel="006642DB">
                <w:rPr>
                  <w:rFonts w:eastAsia="Times New Roman"/>
                  <w:i/>
                  <w:iCs/>
                  <w:color w:val="000000"/>
                </w:rPr>
                <w:delText>J</w:delText>
              </w:r>
              <w:r w:rsidRPr="00BB3EA2" w:rsidDel="006642DB">
                <w:rPr>
                  <w:rFonts w:eastAsia="Times New Roman"/>
                  <w:i/>
                  <w:iCs/>
                  <w:color w:val="000000"/>
                  <w:vertAlign w:val="subscript"/>
                </w:rPr>
                <w:delText>SC</w:delText>
              </w:r>
              <m:oMath>
                <m:r>
                  <m:rPr>
                    <m:sty m:val="b"/>
                  </m:rPr>
                  <w:rPr>
                    <w:rFonts w:ascii="Cambria Math" w:eastAsia="Calibri" w:hAnsi="Cambria Math" w:cs="Arial"/>
                    <w:szCs w:val="20"/>
                  </w:rPr>
                  <m:t xml:space="preserve"> </m:t>
                </m:r>
                <m:d>
                  <m:dPr>
                    <m:ctrlPr>
                      <w:rPr>
                        <w:rFonts w:ascii="Cambria Math" w:eastAsia="Calibri" w:hAnsi="Cambria Math" w:cs="Arial"/>
                        <w:szCs w:val="20"/>
                      </w:rPr>
                    </m:ctrlPr>
                  </m:dPr>
                  <m:e>
                    <m:f>
                      <m:fPr>
                        <m:ctrlPr>
                          <w:rPr>
                            <w:rFonts w:ascii="Cambria Math" w:eastAsia="Calibri" w:hAnsi="Cambria Math" w:cs="Arial"/>
                            <w:i/>
                            <w:szCs w:val="20"/>
                          </w:rPr>
                        </m:ctrlPr>
                      </m:fPr>
                      <m:num>
                        <m:r>
                          <m:rPr>
                            <m:sty m:val="bi"/>
                          </m:rPr>
                          <w:rPr>
                            <w:rFonts w:ascii="Cambria Math" w:eastAsia="Calibri" w:hAnsi="Cambria Math" w:cs="Arial"/>
                            <w:szCs w:val="20"/>
                          </w:rPr>
                          <m:t>mA</m:t>
                        </m:r>
                        <m:ctrlPr>
                          <w:rPr>
                            <w:rFonts w:ascii="Cambria Math" w:eastAsia="Calibri" w:hAnsi="Cambria Math" w:cs="Arial"/>
                            <w:szCs w:val="20"/>
                          </w:rPr>
                        </m:ctrlPr>
                      </m:num>
                      <m:den>
                        <m:r>
                          <m:rPr>
                            <m:sty m:val="bi"/>
                          </m:rPr>
                          <w:rPr>
                            <w:rFonts w:ascii="Cambria Math" w:eastAsia="Calibri" w:hAnsi="Cambria Math" w:cs="Arial"/>
                            <w:szCs w:val="20"/>
                          </w:rPr>
                          <m:t>c</m:t>
                        </m:r>
                        <m:sSup>
                          <m:sSupPr>
                            <m:ctrlPr>
                              <w:rPr>
                                <w:rFonts w:ascii="Cambria Math" w:eastAsia="Calibri" w:hAnsi="Cambria Math" w:cs="Arial"/>
                                <w:szCs w:val="20"/>
                              </w:rPr>
                            </m:ctrlPr>
                          </m:sSupPr>
                          <m:e>
                            <m:r>
                              <m:rPr>
                                <m:sty m:val="bi"/>
                              </m:rPr>
                              <w:rPr>
                                <w:rFonts w:ascii="Cambria Math" w:eastAsia="Calibri" w:hAnsi="Cambria Math" w:cs="Arial"/>
                                <w:szCs w:val="20"/>
                              </w:rPr>
                              <m:t>m</m:t>
                            </m:r>
                          </m:e>
                          <m:sup>
                            <m:r>
                              <m:rPr>
                                <m:sty m:val="b"/>
                              </m:rPr>
                              <w:rPr>
                                <w:rFonts w:ascii="Cambria Math" w:eastAsia="Calibri" w:hAnsi="Cambria Math" w:cs="Arial"/>
                                <w:szCs w:val="20"/>
                              </w:rPr>
                              <m:t>2</m:t>
                            </m:r>
                          </m:sup>
                        </m:sSup>
                      </m:den>
                    </m:f>
                    <m:ctrlPr>
                      <w:rPr>
                        <w:rFonts w:ascii="Cambria Math" w:eastAsia="Times New Roman" w:hAnsi="Cambria Math" w:cs="Arial"/>
                        <w:szCs w:val="20"/>
                      </w:rPr>
                    </m:ctrlPr>
                  </m:e>
                </m:d>
                <m:r>
                  <m:rPr>
                    <m:sty m:val="b"/>
                  </m:rPr>
                  <w:rPr>
                    <w:rFonts w:ascii="Cambria Math" w:eastAsia="Calibri" w:hAnsi="Cambria Math" w:cs="Arial"/>
                    <w:szCs w:val="20"/>
                  </w:rPr>
                  <m:t>=-7.9*</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-8</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3</m:t>
                    </m:r>
                  </m:sup>
                </m:sSup>
                <m:r>
                  <m:rPr>
                    <m:sty m:val="b"/>
                  </m:rPr>
                  <w:rPr>
                    <w:rFonts w:ascii="Cambria Math" w:eastAsia="Calibri" w:hAnsi="Cambria Math" w:cs="Arial"/>
                    <w:szCs w:val="20"/>
                  </w:rPr>
                  <m:t>+6.32*</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-10</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4</m:t>
                    </m:r>
                  </m:sup>
                </m:sSup>
                <m:r>
                  <m:rPr>
                    <m:sty m:val="b"/>
                  </m:rPr>
                  <w:rPr>
                    <w:rFonts w:ascii="Cambria Math" w:eastAsia="Calibri" w:hAnsi="Cambria Math" w:cs="Arial"/>
                    <w:szCs w:val="20"/>
                  </w:rPr>
                  <m:t>-1.3*</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-12</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5</m:t>
                    </m:r>
                  </m:sup>
                </m:sSup>
                <m:r>
                  <m:rPr>
                    <m:sty m:val="b"/>
                  </m:rPr>
                  <w:rPr>
                    <w:rFonts w:ascii="Cambria Math" w:eastAsia="Calibri" w:hAnsi="Cambria Math" w:cs="Arial"/>
                    <w:szCs w:val="20"/>
                  </w:rPr>
                  <m:t>+7.27*</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-9</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
                      </m:rPr>
                      <w:rPr>
                        <w:rFonts w:ascii="Cambria Math" w:eastAsia="Calibri" w:hAnsi="Cambria Math" w:cs="Arial"/>
                        <w:szCs w:val="20"/>
                      </w:rPr>
                      <m:t>3</m:t>
                    </m:r>
                  </m:sup>
                </m:sSup>
                <m:r>
                  <m:rPr>
                    <m:sty m:val="b"/>
                  </m:rPr>
                  <w:rPr>
                    <w:rFonts w:ascii="Cambria Math" w:eastAsia="Calibri" w:hAnsi="Cambria Math" w:cs="Arial"/>
                    <w:szCs w:val="20"/>
                  </w:rPr>
                  <m:t>-1.8*</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-11</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
                      </m:rPr>
                      <w:rPr>
                        <w:rFonts w:ascii="Cambria Math" w:eastAsia="Calibri" w:hAnsi="Cambria Math" w:cs="Arial"/>
                        <w:szCs w:val="20"/>
                      </w:rPr>
                      <m:t>4</m:t>
                    </m:r>
                  </m:sup>
                </m:sSup>
                <m:r>
                  <m:rPr>
                    <m:sty m:val="b"/>
                  </m:rPr>
                  <w:rPr>
                    <w:rFonts w:ascii="Cambria Math" w:eastAsia="Calibri" w:hAnsi="Cambria Math" w:cs="Arial"/>
                    <w:szCs w:val="20"/>
                  </w:rPr>
                  <m:t>+1.47*</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-14</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i"/>
                      </m:rPr>
                      <w:rPr>
                        <w:rFonts w:ascii="Cambria Math" w:eastAsia="Calibri" w:hAnsi="Cambria Math" w:cs="Arial"/>
                        <w:szCs w:val="20"/>
                      </w:rPr>
                      <m:t>5</m:t>
                    </m:r>
                  </m:sup>
                </m:sSup>
              </m:oMath>
            </w:del>
          </w:p>
        </w:tc>
      </w:tr>
      <w:tr w:rsidR="00802AFE" w:rsidRPr="00CE0C94" w:rsidDel="006642DB" w14:paraId="17F4235E" w14:textId="652C9972" w:rsidTr="00564273">
        <w:trPr>
          <w:del w:id="4564" w:author="Shy Alon" w:date="2017-07-21T16:25:00Z"/>
        </w:trPr>
        <w:tc>
          <w:tcPr>
            <w:tcW w:w="1985" w:type="dxa"/>
            <w:vMerge/>
            <w:vAlign w:val="center"/>
          </w:tcPr>
          <w:p w14:paraId="02F83D1E" w14:textId="59BB4A0C" w:rsidR="00802AFE" w:rsidDel="006642DB" w:rsidRDefault="00802AFE" w:rsidP="006642DB">
            <w:pPr>
              <w:pStyle w:val="Heading1"/>
              <w:rPr>
                <w:del w:id="4565" w:author="Shy Alon" w:date="2017-07-21T16:25:00Z"/>
                <w:rFonts w:ascii="Times New Roman" w:eastAsia="Calibri" w:hAnsi="Times New Roman" w:cs="Arial"/>
                <w:szCs w:val="20"/>
              </w:rPr>
              <w:pPrChange w:id="4566" w:author="Shy Alon" w:date="2017-07-21T16:25:00Z">
                <w:pPr>
                  <w:jc w:val="center"/>
                </w:pPr>
              </w:pPrChange>
            </w:pPr>
          </w:p>
        </w:tc>
        <w:tc>
          <w:tcPr>
            <w:tcW w:w="7427" w:type="dxa"/>
            <w:vAlign w:val="center"/>
          </w:tcPr>
          <w:p w14:paraId="084D48F2" w14:textId="6FC14979" w:rsidR="00802AFE" w:rsidRPr="00A633F3" w:rsidDel="006642DB" w:rsidRDefault="00802AFE" w:rsidP="006642DB">
            <w:pPr>
              <w:pStyle w:val="Heading1"/>
              <w:rPr>
                <w:del w:id="4567" w:author="Shy Alon" w:date="2017-07-21T16:25:00Z"/>
                <w:rFonts w:ascii="Times New Roman" w:eastAsia="Calibri" w:hAnsi="Times New Roman" w:cs="Arial"/>
                <w:szCs w:val="20"/>
              </w:rPr>
              <w:pPrChange w:id="4568" w:author="Shy Alon" w:date="2017-07-21T16:25:00Z">
                <w:pPr/>
              </w:pPrChange>
            </w:pPr>
            <w:del w:id="4569" w:author="Shy Alon" w:date="2017-07-21T16:25:00Z">
              <w:r w:rsidRPr="00AA7DAC" w:rsidDel="006642DB">
                <w:rPr>
                  <w:rFonts w:ascii="Times New Roman" w:eastAsia="Calibri" w:hAnsi="Times New Roman" w:cs="Arial"/>
                  <w:i/>
                  <w:iCs/>
                </w:rPr>
                <w:delText>V</w:delText>
              </w:r>
              <w:r w:rsidRPr="00AA7DAC" w:rsidDel="006642DB">
                <w:rPr>
                  <w:rFonts w:ascii="Times New Roman" w:eastAsia="Calibri" w:hAnsi="Times New Roman" w:cs="Arial"/>
                  <w:i/>
                  <w:iCs/>
                  <w:vertAlign w:val="subscript"/>
                </w:rPr>
                <w:delText>OC</w:delText>
              </w:r>
              <m:oMath>
                <m:d>
                  <m:dPr>
                    <m:ctrlPr>
                      <w:rPr>
                        <w:rFonts w:ascii="Cambria Math" w:eastAsia="Calibri" w:hAnsi="Cambria Math" w:cs="Arial"/>
                        <w:szCs w:val="20"/>
                      </w:rPr>
                    </m:ctrlPr>
                  </m:dPr>
                  <m:e>
                    <m:r>
                      <m:rPr>
                        <m:sty m:val="b"/>
                      </m:rPr>
                      <w:rPr>
                        <w:rFonts w:ascii="Cambria Math" w:eastAsia="Calibri" w:hAnsi="Cambria Math" w:cs="Arial"/>
                        <w:szCs w:val="20"/>
                      </w:rPr>
                      <m:t>V</m:t>
                    </m:r>
                  </m:e>
                </m:d>
                <m:r>
                  <m:rPr>
                    <m:sty m:val="b"/>
                  </m:rPr>
                  <w:rPr>
                    <w:rFonts w:ascii="Cambria Math" w:eastAsia="Calibri" w:hAnsi="Cambria Math" w:cs="Arial"/>
                    <w:szCs w:val="20"/>
                  </w:rPr>
                  <m:t>=4.44*</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-8</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3</m:t>
                    </m:r>
                  </m:sup>
                </m:sSup>
                <m:r>
                  <m:rPr>
                    <m:sty m:val="b"/>
                  </m:rPr>
                  <w:rPr>
                    <w:rFonts w:ascii="Cambria Math" w:eastAsia="Calibri" w:hAnsi="Cambria Math" w:cs="Arial"/>
                    <w:szCs w:val="20"/>
                  </w:rPr>
                  <m:t>-2*</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-10</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4</m:t>
                    </m:r>
                  </m:sup>
                </m:sSup>
                <m:r>
                  <m:rPr>
                    <m:sty m:val="b"/>
                  </m:rPr>
                  <w:rPr>
                    <w:rFonts w:ascii="Cambria Math" w:eastAsia="Calibri" w:hAnsi="Cambria Math" w:cs="Arial"/>
                    <w:szCs w:val="20"/>
                  </w:rPr>
                  <m:t>+2.12*</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-13</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5</m:t>
                    </m:r>
                  </m:sup>
                </m:sSup>
                <m:r>
                  <m:rPr>
                    <m:sty m:val="b"/>
                  </m:rPr>
                  <w:rPr>
                    <w:rFonts w:ascii="Cambria Math" w:eastAsia="Calibri" w:hAnsi="Cambria Math" w:cs="Arial"/>
                    <w:szCs w:val="20"/>
                  </w:rPr>
                  <m:t>+1.76*</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-8</m:t>
                    </m:r>
                  </m:sup>
                </m:sSup>
                <m:sSubSup>
                  <m:sSubSupPr>
                    <m:ctrlPr>
                      <w:rPr>
                        <w:rFonts w:ascii="Cambria Math" w:eastAsia="Calibri" w:hAnsi="Cambria Math" w:cs="Arial"/>
                        <w:szCs w:val="20"/>
                      </w:rPr>
                    </m:ctrlPr>
                  </m:sSubSupPr>
                  <m:e>
                    <m:r>
                      <m:rPr>
                        <m:sty m:val="bi"/>
                      </m:rPr>
                      <w:rPr>
                        <w:rFonts w:ascii="Cambria Math" w:eastAsia="Calibri" w:hAnsi="Cambria Math" w:cs="Arial"/>
                        <w:szCs w:val="20"/>
                      </w:rPr>
                      <m:t>d</m:t>
                    </m:r>
                    <m:ctrlPr>
                      <w:rPr>
                        <w:rFonts w:ascii="Cambria Math" w:eastAsia="Calibri" w:hAnsi="Cambria Math" w:cs="Arial"/>
                        <w:i/>
                        <w:szCs w:val="20"/>
                      </w:rPr>
                    </m:ctrlP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ctrlPr>
                      <w:rPr>
                        <w:rFonts w:ascii="Cambria Math" w:eastAsia="Calibri" w:hAnsi="Cambria Math" w:cs="Arial"/>
                        <w:i/>
                        <w:szCs w:val="20"/>
                      </w:rPr>
                    </m:ctrlPr>
                  </m:sub>
                  <m:sup>
                    <m:r>
                      <m:rPr>
                        <m:sty m:val="b"/>
                      </m:rPr>
                      <w:rPr>
                        <w:rFonts w:ascii="Cambria Math" w:eastAsia="Calibri" w:hAnsi="Cambria Math" w:cs="Arial"/>
                        <w:szCs w:val="20"/>
                      </w:rPr>
                      <m:t>3</m:t>
                    </m:r>
                  </m:sup>
                </m:sSubSup>
                <m:r>
                  <m:rPr>
                    <m:sty m:val="b"/>
                  </m:rPr>
                  <w:rPr>
                    <w:rFonts w:ascii="Cambria Math" w:eastAsia="Calibri" w:hAnsi="Cambria Math" w:cs="Arial"/>
                    <w:szCs w:val="20"/>
                  </w:rPr>
                  <m:t>-5.7*</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-11</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
                      </m:rPr>
                      <w:rPr>
                        <w:rFonts w:ascii="Cambria Math" w:eastAsia="Calibri" w:hAnsi="Cambria Math" w:cs="Arial"/>
                        <w:szCs w:val="20"/>
                      </w:rPr>
                      <m:t>4</m:t>
                    </m:r>
                  </m:sup>
                </m:sSup>
                <m:r>
                  <m:rPr>
                    <m:sty m:val="b"/>
                  </m:rPr>
                  <w:rPr>
                    <w:rFonts w:ascii="Cambria Math" w:eastAsia="Calibri" w:hAnsi="Cambria Math" w:cs="Arial"/>
                    <w:szCs w:val="20"/>
                  </w:rPr>
                  <m:t>+4.87*</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-14</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i"/>
                      </m:rPr>
                      <w:rPr>
                        <w:rFonts w:ascii="Cambria Math" w:eastAsia="Calibri" w:hAnsi="Cambria Math" w:cs="Arial"/>
                        <w:szCs w:val="20"/>
                      </w:rPr>
                      <m:t>5</m:t>
                    </m:r>
                  </m:sup>
                </m:sSup>
              </m:oMath>
            </w:del>
          </w:p>
        </w:tc>
      </w:tr>
      <w:tr w:rsidR="00802AFE" w:rsidRPr="00CE0C94" w:rsidDel="006642DB" w14:paraId="75591E7A" w14:textId="1B1F955D" w:rsidTr="00564273">
        <w:trPr>
          <w:del w:id="4570" w:author="Shy Alon" w:date="2017-07-21T16:25:00Z"/>
        </w:trPr>
        <w:tc>
          <w:tcPr>
            <w:tcW w:w="1985" w:type="dxa"/>
            <w:vMerge/>
            <w:tcBorders>
              <w:bottom w:val="single" w:sz="4" w:space="0" w:color="auto"/>
            </w:tcBorders>
            <w:vAlign w:val="center"/>
          </w:tcPr>
          <w:p w14:paraId="0BFD8125" w14:textId="7B07993B" w:rsidR="00802AFE" w:rsidDel="006642DB" w:rsidRDefault="00802AFE" w:rsidP="006642DB">
            <w:pPr>
              <w:pStyle w:val="Heading1"/>
              <w:rPr>
                <w:del w:id="4571" w:author="Shy Alon" w:date="2017-07-21T16:25:00Z"/>
                <w:rFonts w:ascii="Times New Roman" w:eastAsia="Calibri" w:hAnsi="Times New Roman" w:cs="Arial"/>
                <w:szCs w:val="20"/>
              </w:rPr>
              <w:pPrChange w:id="4572" w:author="Shy Alon" w:date="2017-07-21T16:25:00Z">
                <w:pPr>
                  <w:jc w:val="center"/>
                </w:pPr>
              </w:pPrChange>
            </w:pPr>
          </w:p>
        </w:tc>
        <w:tc>
          <w:tcPr>
            <w:tcW w:w="7427" w:type="dxa"/>
            <w:tcBorders>
              <w:bottom w:val="single" w:sz="4" w:space="0" w:color="auto"/>
            </w:tcBorders>
            <w:vAlign w:val="center"/>
          </w:tcPr>
          <w:p w14:paraId="17500EEB" w14:textId="47301843" w:rsidR="00802AFE" w:rsidRPr="00A633F3" w:rsidDel="006642DB" w:rsidRDefault="00802AFE" w:rsidP="006642DB">
            <w:pPr>
              <w:pStyle w:val="Heading1"/>
              <w:rPr>
                <w:del w:id="4573" w:author="Shy Alon" w:date="2017-07-21T16:25:00Z"/>
                <w:rFonts w:ascii="Times New Roman" w:eastAsia="Calibri" w:hAnsi="Times New Roman" w:cs="Arial"/>
                <w:szCs w:val="20"/>
              </w:rPr>
              <w:pPrChange w:id="4574" w:author="Shy Alon" w:date="2017-07-21T16:25:00Z">
                <w:pPr>
                  <w:jc w:val="center"/>
                </w:pPr>
              </w:pPrChange>
            </w:pPr>
            <m:oMathPara>
              <m:oMathParaPr>
                <m:jc m:val="left"/>
              </m:oMathParaPr>
              <m:oMath>
                <m:r>
                  <w:del w:id="4575" w:author="Shy Alon" w:date="2017-07-21T16:25:00Z">
                    <m:rPr>
                      <m:sty m:val="b"/>
                    </m:rPr>
                    <w:rPr>
                      <w:rFonts w:ascii="Cambria Math" w:eastAsia="Calibri" w:hAnsi="Cambria Math" w:cs="Arial"/>
                      <w:szCs w:val="20"/>
                    </w:rPr>
                    <m:t xml:space="preserve">IQE </m:t>
                  </w:del>
                </m:r>
                <m:d>
                  <m:dPr>
                    <m:ctrlPr>
                      <w:del w:id="4576" w:author="Shy Alon" w:date="2017-07-21T16:25:00Z">
                        <w:rPr>
                          <w:rFonts w:ascii="Cambria Math" w:eastAsia="Calibri" w:hAnsi="Cambria Math" w:cs="Arial"/>
                          <w:szCs w:val="20"/>
                        </w:rPr>
                      </w:del>
                    </m:ctrlPr>
                  </m:dPr>
                  <m:e>
                    <m:r>
                      <w:del w:id="4577" w:author="Shy Alon" w:date="2017-07-21T16:25:00Z">
                        <m:rPr>
                          <m:sty m:val="b"/>
                        </m:rPr>
                        <w:rPr>
                          <w:rFonts w:ascii="Cambria Math" w:eastAsia="Calibri" w:hAnsi="Cambria Math" w:cs="Arial"/>
                          <w:szCs w:val="20"/>
                        </w:rPr>
                        <m:t>%</m:t>
                      </w:del>
                    </m:r>
                  </m:e>
                </m:d>
                <m:r>
                  <w:del w:id="4578" w:author="Shy Alon" w:date="2017-07-21T16:25:00Z">
                    <m:rPr>
                      <m:sty m:val="b"/>
                    </m:rPr>
                    <w:rPr>
                      <w:rFonts w:ascii="Cambria Math" w:eastAsia="Calibri" w:hAnsi="Cambria Math" w:cs="Arial"/>
                      <w:szCs w:val="20"/>
                    </w:rPr>
                    <m:t>=-9.6*</m:t>
                  </w:del>
                </m:r>
                <m:sSup>
                  <m:sSupPr>
                    <m:ctrlPr>
                      <w:del w:id="4579" w:author="Shy Alon" w:date="2017-07-21T16:25:00Z">
                        <w:rPr>
                          <w:rFonts w:ascii="Cambria Math" w:eastAsia="Calibri" w:hAnsi="Cambria Math" w:cs="Arial"/>
                          <w:szCs w:val="20"/>
                        </w:rPr>
                      </w:del>
                    </m:ctrlPr>
                  </m:sSupPr>
                  <m:e>
                    <m:r>
                      <w:del w:id="4580" w:author="Shy Alon" w:date="2017-07-21T16:25:00Z">
                        <m:rPr>
                          <m:sty m:val="b"/>
                        </m:rPr>
                        <w:rPr>
                          <w:rFonts w:ascii="Cambria Math" w:eastAsia="Calibri" w:hAnsi="Cambria Math" w:cs="Arial"/>
                          <w:szCs w:val="20"/>
                        </w:rPr>
                        <m:t>10</m:t>
                      </w:del>
                    </m:r>
                  </m:e>
                  <m:sup>
                    <m:r>
                      <w:del w:id="4581" w:author="Shy Alon" w:date="2017-07-21T16:25:00Z">
                        <m:rPr>
                          <m:sty m:val="b"/>
                        </m:rPr>
                        <w:rPr>
                          <w:rFonts w:ascii="Cambria Math" w:eastAsia="Calibri" w:hAnsi="Cambria Math" w:cs="Arial"/>
                          <w:szCs w:val="20"/>
                        </w:rPr>
                        <m:t>-8</m:t>
                      </w:del>
                    </m:r>
                  </m:sup>
                </m:sSup>
                <m:sSup>
                  <m:sSupPr>
                    <m:ctrlPr>
                      <w:del w:id="4582" w:author="Shy Alon" w:date="2017-07-21T16:25:00Z">
                        <w:rPr>
                          <w:rFonts w:ascii="Cambria Math" w:eastAsia="Calibri" w:hAnsi="Cambria Math" w:cs="Arial"/>
                          <w:szCs w:val="20"/>
                        </w:rPr>
                      </w:del>
                    </m:ctrlPr>
                  </m:sSupPr>
                  <m:e>
                    <m:sSub>
                      <m:sSubPr>
                        <m:ctrlPr>
                          <w:del w:id="4583" w:author="Shy Alon" w:date="2017-07-21T16:25:00Z">
                            <w:rPr>
                              <w:rFonts w:ascii="Cambria Math" w:eastAsia="Calibri" w:hAnsi="Cambria Math" w:cs="Arial"/>
                              <w:i/>
                              <w:szCs w:val="20"/>
                            </w:rPr>
                          </w:del>
                        </m:ctrlPr>
                      </m:sSubPr>
                      <m:e>
                        <m:r>
                          <w:del w:id="4584" w:author="Shy Alon" w:date="2017-07-21T16:25:00Z">
                            <m:rPr>
                              <m:sty m:val="bi"/>
                            </m:rPr>
                            <w:rPr>
                              <w:rFonts w:ascii="Cambria Math" w:eastAsia="Calibri" w:hAnsi="Cambria Math" w:cs="Arial"/>
                              <w:szCs w:val="20"/>
                            </w:rPr>
                            <m:t>d</m:t>
                          </w:del>
                        </m:r>
                      </m:e>
                      <m:sub>
                        <m:r>
                          <w:del w:id="4585" w:author="Shy Alon" w:date="2017-07-21T16:25:00Z">
                            <m:rPr>
                              <m:sty m:val="bi"/>
                            </m:rPr>
                            <w:rPr>
                              <w:rFonts w:ascii="Cambria Math" w:eastAsia="Calibri" w:hAnsi="Cambria Math" w:cs="Arial"/>
                              <w:szCs w:val="20"/>
                            </w:rPr>
                            <m:t>Ti</m:t>
                          </w:del>
                        </m:r>
                        <m:sSub>
                          <m:sSubPr>
                            <m:ctrlPr>
                              <w:del w:id="4586" w:author="Shy Alon" w:date="2017-07-21T16:25:00Z">
                                <w:rPr>
                                  <w:rFonts w:ascii="Cambria Math" w:eastAsia="Calibri" w:hAnsi="Cambria Math" w:cs="Arial"/>
                                  <w:szCs w:val="20"/>
                                </w:rPr>
                              </w:del>
                            </m:ctrlPr>
                          </m:sSubPr>
                          <m:e>
                            <m:r>
                              <w:del w:id="4587" w:author="Shy Alon" w:date="2017-07-21T16:25:00Z">
                                <m:rPr>
                                  <m:sty m:val="bi"/>
                                </m:rPr>
                                <w:rPr>
                                  <w:rFonts w:ascii="Cambria Math" w:eastAsia="Calibri" w:hAnsi="Cambria Math" w:cs="Arial"/>
                                  <w:szCs w:val="20"/>
                                </w:rPr>
                                <m:t>O</m:t>
                              </w:del>
                            </m:r>
                          </m:e>
                          <m:sub>
                            <m:r>
                              <w:del w:id="4588" w:author="Shy Alon" w:date="2017-07-21T16:25:00Z">
                                <m:rPr>
                                  <m:sty m:val="b"/>
                                </m:rPr>
                                <w:rPr>
                                  <w:rFonts w:ascii="Cambria Math" w:eastAsia="Calibri" w:hAnsi="Cambria Math" w:cs="Arial"/>
                                  <w:szCs w:val="20"/>
                                </w:rPr>
                                <m:t>2</m:t>
                              </w:del>
                            </m:r>
                          </m:sub>
                        </m:sSub>
                      </m:sub>
                    </m:sSub>
                  </m:e>
                  <m:sup>
                    <m:r>
                      <w:del w:id="4589" w:author="Shy Alon" w:date="2017-07-21T16:25:00Z">
                        <m:rPr>
                          <m:sty m:val="b"/>
                        </m:rPr>
                        <w:rPr>
                          <w:rFonts w:ascii="Cambria Math" w:eastAsia="Calibri" w:hAnsi="Cambria Math" w:cs="Arial"/>
                          <w:szCs w:val="20"/>
                        </w:rPr>
                        <m:t>3</m:t>
                      </w:del>
                    </m:r>
                  </m:sup>
                </m:sSup>
                <m:r>
                  <w:del w:id="4590" w:author="Shy Alon" w:date="2017-07-21T16:25:00Z">
                    <m:rPr>
                      <m:sty m:val="b"/>
                    </m:rPr>
                    <w:rPr>
                      <w:rFonts w:ascii="Cambria Math" w:eastAsia="Calibri" w:hAnsi="Cambria Math" w:cs="Arial"/>
                      <w:szCs w:val="20"/>
                    </w:rPr>
                    <m:t>+1.43*</m:t>
                  </w:del>
                </m:r>
                <m:sSup>
                  <m:sSupPr>
                    <m:ctrlPr>
                      <w:del w:id="4591" w:author="Shy Alon" w:date="2017-07-21T16:25:00Z">
                        <w:rPr>
                          <w:rFonts w:ascii="Cambria Math" w:eastAsia="Calibri" w:hAnsi="Cambria Math" w:cs="Arial"/>
                          <w:szCs w:val="20"/>
                        </w:rPr>
                      </w:del>
                    </m:ctrlPr>
                  </m:sSupPr>
                  <m:e>
                    <m:r>
                      <w:del w:id="4592" w:author="Shy Alon" w:date="2017-07-21T16:25:00Z">
                        <m:rPr>
                          <m:sty m:val="b"/>
                        </m:rPr>
                        <w:rPr>
                          <w:rFonts w:ascii="Cambria Math" w:eastAsia="Calibri" w:hAnsi="Cambria Math" w:cs="Arial"/>
                          <w:szCs w:val="20"/>
                        </w:rPr>
                        <m:t>10</m:t>
                      </w:del>
                    </m:r>
                  </m:e>
                  <m:sup>
                    <m:r>
                      <w:del w:id="4593" w:author="Shy Alon" w:date="2017-07-21T16:25:00Z">
                        <m:rPr>
                          <m:sty m:val="b"/>
                        </m:rPr>
                        <w:rPr>
                          <w:rFonts w:ascii="Cambria Math" w:eastAsia="Calibri" w:hAnsi="Cambria Math" w:cs="Arial"/>
                          <w:szCs w:val="20"/>
                        </w:rPr>
                        <m:t>-9</m:t>
                      </w:del>
                    </m:r>
                  </m:sup>
                </m:sSup>
                <m:sSup>
                  <m:sSupPr>
                    <m:ctrlPr>
                      <w:del w:id="4594" w:author="Shy Alon" w:date="2017-07-21T16:25:00Z">
                        <w:rPr>
                          <w:rFonts w:ascii="Cambria Math" w:eastAsia="Calibri" w:hAnsi="Cambria Math" w:cs="Arial"/>
                          <w:szCs w:val="20"/>
                        </w:rPr>
                      </w:del>
                    </m:ctrlPr>
                  </m:sSupPr>
                  <m:e>
                    <m:sSub>
                      <m:sSubPr>
                        <m:ctrlPr>
                          <w:del w:id="4595" w:author="Shy Alon" w:date="2017-07-21T16:25:00Z">
                            <w:rPr>
                              <w:rFonts w:ascii="Cambria Math" w:eastAsia="Calibri" w:hAnsi="Cambria Math" w:cs="Arial"/>
                              <w:i/>
                              <w:szCs w:val="20"/>
                            </w:rPr>
                          </w:del>
                        </m:ctrlPr>
                      </m:sSubPr>
                      <m:e>
                        <m:r>
                          <w:del w:id="4596" w:author="Shy Alon" w:date="2017-07-21T16:25:00Z">
                            <m:rPr>
                              <m:sty m:val="bi"/>
                            </m:rPr>
                            <w:rPr>
                              <w:rFonts w:ascii="Cambria Math" w:eastAsia="Calibri" w:hAnsi="Cambria Math" w:cs="Arial"/>
                              <w:szCs w:val="20"/>
                            </w:rPr>
                            <m:t>d</m:t>
                          </w:del>
                        </m:r>
                      </m:e>
                      <m:sub>
                        <m:r>
                          <w:del w:id="4597" w:author="Shy Alon" w:date="2017-07-21T16:25:00Z">
                            <m:rPr>
                              <m:sty m:val="bi"/>
                            </m:rPr>
                            <w:rPr>
                              <w:rFonts w:ascii="Cambria Math" w:eastAsia="Calibri" w:hAnsi="Cambria Math" w:cs="Arial"/>
                              <w:szCs w:val="20"/>
                            </w:rPr>
                            <m:t>Ti</m:t>
                          </w:del>
                        </m:r>
                        <m:sSub>
                          <m:sSubPr>
                            <m:ctrlPr>
                              <w:del w:id="4598" w:author="Shy Alon" w:date="2017-07-21T16:25:00Z">
                                <w:rPr>
                                  <w:rFonts w:ascii="Cambria Math" w:eastAsia="Calibri" w:hAnsi="Cambria Math" w:cs="Arial"/>
                                  <w:szCs w:val="20"/>
                                </w:rPr>
                              </w:del>
                            </m:ctrlPr>
                          </m:sSubPr>
                          <m:e>
                            <m:r>
                              <w:del w:id="4599" w:author="Shy Alon" w:date="2017-07-21T16:25:00Z">
                                <m:rPr>
                                  <m:sty m:val="bi"/>
                                </m:rPr>
                                <w:rPr>
                                  <w:rFonts w:ascii="Cambria Math" w:eastAsia="Calibri" w:hAnsi="Cambria Math" w:cs="Arial"/>
                                  <w:szCs w:val="20"/>
                                </w:rPr>
                                <m:t>O</m:t>
                              </w:del>
                            </m:r>
                          </m:e>
                          <m:sub>
                            <m:r>
                              <w:del w:id="4600" w:author="Shy Alon" w:date="2017-07-21T16:25:00Z">
                                <m:rPr>
                                  <m:sty m:val="b"/>
                                </m:rPr>
                                <w:rPr>
                                  <w:rFonts w:ascii="Cambria Math" w:eastAsia="Calibri" w:hAnsi="Cambria Math" w:cs="Arial"/>
                                  <w:szCs w:val="20"/>
                                </w:rPr>
                                <m:t>2</m:t>
                              </w:del>
                            </m:r>
                          </m:sub>
                        </m:sSub>
                      </m:sub>
                    </m:sSub>
                  </m:e>
                  <m:sup>
                    <m:r>
                      <w:del w:id="4601" w:author="Shy Alon" w:date="2017-07-21T16:25:00Z">
                        <m:rPr>
                          <m:sty m:val="b"/>
                        </m:rPr>
                        <w:rPr>
                          <w:rFonts w:ascii="Cambria Math" w:eastAsia="Calibri" w:hAnsi="Cambria Math" w:cs="Arial"/>
                          <w:szCs w:val="20"/>
                        </w:rPr>
                        <m:t>4</m:t>
                      </w:del>
                    </m:r>
                  </m:sup>
                </m:sSup>
                <m:r>
                  <w:del w:id="4602" w:author="Shy Alon" w:date="2017-07-21T16:25:00Z">
                    <m:rPr>
                      <m:sty m:val="b"/>
                    </m:rPr>
                    <w:rPr>
                      <w:rFonts w:ascii="Cambria Math" w:eastAsia="Calibri" w:hAnsi="Cambria Math" w:cs="Arial"/>
                      <w:szCs w:val="20"/>
                    </w:rPr>
                    <m:t>-3.7*</m:t>
                  </w:del>
                </m:r>
                <m:sSup>
                  <m:sSupPr>
                    <m:ctrlPr>
                      <w:del w:id="4603" w:author="Shy Alon" w:date="2017-07-21T16:25:00Z">
                        <w:rPr>
                          <w:rFonts w:ascii="Cambria Math" w:eastAsia="Calibri" w:hAnsi="Cambria Math" w:cs="Arial"/>
                          <w:szCs w:val="20"/>
                        </w:rPr>
                      </w:del>
                    </m:ctrlPr>
                  </m:sSupPr>
                  <m:e>
                    <m:r>
                      <w:del w:id="4604" w:author="Shy Alon" w:date="2017-07-21T16:25:00Z">
                        <m:rPr>
                          <m:sty m:val="b"/>
                        </m:rPr>
                        <w:rPr>
                          <w:rFonts w:ascii="Cambria Math" w:eastAsia="Calibri" w:hAnsi="Cambria Math" w:cs="Arial"/>
                          <w:szCs w:val="20"/>
                        </w:rPr>
                        <m:t>10</m:t>
                      </w:del>
                    </m:r>
                  </m:e>
                  <m:sup>
                    <m:r>
                      <w:del w:id="4605" w:author="Shy Alon" w:date="2017-07-21T16:25:00Z">
                        <m:rPr>
                          <m:sty m:val="b"/>
                        </m:rPr>
                        <w:rPr>
                          <w:rFonts w:ascii="Cambria Math" w:eastAsia="Calibri" w:hAnsi="Cambria Math" w:cs="Arial"/>
                          <w:szCs w:val="20"/>
                        </w:rPr>
                        <m:t>-12</m:t>
                      </w:del>
                    </m:r>
                  </m:sup>
                </m:sSup>
                <m:sSup>
                  <m:sSupPr>
                    <m:ctrlPr>
                      <w:del w:id="4606" w:author="Shy Alon" w:date="2017-07-21T16:25:00Z">
                        <w:rPr>
                          <w:rFonts w:ascii="Cambria Math" w:eastAsia="Calibri" w:hAnsi="Cambria Math" w:cs="Arial"/>
                          <w:szCs w:val="20"/>
                        </w:rPr>
                      </w:del>
                    </m:ctrlPr>
                  </m:sSupPr>
                  <m:e>
                    <m:sSub>
                      <m:sSubPr>
                        <m:ctrlPr>
                          <w:del w:id="4607" w:author="Shy Alon" w:date="2017-07-21T16:25:00Z">
                            <w:rPr>
                              <w:rFonts w:ascii="Cambria Math" w:eastAsia="Calibri" w:hAnsi="Cambria Math" w:cs="Arial"/>
                              <w:i/>
                              <w:szCs w:val="20"/>
                            </w:rPr>
                          </w:del>
                        </m:ctrlPr>
                      </m:sSubPr>
                      <m:e>
                        <m:r>
                          <w:del w:id="4608" w:author="Shy Alon" w:date="2017-07-21T16:25:00Z">
                            <m:rPr>
                              <m:sty m:val="bi"/>
                            </m:rPr>
                            <w:rPr>
                              <w:rFonts w:ascii="Cambria Math" w:eastAsia="Calibri" w:hAnsi="Cambria Math" w:cs="Arial"/>
                              <w:szCs w:val="20"/>
                            </w:rPr>
                            <m:t>d</m:t>
                          </w:del>
                        </m:r>
                      </m:e>
                      <m:sub>
                        <m:r>
                          <w:del w:id="4609" w:author="Shy Alon" w:date="2017-07-21T16:25:00Z">
                            <m:rPr>
                              <m:sty m:val="bi"/>
                            </m:rPr>
                            <w:rPr>
                              <w:rFonts w:ascii="Cambria Math" w:eastAsia="Calibri" w:hAnsi="Cambria Math" w:cs="Arial"/>
                              <w:szCs w:val="20"/>
                            </w:rPr>
                            <m:t>Ti</m:t>
                          </w:del>
                        </m:r>
                        <m:sSub>
                          <m:sSubPr>
                            <m:ctrlPr>
                              <w:del w:id="4610" w:author="Shy Alon" w:date="2017-07-21T16:25:00Z">
                                <w:rPr>
                                  <w:rFonts w:ascii="Cambria Math" w:eastAsia="Calibri" w:hAnsi="Cambria Math" w:cs="Arial"/>
                                  <w:szCs w:val="20"/>
                                </w:rPr>
                              </w:del>
                            </m:ctrlPr>
                          </m:sSubPr>
                          <m:e>
                            <m:r>
                              <w:del w:id="4611" w:author="Shy Alon" w:date="2017-07-21T16:25:00Z">
                                <m:rPr>
                                  <m:sty m:val="bi"/>
                                </m:rPr>
                                <w:rPr>
                                  <w:rFonts w:ascii="Cambria Math" w:eastAsia="Calibri" w:hAnsi="Cambria Math" w:cs="Arial"/>
                                  <w:szCs w:val="20"/>
                                </w:rPr>
                                <m:t>O</m:t>
                              </w:del>
                            </m:r>
                          </m:e>
                          <m:sub>
                            <m:r>
                              <w:del w:id="4612" w:author="Shy Alon" w:date="2017-07-21T16:25:00Z">
                                <m:rPr>
                                  <m:sty m:val="b"/>
                                </m:rPr>
                                <w:rPr>
                                  <w:rFonts w:ascii="Cambria Math" w:eastAsia="Calibri" w:hAnsi="Cambria Math" w:cs="Arial"/>
                                  <w:szCs w:val="20"/>
                                </w:rPr>
                                <m:t>2</m:t>
                              </w:del>
                            </m:r>
                          </m:sub>
                        </m:sSub>
                      </m:sub>
                    </m:sSub>
                  </m:e>
                  <m:sup>
                    <m:r>
                      <w:del w:id="4613" w:author="Shy Alon" w:date="2017-07-21T16:25:00Z">
                        <m:rPr>
                          <m:sty m:val="b"/>
                        </m:rPr>
                        <w:rPr>
                          <w:rFonts w:ascii="Cambria Math" w:eastAsia="Calibri" w:hAnsi="Cambria Math" w:cs="Arial"/>
                          <w:szCs w:val="20"/>
                        </w:rPr>
                        <m:t>5</m:t>
                      </w:del>
                    </m:r>
                  </m:sup>
                </m:sSup>
                <m:r>
                  <w:del w:id="4614" w:author="Shy Alon" w:date="2017-07-21T16:25:00Z">
                    <m:rPr>
                      <m:sty m:val="b"/>
                    </m:rPr>
                    <w:rPr>
                      <w:rFonts w:ascii="Cambria Math" w:eastAsia="Calibri" w:hAnsi="Cambria Math" w:cs="Arial"/>
                      <w:szCs w:val="20"/>
                    </w:rPr>
                    <m:t>+3.39*</m:t>
                  </w:del>
                </m:r>
                <m:sSup>
                  <m:sSupPr>
                    <m:ctrlPr>
                      <w:del w:id="4615" w:author="Shy Alon" w:date="2017-07-21T16:25:00Z">
                        <w:rPr>
                          <w:rFonts w:ascii="Cambria Math" w:eastAsia="Calibri" w:hAnsi="Cambria Math" w:cs="Arial"/>
                          <w:szCs w:val="20"/>
                        </w:rPr>
                      </w:del>
                    </m:ctrlPr>
                  </m:sSupPr>
                  <m:e>
                    <m:r>
                      <w:del w:id="4616" w:author="Shy Alon" w:date="2017-07-21T16:25:00Z">
                        <m:rPr>
                          <m:sty m:val="b"/>
                        </m:rPr>
                        <w:rPr>
                          <w:rFonts w:ascii="Cambria Math" w:eastAsia="Calibri" w:hAnsi="Cambria Math" w:cs="Arial"/>
                          <w:szCs w:val="20"/>
                        </w:rPr>
                        <m:t>10</m:t>
                      </w:del>
                    </m:r>
                  </m:e>
                  <m:sup>
                    <m:r>
                      <w:del w:id="4617" w:author="Shy Alon" w:date="2017-07-21T16:25:00Z">
                        <m:rPr>
                          <m:sty m:val="b"/>
                        </m:rPr>
                        <w:rPr>
                          <w:rFonts w:ascii="Cambria Math" w:eastAsia="Calibri" w:hAnsi="Cambria Math" w:cs="Arial"/>
                          <w:szCs w:val="20"/>
                        </w:rPr>
                        <m:t>-8</m:t>
                      </w:del>
                    </m:r>
                  </m:sup>
                </m:sSup>
                <m:sSup>
                  <m:sSupPr>
                    <m:ctrlPr>
                      <w:del w:id="4618" w:author="Shy Alon" w:date="2017-07-21T16:25:00Z">
                        <w:rPr>
                          <w:rFonts w:ascii="Cambria Math" w:eastAsia="Calibri" w:hAnsi="Cambria Math" w:cs="Arial"/>
                          <w:szCs w:val="20"/>
                        </w:rPr>
                      </w:del>
                    </m:ctrlPr>
                  </m:sSupPr>
                  <m:e>
                    <m:sSub>
                      <m:sSubPr>
                        <m:ctrlPr>
                          <w:del w:id="4619" w:author="Shy Alon" w:date="2017-07-21T16:25:00Z">
                            <w:rPr>
                              <w:rFonts w:ascii="Cambria Math" w:eastAsia="Calibri" w:hAnsi="Cambria Math" w:cs="Arial"/>
                              <w:i/>
                              <w:szCs w:val="20"/>
                            </w:rPr>
                          </w:del>
                        </m:ctrlPr>
                      </m:sSubPr>
                      <m:e>
                        <m:r>
                          <w:del w:id="4620" w:author="Shy Alon" w:date="2017-07-21T16:25:00Z">
                            <m:rPr>
                              <m:sty m:val="bi"/>
                            </m:rPr>
                            <w:rPr>
                              <w:rFonts w:ascii="Cambria Math" w:eastAsia="Calibri" w:hAnsi="Cambria Math" w:cs="Arial"/>
                              <w:szCs w:val="20"/>
                            </w:rPr>
                            <m:t>d</m:t>
                          </w:del>
                        </m:r>
                      </m:e>
                      <m:sub>
                        <m:r>
                          <w:del w:id="4621" w:author="Shy Alon" w:date="2017-07-21T16:25:00Z">
                            <m:rPr>
                              <m:sty m:val="bi"/>
                            </m:rPr>
                            <w:rPr>
                              <w:rFonts w:ascii="Cambria Math" w:eastAsia="Calibri" w:hAnsi="Cambria Math" w:cs="Arial"/>
                              <w:szCs w:val="20"/>
                            </w:rPr>
                            <m:t>C</m:t>
                          </w:del>
                        </m:r>
                        <m:sSub>
                          <m:sSubPr>
                            <m:ctrlPr>
                              <w:del w:id="4622" w:author="Shy Alon" w:date="2017-07-21T16:25:00Z">
                                <w:rPr>
                                  <w:rFonts w:ascii="Cambria Math" w:eastAsia="Calibri" w:hAnsi="Cambria Math" w:cs="Arial"/>
                                  <w:i/>
                                  <w:szCs w:val="20"/>
                                </w:rPr>
                              </w:del>
                            </m:ctrlPr>
                          </m:sSubPr>
                          <m:e>
                            <m:r>
                              <w:del w:id="4623" w:author="Shy Alon" w:date="2017-07-21T16:25:00Z">
                                <m:rPr>
                                  <m:sty m:val="bi"/>
                                </m:rPr>
                                <w:rPr>
                                  <w:rFonts w:ascii="Cambria Math" w:eastAsia="Calibri" w:hAnsi="Cambria Math" w:cs="Arial"/>
                                  <w:szCs w:val="20"/>
                                </w:rPr>
                                <m:t>u</m:t>
                              </w:del>
                            </m:r>
                          </m:e>
                          <m:sub>
                            <m:r>
                              <w:del w:id="4624" w:author="Shy Alon" w:date="2017-07-21T16:25:00Z">
                                <m:rPr>
                                  <m:sty m:val="bi"/>
                                </m:rPr>
                                <w:rPr>
                                  <w:rFonts w:ascii="Cambria Math" w:eastAsia="Calibri" w:hAnsi="Cambria Math" w:cs="Arial"/>
                                  <w:szCs w:val="20"/>
                                </w:rPr>
                                <m:t>2</m:t>
                              </w:del>
                            </m:r>
                          </m:sub>
                        </m:sSub>
                        <m:r>
                          <w:del w:id="4625" w:author="Shy Alon" w:date="2017-07-21T16:25:00Z">
                            <m:rPr>
                              <m:sty m:val="bi"/>
                            </m:rPr>
                            <w:rPr>
                              <w:rFonts w:ascii="Cambria Math" w:eastAsia="Calibri" w:hAnsi="Cambria Math" w:cs="Arial"/>
                              <w:szCs w:val="20"/>
                            </w:rPr>
                            <m:t>o</m:t>
                          </w:del>
                        </m:r>
                      </m:sub>
                    </m:sSub>
                  </m:e>
                  <m:sup>
                    <m:r>
                      <w:del w:id="4626" w:author="Shy Alon" w:date="2017-07-21T16:25:00Z">
                        <m:rPr>
                          <m:sty m:val="b"/>
                        </m:rPr>
                        <w:rPr>
                          <w:rFonts w:ascii="Cambria Math" w:eastAsia="Calibri" w:hAnsi="Cambria Math" w:cs="Arial"/>
                          <w:szCs w:val="20"/>
                        </w:rPr>
                        <m:t>3</m:t>
                      </w:del>
                    </m:r>
                  </m:sup>
                </m:sSup>
                <m:r>
                  <w:del w:id="4627" w:author="Shy Alon" w:date="2017-07-21T16:25:00Z">
                    <m:rPr>
                      <m:sty m:val="b"/>
                    </m:rPr>
                    <w:rPr>
                      <w:rFonts w:ascii="Cambria Math" w:eastAsia="Calibri" w:hAnsi="Cambria Math" w:cs="Arial"/>
                      <w:szCs w:val="20"/>
                    </w:rPr>
                    <m:t>-9.2*</m:t>
                  </w:del>
                </m:r>
                <m:sSup>
                  <m:sSupPr>
                    <m:ctrlPr>
                      <w:del w:id="4628" w:author="Shy Alon" w:date="2017-07-21T16:25:00Z">
                        <w:rPr>
                          <w:rFonts w:ascii="Cambria Math" w:eastAsia="Calibri" w:hAnsi="Cambria Math" w:cs="Arial"/>
                          <w:szCs w:val="20"/>
                        </w:rPr>
                      </w:del>
                    </m:ctrlPr>
                  </m:sSupPr>
                  <m:e>
                    <m:r>
                      <w:del w:id="4629" w:author="Shy Alon" w:date="2017-07-21T16:25:00Z">
                        <m:rPr>
                          <m:sty m:val="b"/>
                        </m:rPr>
                        <w:rPr>
                          <w:rFonts w:ascii="Cambria Math" w:eastAsia="Calibri" w:hAnsi="Cambria Math" w:cs="Arial"/>
                          <w:szCs w:val="20"/>
                        </w:rPr>
                        <m:t>10</m:t>
                      </w:del>
                    </m:r>
                  </m:e>
                  <m:sup>
                    <m:r>
                      <w:del w:id="4630" w:author="Shy Alon" w:date="2017-07-21T16:25:00Z">
                        <m:rPr>
                          <m:sty m:val="b"/>
                        </m:rPr>
                        <w:rPr>
                          <w:rFonts w:ascii="Cambria Math" w:eastAsia="Calibri" w:hAnsi="Cambria Math" w:cs="Arial"/>
                          <w:szCs w:val="20"/>
                        </w:rPr>
                        <m:t>-11</m:t>
                      </w:del>
                    </m:r>
                  </m:sup>
                </m:sSup>
                <m:sSup>
                  <m:sSupPr>
                    <m:ctrlPr>
                      <w:del w:id="4631" w:author="Shy Alon" w:date="2017-07-21T16:25:00Z">
                        <w:rPr>
                          <w:rFonts w:ascii="Cambria Math" w:eastAsia="Calibri" w:hAnsi="Cambria Math" w:cs="Arial"/>
                          <w:szCs w:val="20"/>
                        </w:rPr>
                      </w:del>
                    </m:ctrlPr>
                  </m:sSupPr>
                  <m:e>
                    <m:sSub>
                      <m:sSubPr>
                        <m:ctrlPr>
                          <w:del w:id="4632" w:author="Shy Alon" w:date="2017-07-21T16:25:00Z">
                            <w:rPr>
                              <w:rFonts w:ascii="Cambria Math" w:eastAsia="Calibri" w:hAnsi="Cambria Math" w:cs="Arial"/>
                              <w:i/>
                              <w:szCs w:val="20"/>
                            </w:rPr>
                          </w:del>
                        </m:ctrlPr>
                      </m:sSubPr>
                      <m:e>
                        <m:r>
                          <w:del w:id="4633" w:author="Shy Alon" w:date="2017-07-21T16:25:00Z">
                            <m:rPr>
                              <m:sty m:val="bi"/>
                            </m:rPr>
                            <w:rPr>
                              <w:rFonts w:ascii="Cambria Math" w:eastAsia="Calibri" w:hAnsi="Cambria Math" w:cs="Arial"/>
                              <w:szCs w:val="20"/>
                            </w:rPr>
                            <m:t>d</m:t>
                          </w:del>
                        </m:r>
                      </m:e>
                      <m:sub>
                        <m:r>
                          <w:del w:id="4634" w:author="Shy Alon" w:date="2017-07-21T16:25:00Z">
                            <m:rPr>
                              <m:sty m:val="bi"/>
                            </m:rPr>
                            <w:rPr>
                              <w:rFonts w:ascii="Cambria Math" w:eastAsia="Calibri" w:hAnsi="Cambria Math" w:cs="Arial"/>
                              <w:szCs w:val="20"/>
                            </w:rPr>
                            <m:t>C</m:t>
                          </w:del>
                        </m:r>
                        <m:sSub>
                          <m:sSubPr>
                            <m:ctrlPr>
                              <w:del w:id="4635" w:author="Shy Alon" w:date="2017-07-21T16:25:00Z">
                                <w:rPr>
                                  <w:rFonts w:ascii="Cambria Math" w:eastAsia="Calibri" w:hAnsi="Cambria Math" w:cs="Arial"/>
                                  <w:i/>
                                  <w:szCs w:val="20"/>
                                </w:rPr>
                              </w:del>
                            </m:ctrlPr>
                          </m:sSubPr>
                          <m:e>
                            <m:r>
                              <w:del w:id="4636" w:author="Shy Alon" w:date="2017-07-21T16:25:00Z">
                                <m:rPr>
                                  <m:sty m:val="bi"/>
                                </m:rPr>
                                <w:rPr>
                                  <w:rFonts w:ascii="Cambria Math" w:eastAsia="Calibri" w:hAnsi="Cambria Math" w:cs="Arial"/>
                                  <w:szCs w:val="20"/>
                                </w:rPr>
                                <m:t>u</m:t>
                              </w:del>
                            </m:r>
                          </m:e>
                          <m:sub>
                            <m:r>
                              <w:del w:id="4637" w:author="Shy Alon" w:date="2017-07-21T16:25:00Z">
                                <m:rPr>
                                  <m:sty m:val="bi"/>
                                </m:rPr>
                                <w:rPr>
                                  <w:rFonts w:ascii="Cambria Math" w:eastAsia="Calibri" w:hAnsi="Cambria Math" w:cs="Arial"/>
                                  <w:szCs w:val="20"/>
                                </w:rPr>
                                <m:t>2</m:t>
                              </w:del>
                            </m:r>
                          </m:sub>
                        </m:sSub>
                        <m:r>
                          <w:del w:id="4638" w:author="Shy Alon" w:date="2017-07-21T16:25:00Z">
                            <m:rPr>
                              <m:sty m:val="bi"/>
                            </m:rPr>
                            <w:rPr>
                              <w:rFonts w:ascii="Cambria Math" w:eastAsia="Calibri" w:hAnsi="Cambria Math" w:cs="Arial"/>
                              <w:szCs w:val="20"/>
                            </w:rPr>
                            <m:t>o</m:t>
                          </w:del>
                        </m:r>
                      </m:sub>
                    </m:sSub>
                  </m:e>
                  <m:sup>
                    <m:r>
                      <w:del w:id="4639" w:author="Shy Alon" w:date="2017-07-21T16:25:00Z">
                        <m:rPr>
                          <m:sty m:val="b"/>
                        </m:rPr>
                        <w:rPr>
                          <w:rFonts w:ascii="Cambria Math" w:eastAsia="Calibri" w:hAnsi="Cambria Math" w:cs="Arial"/>
                          <w:szCs w:val="20"/>
                        </w:rPr>
                        <m:t>4</m:t>
                      </w:del>
                    </m:r>
                  </m:sup>
                </m:sSup>
                <m:r>
                  <w:del w:id="4640" w:author="Shy Alon" w:date="2017-07-21T16:25:00Z">
                    <m:rPr>
                      <m:sty m:val="b"/>
                    </m:rPr>
                    <w:rPr>
                      <w:rFonts w:ascii="Cambria Math" w:eastAsia="Calibri" w:hAnsi="Cambria Math" w:cs="Arial"/>
                      <w:szCs w:val="20"/>
                    </w:rPr>
                    <m:t>+8.52*</m:t>
                  </w:del>
                </m:r>
                <m:sSup>
                  <m:sSupPr>
                    <m:ctrlPr>
                      <w:del w:id="4641" w:author="Shy Alon" w:date="2017-07-21T16:25:00Z">
                        <w:rPr>
                          <w:rFonts w:ascii="Cambria Math" w:eastAsia="Calibri" w:hAnsi="Cambria Math" w:cs="Arial"/>
                          <w:szCs w:val="20"/>
                        </w:rPr>
                      </w:del>
                    </m:ctrlPr>
                  </m:sSupPr>
                  <m:e>
                    <m:r>
                      <w:del w:id="4642" w:author="Shy Alon" w:date="2017-07-21T16:25:00Z">
                        <m:rPr>
                          <m:sty m:val="b"/>
                        </m:rPr>
                        <w:rPr>
                          <w:rFonts w:ascii="Cambria Math" w:eastAsia="Calibri" w:hAnsi="Cambria Math" w:cs="Arial"/>
                          <w:szCs w:val="20"/>
                        </w:rPr>
                        <m:t>10</m:t>
                      </w:del>
                    </m:r>
                  </m:e>
                  <m:sup>
                    <m:r>
                      <w:del w:id="4643" w:author="Shy Alon" w:date="2017-07-21T16:25:00Z">
                        <m:rPr>
                          <m:sty m:val="b"/>
                        </m:rPr>
                        <w:rPr>
                          <w:rFonts w:ascii="Cambria Math" w:eastAsia="Calibri" w:hAnsi="Cambria Math" w:cs="Arial"/>
                          <w:szCs w:val="20"/>
                        </w:rPr>
                        <m:t>-14</m:t>
                      </w:del>
                    </m:r>
                  </m:sup>
                </m:sSup>
                <m:sSup>
                  <m:sSupPr>
                    <m:ctrlPr>
                      <w:del w:id="4644" w:author="Shy Alon" w:date="2017-07-21T16:25:00Z">
                        <w:rPr>
                          <w:rFonts w:ascii="Cambria Math" w:eastAsia="Calibri" w:hAnsi="Cambria Math" w:cs="Arial"/>
                          <w:i/>
                          <w:szCs w:val="20"/>
                        </w:rPr>
                      </w:del>
                    </m:ctrlPr>
                  </m:sSupPr>
                  <m:e>
                    <m:sSub>
                      <m:sSubPr>
                        <m:ctrlPr>
                          <w:del w:id="4645" w:author="Shy Alon" w:date="2017-07-21T16:25:00Z">
                            <w:rPr>
                              <w:rFonts w:ascii="Cambria Math" w:eastAsia="Calibri" w:hAnsi="Cambria Math" w:cs="Arial"/>
                              <w:i/>
                              <w:szCs w:val="20"/>
                            </w:rPr>
                          </w:del>
                        </m:ctrlPr>
                      </m:sSubPr>
                      <m:e>
                        <m:r>
                          <w:del w:id="4646" w:author="Shy Alon" w:date="2017-07-21T16:25:00Z">
                            <m:rPr>
                              <m:sty m:val="bi"/>
                            </m:rPr>
                            <w:rPr>
                              <w:rFonts w:ascii="Cambria Math" w:eastAsia="Calibri" w:hAnsi="Cambria Math" w:cs="Arial"/>
                              <w:szCs w:val="20"/>
                            </w:rPr>
                            <m:t>d</m:t>
                          </w:del>
                        </m:r>
                      </m:e>
                      <m:sub>
                        <m:r>
                          <w:del w:id="4647" w:author="Shy Alon" w:date="2017-07-21T16:25:00Z">
                            <m:rPr>
                              <m:sty m:val="bi"/>
                            </m:rPr>
                            <w:rPr>
                              <w:rFonts w:ascii="Cambria Math" w:eastAsia="Calibri" w:hAnsi="Cambria Math" w:cs="Arial"/>
                              <w:szCs w:val="20"/>
                            </w:rPr>
                            <m:t>C</m:t>
                          </w:del>
                        </m:r>
                        <m:sSub>
                          <m:sSubPr>
                            <m:ctrlPr>
                              <w:del w:id="4648" w:author="Shy Alon" w:date="2017-07-21T16:25:00Z">
                                <w:rPr>
                                  <w:rFonts w:ascii="Cambria Math" w:eastAsia="Calibri" w:hAnsi="Cambria Math" w:cs="Arial"/>
                                  <w:i/>
                                  <w:szCs w:val="20"/>
                                </w:rPr>
                              </w:del>
                            </m:ctrlPr>
                          </m:sSubPr>
                          <m:e>
                            <m:r>
                              <w:del w:id="4649" w:author="Shy Alon" w:date="2017-07-21T16:25:00Z">
                                <m:rPr>
                                  <m:sty m:val="bi"/>
                                </m:rPr>
                                <w:rPr>
                                  <w:rFonts w:ascii="Cambria Math" w:eastAsia="Calibri" w:hAnsi="Cambria Math" w:cs="Arial"/>
                                  <w:szCs w:val="20"/>
                                </w:rPr>
                                <m:t>u</m:t>
                              </w:del>
                            </m:r>
                          </m:e>
                          <m:sub>
                            <m:r>
                              <w:del w:id="4650" w:author="Shy Alon" w:date="2017-07-21T16:25:00Z">
                                <m:rPr>
                                  <m:sty m:val="bi"/>
                                </m:rPr>
                                <w:rPr>
                                  <w:rFonts w:ascii="Cambria Math" w:eastAsia="Calibri" w:hAnsi="Cambria Math" w:cs="Arial"/>
                                  <w:szCs w:val="20"/>
                                </w:rPr>
                                <m:t>2</m:t>
                              </w:del>
                            </m:r>
                          </m:sub>
                        </m:sSub>
                        <m:r>
                          <w:del w:id="4651" w:author="Shy Alon" w:date="2017-07-21T16:25:00Z">
                            <m:rPr>
                              <m:sty m:val="bi"/>
                            </m:rPr>
                            <w:rPr>
                              <w:rFonts w:ascii="Cambria Math" w:eastAsia="Calibri" w:hAnsi="Cambria Math" w:cs="Arial"/>
                              <w:szCs w:val="20"/>
                            </w:rPr>
                            <m:t>o</m:t>
                          </w:del>
                        </m:r>
                      </m:sub>
                    </m:sSub>
                  </m:e>
                  <m:sup>
                    <m:r>
                      <w:del w:id="4652" w:author="Shy Alon" w:date="2017-07-21T16:25:00Z">
                        <m:rPr>
                          <m:sty m:val="bi"/>
                        </m:rPr>
                        <w:rPr>
                          <w:rFonts w:ascii="Cambria Math" w:eastAsia="Calibri" w:hAnsi="Cambria Math" w:cs="Arial"/>
                          <w:szCs w:val="20"/>
                        </w:rPr>
                        <m:t>5</m:t>
                      </w:del>
                    </m:r>
                  </m:sup>
                </m:sSup>
              </m:oMath>
            </m:oMathPara>
          </w:p>
        </w:tc>
      </w:tr>
      <w:tr w:rsidR="00802AFE" w:rsidRPr="00CE0C94" w:rsidDel="006642DB" w14:paraId="11981E31" w14:textId="00C795D9" w:rsidTr="00564273">
        <w:trPr>
          <w:del w:id="4653" w:author="Shy Alon" w:date="2017-07-21T16:25:00Z"/>
        </w:trPr>
        <w:tc>
          <w:tcPr>
            <w:tcW w:w="1985" w:type="dxa"/>
            <w:vMerge w:val="restart"/>
            <w:tcBorders>
              <w:top w:val="single" w:sz="4" w:space="0" w:color="auto"/>
            </w:tcBorders>
            <w:vAlign w:val="center"/>
          </w:tcPr>
          <w:p w14:paraId="76F3335A" w14:textId="7386CE80" w:rsidR="00802AFE" w:rsidRPr="00CE0C94" w:rsidDel="006642DB" w:rsidRDefault="00802AFE" w:rsidP="006642DB">
            <w:pPr>
              <w:pStyle w:val="Heading1"/>
              <w:rPr>
                <w:del w:id="4654" w:author="Shy Alon" w:date="2017-07-21T16:25:00Z"/>
                <w:rFonts w:ascii="Times New Roman" w:eastAsia="Calibri" w:hAnsi="Times New Roman" w:cs="Arial"/>
                <w:szCs w:val="20"/>
              </w:rPr>
              <w:pPrChange w:id="4655" w:author="Shy Alon" w:date="2017-07-21T16:25:00Z">
                <w:pPr>
                  <w:jc w:val="center"/>
                </w:pPr>
              </w:pPrChange>
            </w:pPr>
            <m:oMath>
              <m:r>
                <w:del w:id="4656" w:author="Shy Alon" w:date="2017-07-21T16:25:00Z">
                  <m:rPr>
                    <m:sty m:val="bi"/>
                  </m:rPr>
                  <w:rPr>
                    <w:rFonts w:ascii="Cambria Math" w:eastAsia="Calibri" w:hAnsi="Cambria Math" w:cs="Arial"/>
                    <w:szCs w:val="20"/>
                  </w:rPr>
                  <m:t>Ti</m:t>
                </w:del>
              </m:r>
              <m:sSub>
                <m:sSubPr>
                  <m:ctrlPr>
                    <w:del w:id="4657" w:author="Shy Alon" w:date="2017-07-21T16:25:00Z">
                      <w:rPr>
                        <w:rFonts w:ascii="Cambria Math" w:eastAsia="Calibri" w:hAnsi="Cambria Math" w:cs="Arial"/>
                        <w:szCs w:val="20"/>
                      </w:rPr>
                    </w:del>
                  </m:ctrlPr>
                </m:sSubPr>
                <m:e>
                  <m:r>
                    <w:del w:id="4658" w:author="Shy Alon" w:date="2017-07-21T16:25:00Z">
                      <m:rPr>
                        <m:sty m:val="bi"/>
                      </m:rPr>
                      <w:rPr>
                        <w:rFonts w:ascii="Cambria Math" w:eastAsia="Calibri" w:hAnsi="Cambria Math" w:cs="Arial"/>
                        <w:szCs w:val="20"/>
                      </w:rPr>
                      <m:t>O</m:t>
                    </w:del>
                  </m:r>
                </m:e>
                <m:sub>
                  <m:r>
                    <w:del w:id="4659" w:author="Shy Alon" w:date="2017-07-21T16:25:00Z">
                      <m:rPr>
                        <m:sty m:val="b"/>
                      </m:rPr>
                      <w:rPr>
                        <w:rFonts w:ascii="Cambria Math" w:eastAsia="Calibri" w:hAnsi="Cambria Math" w:cs="Arial"/>
                        <w:szCs w:val="20"/>
                      </w:rPr>
                      <m:t>2</m:t>
                    </w:del>
                  </m:r>
                </m:sub>
              </m:sSub>
              <m:r>
                <w:del w:id="4660" w:author="Shy Alon" w:date="2017-07-21T16:25:00Z">
                  <m:rPr>
                    <m:sty m:val="b"/>
                  </m:rPr>
                  <w:rPr>
                    <w:rFonts w:ascii="Cambria Math" w:eastAsia="Calibri" w:hAnsi="Cambria Math" w:cs="Arial"/>
                    <w:szCs w:val="20"/>
                  </w:rPr>
                  <m:t>|</m:t>
                </w:del>
              </m:r>
              <m:r>
                <w:del w:id="4661" w:author="Shy Alon" w:date="2017-07-21T16:25:00Z">
                  <m:rPr>
                    <m:sty m:val="bi"/>
                  </m:rPr>
                  <w:rPr>
                    <w:rFonts w:ascii="Cambria Math" w:eastAsia="Calibri" w:hAnsi="Cambria Math" w:cs="Arial"/>
                    <w:szCs w:val="20"/>
                  </w:rPr>
                  <m:t>C</m:t>
                </w:del>
              </m:r>
              <m:sSub>
                <m:sSubPr>
                  <m:ctrlPr>
                    <w:del w:id="4662" w:author="Shy Alon" w:date="2017-07-21T16:25:00Z">
                      <w:rPr>
                        <w:rFonts w:ascii="Cambria Math" w:eastAsia="Calibri" w:hAnsi="Cambria Math" w:cs="Arial"/>
                        <w:szCs w:val="20"/>
                      </w:rPr>
                    </w:del>
                  </m:ctrlPr>
                </m:sSubPr>
                <m:e>
                  <m:r>
                    <w:del w:id="4663" w:author="Shy Alon" w:date="2017-07-21T16:25:00Z">
                      <m:rPr>
                        <m:sty m:val="bi"/>
                      </m:rPr>
                      <w:rPr>
                        <w:rFonts w:ascii="Cambria Math" w:eastAsia="Calibri" w:hAnsi="Cambria Math" w:cs="Arial"/>
                        <w:szCs w:val="20"/>
                      </w:rPr>
                      <m:t>u</m:t>
                    </w:del>
                  </m:r>
                </m:e>
                <m:sub>
                  <m:r>
                    <w:del w:id="4664" w:author="Shy Alon" w:date="2017-07-21T16:25:00Z">
                      <m:rPr>
                        <m:sty m:val="b"/>
                      </m:rPr>
                      <w:rPr>
                        <w:rFonts w:ascii="Cambria Math" w:eastAsia="Calibri" w:hAnsi="Cambria Math" w:cs="Arial"/>
                        <w:szCs w:val="20"/>
                      </w:rPr>
                      <m:t>2</m:t>
                    </w:del>
                  </m:r>
                </m:sub>
              </m:sSub>
              <m:r>
                <w:del w:id="4665" w:author="Shy Alon" w:date="2017-07-21T16:25:00Z">
                  <m:rPr>
                    <m:sty m:val="bi"/>
                  </m:rPr>
                  <w:rPr>
                    <w:rFonts w:ascii="Cambria Math" w:eastAsia="Calibri" w:hAnsi="Cambria Math" w:cs="Arial"/>
                    <w:szCs w:val="20"/>
                  </w:rPr>
                  <m:t>O</m:t>
                </w:del>
              </m:r>
            </m:oMath>
            <w:del w:id="4666" w:author="Shy Alon" w:date="2017-07-21T16:25:00Z">
              <w:r w:rsidRPr="00CE0C94" w:rsidDel="006642DB">
                <w:rPr>
                  <w:rFonts w:ascii="Times New Roman" w:eastAsia="Calibri" w:hAnsi="Times New Roman" w:cs="Arial"/>
                  <w:szCs w:val="20"/>
                </w:rPr>
                <w:delText xml:space="preserve"> (Ag|Cu) </w:delText>
              </w:r>
            </w:del>
          </w:p>
          <w:p w14:paraId="6B06040C" w14:textId="15ACE71C" w:rsidR="00802AFE" w:rsidRPr="00CE0C94" w:rsidDel="006642DB" w:rsidRDefault="00802AFE" w:rsidP="006642DB">
            <w:pPr>
              <w:pStyle w:val="Heading1"/>
              <w:rPr>
                <w:del w:id="4667" w:author="Shy Alon" w:date="2017-07-21T16:25:00Z"/>
                <w:rFonts w:ascii="Times New Roman" w:eastAsia="Calibri" w:hAnsi="Times New Roman" w:cs="Arial"/>
                <w:szCs w:val="20"/>
              </w:rPr>
              <w:pPrChange w:id="4668" w:author="Shy Alon" w:date="2017-07-21T16:25:00Z">
                <w:pPr>
                  <w:jc w:val="center"/>
                </w:pPr>
              </w:pPrChange>
            </w:pPr>
          </w:p>
        </w:tc>
        <w:tc>
          <w:tcPr>
            <w:tcW w:w="7427" w:type="dxa"/>
            <w:tcBorders>
              <w:top w:val="single" w:sz="4" w:space="0" w:color="auto"/>
            </w:tcBorders>
            <w:vAlign w:val="center"/>
          </w:tcPr>
          <w:p w14:paraId="60D6200B" w14:textId="5538D81C" w:rsidR="00802AFE" w:rsidRPr="00A633F3" w:rsidDel="006642DB" w:rsidRDefault="00802AFE" w:rsidP="006642DB">
            <w:pPr>
              <w:pStyle w:val="Heading1"/>
              <w:rPr>
                <w:del w:id="4669" w:author="Shy Alon" w:date="2017-07-21T16:25:00Z"/>
                <w:rFonts w:ascii="Times New Roman" w:eastAsia="Calibri" w:hAnsi="Times New Roman" w:cs="Arial"/>
                <w:szCs w:val="20"/>
              </w:rPr>
              <w:pPrChange w:id="4670" w:author="Shy Alon" w:date="2017-07-21T16:25:00Z">
                <w:pPr/>
              </w:pPrChange>
            </w:pPr>
            <w:del w:id="4671" w:author="Shy Alon" w:date="2017-07-21T16:25:00Z">
              <w:r w:rsidRPr="00BB3EA2" w:rsidDel="006642DB">
                <w:rPr>
                  <w:rFonts w:eastAsia="Times New Roman"/>
                  <w:i/>
                  <w:iCs/>
                  <w:color w:val="000000"/>
                </w:rPr>
                <w:delText>J</w:delText>
              </w:r>
              <w:r w:rsidRPr="00BB3EA2" w:rsidDel="006642DB">
                <w:rPr>
                  <w:rFonts w:eastAsia="Times New Roman"/>
                  <w:i/>
                  <w:iCs/>
                  <w:color w:val="000000"/>
                  <w:vertAlign w:val="subscript"/>
                </w:rPr>
                <w:delText>SC</w:delText>
              </w:r>
              <m:oMath>
                <m:r>
                  <m:rPr>
                    <m:sty m:val="b"/>
                  </m:rPr>
                  <w:rPr>
                    <w:rFonts w:ascii="Cambria Math" w:eastAsia="Calibri" w:hAnsi="Cambria Math" w:cs="Arial"/>
                    <w:szCs w:val="20"/>
                  </w:rPr>
                  <m:t xml:space="preserve"> </m:t>
                </m:r>
                <m:d>
                  <m:dPr>
                    <m:ctrlPr>
                      <w:rPr>
                        <w:rFonts w:ascii="Cambria Math" w:eastAsia="Calibri" w:hAnsi="Cambria Math" w:cs="Arial"/>
                        <w:szCs w:val="20"/>
                      </w:rPr>
                    </m:ctrlPr>
                  </m:dPr>
                  <m:e>
                    <m:f>
                      <m:fPr>
                        <m:ctrlPr>
                          <w:rPr>
                            <w:rFonts w:ascii="Cambria Math" w:eastAsia="Calibri" w:hAnsi="Cambria Math" w:cs="Arial"/>
                            <w:i/>
                            <w:szCs w:val="20"/>
                          </w:rPr>
                        </m:ctrlPr>
                      </m:fPr>
                      <m:num>
                        <m:r>
                          <m:rPr>
                            <m:sty m:val="bi"/>
                          </m:rPr>
                          <w:rPr>
                            <w:rFonts w:ascii="Cambria Math" w:eastAsia="Calibri" w:hAnsi="Cambria Math" w:cs="Arial"/>
                            <w:szCs w:val="20"/>
                          </w:rPr>
                          <m:t>mA</m:t>
                        </m:r>
                        <m:ctrlPr>
                          <w:rPr>
                            <w:rFonts w:ascii="Cambria Math" w:eastAsia="Calibri" w:hAnsi="Cambria Math" w:cs="Arial"/>
                            <w:szCs w:val="20"/>
                          </w:rPr>
                        </m:ctrlPr>
                      </m:num>
                      <m:den>
                        <m:r>
                          <m:rPr>
                            <m:sty m:val="bi"/>
                          </m:rPr>
                          <w:rPr>
                            <w:rFonts w:ascii="Cambria Math" w:eastAsia="Calibri" w:hAnsi="Cambria Math" w:cs="Arial"/>
                            <w:szCs w:val="20"/>
                          </w:rPr>
                          <m:t>c</m:t>
                        </m:r>
                        <m:sSup>
                          <m:sSupPr>
                            <m:ctrlPr>
                              <w:rPr>
                                <w:rFonts w:ascii="Cambria Math" w:eastAsia="Calibri" w:hAnsi="Cambria Math" w:cs="Arial"/>
                                <w:szCs w:val="20"/>
                              </w:rPr>
                            </m:ctrlPr>
                          </m:sSupPr>
                          <m:e>
                            <m:r>
                              <m:rPr>
                                <m:sty m:val="bi"/>
                              </m:rPr>
                              <w:rPr>
                                <w:rFonts w:ascii="Cambria Math" w:eastAsia="Calibri" w:hAnsi="Cambria Math" w:cs="Arial"/>
                                <w:szCs w:val="20"/>
                              </w:rPr>
                              <m:t>m</m:t>
                            </m:r>
                          </m:e>
                          <m:sup>
                            <m:r>
                              <m:rPr>
                                <m:sty m:val="b"/>
                              </m:rPr>
                              <w:rPr>
                                <w:rFonts w:ascii="Cambria Math" w:eastAsia="Calibri" w:hAnsi="Cambria Math" w:cs="Arial"/>
                                <w:szCs w:val="20"/>
                              </w:rPr>
                              <m:t>2</m:t>
                            </m:r>
                          </m:sup>
                        </m:sSup>
                      </m:den>
                    </m:f>
                    <m:ctrlPr>
                      <w:rPr>
                        <w:rFonts w:ascii="Cambria Math" w:eastAsia="Times New Roman" w:hAnsi="Cambria Math" w:cs="Arial"/>
                        <w:szCs w:val="20"/>
                      </w:rPr>
                    </m:ctrlPr>
                  </m:e>
                </m:d>
                <m:r>
                  <m:rPr>
                    <m:sty m:val="b"/>
                  </m:rPr>
                  <w:rPr>
                    <w:rFonts w:ascii="Cambria Math" w:eastAsia="Calibri" w:hAnsi="Cambria Math" w:cs="Arial"/>
                    <w:szCs w:val="20"/>
                  </w:rPr>
                  <m:t>=1.69*</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-8</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3</m:t>
                    </m:r>
                  </m:sup>
                </m:sSup>
                <m:r>
                  <m:rPr>
                    <m:sty m:val="b"/>
                  </m:rPr>
                  <w:rPr>
                    <w:rFonts w:ascii="Cambria Math" w:eastAsia="Calibri" w:hAnsi="Cambria Math" w:cs="Arial"/>
                    <w:szCs w:val="20"/>
                  </w:rPr>
                  <m:t>-8.5*</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-11</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4</m:t>
                    </m:r>
                  </m:sup>
                </m:sSup>
                <m:r>
                  <m:rPr>
                    <m:sty m:val="b"/>
                  </m:rPr>
                  <w:rPr>
                    <w:rFonts w:ascii="Cambria Math" w:eastAsia="Calibri" w:hAnsi="Cambria Math" w:cs="Arial"/>
                    <w:szCs w:val="20"/>
                  </w:rPr>
                  <m:t>+1.13*</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-13</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5</m:t>
                    </m:r>
                  </m:sup>
                </m:sSup>
                <m:r>
                  <m:rPr>
                    <m:sty m:val="b"/>
                  </m:rPr>
                  <w:rPr>
                    <w:rFonts w:ascii="Cambria Math" w:eastAsia="Calibri" w:hAnsi="Cambria Math" w:cs="Arial"/>
                    <w:szCs w:val="20"/>
                  </w:rPr>
                  <m:t>+3.15*</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-9</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
                      </m:rPr>
                      <w:rPr>
                        <w:rFonts w:ascii="Cambria Math" w:eastAsia="Calibri" w:hAnsi="Cambria Math" w:cs="Arial"/>
                        <w:szCs w:val="20"/>
                      </w:rPr>
                      <m:t>3</m:t>
                    </m:r>
                  </m:sup>
                </m:sSup>
                <m:r>
                  <m:rPr>
                    <m:sty m:val="b"/>
                  </m:rPr>
                  <w:rPr>
                    <w:rFonts w:ascii="Cambria Math" w:eastAsia="Calibri" w:hAnsi="Cambria Math" w:cs="Arial"/>
                    <w:szCs w:val="20"/>
                  </w:rPr>
                  <m:t>-1.9*</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-12</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
                      </m:rPr>
                      <w:rPr>
                        <w:rFonts w:ascii="Cambria Math" w:eastAsia="Calibri" w:hAnsi="Cambria Math" w:cs="Arial"/>
                        <w:szCs w:val="20"/>
                      </w:rPr>
                      <m:t>4</m:t>
                    </m:r>
                  </m:sup>
                </m:sSup>
                <m:r>
                  <m:rPr>
                    <m:sty m:val="b"/>
                  </m:rPr>
                  <w:rPr>
                    <w:rFonts w:ascii="Cambria Math" w:eastAsia="Calibri" w:hAnsi="Cambria Math" w:cs="Arial"/>
                    <w:szCs w:val="20"/>
                  </w:rPr>
                  <m:t>-1.7*</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-15</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i"/>
                      </m:rPr>
                      <w:rPr>
                        <w:rFonts w:ascii="Cambria Math" w:eastAsia="Calibri" w:hAnsi="Cambria Math" w:cs="Arial"/>
                        <w:szCs w:val="20"/>
                      </w:rPr>
                      <m:t>5</m:t>
                    </m:r>
                  </m:sup>
                </m:sSup>
              </m:oMath>
            </w:del>
          </w:p>
        </w:tc>
      </w:tr>
      <w:tr w:rsidR="00802AFE" w:rsidRPr="00CE0C94" w:rsidDel="006642DB" w14:paraId="03D82653" w14:textId="300A1269" w:rsidTr="00564273">
        <w:trPr>
          <w:del w:id="4672" w:author="Shy Alon" w:date="2017-07-21T16:25:00Z"/>
        </w:trPr>
        <w:tc>
          <w:tcPr>
            <w:tcW w:w="1985" w:type="dxa"/>
            <w:vMerge/>
            <w:vAlign w:val="center"/>
          </w:tcPr>
          <w:p w14:paraId="13CAE943" w14:textId="03CC59FC" w:rsidR="00802AFE" w:rsidRPr="00CE0C94" w:rsidDel="006642DB" w:rsidRDefault="00802AFE" w:rsidP="006642DB">
            <w:pPr>
              <w:pStyle w:val="Heading1"/>
              <w:rPr>
                <w:del w:id="4673" w:author="Shy Alon" w:date="2017-07-21T16:25:00Z"/>
                <w:rFonts w:ascii="Times New Roman" w:eastAsia="Calibri" w:hAnsi="Times New Roman" w:cs="Arial"/>
                <w:szCs w:val="20"/>
              </w:rPr>
              <w:pPrChange w:id="4674" w:author="Shy Alon" w:date="2017-07-21T16:25:00Z">
                <w:pPr>
                  <w:jc w:val="center"/>
                </w:pPr>
              </w:pPrChange>
            </w:pPr>
          </w:p>
        </w:tc>
        <w:tc>
          <w:tcPr>
            <w:tcW w:w="7427" w:type="dxa"/>
            <w:vAlign w:val="center"/>
          </w:tcPr>
          <w:p w14:paraId="6A63704D" w14:textId="12ED2DFE" w:rsidR="00802AFE" w:rsidRPr="00A633F3" w:rsidDel="006642DB" w:rsidRDefault="00802AFE" w:rsidP="006642DB">
            <w:pPr>
              <w:pStyle w:val="Heading1"/>
              <w:rPr>
                <w:del w:id="4675" w:author="Shy Alon" w:date="2017-07-21T16:25:00Z"/>
                <w:rFonts w:ascii="Times New Roman" w:eastAsia="Calibri" w:hAnsi="Times New Roman" w:cs="Arial"/>
                <w:szCs w:val="20"/>
              </w:rPr>
              <w:pPrChange w:id="4676" w:author="Shy Alon" w:date="2017-07-21T16:25:00Z">
                <w:pPr/>
              </w:pPrChange>
            </w:pPr>
            <w:del w:id="4677" w:author="Shy Alon" w:date="2017-07-21T16:25:00Z">
              <w:r w:rsidRPr="00BB3EA2" w:rsidDel="006642DB">
                <w:rPr>
                  <w:rFonts w:eastAsia="Times New Roman"/>
                  <w:i/>
                  <w:iCs/>
                  <w:color w:val="000000"/>
                </w:rPr>
                <w:delText>V</w:delText>
              </w:r>
              <w:r w:rsidRPr="00BB3EA2" w:rsidDel="006642DB">
                <w:rPr>
                  <w:rFonts w:eastAsia="Times New Roman"/>
                  <w:i/>
                  <w:iCs/>
                  <w:color w:val="000000"/>
                  <w:vertAlign w:val="subscript"/>
                </w:rPr>
                <w:delText>OC</w:delText>
              </w:r>
              <m:oMath>
                <m:d>
                  <m:dPr>
                    <m:ctrlPr>
                      <w:rPr>
                        <w:rFonts w:ascii="Cambria Math" w:eastAsia="Calibri" w:hAnsi="Cambria Math" w:cs="Arial"/>
                        <w:szCs w:val="20"/>
                      </w:rPr>
                    </m:ctrlPr>
                  </m:dPr>
                  <m:e>
                    <m:r>
                      <m:rPr>
                        <m:sty m:val="b"/>
                      </m:rPr>
                      <w:rPr>
                        <w:rFonts w:ascii="Cambria Math" w:eastAsia="Calibri" w:hAnsi="Cambria Math" w:cs="Arial"/>
                        <w:szCs w:val="20"/>
                      </w:rPr>
                      <m:t>V</m:t>
                    </m:r>
                  </m:e>
                </m:d>
                <m:r>
                  <m:rPr>
                    <m:sty m:val="b"/>
                  </m:rPr>
                  <w:rPr>
                    <w:rFonts w:ascii="Cambria Math" w:eastAsia="Calibri" w:hAnsi="Cambria Math" w:cs="Arial"/>
                    <w:szCs w:val="20"/>
                  </w:rPr>
                  <m:t>=9.31*</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-9</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3</m:t>
                    </m:r>
                  </m:sup>
                </m:sSup>
                <m:r>
                  <m:rPr>
                    <m:sty m:val="b"/>
                  </m:rPr>
                  <w:rPr>
                    <w:rFonts w:ascii="Cambria Math" w:eastAsia="Calibri" w:hAnsi="Cambria Math" w:cs="Arial"/>
                    <w:szCs w:val="20"/>
                  </w:rPr>
                  <m:t>+4.01*</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-11</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4</m:t>
                    </m:r>
                  </m:sup>
                </m:sSup>
                <m:r>
                  <m:rPr>
                    <m:sty m:val="b"/>
                  </m:rPr>
                  <w:rPr>
                    <w:rFonts w:ascii="Cambria Math" w:eastAsia="Calibri" w:hAnsi="Cambria Math" w:cs="Arial"/>
                    <w:szCs w:val="20"/>
                  </w:rPr>
                  <m:t>-2*</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-13</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5</m:t>
                    </m:r>
                  </m:sup>
                </m:sSup>
                <m:r>
                  <m:rPr>
                    <m:sty m:val="b"/>
                  </m:rPr>
                  <w:rPr>
                    <w:rFonts w:ascii="Cambria Math" w:eastAsia="Calibri" w:hAnsi="Cambria Math" w:cs="Arial"/>
                    <w:szCs w:val="20"/>
                  </w:rPr>
                  <m:t>+2.04*</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-8</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
                      </m:rPr>
                      <w:rPr>
                        <w:rFonts w:ascii="Cambria Math" w:eastAsia="Calibri" w:hAnsi="Cambria Math" w:cs="Arial"/>
                        <w:szCs w:val="20"/>
                      </w:rPr>
                      <m:t>3</m:t>
                    </m:r>
                  </m:sup>
                </m:sSup>
                <m:r>
                  <m:rPr>
                    <m:sty m:val="b"/>
                  </m:rPr>
                  <w:rPr>
                    <w:rFonts w:ascii="Cambria Math" w:eastAsia="Calibri" w:hAnsi="Cambria Math" w:cs="Arial"/>
                    <w:szCs w:val="20"/>
                  </w:rPr>
                  <m:t>-6.9*</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-11</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
                      </m:rPr>
                      <w:rPr>
                        <w:rFonts w:ascii="Cambria Math" w:eastAsia="Calibri" w:hAnsi="Cambria Math" w:cs="Arial"/>
                        <w:szCs w:val="20"/>
                      </w:rPr>
                      <m:t>4</m:t>
                    </m:r>
                  </m:sup>
                </m:sSup>
                <m:r>
                  <m:rPr>
                    <m:sty m:val="b"/>
                  </m:rPr>
                  <w:rPr>
                    <w:rFonts w:ascii="Cambria Math" w:eastAsia="Calibri" w:hAnsi="Cambria Math" w:cs="Arial"/>
                    <w:szCs w:val="20"/>
                  </w:rPr>
                  <m:t>+6.18*</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-14</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i"/>
                      </m:rPr>
                      <w:rPr>
                        <w:rFonts w:ascii="Cambria Math" w:eastAsia="Calibri" w:hAnsi="Cambria Math" w:cs="Arial"/>
                        <w:szCs w:val="20"/>
                      </w:rPr>
                      <m:t>5</m:t>
                    </m:r>
                  </m:sup>
                </m:sSup>
              </m:oMath>
            </w:del>
          </w:p>
        </w:tc>
      </w:tr>
      <w:tr w:rsidR="00802AFE" w:rsidRPr="00CE0C94" w:rsidDel="006642DB" w14:paraId="7BF180BE" w14:textId="3F89AC68" w:rsidTr="00564273">
        <w:trPr>
          <w:del w:id="4678" w:author="Shy Alon" w:date="2017-07-21T16:25:00Z"/>
        </w:trPr>
        <w:tc>
          <w:tcPr>
            <w:tcW w:w="1985" w:type="dxa"/>
            <w:vMerge/>
            <w:tcBorders>
              <w:bottom w:val="single" w:sz="4" w:space="0" w:color="auto"/>
            </w:tcBorders>
            <w:vAlign w:val="center"/>
          </w:tcPr>
          <w:p w14:paraId="1642E44B" w14:textId="0D711546" w:rsidR="00802AFE" w:rsidRPr="00CE0C94" w:rsidDel="006642DB" w:rsidRDefault="00802AFE" w:rsidP="006642DB">
            <w:pPr>
              <w:pStyle w:val="Heading1"/>
              <w:rPr>
                <w:del w:id="4679" w:author="Shy Alon" w:date="2017-07-21T16:25:00Z"/>
                <w:rFonts w:ascii="Times New Roman" w:eastAsia="Calibri" w:hAnsi="Times New Roman" w:cs="Arial"/>
                <w:szCs w:val="20"/>
              </w:rPr>
              <w:pPrChange w:id="4680" w:author="Shy Alon" w:date="2017-07-21T16:25:00Z">
                <w:pPr>
                  <w:jc w:val="center"/>
                </w:pPr>
              </w:pPrChange>
            </w:pPr>
          </w:p>
        </w:tc>
        <w:tc>
          <w:tcPr>
            <w:tcW w:w="7427" w:type="dxa"/>
            <w:tcBorders>
              <w:bottom w:val="single" w:sz="4" w:space="0" w:color="auto"/>
            </w:tcBorders>
            <w:vAlign w:val="center"/>
          </w:tcPr>
          <w:p w14:paraId="1F3CD62F" w14:textId="6097EDC6" w:rsidR="00802AFE" w:rsidRPr="003A3660" w:rsidDel="006642DB" w:rsidRDefault="00802AFE" w:rsidP="006642DB">
            <w:pPr>
              <w:pStyle w:val="Heading1"/>
              <w:rPr>
                <w:del w:id="4681" w:author="Shy Alon" w:date="2017-07-21T16:25:00Z"/>
                <w:rFonts w:ascii="Times New Roman" w:eastAsia="Calibri" w:hAnsi="Times New Roman" w:cs="Arial"/>
                <w:szCs w:val="20"/>
              </w:rPr>
              <w:pPrChange w:id="4682" w:author="Shy Alon" w:date="2017-07-21T16:25:00Z">
                <w:pPr>
                  <w:jc w:val="center"/>
                </w:pPr>
              </w:pPrChange>
            </w:pPr>
            <m:oMathPara>
              <m:oMathParaPr>
                <m:jc m:val="left"/>
              </m:oMathParaPr>
              <m:oMath>
                <m:r>
                  <w:del w:id="4683" w:author="Shy Alon" w:date="2017-07-21T16:25:00Z">
                    <m:rPr>
                      <m:sty m:val="b"/>
                    </m:rPr>
                    <w:rPr>
                      <w:rFonts w:ascii="Cambria Math" w:eastAsia="Calibri" w:hAnsi="Cambria Math" w:cs="Arial"/>
                      <w:szCs w:val="20"/>
                    </w:rPr>
                    <m:t xml:space="preserve">IQE </m:t>
                  </w:del>
                </m:r>
                <m:d>
                  <m:dPr>
                    <m:ctrlPr>
                      <w:del w:id="4684" w:author="Shy Alon" w:date="2017-07-21T16:25:00Z">
                        <w:rPr>
                          <w:rFonts w:ascii="Cambria Math" w:eastAsia="Calibri" w:hAnsi="Cambria Math" w:cs="Arial"/>
                          <w:szCs w:val="20"/>
                        </w:rPr>
                      </w:del>
                    </m:ctrlPr>
                  </m:dPr>
                  <m:e>
                    <m:r>
                      <w:del w:id="4685" w:author="Shy Alon" w:date="2017-07-21T16:25:00Z">
                        <m:rPr>
                          <m:sty m:val="b"/>
                        </m:rPr>
                        <w:rPr>
                          <w:rFonts w:ascii="Cambria Math" w:eastAsia="Calibri" w:hAnsi="Cambria Math" w:cs="Arial"/>
                          <w:szCs w:val="20"/>
                        </w:rPr>
                        <m:t>%</m:t>
                      </w:del>
                    </m:r>
                  </m:e>
                </m:d>
                <m:r>
                  <w:del w:id="4686" w:author="Shy Alon" w:date="2017-07-21T16:25:00Z">
                    <m:rPr>
                      <m:sty m:val="b"/>
                    </m:rPr>
                    <w:rPr>
                      <w:rFonts w:ascii="Cambria Math" w:eastAsia="Calibri" w:hAnsi="Cambria Math" w:cs="Arial"/>
                      <w:szCs w:val="20"/>
                    </w:rPr>
                    <m:t>=-9.47*</m:t>
                  </w:del>
                </m:r>
                <m:sSup>
                  <m:sSupPr>
                    <m:ctrlPr>
                      <w:del w:id="4687" w:author="Shy Alon" w:date="2017-07-21T16:25:00Z">
                        <w:rPr>
                          <w:rFonts w:ascii="Cambria Math" w:eastAsia="Calibri" w:hAnsi="Cambria Math" w:cs="Arial"/>
                          <w:szCs w:val="20"/>
                        </w:rPr>
                      </w:del>
                    </m:ctrlPr>
                  </m:sSupPr>
                  <m:e>
                    <m:r>
                      <w:del w:id="4688" w:author="Shy Alon" w:date="2017-07-21T16:25:00Z">
                        <m:rPr>
                          <m:sty m:val="b"/>
                        </m:rPr>
                        <w:rPr>
                          <w:rFonts w:ascii="Cambria Math" w:eastAsia="Calibri" w:hAnsi="Cambria Math" w:cs="Arial"/>
                          <w:szCs w:val="20"/>
                        </w:rPr>
                        <m:t>10</m:t>
                      </w:del>
                    </m:r>
                  </m:e>
                  <m:sup>
                    <m:r>
                      <w:del w:id="4689" w:author="Shy Alon" w:date="2017-07-21T16:25:00Z">
                        <m:rPr>
                          <m:sty m:val="b"/>
                        </m:rPr>
                        <w:rPr>
                          <w:rFonts w:ascii="Cambria Math" w:eastAsia="Calibri" w:hAnsi="Cambria Math" w:cs="Arial"/>
                          <w:szCs w:val="20"/>
                        </w:rPr>
                        <m:t>-7</m:t>
                      </w:del>
                    </m:r>
                  </m:sup>
                </m:sSup>
                <m:r>
                  <w:del w:id="4690" w:author="Shy Alon" w:date="2017-07-21T16:25:00Z">
                    <m:rPr>
                      <m:sty m:val="b"/>
                    </m:rPr>
                    <w:rPr>
                      <w:rFonts w:ascii="Cambria Math" w:eastAsia="Calibri" w:hAnsi="Cambria Math" w:cs="Arial"/>
                      <w:szCs w:val="20"/>
                    </w:rPr>
                    <m:t>*</m:t>
                  </w:del>
                </m:r>
                <m:sSup>
                  <m:sSupPr>
                    <m:ctrlPr>
                      <w:del w:id="4691" w:author="Shy Alon" w:date="2017-07-21T16:25:00Z">
                        <w:rPr>
                          <w:rFonts w:ascii="Cambria Math" w:eastAsia="Calibri" w:hAnsi="Cambria Math" w:cs="Arial"/>
                          <w:szCs w:val="20"/>
                        </w:rPr>
                      </w:del>
                    </m:ctrlPr>
                  </m:sSupPr>
                  <m:e>
                    <m:sSub>
                      <m:sSubPr>
                        <m:ctrlPr>
                          <w:del w:id="4692" w:author="Shy Alon" w:date="2017-07-21T16:25:00Z">
                            <w:rPr>
                              <w:rFonts w:ascii="Cambria Math" w:eastAsia="Calibri" w:hAnsi="Cambria Math" w:cs="Arial"/>
                              <w:i/>
                              <w:szCs w:val="20"/>
                            </w:rPr>
                          </w:del>
                        </m:ctrlPr>
                      </m:sSubPr>
                      <m:e>
                        <m:r>
                          <w:del w:id="4693" w:author="Shy Alon" w:date="2017-07-21T16:25:00Z">
                            <m:rPr>
                              <m:sty m:val="bi"/>
                            </m:rPr>
                            <w:rPr>
                              <w:rFonts w:ascii="Cambria Math" w:eastAsia="Calibri" w:hAnsi="Cambria Math" w:cs="Arial"/>
                              <w:szCs w:val="20"/>
                            </w:rPr>
                            <m:t>d</m:t>
                          </w:del>
                        </m:r>
                      </m:e>
                      <m:sub>
                        <m:r>
                          <w:del w:id="4694" w:author="Shy Alon" w:date="2017-07-21T16:25:00Z">
                            <m:rPr>
                              <m:sty m:val="bi"/>
                            </m:rPr>
                            <w:rPr>
                              <w:rFonts w:ascii="Cambria Math" w:eastAsia="Calibri" w:hAnsi="Cambria Math" w:cs="Arial"/>
                              <w:szCs w:val="20"/>
                            </w:rPr>
                            <m:t>Ti</m:t>
                          </w:del>
                        </m:r>
                        <m:sSub>
                          <m:sSubPr>
                            <m:ctrlPr>
                              <w:del w:id="4695" w:author="Shy Alon" w:date="2017-07-21T16:25:00Z">
                                <w:rPr>
                                  <w:rFonts w:ascii="Cambria Math" w:eastAsia="Calibri" w:hAnsi="Cambria Math" w:cs="Arial"/>
                                  <w:szCs w:val="20"/>
                                </w:rPr>
                              </w:del>
                            </m:ctrlPr>
                          </m:sSubPr>
                          <m:e>
                            <m:r>
                              <w:del w:id="4696" w:author="Shy Alon" w:date="2017-07-21T16:25:00Z">
                                <m:rPr>
                                  <m:sty m:val="bi"/>
                                </m:rPr>
                                <w:rPr>
                                  <w:rFonts w:ascii="Cambria Math" w:eastAsia="Calibri" w:hAnsi="Cambria Math" w:cs="Arial"/>
                                  <w:szCs w:val="20"/>
                                </w:rPr>
                                <m:t>O</m:t>
                              </w:del>
                            </m:r>
                          </m:e>
                          <m:sub>
                            <m:r>
                              <w:del w:id="4697" w:author="Shy Alon" w:date="2017-07-21T16:25:00Z">
                                <m:rPr>
                                  <m:sty m:val="b"/>
                                </m:rPr>
                                <w:rPr>
                                  <w:rFonts w:ascii="Cambria Math" w:eastAsia="Calibri" w:hAnsi="Cambria Math" w:cs="Arial"/>
                                  <w:szCs w:val="20"/>
                                </w:rPr>
                                <m:t>2</m:t>
                              </w:del>
                            </m:r>
                          </m:sub>
                        </m:sSub>
                      </m:sub>
                    </m:sSub>
                  </m:e>
                  <m:sup>
                    <m:r>
                      <w:del w:id="4698" w:author="Shy Alon" w:date="2017-07-21T16:25:00Z">
                        <m:rPr>
                          <m:sty m:val="b"/>
                        </m:rPr>
                        <w:rPr>
                          <w:rFonts w:ascii="Cambria Math" w:eastAsia="Calibri" w:hAnsi="Cambria Math" w:cs="Arial"/>
                          <w:szCs w:val="20"/>
                        </w:rPr>
                        <m:t>3</m:t>
                      </w:del>
                    </m:r>
                  </m:sup>
                </m:sSup>
                <m:r>
                  <w:del w:id="4699" w:author="Shy Alon" w:date="2017-07-21T16:25:00Z">
                    <m:rPr>
                      <m:sty m:val="b"/>
                    </m:rPr>
                    <w:rPr>
                      <w:rFonts w:ascii="Cambria Math" w:eastAsia="Calibri" w:hAnsi="Cambria Math" w:cs="Arial"/>
                      <w:szCs w:val="20"/>
                    </w:rPr>
                    <m:t>+7.2*</m:t>
                  </w:del>
                </m:r>
                <m:sSup>
                  <m:sSupPr>
                    <m:ctrlPr>
                      <w:del w:id="4700" w:author="Shy Alon" w:date="2017-07-21T16:25:00Z">
                        <w:rPr>
                          <w:rFonts w:ascii="Cambria Math" w:eastAsia="Calibri" w:hAnsi="Cambria Math" w:cs="Arial"/>
                          <w:szCs w:val="20"/>
                        </w:rPr>
                      </w:del>
                    </m:ctrlPr>
                  </m:sSupPr>
                  <m:e>
                    <m:r>
                      <w:del w:id="4701" w:author="Shy Alon" w:date="2017-07-21T16:25:00Z">
                        <m:rPr>
                          <m:sty m:val="b"/>
                        </m:rPr>
                        <w:rPr>
                          <w:rFonts w:ascii="Cambria Math" w:eastAsia="Calibri" w:hAnsi="Cambria Math" w:cs="Arial"/>
                          <w:szCs w:val="20"/>
                        </w:rPr>
                        <m:t>10</m:t>
                      </w:del>
                    </m:r>
                  </m:e>
                  <m:sup>
                    <m:r>
                      <w:del w:id="4702" w:author="Shy Alon" w:date="2017-07-21T16:25:00Z">
                        <m:rPr>
                          <m:sty m:val="b"/>
                        </m:rPr>
                        <w:rPr>
                          <w:rFonts w:ascii="Cambria Math" w:eastAsia="Calibri" w:hAnsi="Cambria Math" w:cs="Arial"/>
                          <w:szCs w:val="20"/>
                        </w:rPr>
                        <m:t>-9</m:t>
                      </w:del>
                    </m:r>
                  </m:sup>
                </m:sSup>
                <m:r>
                  <w:del w:id="4703" w:author="Shy Alon" w:date="2017-07-21T16:25:00Z">
                    <m:rPr>
                      <m:sty m:val="b"/>
                    </m:rPr>
                    <w:rPr>
                      <w:rFonts w:ascii="Cambria Math" w:eastAsia="Calibri" w:hAnsi="Cambria Math" w:cs="Arial"/>
                      <w:szCs w:val="20"/>
                    </w:rPr>
                    <m:t>*</m:t>
                  </w:del>
                </m:r>
                <m:sSup>
                  <m:sSupPr>
                    <m:ctrlPr>
                      <w:del w:id="4704" w:author="Shy Alon" w:date="2017-07-21T16:25:00Z">
                        <w:rPr>
                          <w:rFonts w:ascii="Cambria Math" w:eastAsia="Calibri" w:hAnsi="Cambria Math" w:cs="Arial"/>
                          <w:szCs w:val="20"/>
                        </w:rPr>
                      </w:del>
                    </m:ctrlPr>
                  </m:sSupPr>
                  <m:e>
                    <m:sSub>
                      <m:sSubPr>
                        <m:ctrlPr>
                          <w:del w:id="4705" w:author="Shy Alon" w:date="2017-07-21T16:25:00Z">
                            <w:rPr>
                              <w:rFonts w:ascii="Cambria Math" w:eastAsia="Calibri" w:hAnsi="Cambria Math" w:cs="Arial"/>
                              <w:i/>
                              <w:szCs w:val="20"/>
                            </w:rPr>
                          </w:del>
                        </m:ctrlPr>
                      </m:sSubPr>
                      <m:e>
                        <m:r>
                          <w:del w:id="4706" w:author="Shy Alon" w:date="2017-07-21T16:25:00Z">
                            <m:rPr>
                              <m:sty m:val="bi"/>
                            </m:rPr>
                            <w:rPr>
                              <w:rFonts w:ascii="Cambria Math" w:eastAsia="Calibri" w:hAnsi="Cambria Math" w:cs="Arial"/>
                              <w:szCs w:val="20"/>
                            </w:rPr>
                            <m:t>d</m:t>
                          </w:del>
                        </m:r>
                      </m:e>
                      <m:sub>
                        <m:r>
                          <w:del w:id="4707" w:author="Shy Alon" w:date="2017-07-21T16:25:00Z">
                            <m:rPr>
                              <m:sty m:val="bi"/>
                            </m:rPr>
                            <w:rPr>
                              <w:rFonts w:ascii="Cambria Math" w:eastAsia="Calibri" w:hAnsi="Cambria Math" w:cs="Arial"/>
                              <w:szCs w:val="20"/>
                            </w:rPr>
                            <m:t>Ti</m:t>
                          </w:del>
                        </m:r>
                        <m:sSub>
                          <m:sSubPr>
                            <m:ctrlPr>
                              <w:del w:id="4708" w:author="Shy Alon" w:date="2017-07-21T16:25:00Z">
                                <w:rPr>
                                  <w:rFonts w:ascii="Cambria Math" w:eastAsia="Calibri" w:hAnsi="Cambria Math" w:cs="Arial"/>
                                  <w:szCs w:val="20"/>
                                </w:rPr>
                              </w:del>
                            </m:ctrlPr>
                          </m:sSubPr>
                          <m:e>
                            <m:r>
                              <w:del w:id="4709" w:author="Shy Alon" w:date="2017-07-21T16:25:00Z">
                                <m:rPr>
                                  <m:sty m:val="bi"/>
                                </m:rPr>
                                <w:rPr>
                                  <w:rFonts w:ascii="Cambria Math" w:eastAsia="Calibri" w:hAnsi="Cambria Math" w:cs="Arial"/>
                                  <w:szCs w:val="20"/>
                                </w:rPr>
                                <m:t>O</m:t>
                              </w:del>
                            </m:r>
                          </m:e>
                          <m:sub>
                            <m:r>
                              <w:del w:id="4710" w:author="Shy Alon" w:date="2017-07-21T16:25:00Z">
                                <m:rPr>
                                  <m:sty m:val="b"/>
                                </m:rPr>
                                <w:rPr>
                                  <w:rFonts w:ascii="Cambria Math" w:eastAsia="Calibri" w:hAnsi="Cambria Math" w:cs="Arial"/>
                                  <w:szCs w:val="20"/>
                                </w:rPr>
                                <m:t>2</m:t>
                              </w:del>
                            </m:r>
                          </m:sub>
                        </m:sSub>
                      </m:sub>
                    </m:sSub>
                  </m:e>
                  <m:sup>
                    <m:r>
                      <w:del w:id="4711" w:author="Shy Alon" w:date="2017-07-21T16:25:00Z">
                        <m:rPr>
                          <m:sty m:val="b"/>
                        </m:rPr>
                        <w:rPr>
                          <w:rFonts w:ascii="Cambria Math" w:eastAsia="Calibri" w:hAnsi="Cambria Math" w:cs="Arial"/>
                          <w:szCs w:val="20"/>
                        </w:rPr>
                        <m:t>4</m:t>
                      </w:del>
                    </m:r>
                  </m:sup>
                </m:sSup>
                <m:r>
                  <w:del w:id="4712" w:author="Shy Alon" w:date="2017-07-21T16:25:00Z">
                    <m:rPr>
                      <m:sty m:val="b"/>
                    </m:rPr>
                    <w:rPr>
                      <w:rFonts w:ascii="Cambria Math" w:eastAsia="Calibri" w:hAnsi="Cambria Math" w:cs="Arial"/>
                      <w:szCs w:val="20"/>
                    </w:rPr>
                    <m:t>-1.4*</m:t>
                  </w:del>
                </m:r>
                <m:sSup>
                  <m:sSupPr>
                    <m:ctrlPr>
                      <w:del w:id="4713" w:author="Shy Alon" w:date="2017-07-21T16:25:00Z">
                        <w:rPr>
                          <w:rFonts w:ascii="Cambria Math" w:eastAsia="Calibri" w:hAnsi="Cambria Math" w:cs="Arial"/>
                          <w:szCs w:val="20"/>
                        </w:rPr>
                      </w:del>
                    </m:ctrlPr>
                  </m:sSupPr>
                  <m:e>
                    <m:r>
                      <w:del w:id="4714" w:author="Shy Alon" w:date="2017-07-21T16:25:00Z">
                        <m:rPr>
                          <m:sty m:val="b"/>
                        </m:rPr>
                        <w:rPr>
                          <w:rFonts w:ascii="Cambria Math" w:eastAsia="Calibri" w:hAnsi="Cambria Math" w:cs="Arial"/>
                          <w:szCs w:val="20"/>
                        </w:rPr>
                        <m:t>10</m:t>
                      </w:del>
                    </m:r>
                  </m:e>
                  <m:sup>
                    <m:r>
                      <w:del w:id="4715" w:author="Shy Alon" w:date="2017-07-21T16:25:00Z">
                        <m:rPr>
                          <m:sty m:val="b"/>
                        </m:rPr>
                        <w:rPr>
                          <w:rFonts w:ascii="Cambria Math" w:eastAsia="Calibri" w:hAnsi="Cambria Math" w:cs="Arial"/>
                          <w:szCs w:val="20"/>
                        </w:rPr>
                        <m:t>-11</m:t>
                      </w:del>
                    </m:r>
                  </m:sup>
                </m:sSup>
                <m:r>
                  <w:del w:id="4716" w:author="Shy Alon" w:date="2017-07-21T16:25:00Z">
                    <m:rPr>
                      <m:sty m:val="b"/>
                    </m:rPr>
                    <w:rPr>
                      <w:rFonts w:ascii="Cambria Math" w:eastAsia="Calibri" w:hAnsi="Cambria Math" w:cs="Arial"/>
                      <w:szCs w:val="20"/>
                    </w:rPr>
                    <m:t>*</m:t>
                  </w:del>
                </m:r>
                <m:sSup>
                  <m:sSupPr>
                    <m:ctrlPr>
                      <w:del w:id="4717" w:author="Shy Alon" w:date="2017-07-21T16:25:00Z">
                        <w:rPr>
                          <w:rFonts w:ascii="Cambria Math" w:eastAsia="Calibri" w:hAnsi="Cambria Math" w:cs="Arial"/>
                          <w:szCs w:val="20"/>
                        </w:rPr>
                      </w:del>
                    </m:ctrlPr>
                  </m:sSupPr>
                  <m:e>
                    <m:sSub>
                      <m:sSubPr>
                        <m:ctrlPr>
                          <w:del w:id="4718" w:author="Shy Alon" w:date="2017-07-21T16:25:00Z">
                            <w:rPr>
                              <w:rFonts w:ascii="Cambria Math" w:eastAsia="Calibri" w:hAnsi="Cambria Math" w:cs="Arial"/>
                              <w:i/>
                              <w:szCs w:val="20"/>
                            </w:rPr>
                          </w:del>
                        </m:ctrlPr>
                      </m:sSubPr>
                      <m:e>
                        <m:r>
                          <w:del w:id="4719" w:author="Shy Alon" w:date="2017-07-21T16:25:00Z">
                            <m:rPr>
                              <m:sty m:val="bi"/>
                            </m:rPr>
                            <w:rPr>
                              <w:rFonts w:ascii="Cambria Math" w:eastAsia="Calibri" w:hAnsi="Cambria Math" w:cs="Arial"/>
                              <w:szCs w:val="20"/>
                            </w:rPr>
                            <m:t>d</m:t>
                          </w:del>
                        </m:r>
                      </m:e>
                      <m:sub>
                        <m:r>
                          <w:del w:id="4720" w:author="Shy Alon" w:date="2017-07-21T16:25:00Z">
                            <m:rPr>
                              <m:sty m:val="bi"/>
                            </m:rPr>
                            <w:rPr>
                              <w:rFonts w:ascii="Cambria Math" w:eastAsia="Calibri" w:hAnsi="Cambria Math" w:cs="Arial"/>
                              <w:szCs w:val="20"/>
                            </w:rPr>
                            <m:t>Ti</m:t>
                          </w:del>
                        </m:r>
                        <m:sSub>
                          <m:sSubPr>
                            <m:ctrlPr>
                              <w:del w:id="4721" w:author="Shy Alon" w:date="2017-07-21T16:25:00Z">
                                <w:rPr>
                                  <w:rFonts w:ascii="Cambria Math" w:eastAsia="Calibri" w:hAnsi="Cambria Math" w:cs="Arial"/>
                                  <w:szCs w:val="20"/>
                                </w:rPr>
                              </w:del>
                            </m:ctrlPr>
                          </m:sSubPr>
                          <m:e>
                            <m:r>
                              <w:del w:id="4722" w:author="Shy Alon" w:date="2017-07-21T16:25:00Z">
                                <m:rPr>
                                  <m:sty m:val="bi"/>
                                </m:rPr>
                                <w:rPr>
                                  <w:rFonts w:ascii="Cambria Math" w:eastAsia="Calibri" w:hAnsi="Cambria Math" w:cs="Arial"/>
                                  <w:szCs w:val="20"/>
                                </w:rPr>
                                <m:t>O</m:t>
                              </w:del>
                            </m:r>
                          </m:e>
                          <m:sub>
                            <m:r>
                              <w:del w:id="4723" w:author="Shy Alon" w:date="2017-07-21T16:25:00Z">
                                <m:rPr>
                                  <m:sty m:val="b"/>
                                </m:rPr>
                                <w:rPr>
                                  <w:rFonts w:ascii="Cambria Math" w:eastAsia="Calibri" w:hAnsi="Cambria Math" w:cs="Arial"/>
                                  <w:szCs w:val="20"/>
                                </w:rPr>
                                <m:t>2</m:t>
                              </w:del>
                            </m:r>
                          </m:sub>
                        </m:sSub>
                      </m:sub>
                    </m:sSub>
                  </m:e>
                  <m:sup>
                    <m:r>
                      <w:del w:id="4724" w:author="Shy Alon" w:date="2017-07-21T16:25:00Z">
                        <m:rPr>
                          <m:sty m:val="b"/>
                        </m:rPr>
                        <w:rPr>
                          <w:rFonts w:ascii="Cambria Math" w:eastAsia="Calibri" w:hAnsi="Cambria Math" w:cs="Arial"/>
                          <w:szCs w:val="20"/>
                        </w:rPr>
                        <m:t>5</m:t>
                      </w:del>
                    </m:r>
                  </m:sup>
                </m:sSup>
                <m:r>
                  <w:del w:id="4725" w:author="Shy Alon" w:date="2017-07-21T16:25:00Z">
                    <m:rPr>
                      <m:sty m:val="b"/>
                    </m:rPr>
                    <w:rPr>
                      <w:rFonts w:ascii="Cambria Math" w:eastAsia="Calibri" w:hAnsi="Cambria Math" w:cs="Arial"/>
                      <w:szCs w:val="20"/>
                    </w:rPr>
                    <m:t>+1.2*</m:t>
                  </w:del>
                </m:r>
                <m:sSup>
                  <m:sSupPr>
                    <m:ctrlPr>
                      <w:del w:id="4726" w:author="Shy Alon" w:date="2017-07-21T16:25:00Z">
                        <w:rPr>
                          <w:rFonts w:ascii="Cambria Math" w:eastAsia="Calibri" w:hAnsi="Cambria Math" w:cs="Arial"/>
                          <w:szCs w:val="20"/>
                        </w:rPr>
                      </w:del>
                    </m:ctrlPr>
                  </m:sSupPr>
                  <m:e>
                    <m:r>
                      <w:del w:id="4727" w:author="Shy Alon" w:date="2017-07-21T16:25:00Z">
                        <m:rPr>
                          <m:sty m:val="b"/>
                        </m:rPr>
                        <w:rPr>
                          <w:rFonts w:ascii="Cambria Math" w:eastAsia="Calibri" w:hAnsi="Cambria Math" w:cs="Arial"/>
                          <w:szCs w:val="20"/>
                        </w:rPr>
                        <m:t>10</m:t>
                      </w:del>
                    </m:r>
                  </m:e>
                  <m:sup>
                    <m:r>
                      <w:del w:id="4728" w:author="Shy Alon" w:date="2017-07-21T16:25:00Z">
                        <m:rPr>
                          <m:sty m:val="b"/>
                        </m:rPr>
                        <w:rPr>
                          <w:rFonts w:ascii="Cambria Math" w:eastAsia="Calibri" w:hAnsi="Cambria Math" w:cs="Arial"/>
                          <w:szCs w:val="20"/>
                        </w:rPr>
                        <m:t>-7</m:t>
                      </w:del>
                    </m:r>
                  </m:sup>
                </m:sSup>
                <m:r>
                  <w:del w:id="4729" w:author="Shy Alon" w:date="2017-07-21T16:25:00Z">
                    <m:rPr>
                      <m:sty m:val="b"/>
                    </m:rPr>
                    <w:rPr>
                      <w:rFonts w:ascii="Cambria Math" w:eastAsia="Calibri" w:hAnsi="Cambria Math" w:cs="Arial"/>
                      <w:szCs w:val="20"/>
                    </w:rPr>
                    <m:t>*</m:t>
                  </w:del>
                </m:r>
                <m:sSup>
                  <m:sSupPr>
                    <m:ctrlPr>
                      <w:del w:id="4730" w:author="Shy Alon" w:date="2017-07-21T16:25:00Z">
                        <w:rPr>
                          <w:rFonts w:ascii="Cambria Math" w:eastAsia="Calibri" w:hAnsi="Cambria Math" w:cs="Arial"/>
                          <w:szCs w:val="20"/>
                        </w:rPr>
                      </w:del>
                    </m:ctrlPr>
                  </m:sSupPr>
                  <m:e>
                    <m:sSub>
                      <m:sSubPr>
                        <m:ctrlPr>
                          <w:del w:id="4731" w:author="Shy Alon" w:date="2017-07-21T16:25:00Z">
                            <w:rPr>
                              <w:rFonts w:ascii="Cambria Math" w:eastAsia="Calibri" w:hAnsi="Cambria Math" w:cs="Arial"/>
                              <w:i/>
                              <w:szCs w:val="20"/>
                            </w:rPr>
                          </w:del>
                        </m:ctrlPr>
                      </m:sSubPr>
                      <m:e>
                        <m:r>
                          <w:del w:id="4732" w:author="Shy Alon" w:date="2017-07-21T16:25:00Z">
                            <m:rPr>
                              <m:sty m:val="bi"/>
                            </m:rPr>
                            <w:rPr>
                              <w:rFonts w:ascii="Cambria Math" w:eastAsia="Calibri" w:hAnsi="Cambria Math" w:cs="Arial"/>
                              <w:szCs w:val="20"/>
                            </w:rPr>
                            <m:t>d</m:t>
                          </w:del>
                        </m:r>
                      </m:e>
                      <m:sub>
                        <m:r>
                          <w:del w:id="4733" w:author="Shy Alon" w:date="2017-07-21T16:25:00Z">
                            <m:rPr>
                              <m:sty m:val="bi"/>
                            </m:rPr>
                            <w:rPr>
                              <w:rFonts w:ascii="Cambria Math" w:eastAsia="Calibri" w:hAnsi="Cambria Math" w:cs="Arial"/>
                              <w:szCs w:val="20"/>
                            </w:rPr>
                            <m:t>C</m:t>
                          </w:del>
                        </m:r>
                        <m:sSub>
                          <m:sSubPr>
                            <m:ctrlPr>
                              <w:del w:id="4734" w:author="Shy Alon" w:date="2017-07-21T16:25:00Z">
                                <w:rPr>
                                  <w:rFonts w:ascii="Cambria Math" w:eastAsia="Calibri" w:hAnsi="Cambria Math" w:cs="Arial"/>
                                  <w:i/>
                                  <w:szCs w:val="20"/>
                                </w:rPr>
                              </w:del>
                            </m:ctrlPr>
                          </m:sSubPr>
                          <m:e>
                            <m:r>
                              <w:del w:id="4735" w:author="Shy Alon" w:date="2017-07-21T16:25:00Z">
                                <m:rPr>
                                  <m:sty m:val="bi"/>
                                </m:rPr>
                                <w:rPr>
                                  <w:rFonts w:ascii="Cambria Math" w:eastAsia="Calibri" w:hAnsi="Cambria Math" w:cs="Arial"/>
                                  <w:szCs w:val="20"/>
                                </w:rPr>
                                <m:t>u</m:t>
                              </w:del>
                            </m:r>
                          </m:e>
                          <m:sub>
                            <m:r>
                              <w:del w:id="4736" w:author="Shy Alon" w:date="2017-07-21T16:25:00Z">
                                <m:rPr>
                                  <m:sty m:val="bi"/>
                                </m:rPr>
                                <w:rPr>
                                  <w:rFonts w:ascii="Cambria Math" w:eastAsia="Calibri" w:hAnsi="Cambria Math" w:cs="Arial"/>
                                  <w:szCs w:val="20"/>
                                </w:rPr>
                                <m:t>2</m:t>
                              </w:del>
                            </m:r>
                          </m:sub>
                        </m:sSub>
                        <m:r>
                          <w:del w:id="4737" w:author="Shy Alon" w:date="2017-07-21T16:25:00Z">
                            <m:rPr>
                              <m:sty m:val="bi"/>
                            </m:rPr>
                            <w:rPr>
                              <w:rFonts w:ascii="Cambria Math" w:eastAsia="Calibri" w:hAnsi="Cambria Math" w:cs="Arial"/>
                              <w:szCs w:val="20"/>
                            </w:rPr>
                            <m:t>o</m:t>
                          </w:del>
                        </m:r>
                      </m:sub>
                    </m:sSub>
                  </m:e>
                  <m:sup>
                    <m:r>
                      <w:del w:id="4738" w:author="Shy Alon" w:date="2017-07-21T16:25:00Z">
                        <m:rPr>
                          <m:sty m:val="b"/>
                        </m:rPr>
                        <w:rPr>
                          <w:rFonts w:ascii="Cambria Math" w:eastAsia="Calibri" w:hAnsi="Cambria Math" w:cs="Arial"/>
                          <w:szCs w:val="20"/>
                        </w:rPr>
                        <m:t>3</m:t>
                      </w:del>
                    </m:r>
                  </m:sup>
                </m:sSup>
                <m:r>
                  <w:del w:id="4739" w:author="Shy Alon" w:date="2017-07-21T16:25:00Z">
                    <m:rPr>
                      <m:sty m:val="b"/>
                    </m:rPr>
                    <w:rPr>
                      <w:rFonts w:ascii="Cambria Math" w:eastAsia="Calibri" w:hAnsi="Cambria Math" w:cs="Arial"/>
                      <w:szCs w:val="20"/>
                    </w:rPr>
                    <m:t>-3.6*</m:t>
                  </w:del>
                </m:r>
                <m:sSup>
                  <m:sSupPr>
                    <m:ctrlPr>
                      <w:del w:id="4740" w:author="Shy Alon" w:date="2017-07-21T16:25:00Z">
                        <w:rPr>
                          <w:rFonts w:ascii="Cambria Math" w:eastAsia="Calibri" w:hAnsi="Cambria Math" w:cs="Arial"/>
                          <w:szCs w:val="20"/>
                        </w:rPr>
                      </w:del>
                    </m:ctrlPr>
                  </m:sSupPr>
                  <m:e>
                    <m:r>
                      <w:del w:id="4741" w:author="Shy Alon" w:date="2017-07-21T16:25:00Z">
                        <m:rPr>
                          <m:sty m:val="b"/>
                        </m:rPr>
                        <w:rPr>
                          <w:rFonts w:ascii="Cambria Math" w:eastAsia="Calibri" w:hAnsi="Cambria Math" w:cs="Arial"/>
                          <w:szCs w:val="20"/>
                        </w:rPr>
                        <m:t>10</m:t>
                      </w:del>
                    </m:r>
                  </m:e>
                  <m:sup>
                    <m:r>
                      <w:del w:id="4742" w:author="Shy Alon" w:date="2017-07-21T16:25:00Z">
                        <m:rPr>
                          <m:sty m:val="b"/>
                        </m:rPr>
                        <w:rPr>
                          <w:rFonts w:ascii="Cambria Math" w:eastAsia="Calibri" w:hAnsi="Cambria Math" w:cs="Arial"/>
                          <w:szCs w:val="20"/>
                        </w:rPr>
                        <m:t>-10</m:t>
                      </w:del>
                    </m:r>
                  </m:sup>
                </m:sSup>
                <m:r>
                  <w:del w:id="4743" w:author="Shy Alon" w:date="2017-07-21T16:25:00Z">
                    <m:rPr>
                      <m:sty m:val="b"/>
                    </m:rPr>
                    <w:rPr>
                      <w:rFonts w:ascii="Cambria Math" w:eastAsia="Calibri" w:hAnsi="Cambria Math" w:cs="Arial"/>
                      <w:szCs w:val="20"/>
                    </w:rPr>
                    <m:t>*</m:t>
                  </w:del>
                </m:r>
                <m:sSup>
                  <m:sSupPr>
                    <m:ctrlPr>
                      <w:del w:id="4744" w:author="Shy Alon" w:date="2017-07-21T16:25:00Z">
                        <w:rPr>
                          <w:rFonts w:ascii="Cambria Math" w:eastAsia="Calibri" w:hAnsi="Cambria Math" w:cs="Arial"/>
                          <w:szCs w:val="20"/>
                        </w:rPr>
                      </w:del>
                    </m:ctrlPr>
                  </m:sSupPr>
                  <m:e>
                    <m:sSub>
                      <m:sSubPr>
                        <m:ctrlPr>
                          <w:del w:id="4745" w:author="Shy Alon" w:date="2017-07-21T16:25:00Z">
                            <w:rPr>
                              <w:rFonts w:ascii="Cambria Math" w:eastAsia="Calibri" w:hAnsi="Cambria Math" w:cs="Arial"/>
                              <w:i/>
                              <w:szCs w:val="20"/>
                            </w:rPr>
                          </w:del>
                        </m:ctrlPr>
                      </m:sSubPr>
                      <m:e>
                        <m:r>
                          <w:del w:id="4746" w:author="Shy Alon" w:date="2017-07-21T16:25:00Z">
                            <m:rPr>
                              <m:sty m:val="bi"/>
                            </m:rPr>
                            <w:rPr>
                              <w:rFonts w:ascii="Cambria Math" w:eastAsia="Calibri" w:hAnsi="Cambria Math" w:cs="Arial"/>
                              <w:szCs w:val="20"/>
                            </w:rPr>
                            <m:t>d</m:t>
                          </w:del>
                        </m:r>
                      </m:e>
                      <m:sub>
                        <m:r>
                          <w:del w:id="4747" w:author="Shy Alon" w:date="2017-07-21T16:25:00Z">
                            <m:rPr>
                              <m:sty m:val="bi"/>
                            </m:rPr>
                            <w:rPr>
                              <w:rFonts w:ascii="Cambria Math" w:eastAsia="Calibri" w:hAnsi="Cambria Math" w:cs="Arial"/>
                              <w:szCs w:val="20"/>
                            </w:rPr>
                            <m:t>C</m:t>
                          </w:del>
                        </m:r>
                        <m:sSub>
                          <m:sSubPr>
                            <m:ctrlPr>
                              <w:del w:id="4748" w:author="Shy Alon" w:date="2017-07-21T16:25:00Z">
                                <w:rPr>
                                  <w:rFonts w:ascii="Cambria Math" w:eastAsia="Calibri" w:hAnsi="Cambria Math" w:cs="Arial"/>
                                  <w:i/>
                                  <w:szCs w:val="20"/>
                                </w:rPr>
                              </w:del>
                            </m:ctrlPr>
                          </m:sSubPr>
                          <m:e>
                            <m:r>
                              <w:del w:id="4749" w:author="Shy Alon" w:date="2017-07-21T16:25:00Z">
                                <m:rPr>
                                  <m:sty m:val="bi"/>
                                </m:rPr>
                                <w:rPr>
                                  <w:rFonts w:ascii="Cambria Math" w:eastAsia="Calibri" w:hAnsi="Cambria Math" w:cs="Arial"/>
                                  <w:szCs w:val="20"/>
                                </w:rPr>
                                <m:t>u</m:t>
                              </w:del>
                            </m:r>
                          </m:e>
                          <m:sub>
                            <m:r>
                              <w:del w:id="4750" w:author="Shy Alon" w:date="2017-07-21T16:25:00Z">
                                <m:rPr>
                                  <m:sty m:val="bi"/>
                                </m:rPr>
                                <w:rPr>
                                  <w:rFonts w:ascii="Cambria Math" w:eastAsia="Calibri" w:hAnsi="Cambria Math" w:cs="Arial"/>
                                  <w:szCs w:val="20"/>
                                </w:rPr>
                                <m:t>2</m:t>
                              </w:del>
                            </m:r>
                          </m:sub>
                        </m:sSub>
                        <m:r>
                          <w:del w:id="4751" w:author="Shy Alon" w:date="2017-07-21T16:25:00Z">
                            <m:rPr>
                              <m:sty m:val="bi"/>
                            </m:rPr>
                            <w:rPr>
                              <w:rFonts w:ascii="Cambria Math" w:eastAsia="Calibri" w:hAnsi="Cambria Math" w:cs="Arial"/>
                              <w:szCs w:val="20"/>
                            </w:rPr>
                            <m:t>o</m:t>
                          </w:del>
                        </m:r>
                      </m:sub>
                    </m:sSub>
                  </m:e>
                  <m:sup>
                    <m:r>
                      <w:del w:id="4752" w:author="Shy Alon" w:date="2017-07-21T16:25:00Z">
                        <m:rPr>
                          <m:sty m:val="b"/>
                        </m:rPr>
                        <w:rPr>
                          <w:rFonts w:ascii="Cambria Math" w:eastAsia="Calibri" w:hAnsi="Cambria Math" w:cs="Arial"/>
                          <w:szCs w:val="20"/>
                        </w:rPr>
                        <m:t>4</m:t>
                      </w:del>
                    </m:r>
                  </m:sup>
                </m:sSup>
                <m:r>
                  <w:del w:id="4753" w:author="Shy Alon" w:date="2017-07-21T16:25:00Z">
                    <m:rPr>
                      <m:sty m:val="b"/>
                    </m:rPr>
                    <w:rPr>
                      <w:rFonts w:ascii="Cambria Math" w:eastAsia="Calibri" w:hAnsi="Cambria Math" w:cs="Arial"/>
                      <w:szCs w:val="20"/>
                    </w:rPr>
                    <m:t>+3.08*</m:t>
                  </w:del>
                </m:r>
                <m:sSup>
                  <m:sSupPr>
                    <m:ctrlPr>
                      <w:del w:id="4754" w:author="Shy Alon" w:date="2017-07-21T16:25:00Z">
                        <w:rPr>
                          <w:rFonts w:ascii="Cambria Math" w:eastAsia="Calibri" w:hAnsi="Cambria Math" w:cs="Arial"/>
                          <w:szCs w:val="20"/>
                        </w:rPr>
                      </w:del>
                    </m:ctrlPr>
                  </m:sSupPr>
                  <m:e>
                    <m:r>
                      <w:del w:id="4755" w:author="Shy Alon" w:date="2017-07-21T16:25:00Z">
                        <m:rPr>
                          <m:sty m:val="b"/>
                        </m:rPr>
                        <w:rPr>
                          <w:rFonts w:ascii="Cambria Math" w:eastAsia="Calibri" w:hAnsi="Cambria Math" w:cs="Arial"/>
                          <w:szCs w:val="20"/>
                        </w:rPr>
                        <m:t>10</m:t>
                      </w:del>
                    </m:r>
                  </m:e>
                  <m:sup>
                    <m:r>
                      <w:del w:id="4756" w:author="Shy Alon" w:date="2017-07-21T16:25:00Z">
                        <m:rPr>
                          <m:sty m:val="b"/>
                        </m:rPr>
                        <w:rPr>
                          <w:rFonts w:ascii="Cambria Math" w:eastAsia="Calibri" w:hAnsi="Cambria Math" w:cs="Arial"/>
                          <w:szCs w:val="20"/>
                        </w:rPr>
                        <m:t>-13</m:t>
                      </w:del>
                    </m:r>
                  </m:sup>
                </m:sSup>
                <m:r>
                  <w:del w:id="4757" w:author="Shy Alon" w:date="2017-07-21T16:25:00Z">
                    <m:rPr>
                      <m:sty m:val="b"/>
                    </m:rPr>
                    <w:rPr>
                      <w:rFonts w:ascii="Cambria Math" w:eastAsia="Calibri" w:hAnsi="Cambria Math" w:cs="Arial"/>
                      <w:szCs w:val="20"/>
                    </w:rPr>
                    <m:t>*</m:t>
                  </w:del>
                </m:r>
                <m:sSup>
                  <m:sSupPr>
                    <m:ctrlPr>
                      <w:del w:id="4758" w:author="Shy Alon" w:date="2017-07-21T16:25:00Z">
                        <w:rPr>
                          <w:rFonts w:ascii="Cambria Math" w:eastAsia="Calibri" w:hAnsi="Cambria Math" w:cs="Arial"/>
                          <w:i/>
                          <w:szCs w:val="20"/>
                        </w:rPr>
                      </w:del>
                    </m:ctrlPr>
                  </m:sSupPr>
                  <m:e>
                    <m:sSub>
                      <m:sSubPr>
                        <m:ctrlPr>
                          <w:del w:id="4759" w:author="Shy Alon" w:date="2017-07-21T16:25:00Z">
                            <w:rPr>
                              <w:rFonts w:ascii="Cambria Math" w:eastAsia="Calibri" w:hAnsi="Cambria Math" w:cs="Arial"/>
                              <w:i/>
                              <w:szCs w:val="20"/>
                            </w:rPr>
                          </w:del>
                        </m:ctrlPr>
                      </m:sSubPr>
                      <m:e>
                        <m:r>
                          <w:del w:id="4760" w:author="Shy Alon" w:date="2017-07-21T16:25:00Z">
                            <m:rPr>
                              <m:sty m:val="bi"/>
                            </m:rPr>
                            <w:rPr>
                              <w:rFonts w:ascii="Cambria Math" w:eastAsia="Calibri" w:hAnsi="Cambria Math" w:cs="Arial"/>
                              <w:szCs w:val="20"/>
                            </w:rPr>
                            <m:t>d</m:t>
                          </w:del>
                        </m:r>
                      </m:e>
                      <m:sub>
                        <m:r>
                          <w:del w:id="4761" w:author="Shy Alon" w:date="2017-07-21T16:25:00Z">
                            <m:rPr>
                              <m:sty m:val="bi"/>
                            </m:rPr>
                            <w:rPr>
                              <w:rFonts w:ascii="Cambria Math" w:eastAsia="Calibri" w:hAnsi="Cambria Math" w:cs="Arial"/>
                              <w:szCs w:val="20"/>
                            </w:rPr>
                            <m:t>C</m:t>
                          </w:del>
                        </m:r>
                        <m:sSub>
                          <m:sSubPr>
                            <m:ctrlPr>
                              <w:del w:id="4762" w:author="Shy Alon" w:date="2017-07-21T16:25:00Z">
                                <w:rPr>
                                  <w:rFonts w:ascii="Cambria Math" w:eastAsia="Calibri" w:hAnsi="Cambria Math" w:cs="Arial"/>
                                  <w:i/>
                                  <w:szCs w:val="20"/>
                                </w:rPr>
                              </w:del>
                            </m:ctrlPr>
                          </m:sSubPr>
                          <m:e>
                            <m:r>
                              <w:del w:id="4763" w:author="Shy Alon" w:date="2017-07-21T16:25:00Z">
                                <m:rPr>
                                  <m:sty m:val="bi"/>
                                </m:rPr>
                                <w:rPr>
                                  <w:rFonts w:ascii="Cambria Math" w:eastAsia="Calibri" w:hAnsi="Cambria Math" w:cs="Arial"/>
                                  <w:szCs w:val="20"/>
                                </w:rPr>
                                <m:t>u</m:t>
                              </w:del>
                            </m:r>
                          </m:e>
                          <m:sub>
                            <m:r>
                              <w:del w:id="4764" w:author="Shy Alon" w:date="2017-07-21T16:25:00Z">
                                <m:rPr>
                                  <m:sty m:val="bi"/>
                                </m:rPr>
                                <w:rPr>
                                  <w:rFonts w:ascii="Cambria Math" w:eastAsia="Calibri" w:hAnsi="Cambria Math" w:cs="Arial"/>
                                  <w:szCs w:val="20"/>
                                </w:rPr>
                                <m:t>2</m:t>
                              </w:del>
                            </m:r>
                          </m:sub>
                        </m:sSub>
                        <m:r>
                          <w:del w:id="4765" w:author="Shy Alon" w:date="2017-07-21T16:25:00Z">
                            <m:rPr>
                              <m:sty m:val="bi"/>
                            </m:rPr>
                            <w:rPr>
                              <w:rFonts w:ascii="Cambria Math" w:eastAsia="Calibri" w:hAnsi="Cambria Math" w:cs="Arial"/>
                              <w:szCs w:val="20"/>
                            </w:rPr>
                            <m:t>o</m:t>
                          </w:del>
                        </m:r>
                      </m:sub>
                    </m:sSub>
                  </m:e>
                  <m:sup>
                    <m:r>
                      <w:del w:id="4766" w:author="Shy Alon" w:date="2017-07-21T16:25:00Z">
                        <m:rPr>
                          <m:sty m:val="bi"/>
                        </m:rPr>
                        <w:rPr>
                          <w:rFonts w:ascii="Cambria Math" w:eastAsia="Calibri" w:hAnsi="Cambria Math" w:cs="Arial"/>
                          <w:szCs w:val="20"/>
                        </w:rPr>
                        <m:t>5</m:t>
                      </w:del>
                    </m:r>
                  </m:sup>
                </m:sSup>
              </m:oMath>
            </m:oMathPara>
          </w:p>
        </w:tc>
      </w:tr>
      <w:tr w:rsidR="00802AFE" w:rsidRPr="00CE0C94" w:rsidDel="006642DB" w14:paraId="59768920" w14:textId="1B176615" w:rsidTr="00564273">
        <w:trPr>
          <w:del w:id="4767" w:author="Shy Alon" w:date="2017-07-21T16:25:00Z"/>
        </w:trPr>
        <w:tc>
          <w:tcPr>
            <w:tcW w:w="1985" w:type="dxa"/>
            <w:vMerge w:val="restart"/>
            <w:tcBorders>
              <w:top w:val="single" w:sz="4" w:space="0" w:color="auto"/>
            </w:tcBorders>
            <w:vAlign w:val="center"/>
          </w:tcPr>
          <w:p w14:paraId="7AE4F7A6" w14:textId="3BAB4A34" w:rsidR="00802AFE" w:rsidRPr="00CE0C94" w:rsidDel="006642DB" w:rsidRDefault="00802AFE" w:rsidP="006642DB">
            <w:pPr>
              <w:pStyle w:val="Heading1"/>
              <w:rPr>
                <w:del w:id="4768" w:author="Shy Alon" w:date="2017-07-21T16:25:00Z"/>
                <w:rFonts w:ascii="Times New Roman" w:eastAsia="Calibri" w:hAnsi="Times New Roman" w:cs="Arial"/>
                <w:iCs/>
                <w:szCs w:val="20"/>
              </w:rPr>
              <w:pPrChange w:id="4769" w:author="Shy Alon" w:date="2017-07-21T16:25:00Z">
                <w:pPr>
                  <w:jc w:val="center"/>
                </w:pPr>
              </w:pPrChange>
            </w:pPr>
            <m:oMathPara>
              <m:oMath>
                <m:r>
                  <w:del w:id="4770" w:author="Shy Alon" w:date="2017-07-21T16:25:00Z">
                    <m:rPr>
                      <m:sty m:val="bi"/>
                    </m:rPr>
                    <w:rPr>
                      <w:rFonts w:ascii="Cambria Math" w:eastAsia="Calibri" w:hAnsi="Cambria Math" w:cs="Arial"/>
                      <w:szCs w:val="20"/>
                    </w:rPr>
                    <m:t>Ti</m:t>
                  </w:del>
                </m:r>
                <m:sSub>
                  <m:sSubPr>
                    <m:ctrlPr>
                      <w:del w:id="4771" w:author="Shy Alon" w:date="2017-07-21T16:25:00Z">
                        <w:rPr>
                          <w:rFonts w:ascii="Cambria Math" w:eastAsia="Calibri" w:hAnsi="Cambria Math" w:cs="Arial"/>
                          <w:szCs w:val="20"/>
                        </w:rPr>
                      </w:del>
                    </m:ctrlPr>
                  </m:sSubPr>
                  <m:e>
                    <m:r>
                      <w:del w:id="4772" w:author="Shy Alon" w:date="2017-07-21T16:25:00Z">
                        <m:rPr>
                          <m:sty m:val="bi"/>
                        </m:rPr>
                        <w:rPr>
                          <w:rFonts w:ascii="Cambria Math" w:eastAsia="Calibri" w:hAnsi="Cambria Math" w:cs="Arial"/>
                          <w:szCs w:val="20"/>
                        </w:rPr>
                        <m:t>O</m:t>
                      </w:del>
                    </m:r>
                  </m:e>
                  <m:sub>
                    <m:r>
                      <w:del w:id="4773" w:author="Shy Alon" w:date="2017-07-21T16:25:00Z">
                        <m:rPr>
                          <m:sty m:val="b"/>
                        </m:rPr>
                        <w:rPr>
                          <w:rFonts w:ascii="Cambria Math" w:eastAsia="Calibri" w:hAnsi="Cambria Math" w:cs="Arial"/>
                          <w:szCs w:val="20"/>
                        </w:rPr>
                        <m:t>2</m:t>
                      </w:del>
                    </m:r>
                  </m:sub>
                </m:sSub>
                <m:d>
                  <m:dPr>
                    <m:begChr m:val="|"/>
                    <m:endChr m:val="|"/>
                    <m:ctrlPr>
                      <w:del w:id="4774" w:author="Shy Alon" w:date="2017-07-21T16:25:00Z">
                        <w:rPr>
                          <w:rFonts w:ascii="Cambria Math" w:eastAsia="Calibri" w:hAnsi="Cambria Math" w:cs="Arial"/>
                          <w:szCs w:val="20"/>
                        </w:rPr>
                      </w:del>
                    </m:ctrlPr>
                  </m:dPr>
                  <m:e>
                    <m:r>
                      <w:del w:id="4775" w:author="Shy Alon" w:date="2017-07-21T16:25:00Z">
                        <m:rPr>
                          <m:sty m:val="bi"/>
                        </m:rPr>
                        <w:rPr>
                          <w:rFonts w:ascii="Cambria Math" w:eastAsia="Calibri" w:hAnsi="Cambria Math" w:cs="Arial"/>
                          <w:szCs w:val="20"/>
                        </w:rPr>
                        <m:t>C</m:t>
                      </w:del>
                    </m:r>
                    <m:sSub>
                      <m:sSubPr>
                        <m:ctrlPr>
                          <w:del w:id="4776" w:author="Shy Alon" w:date="2017-07-21T16:25:00Z">
                            <w:rPr>
                              <w:rFonts w:ascii="Cambria Math" w:eastAsia="Calibri" w:hAnsi="Cambria Math" w:cs="Arial"/>
                              <w:szCs w:val="20"/>
                            </w:rPr>
                          </w:del>
                        </m:ctrlPr>
                      </m:sSubPr>
                      <m:e>
                        <m:r>
                          <w:del w:id="4777" w:author="Shy Alon" w:date="2017-07-21T16:25:00Z">
                            <m:rPr>
                              <m:sty m:val="bi"/>
                            </m:rPr>
                            <w:rPr>
                              <w:rFonts w:ascii="Cambria Math" w:eastAsia="Calibri" w:hAnsi="Cambria Math" w:cs="Arial"/>
                              <w:szCs w:val="20"/>
                            </w:rPr>
                            <m:t>o</m:t>
                          </w:del>
                        </m:r>
                      </m:e>
                      <m:sub>
                        <m:r>
                          <w:del w:id="4778" w:author="Shy Alon" w:date="2017-07-21T16:25:00Z">
                            <m:rPr>
                              <m:sty m:val="b"/>
                            </m:rPr>
                            <w:rPr>
                              <w:rFonts w:ascii="Cambria Math" w:eastAsia="Calibri" w:hAnsi="Cambria Math" w:cs="Arial"/>
                              <w:szCs w:val="20"/>
                            </w:rPr>
                            <m:t>3</m:t>
                          </w:del>
                        </m:r>
                      </m:sub>
                    </m:sSub>
                    <m:sSub>
                      <m:sSubPr>
                        <m:ctrlPr>
                          <w:del w:id="4779" w:author="Shy Alon" w:date="2017-07-21T16:25:00Z">
                            <w:rPr>
                              <w:rFonts w:ascii="Cambria Math" w:eastAsia="Calibri" w:hAnsi="Cambria Math" w:cs="Arial"/>
                              <w:szCs w:val="20"/>
                            </w:rPr>
                          </w:del>
                        </m:ctrlPr>
                      </m:sSubPr>
                      <m:e>
                        <m:r>
                          <w:del w:id="4780" w:author="Shy Alon" w:date="2017-07-21T16:25:00Z">
                            <m:rPr>
                              <m:sty m:val="bi"/>
                            </m:rPr>
                            <w:rPr>
                              <w:rFonts w:ascii="Cambria Math" w:eastAsia="Calibri" w:hAnsi="Cambria Math" w:cs="Arial"/>
                              <w:szCs w:val="20"/>
                            </w:rPr>
                            <m:t>O</m:t>
                          </w:del>
                        </m:r>
                      </m:e>
                      <m:sub>
                        <m:r>
                          <w:del w:id="4781" w:author="Shy Alon" w:date="2017-07-21T16:25:00Z">
                            <m:rPr>
                              <m:sty m:val="b"/>
                            </m:rPr>
                            <w:rPr>
                              <w:rFonts w:ascii="Cambria Math" w:eastAsia="Calibri" w:hAnsi="Cambria Math" w:cs="Arial"/>
                              <w:szCs w:val="20"/>
                            </w:rPr>
                            <m:t>4</m:t>
                          </w:del>
                        </m:r>
                      </m:sub>
                    </m:sSub>
                  </m:e>
                </m:d>
                <m:r>
                  <w:del w:id="4782" w:author="Shy Alon" w:date="2017-07-21T16:25:00Z">
                    <m:rPr>
                      <m:sty m:val="bi"/>
                    </m:rPr>
                    <w:rPr>
                      <w:rFonts w:ascii="Cambria Math" w:eastAsia="Calibri" w:hAnsi="Cambria Math" w:cs="Arial"/>
                      <w:szCs w:val="20"/>
                    </w:rPr>
                    <m:t>Mo</m:t>
                  </w:del>
                </m:r>
                <m:sSub>
                  <m:sSubPr>
                    <m:ctrlPr>
                      <w:del w:id="4783" w:author="Shy Alon" w:date="2017-07-21T16:25:00Z">
                        <w:rPr>
                          <w:rFonts w:ascii="Cambria Math" w:eastAsia="Calibri" w:hAnsi="Cambria Math" w:cs="Arial"/>
                          <w:szCs w:val="20"/>
                        </w:rPr>
                      </w:del>
                    </m:ctrlPr>
                  </m:sSubPr>
                  <m:e>
                    <m:r>
                      <w:del w:id="4784" w:author="Shy Alon" w:date="2017-07-21T16:25:00Z">
                        <m:rPr>
                          <m:sty m:val="bi"/>
                        </m:rPr>
                        <w:rPr>
                          <w:rFonts w:ascii="Cambria Math" w:eastAsia="Calibri" w:hAnsi="Cambria Math" w:cs="Arial"/>
                          <w:szCs w:val="20"/>
                        </w:rPr>
                        <m:t>O</m:t>
                      </w:del>
                    </m:r>
                  </m:e>
                  <m:sub>
                    <m:r>
                      <w:del w:id="4785" w:author="Shy Alon" w:date="2017-07-21T16:25:00Z">
                        <m:rPr>
                          <m:sty m:val="b"/>
                        </m:rPr>
                        <w:rPr>
                          <w:rFonts w:ascii="Cambria Math" w:eastAsia="Calibri" w:hAnsi="Cambria Math" w:cs="Arial"/>
                          <w:szCs w:val="20"/>
                        </w:rPr>
                        <m:t>3</m:t>
                      </w:del>
                    </m:r>
                  </m:sub>
                </m:sSub>
              </m:oMath>
            </m:oMathPara>
          </w:p>
          <w:p w14:paraId="3CFD9A9C" w14:textId="354A8FF2" w:rsidR="00802AFE" w:rsidRPr="00CE0C94" w:rsidDel="006642DB" w:rsidRDefault="00802AFE" w:rsidP="006642DB">
            <w:pPr>
              <w:pStyle w:val="Heading1"/>
              <w:rPr>
                <w:del w:id="4786" w:author="Shy Alon" w:date="2017-07-21T16:25:00Z"/>
                <w:rFonts w:ascii="Times New Roman" w:eastAsia="Calibri" w:hAnsi="Times New Roman" w:cs="Arial"/>
                <w:iCs/>
                <w:szCs w:val="20"/>
              </w:rPr>
              <w:pPrChange w:id="4787" w:author="Shy Alon" w:date="2017-07-21T16:25:00Z">
                <w:pPr/>
              </w:pPrChange>
            </w:pPr>
          </w:p>
        </w:tc>
        <w:tc>
          <w:tcPr>
            <w:tcW w:w="7427" w:type="dxa"/>
            <w:tcBorders>
              <w:top w:val="single" w:sz="4" w:space="0" w:color="auto"/>
            </w:tcBorders>
            <w:vAlign w:val="center"/>
          </w:tcPr>
          <w:p w14:paraId="68211D86" w14:textId="08CC2796" w:rsidR="00802AFE" w:rsidRPr="003A3660" w:rsidDel="006642DB" w:rsidRDefault="00802AFE" w:rsidP="006642DB">
            <w:pPr>
              <w:pStyle w:val="Heading1"/>
              <w:rPr>
                <w:del w:id="4788" w:author="Shy Alon" w:date="2017-07-21T16:25:00Z"/>
                <w:rFonts w:ascii="Times New Roman" w:eastAsia="Calibri" w:hAnsi="Times New Roman" w:cs="Arial"/>
                <w:i/>
                <w:szCs w:val="20"/>
              </w:rPr>
              <w:pPrChange w:id="4789" w:author="Shy Alon" w:date="2017-07-21T16:25:00Z">
                <w:pPr/>
              </w:pPrChange>
            </w:pPr>
            <w:del w:id="4790" w:author="Shy Alon" w:date="2017-07-21T16:25:00Z">
              <w:r w:rsidRPr="00A445E2" w:rsidDel="006642DB">
                <w:rPr>
                  <w:rFonts w:ascii="Times New Roman" w:eastAsia="Calibri" w:hAnsi="Times New Roman" w:cs="Arial"/>
                  <w:i/>
                  <w:iCs/>
                </w:rPr>
                <w:delText>J</w:delText>
              </w:r>
              <w:r w:rsidRPr="00A445E2" w:rsidDel="006642DB">
                <w:rPr>
                  <w:rFonts w:ascii="Times New Roman" w:eastAsia="Calibri" w:hAnsi="Times New Roman" w:cs="Arial"/>
                  <w:i/>
                  <w:iCs/>
                  <w:vertAlign w:val="subscript"/>
                </w:rPr>
                <w:delText>SC</w:delText>
              </w:r>
              <m:oMath>
                <m:d>
                  <m:dPr>
                    <m:ctrlPr>
                      <w:rPr>
                        <w:rFonts w:ascii="Cambria Math" w:eastAsia="Calibri" w:hAnsi="Cambria Math" w:cs="Arial"/>
                        <w:szCs w:val="20"/>
                      </w:rPr>
                    </m:ctrlPr>
                  </m:dPr>
                  <m:e>
                    <m:f>
                      <m:fPr>
                        <m:ctrlPr>
                          <w:rPr>
                            <w:rFonts w:ascii="Cambria Math" w:eastAsia="Calibri" w:hAnsi="Cambria Math" w:cs="Arial"/>
                            <w:i/>
                            <w:szCs w:val="20"/>
                          </w:rPr>
                        </m:ctrlPr>
                      </m:fPr>
                      <m:num>
                        <m:r>
                          <m:rPr>
                            <m:sty m:val="bi"/>
                          </m:rPr>
                          <w:rPr>
                            <w:rFonts w:ascii="Cambria Math" w:eastAsia="Calibri" w:hAnsi="Cambria Math" w:cs="Arial"/>
                            <w:szCs w:val="20"/>
                          </w:rPr>
                          <m:t>mA</m:t>
                        </m:r>
                        <m:ctrlPr>
                          <w:rPr>
                            <w:rFonts w:ascii="Cambria Math" w:eastAsia="Calibri" w:hAnsi="Cambria Math" w:cs="Arial"/>
                            <w:szCs w:val="20"/>
                          </w:rPr>
                        </m:ctrlPr>
                      </m:num>
                      <m:den>
                        <m:r>
                          <m:rPr>
                            <m:sty m:val="bi"/>
                          </m:rPr>
                          <w:rPr>
                            <w:rFonts w:ascii="Cambria Math" w:eastAsia="Calibri" w:hAnsi="Cambria Math" w:cs="Arial"/>
                            <w:szCs w:val="20"/>
                          </w:rPr>
                          <m:t>c</m:t>
                        </m:r>
                        <m:sSup>
                          <m:sSupPr>
                            <m:ctrlPr>
                              <w:rPr>
                                <w:rFonts w:ascii="Cambria Math" w:eastAsia="Calibri" w:hAnsi="Cambria Math" w:cs="Arial"/>
                                <w:szCs w:val="20"/>
                              </w:rPr>
                            </m:ctrlPr>
                          </m:sSupPr>
                          <m:e>
                            <m:r>
                              <m:rPr>
                                <m:sty m:val="bi"/>
                              </m:rPr>
                              <w:rPr>
                                <w:rFonts w:ascii="Cambria Math" w:eastAsia="Calibri" w:hAnsi="Cambria Math" w:cs="Arial"/>
                                <w:szCs w:val="20"/>
                              </w:rPr>
                              <m:t>m</m:t>
                            </m:r>
                          </m:e>
                          <m:sup>
                            <m:r>
                              <m:rPr>
                                <m:sty m:val="b"/>
                              </m:rPr>
                              <w:rPr>
                                <w:rFonts w:ascii="Cambria Math" w:eastAsia="Calibri" w:hAnsi="Cambria Math" w:cs="Arial"/>
                                <w:szCs w:val="20"/>
                              </w:rPr>
                              <m:t>2</m:t>
                            </m:r>
                          </m:sup>
                        </m:sSup>
                      </m:den>
                    </m:f>
                    <m:ctrlPr>
                      <w:rPr>
                        <w:rFonts w:ascii="Cambria Math" w:eastAsia="Times New Roman" w:hAnsi="Cambria Math" w:cs="Arial"/>
                        <w:szCs w:val="20"/>
                      </w:rPr>
                    </m:ctrlPr>
                  </m:e>
                </m:d>
                <m:r>
                  <m:rPr>
                    <m:sty m:val="bi"/>
                  </m:rPr>
                  <w:rPr>
                    <w:rFonts w:ascii="Cambria Math" w:hAnsi="Cambria Math"/>
                  </w:rPr>
                  <m:t>=</m:t>
                </m:r>
                <m:r>
                  <m:rPr>
                    <m:sty m:val="b"/>
                  </m:rPr>
                  <w:rPr>
                    <w:rFonts w:ascii="Cambria Math" w:eastAsia="Calibri" w:hAnsi="Cambria Math" w:cs="Arial"/>
                    <w:szCs w:val="20"/>
                  </w:rPr>
                  <m:t>-1.5*</m:t>
                </m:r>
                <m:sSup>
                  <m:sSupPr>
                    <m:ctrlPr>
                      <w:rPr>
                        <w:rFonts w:ascii="Cambria Math" w:eastAsia="Calibri" w:hAnsi="Cambria Math" w:cs="Arial"/>
                        <w:i/>
                        <w:szCs w:val="20"/>
                      </w:rPr>
                    </m:ctrlPr>
                  </m:sSupPr>
                  <m:e>
                    <m:r>
                      <m:rPr>
                        <m:sty m:val="bi"/>
                      </m:rPr>
                      <w:rPr>
                        <w:rFonts w:ascii="Cambria Math" w:eastAsia="Calibri" w:hAnsi="Cambria Math" w:cs="Arial"/>
                        <w:szCs w:val="20"/>
                      </w:rPr>
                      <m:t>10</m:t>
                    </m:r>
                    <m:ctrlPr>
                      <w:rPr>
                        <w:rFonts w:ascii="Cambria Math" w:eastAsia="Calibri" w:hAnsi="Cambria Math" w:cs="Arial"/>
                        <w:szCs w:val="20"/>
                      </w:rPr>
                    </m:ctrlPr>
                  </m:e>
                  <m:sup>
                    <m:r>
                      <m:rPr>
                        <m:sty m:val="bi"/>
                      </m:rPr>
                      <w:rPr>
                        <w:rFonts w:ascii="Cambria Math" w:eastAsia="Calibri" w:hAnsi="Cambria Math" w:cs="Arial"/>
                        <w:szCs w:val="20"/>
                      </w:rPr>
                      <m:t>-11</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4</m:t>
                            </m:r>
                          </m:sub>
                        </m:sSub>
                      </m:sub>
                    </m:sSub>
                  </m:e>
                  <m:sup>
                    <m:r>
                      <m:rPr>
                        <m:sty m:val="bi"/>
                      </m:rPr>
                      <w:rPr>
                        <w:rFonts w:ascii="Cambria Math" w:eastAsia="Calibri" w:hAnsi="Cambria Math" w:cs="Arial"/>
                        <w:szCs w:val="20"/>
                      </w:rPr>
                      <m:t>4</m:t>
                    </m:r>
                  </m:sup>
                </m:sSup>
                <m:r>
                  <m:rPr>
                    <m:sty m:val="bi"/>
                  </m:rPr>
                  <w:rPr>
                    <w:rFonts w:ascii="Cambria Math" w:eastAsia="Calibri" w:hAnsi="Cambria Math" w:cs="Arial"/>
                    <w:szCs w:val="20"/>
                  </w:rPr>
                  <m:t>+6.09</m:t>
                </m:r>
                <m:r>
                  <m:rPr>
                    <m:sty m:val="b"/>
                  </m:rPr>
                  <w:rPr>
                    <w:rFonts w:ascii="Cambria Math" w:eastAsia="Calibri" w:hAnsi="Cambria Math" w:cs="Arial"/>
                    <w:szCs w:val="20"/>
                  </w:rPr>
                  <m:t>*</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-14</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4</m:t>
                            </m:r>
                          </m:sub>
                        </m:sSub>
                      </m:sub>
                    </m:sSub>
                  </m:e>
                  <m:sup>
                    <m:r>
                      <m:rPr>
                        <m:sty m:val="bi"/>
                      </m:rPr>
                      <w:rPr>
                        <w:rFonts w:ascii="Cambria Math" w:eastAsia="Calibri" w:hAnsi="Cambria Math" w:cs="Arial"/>
                        <w:szCs w:val="20"/>
                      </w:rPr>
                      <m:t>5</m:t>
                    </m:r>
                  </m:sup>
                </m:sSup>
                <m:r>
                  <m:rPr>
                    <m:sty m:val="bi"/>
                  </m:rPr>
                  <w:rPr>
                    <w:rFonts w:ascii="Cambria Math" w:eastAsia="Calibri" w:hAnsi="Cambria Math" w:cs="Arial"/>
                    <w:szCs w:val="20"/>
                  </w:rPr>
                  <m:t>+3.74*</m:t>
                </m:r>
                <m:sSup>
                  <m:sSupPr>
                    <m:ctrlPr>
                      <w:rPr>
                        <w:rFonts w:ascii="Cambria Math" w:eastAsia="Calibri" w:hAnsi="Cambria Math" w:cs="Arial"/>
                        <w:i/>
                        <w:szCs w:val="20"/>
                      </w:rPr>
                    </m:ctrlPr>
                  </m:sSupPr>
                  <m:e>
                    <m:r>
                      <m:rPr>
                        <m:sty m:val="bi"/>
                      </m:rPr>
                      <w:rPr>
                        <w:rFonts w:ascii="Cambria Math" w:eastAsia="Calibri" w:hAnsi="Cambria Math" w:cs="Arial"/>
                        <w:szCs w:val="20"/>
                      </w:rPr>
                      <m:t>10</m:t>
                    </m:r>
                  </m:e>
                  <m:sup>
                    <m:r>
                      <m:rPr>
                        <m:sty m:val="bi"/>
                      </m:rPr>
                      <w:rPr>
                        <w:rFonts w:ascii="Cambria Math" w:eastAsia="Calibri" w:hAnsi="Cambria Math" w:cs="Arial"/>
                        <w:szCs w:val="20"/>
                      </w:rPr>
                      <m:t>-9</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Mo</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ub>
                    </m:sSub>
                  </m:e>
                  <m:sup>
                    <m:r>
                      <m:rPr>
                        <m:sty m:val="bi"/>
                      </m:rPr>
                      <w:rPr>
                        <w:rFonts w:ascii="Cambria Math" w:eastAsia="Calibri" w:hAnsi="Cambria Math" w:cs="Arial"/>
                        <w:szCs w:val="20"/>
                      </w:rPr>
                      <m:t>4</m:t>
                    </m:r>
                  </m:sup>
                </m:sSup>
                <m:r>
                  <m:rPr>
                    <m:sty m:val="bi"/>
                  </m:rPr>
                  <w:rPr>
                    <w:rFonts w:ascii="Cambria Math" w:eastAsia="Calibri" w:hAnsi="Cambria Math" w:cs="Arial"/>
                    <w:szCs w:val="20"/>
                  </w:rPr>
                  <m:t>-4.5*</m:t>
                </m:r>
                <m:sSup>
                  <m:sSupPr>
                    <m:ctrlPr>
                      <w:rPr>
                        <w:rFonts w:ascii="Cambria Math" w:eastAsia="Calibri" w:hAnsi="Cambria Math" w:cs="Arial"/>
                        <w:i/>
                        <w:szCs w:val="20"/>
                      </w:rPr>
                    </m:ctrlPr>
                  </m:sSupPr>
                  <m:e>
                    <m:r>
                      <m:rPr>
                        <m:sty m:val="bi"/>
                      </m:rPr>
                      <w:rPr>
                        <w:rFonts w:ascii="Cambria Math" w:eastAsia="Calibri" w:hAnsi="Cambria Math" w:cs="Arial"/>
                        <w:szCs w:val="20"/>
                      </w:rPr>
                      <m:t>10</m:t>
                    </m:r>
                  </m:e>
                  <m:sup>
                    <m:r>
                      <m:rPr>
                        <m:sty m:val="bi"/>
                      </m:rPr>
                      <w:rPr>
                        <w:rFonts w:ascii="Cambria Math" w:eastAsia="Calibri" w:hAnsi="Cambria Math" w:cs="Arial"/>
                        <w:szCs w:val="20"/>
                      </w:rPr>
                      <m:t>-11</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Mo</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ub>
                    </m:sSub>
                  </m:e>
                  <m:sup>
                    <m:r>
                      <m:rPr>
                        <m:sty m:val="bi"/>
                      </m:rPr>
                      <w:rPr>
                        <w:rFonts w:ascii="Cambria Math" w:eastAsia="Calibri" w:hAnsi="Cambria Math" w:cs="Arial"/>
                        <w:szCs w:val="20"/>
                      </w:rPr>
                      <m:t>5</m:t>
                    </m:r>
                  </m:sup>
                </m:sSup>
                <m:r>
                  <m:rPr>
                    <m:sty m:val="bi"/>
                  </m:rPr>
                  <w:rPr>
                    <w:rFonts w:ascii="Cambria Math" w:eastAsia="Calibri" w:hAnsi="Cambria Math" w:cs="Arial"/>
                    <w:szCs w:val="20"/>
                  </w:rPr>
                  <m:t>+5.17*</m:t>
                </m:r>
                <m:sSup>
                  <m:sSupPr>
                    <m:ctrlPr>
                      <w:rPr>
                        <w:rFonts w:ascii="Cambria Math" w:eastAsia="Calibri" w:hAnsi="Cambria Math" w:cs="Arial"/>
                        <w:i/>
                        <w:szCs w:val="20"/>
                      </w:rPr>
                    </m:ctrlPr>
                  </m:sSupPr>
                  <m:e>
                    <m:r>
                      <m:rPr>
                        <m:sty m:val="bi"/>
                      </m:rPr>
                      <w:rPr>
                        <w:rFonts w:ascii="Cambria Math" w:eastAsia="Calibri" w:hAnsi="Cambria Math" w:cs="Arial"/>
                        <w:szCs w:val="20"/>
                      </w:rPr>
                      <m:t>10</m:t>
                    </m:r>
                  </m:e>
                  <m:sup>
                    <m:r>
                      <m:rPr>
                        <m:sty m:val="bi"/>
                      </m:rPr>
                      <w:rPr>
                        <w:rFonts w:ascii="Cambria Math" w:eastAsia="Calibri" w:hAnsi="Cambria Math" w:cs="Arial"/>
                        <w:szCs w:val="20"/>
                      </w:rPr>
                      <m:t>-12</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i"/>
                      </m:rPr>
                      <w:rPr>
                        <w:rFonts w:ascii="Cambria Math" w:eastAsia="Calibri" w:hAnsi="Cambria Math" w:cs="Arial"/>
                        <w:szCs w:val="20"/>
                      </w:rPr>
                      <m:t>4</m:t>
                    </m:r>
                  </m:sup>
                </m:sSup>
                <m:r>
                  <m:rPr>
                    <m:sty m:val="bi"/>
                  </m:rPr>
                  <w:rPr>
                    <w:rFonts w:ascii="Cambria Math" w:eastAsia="Calibri" w:hAnsi="Cambria Math" w:cs="Arial"/>
                    <w:szCs w:val="20"/>
                  </w:rPr>
                  <m:t>-1.3*</m:t>
                </m:r>
                <m:sSup>
                  <m:sSupPr>
                    <m:ctrlPr>
                      <w:rPr>
                        <w:rFonts w:ascii="Cambria Math" w:eastAsia="Calibri" w:hAnsi="Cambria Math" w:cs="Arial"/>
                        <w:i/>
                        <w:szCs w:val="20"/>
                      </w:rPr>
                    </m:ctrlPr>
                  </m:sSupPr>
                  <m:e>
                    <m:r>
                      <m:rPr>
                        <m:sty m:val="bi"/>
                      </m:rPr>
                      <w:rPr>
                        <w:rFonts w:ascii="Cambria Math" w:eastAsia="Calibri" w:hAnsi="Cambria Math" w:cs="Arial"/>
                        <w:szCs w:val="20"/>
                      </w:rPr>
                      <m:t>10</m:t>
                    </m:r>
                  </m:e>
                  <m:sup>
                    <m:r>
                      <m:rPr>
                        <m:sty m:val="bi"/>
                      </m:rPr>
                      <w:rPr>
                        <w:rFonts w:ascii="Cambria Math" w:eastAsia="Calibri" w:hAnsi="Cambria Math" w:cs="Arial"/>
                        <w:szCs w:val="20"/>
                      </w:rPr>
                      <m:t>-14</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i"/>
                      </m:rPr>
                      <w:rPr>
                        <w:rFonts w:ascii="Cambria Math" w:eastAsia="Calibri" w:hAnsi="Cambria Math" w:cs="Arial"/>
                        <w:szCs w:val="20"/>
                      </w:rPr>
                      <m:t>5</m:t>
                    </m:r>
                  </m:sup>
                </m:sSup>
              </m:oMath>
            </w:del>
          </w:p>
        </w:tc>
      </w:tr>
      <w:tr w:rsidR="00802AFE" w:rsidRPr="00CE0C94" w:rsidDel="006642DB" w14:paraId="688A18D9" w14:textId="5039F06D" w:rsidTr="00564273">
        <w:trPr>
          <w:del w:id="4791" w:author="Shy Alon" w:date="2017-07-21T16:25:00Z"/>
        </w:trPr>
        <w:tc>
          <w:tcPr>
            <w:tcW w:w="1985" w:type="dxa"/>
            <w:vMerge/>
            <w:vAlign w:val="center"/>
          </w:tcPr>
          <w:p w14:paraId="33777C99" w14:textId="6BB3FD22" w:rsidR="00802AFE" w:rsidRPr="00CE0C94" w:rsidDel="006642DB" w:rsidRDefault="00802AFE" w:rsidP="006642DB">
            <w:pPr>
              <w:pStyle w:val="Heading1"/>
              <w:rPr>
                <w:del w:id="4792" w:author="Shy Alon" w:date="2017-07-21T16:25:00Z"/>
                <w:rFonts w:ascii="Times New Roman" w:eastAsia="Calibri" w:hAnsi="Times New Roman" w:cs="Arial"/>
                <w:iCs/>
                <w:szCs w:val="20"/>
              </w:rPr>
              <w:pPrChange w:id="4793" w:author="Shy Alon" w:date="2017-07-21T16:25:00Z">
                <w:pPr>
                  <w:jc w:val="center"/>
                </w:pPr>
              </w:pPrChange>
            </w:pPr>
          </w:p>
        </w:tc>
        <w:tc>
          <w:tcPr>
            <w:tcW w:w="7427" w:type="dxa"/>
            <w:vAlign w:val="center"/>
          </w:tcPr>
          <w:p w14:paraId="09F3C99C" w14:textId="305F39D2" w:rsidR="00802AFE" w:rsidRPr="003A3660" w:rsidDel="006642DB" w:rsidRDefault="00802AFE" w:rsidP="006642DB">
            <w:pPr>
              <w:pStyle w:val="Heading1"/>
              <w:rPr>
                <w:del w:id="4794" w:author="Shy Alon" w:date="2017-07-21T16:25:00Z"/>
                <w:rFonts w:ascii="Times New Roman" w:eastAsia="Calibri" w:hAnsi="Times New Roman" w:cs="Arial"/>
                <w:i/>
                <w:szCs w:val="20"/>
              </w:rPr>
              <w:pPrChange w:id="4795" w:author="Shy Alon" w:date="2017-07-21T16:25:00Z">
                <w:pPr>
                  <w:jc w:val="center"/>
                </w:pPr>
              </w:pPrChange>
            </w:pPr>
            <w:del w:id="4796" w:author="Shy Alon" w:date="2017-07-21T16:25:00Z">
              <w:r w:rsidRPr="00BB3EA2" w:rsidDel="006642DB">
                <w:rPr>
                  <w:rFonts w:eastAsia="Times New Roman"/>
                  <w:i/>
                  <w:iCs/>
                  <w:color w:val="000000"/>
                </w:rPr>
                <w:delText>V</w:delText>
              </w:r>
              <w:r w:rsidRPr="00BB3EA2" w:rsidDel="006642DB">
                <w:rPr>
                  <w:rFonts w:eastAsia="Times New Roman"/>
                  <w:i/>
                  <w:iCs/>
                  <w:color w:val="000000"/>
                  <w:vertAlign w:val="subscript"/>
                </w:rPr>
                <w:delText>OC</w:delText>
              </w:r>
              <m:oMath>
                <m:d>
                  <m:dPr>
                    <m:ctrlPr>
                      <w:rPr>
                        <w:rFonts w:ascii="Cambria Math" w:eastAsia="Calibri" w:hAnsi="Cambria Math" w:cs="Arial"/>
                        <w:szCs w:val="20"/>
                      </w:rPr>
                    </m:ctrlPr>
                  </m:dPr>
                  <m:e>
                    <m:r>
                      <m:rPr>
                        <m:sty m:val="b"/>
                      </m:rPr>
                      <w:rPr>
                        <w:rFonts w:ascii="Cambria Math" w:eastAsia="Calibri" w:hAnsi="Cambria Math" w:cs="Arial"/>
                        <w:szCs w:val="20"/>
                      </w:rPr>
                      <m:t>V</m:t>
                    </m:r>
                  </m:e>
                </m:d>
                <m:r>
                  <m:rPr>
                    <m:sty m:val="b"/>
                  </m:rPr>
                  <w:rPr>
                    <w:rFonts w:ascii="Cambria Math" w:eastAsia="Calibri" w:hAnsi="Cambria Math" w:cs="Arial"/>
                    <w:szCs w:val="20"/>
                  </w:rPr>
                  <m:t>=2.47*</m:t>
                </m:r>
                <m:sSup>
                  <m:sSupPr>
                    <m:ctrlPr>
                      <w:rPr>
                        <w:rFonts w:ascii="Cambria Math" w:eastAsia="Calibri" w:hAnsi="Cambria Math" w:cs="Arial"/>
                        <w:i/>
                        <w:szCs w:val="20"/>
                      </w:rPr>
                    </m:ctrlPr>
                  </m:sSupPr>
                  <m:e>
                    <m:r>
                      <m:rPr>
                        <m:sty m:val="bi"/>
                      </m:rPr>
                      <w:rPr>
                        <w:rFonts w:ascii="Cambria Math" w:eastAsia="Calibri" w:hAnsi="Cambria Math" w:cs="Arial"/>
                        <w:szCs w:val="20"/>
                      </w:rPr>
                      <m:t>10</m:t>
                    </m:r>
                    <m:ctrlPr>
                      <w:rPr>
                        <w:rFonts w:ascii="Cambria Math" w:eastAsia="Calibri" w:hAnsi="Cambria Math" w:cs="Arial"/>
                        <w:szCs w:val="20"/>
                      </w:rPr>
                    </m:ctrlPr>
                  </m:e>
                  <m:sup>
                    <m:r>
                      <m:rPr>
                        <m:sty m:val="bi"/>
                      </m:rPr>
                      <w:rPr>
                        <w:rFonts w:ascii="Cambria Math" w:eastAsia="Calibri" w:hAnsi="Cambria Math" w:cs="Arial"/>
                        <w:szCs w:val="20"/>
                      </w:rPr>
                      <m:t>-10</m:t>
                    </m:r>
                  </m:sup>
                </m:sSup>
                <m:sSup>
                  <m:sSupPr>
                    <m:ctrlPr>
                      <w:rPr>
                        <w:rFonts w:ascii="Cambria Math" w:eastAsia="Calibri" w:hAnsi="Cambria Math" w:cs="Arial"/>
                        <w:i/>
                        <w:szCs w:val="20"/>
                      </w:rPr>
                    </m:ctrlPr>
                  </m:sSupPr>
                  <m:e>
                    <m:r>
                      <m:rPr>
                        <m:sty m:val="bi"/>
                      </m:rPr>
                      <w:rPr>
                        <w:rFonts w:ascii="Cambria Math" w:eastAsia="Calibri" w:hAnsi="Cambria Math" w:cs="Arial"/>
                        <w:szCs w:val="20"/>
                      </w:rPr>
                      <m:t xml:space="preserve"> </m:t>
                    </m:r>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4</m:t>
                            </m:r>
                          </m:sub>
                        </m:sSub>
                      </m:sub>
                    </m:sSub>
                  </m:e>
                  <m:sup>
                    <m:r>
                      <m:rPr>
                        <m:sty m:val="bi"/>
                      </m:rPr>
                      <w:rPr>
                        <w:rFonts w:ascii="Cambria Math" w:eastAsia="Calibri" w:hAnsi="Cambria Math" w:cs="Arial"/>
                        <w:szCs w:val="20"/>
                      </w:rPr>
                      <m:t>4</m:t>
                    </m:r>
                  </m:sup>
                </m:sSup>
                <m:r>
                  <m:rPr>
                    <m:sty m:val="bi"/>
                  </m:rPr>
                  <w:rPr>
                    <w:rFonts w:ascii="Cambria Math" w:eastAsia="Calibri" w:hAnsi="Cambria Math" w:cs="Arial"/>
                    <w:szCs w:val="20"/>
                  </w:rPr>
                  <m:t>-7.5</m:t>
                </m:r>
                <m:r>
                  <m:rPr>
                    <m:sty m:val="b"/>
                  </m:rPr>
                  <w:rPr>
                    <w:rFonts w:ascii="Cambria Math" w:eastAsia="Calibri" w:hAnsi="Cambria Math" w:cs="Arial"/>
                    <w:szCs w:val="20"/>
                  </w:rPr>
                  <m:t>*</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-13</m:t>
                    </m:r>
                  </m:sup>
                </m:sSup>
                <m:r>
                  <m:rPr>
                    <m:sty m:val="bi"/>
                  </m:rPr>
                  <w:rPr>
                    <w:rFonts w:ascii="Cambria Math" w:eastAsia="Calibri" w:hAnsi="Cambria Math" w:cs="Arial"/>
                    <w:szCs w:val="20"/>
                  </w:rPr>
                  <m:t xml:space="preserve"> </m:t>
                </m:r>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4</m:t>
                            </m:r>
                          </m:sub>
                        </m:sSub>
                      </m:sub>
                    </m:sSub>
                  </m:e>
                  <m:sup>
                    <m:r>
                      <m:rPr>
                        <m:sty m:val="bi"/>
                      </m:rPr>
                      <w:rPr>
                        <w:rFonts w:ascii="Cambria Math" w:eastAsia="Calibri" w:hAnsi="Cambria Math" w:cs="Arial"/>
                        <w:szCs w:val="20"/>
                      </w:rPr>
                      <m:t>5</m:t>
                    </m:r>
                  </m:sup>
                </m:sSup>
                <m:r>
                  <m:rPr>
                    <m:sty m:val="bi"/>
                  </m:rPr>
                  <w:rPr>
                    <w:rFonts w:ascii="Cambria Math" w:eastAsia="Calibri" w:hAnsi="Cambria Math" w:cs="Arial"/>
                    <w:szCs w:val="20"/>
                  </w:rPr>
                  <m:t>+6.06*</m:t>
                </m:r>
                <m:sSup>
                  <m:sSupPr>
                    <m:ctrlPr>
                      <w:rPr>
                        <w:rFonts w:ascii="Cambria Math" w:eastAsia="Calibri" w:hAnsi="Cambria Math" w:cs="Arial"/>
                        <w:i/>
                        <w:szCs w:val="20"/>
                      </w:rPr>
                    </m:ctrlPr>
                  </m:sSupPr>
                  <m:e>
                    <m:r>
                      <m:rPr>
                        <m:sty m:val="bi"/>
                      </m:rPr>
                      <w:rPr>
                        <w:rFonts w:ascii="Cambria Math" w:eastAsia="Calibri" w:hAnsi="Cambria Math" w:cs="Arial"/>
                        <w:szCs w:val="20"/>
                      </w:rPr>
                      <m:t>10</m:t>
                    </m:r>
                  </m:e>
                  <m:sup>
                    <m:r>
                      <m:rPr>
                        <m:sty m:val="bi"/>
                      </m:rPr>
                      <w:rPr>
                        <w:rFonts w:ascii="Cambria Math" w:eastAsia="Calibri" w:hAnsi="Cambria Math" w:cs="Arial"/>
                        <w:szCs w:val="20"/>
                      </w:rPr>
                      <m:t>-7</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Mo</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ub>
                    </m:sSub>
                  </m:e>
                  <m:sup>
                    <m:r>
                      <m:rPr>
                        <m:sty m:val="bi"/>
                      </m:rPr>
                      <w:rPr>
                        <w:rFonts w:ascii="Cambria Math" w:eastAsia="Calibri" w:hAnsi="Cambria Math" w:cs="Arial"/>
                        <w:szCs w:val="20"/>
                      </w:rPr>
                      <m:t>4</m:t>
                    </m:r>
                  </m:sup>
                </m:sSup>
                <m:r>
                  <m:rPr>
                    <m:sty m:val="bi"/>
                  </m:rPr>
                  <w:rPr>
                    <w:rFonts w:ascii="Cambria Math" w:eastAsia="Calibri" w:hAnsi="Cambria Math" w:cs="Arial"/>
                    <w:szCs w:val="20"/>
                  </w:rPr>
                  <m:t>-9.2*</m:t>
                </m:r>
                <m:sSup>
                  <m:sSupPr>
                    <m:ctrlPr>
                      <w:rPr>
                        <w:rFonts w:ascii="Cambria Math" w:eastAsia="Calibri" w:hAnsi="Cambria Math" w:cs="Arial"/>
                        <w:i/>
                        <w:szCs w:val="20"/>
                      </w:rPr>
                    </m:ctrlPr>
                  </m:sSupPr>
                  <m:e>
                    <m:r>
                      <m:rPr>
                        <m:sty m:val="bi"/>
                      </m:rPr>
                      <w:rPr>
                        <w:rFonts w:ascii="Cambria Math" w:eastAsia="Calibri" w:hAnsi="Cambria Math" w:cs="Arial"/>
                        <w:szCs w:val="20"/>
                      </w:rPr>
                      <m:t>10</m:t>
                    </m:r>
                  </m:e>
                  <m:sup>
                    <m:r>
                      <m:rPr>
                        <m:sty m:val="bi"/>
                      </m:rPr>
                      <w:rPr>
                        <w:rFonts w:ascii="Cambria Math" w:eastAsia="Calibri" w:hAnsi="Cambria Math" w:cs="Arial"/>
                        <w:szCs w:val="20"/>
                      </w:rPr>
                      <m:t>-9</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Mo</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ub>
                    </m:sSub>
                  </m:e>
                  <m:sup>
                    <m:r>
                      <m:rPr>
                        <m:sty m:val="bi"/>
                      </m:rPr>
                      <w:rPr>
                        <w:rFonts w:ascii="Cambria Math" w:eastAsia="Calibri" w:hAnsi="Cambria Math" w:cs="Arial"/>
                        <w:szCs w:val="20"/>
                      </w:rPr>
                      <m:t>5</m:t>
                    </m:r>
                  </m:sup>
                </m:sSup>
                <m:r>
                  <m:rPr>
                    <m:sty m:val="bi"/>
                  </m:rPr>
                  <w:rPr>
                    <w:rFonts w:ascii="Cambria Math" w:eastAsia="Calibri" w:hAnsi="Cambria Math" w:cs="Arial"/>
                    <w:szCs w:val="20"/>
                  </w:rPr>
                  <m:t>-1.4*</m:t>
                </m:r>
                <m:sSup>
                  <m:sSupPr>
                    <m:ctrlPr>
                      <w:rPr>
                        <w:rFonts w:ascii="Cambria Math" w:eastAsia="Calibri" w:hAnsi="Cambria Math" w:cs="Arial"/>
                        <w:i/>
                        <w:szCs w:val="20"/>
                      </w:rPr>
                    </m:ctrlPr>
                  </m:sSupPr>
                  <m:e>
                    <m:r>
                      <m:rPr>
                        <m:sty m:val="bi"/>
                      </m:rPr>
                      <w:rPr>
                        <w:rFonts w:ascii="Cambria Math" w:eastAsia="Calibri" w:hAnsi="Cambria Math" w:cs="Arial"/>
                        <w:szCs w:val="20"/>
                      </w:rPr>
                      <m:t>10</m:t>
                    </m:r>
                  </m:e>
                  <m:sup>
                    <m:r>
                      <m:rPr>
                        <m:sty m:val="bi"/>
                      </m:rPr>
                      <w:rPr>
                        <w:rFonts w:ascii="Cambria Math" w:eastAsia="Calibri" w:hAnsi="Cambria Math" w:cs="Arial"/>
                        <w:szCs w:val="20"/>
                      </w:rPr>
                      <m:t>-10</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i"/>
                      </m:rPr>
                      <w:rPr>
                        <w:rFonts w:ascii="Cambria Math" w:eastAsia="Calibri" w:hAnsi="Cambria Math" w:cs="Arial"/>
                        <w:szCs w:val="20"/>
                      </w:rPr>
                      <m:t>4</m:t>
                    </m:r>
                  </m:sup>
                </m:sSup>
                <m:r>
                  <m:rPr>
                    <m:sty m:val="bi"/>
                  </m:rPr>
                  <w:rPr>
                    <w:rFonts w:ascii="Cambria Math" w:eastAsia="Calibri" w:hAnsi="Cambria Math" w:cs="Arial"/>
                    <w:szCs w:val="20"/>
                  </w:rPr>
                  <m:t>+3.3*</m:t>
                </m:r>
                <m:sSup>
                  <m:sSupPr>
                    <m:ctrlPr>
                      <w:rPr>
                        <w:rFonts w:ascii="Cambria Math" w:eastAsia="Calibri" w:hAnsi="Cambria Math" w:cs="Arial"/>
                        <w:i/>
                        <w:szCs w:val="20"/>
                      </w:rPr>
                    </m:ctrlPr>
                  </m:sSupPr>
                  <m:e>
                    <m:r>
                      <m:rPr>
                        <m:sty m:val="bi"/>
                      </m:rPr>
                      <w:rPr>
                        <w:rFonts w:ascii="Cambria Math" w:eastAsia="Calibri" w:hAnsi="Cambria Math" w:cs="Arial"/>
                        <w:szCs w:val="20"/>
                      </w:rPr>
                      <m:t>10</m:t>
                    </m:r>
                  </m:e>
                  <m:sup>
                    <m:r>
                      <m:rPr>
                        <m:sty m:val="bi"/>
                      </m:rPr>
                      <w:rPr>
                        <w:rFonts w:ascii="Cambria Math" w:eastAsia="Calibri" w:hAnsi="Cambria Math" w:cs="Arial"/>
                        <w:szCs w:val="20"/>
                      </w:rPr>
                      <m:t>-13</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i"/>
                      </m:rPr>
                      <w:rPr>
                        <w:rFonts w:ascii="Cambria Math" w:eastAsia="Calibri" w:hAnsi="Cambria Math" w:cs="Arial"/>
                        <w:szCs w:val="20"/>
                      </w:rPr>
                      <m:t>5</m:t>
                    </m:r>
                  </m:sup>
                </m:sSup>
              </m:oMath>
            </w:del>
          </w:p>
        </w:tc>
      </w:tr>
      <w:tr w:rsidR="00802AFE" w:rsidRPr="00CE0C94" w:rsidDel="006642DB" w14:paraId="39A62888" w14:textId="3C95CA31" w:rsidTr="00564273">
        <w:trPr>
          <w:del w:id="4797" w:author="Shy Alon" w:date="2017-07-21T16:25:00Z"/>
        </w:trPr>
        <w:tc>
          <w:tcPr>
            <w:tcW w:w="1985" w:type="dxa"/>
            <w:vMerge/>
            <w:tcBorders>
              <w:bottom w:val="single" w:sz="4" w:space="0" w:color="auto"/>
            </w:tcBorders>
            <w:vAlign w:val="center"/>
          </w:tcPr>
          <w:p w14:paraId="14E818FF" w14:textId="59C955D8" w:rsidR="00802AFE" w:rsidRPr="00CE0C94" w:rsidDel="006642DB" w:rsidRDefault="00802AFE" w:rsidP="006642DB">
            <w:pPr>
              <w:pStyle w:val="Heading1"/>
              <w:rPr>
                <w:del w:id="4798" w:author="Shy Alon" w:date="2017-07-21T16:25:00Z"/>
                <w:rFonts w:ascii="Times New Roman" w:eastAsia="Calibri" w:hAnsi="Times New Roman" w:cs="Arial"/>
                <w:iCs/>
                <w:szCs w:val="20"/>
              </w:rPr>
              <w:pPrChange w:id="4799" w:author="Shy Alon" w:date="2017-07-21T16:25:00Z">
                <w:pPr>
                  <w:jc w:val="center"/>
                </w:pPr>
              </w:pPrChange>
            </w:pPr>
          </w:p>
        </w:tc>
        <w:tc>
          <w:tcPr>
            <w:tcW w:w="7427" w:type="dxa"/>
            <w:tcBorders>
              <w:bottom w:val="single" w:sz="4" w:space="0" w:color="auto"/>
            </w:tcBorders>
            <w:vAlign w:val="center"/>
          </w:tcPr>
          <w:p w14:paraId="2713B226" w14:textId="53108A48" w:rsidR="00802AFE" w:rsidRPr="003A3660" w:rsidDel="006642DB" w:rsidRDefault="00802AFE" w:rsidP="006642DB">
            <w:pPr>
              <w:pStyle w:val="Heading1"/>
              <w:rPr>
                <w:del w:id="4800" w:author="Shy Alon" w:date="2017-07-21T16:25:00Z"/>
                <w:rFonts w:ascii="Times New Roman" w:eastAsia="Calibri" w:hAnsi="Times New Roman" w:cs="Arial"/>
                <w:szCs w:val="20"/>
                <w:rtl/>
              </w:rPr>
              <w:pPrChange w:id="4801" w:author="Shy Alon" w:date="2017-07-21T16:25:00Z">
                <w:pPr>
                  <w:jc w:val="center"/>
                </w:pPr>
              </w:pPrChange>
            </w:pPr>
            <m:oMathPara>
              <m:oMathParaPr>
                <m:jc m:val="left"/>
              </m:oMathParaPr>
              <m:oMath>
                <m:r>
                  <w:del w:id="4802" w:author="Shy Alon" w:date="2017-07-21T16:25:00Z">
                    <m:rPr>
                      <m:sty m:val="b"/>
                    </m:rPr>
                    <w:rPr>
                      <w:rFonts w:ascii="Cambria Math" w:eastAsia="Calibri" w:hAnsi="Cambria Math" w:cs="Arial"/>
                      <w:szCs w:val="20"/>
                    </w:rPr>
                    <m:t xml:space="preserve">IQE </m:t>
                  </w:del>
                </m:r>
                <m:d>
                  <m:dPr>
                    <m:ctrlPr>
                      <w:del w:id="4803" w:author="Shy Alon" w:date="2017-07-21T16:25:00Z">
                        <w:rPr>
                          <w:rFonts w:ascii="Cambria Math" w:eastAsia="Calibri" w:hAnsi="Cambria Math" w:cs="Arial"/>
                          <w:szCs w:val="20"/>
                        </w:rPr>
                      </w:del>
                    </m:ctrlPr>
                  </m:dPr>
                  <m:e>
                    <m:r>
                      <w:del w:id="4804" w:author="Shy Alon" w:date="2017-07-21T16:25:00Z">
                        <m:rPr>
                          <m:sty m:val="b"/>
                        </m:rPr>
                        <w:rPr>
                          <w:rFonts w:ascii="Cambria Math" w:eastAsia="Calibri" w:hAnsi="Cambria Math" w:cs="Arial"/>
                          <w:szCs w:val="20"/>
                        </w:rPr>
                        <m:t>%</m:t>
                      </w:del>
                    </m:r>
                  </m:e>
                </m:d>
                <m:r>
                  <w:del w:id="4805" w:author="Shy Alon" w:date="2017-07-21T16:25:00Z">
                    <m:rPr>
                      <m:sty m:val="b"/>
                    </m:rPr>
                    <w:rPr>
                      <w:rFonts w:ascii="Cambria Math" w:eastAsia="Calibri" w:hAnsi="Cambria Math" w:cs="Arial"/>
                      <w:szCs w:val="20"/>
                    </w:rPr>
                    <m:t>=-3.9*</m:t>
                  </w:del>
                </m:r>
                <m:sSup>
                  <m:sSupPr>
                    <m:ctrlPr>
                      <w:del w:id="4806" w:author="Shy Alon" w:date="2017-07-21T16:25:00Z">
                        <w:rPr>
                          <w:rFonts w:ascii="Cambria Math" w:eastAsia="Calibri" w:hAnsi="Cambria Math" w:cs="Arial"/>
                          <w:szCs w:val="20"/>
                        </w:rPr>
                      </w:del>
                    </m:ctrlPr>
                  </m:sSupPr>
                  <m:e>
                    <m:r>
                      <w:del w:id="4807" w:author="Shy Alon" w:date="2017-07-21T16:25:00Z">
                        <m:rPr>
                          <m:sty m:val="b"/>
                        </m:rPr>
                        <w:rPr>
                          <w:rFonts w:ascii="Cambria Math" w:eastAsia="Calibri" w:hAnsi="Cambria Math" w:cs="Arial"/>
                          <w:szCs w:val="20"/>
                        </w:rPr>
                        <m:t>10</m:t>
                      </w:del>
                    </m:r>
                  </m:e>
                  <m:sup>
                    <m:r>
                      <w:del w:id="4808" w:author="Shy Alon" w:date="2017-07-21T16:25:00Z">
                        <m:rPr>
                          <m:sty m:val="b"/>
                        </m:rPr>
                        <w:rPr>
                          <w:rFonts w:ascii="Cambria Math" w:eastAsia="Calibri" w:hAnsi="Cambria Math" w:cs="Arial"/>
                          <w:szCs w:val="20"/>
                        </w:rPr>
                        <m:t>-7</m:t>
                      </w:del>
                    </m:r>
                  </m:sup>
                </m:sSup>
                <m:r>
                  <w:del w:id="4809" w:author="Shy Alon" w:date="2017-07-21T16:25:00Z">
                    <m:rPr>
                      <m:sty m:val="bi"/>
                    </m:rPr>
                    <w:rPr>
                      <w:rFonts w:ascii="Cambria Math" w:eastAsia="Calibri" w:hAnsi="Cambria Math" w:cs="Arial"/>
                      <w:szCs w:val="20"/>
                    </w:rPr>
                    <m:t xml:space="preserve"> </m:t>
                  </w:del>
                </m:r>
                <m:sSup>
                  <m:sSupPr>
                    <m:ctrlPr>
                      <w:del w:id="4810" w:author="Shy Alon" w:date="2017-07-21T16:25:00Z">
                        <w:rPr>
                          <w:rFonts w:ascii="Cambria Math" w:eastAsia="Calibri" w:hAnsi="Cambria Math" w:cs="Arial"/>
                          <w:szCs w:val="20"/>
                        </w:rPr>
                      </w:del>
                    </m:ctrlPr>
                  </m:sSupPr>
                  <m:e>
                    <m:sSub>
                      <m:sSubPr>
                        <m:ctrlPr>
                          <w:del w:id="4811" w:author="Shy Alon" w:date="2017-07-21T16:25:00Z">
                            <w:rPr>
                              <w:rFonts w:ascii="Cambria Math" w:eastAsia="Calibri" w:hAnsi="Cambria Math" w:cs="Arial"/>
                              <w:i/>
                              <w:szCs w:val="20"/>
                            </w:rPr>
                          </w:del>
                        </m:ctrlPr>
                      </m:sSubPr>
                      <m:e>
                        <m:r>
                          <w:del w:id="4812" w:author="Shy Alon" w:date="2017-07-21T16:25:00Z">
                            <m:rPr>
                              <m:sty m:val="bi"/>
                            </m:rPr>
                            <w:rPr>
                              <w:rFonts w:ascii="Cambria Math" w:eastAsia="Calibri" w:hAnsi="Cambria Math" w:cs="Arial"/>
                              <w:szCs w:val="20"/>
                            </w:rPr>
                            <m:t>d</m:t>
                          </w:del>
                        </m:r>
                      </m:e>
                      <m:sub>
                        <m:r>
                          <w:del w:id="4813" w:author="Shy Alon" w:date="2017-07-21T16:25:00Z">
                            <m:rPr>
                              <m:sty m:val="bi"/>
                            </m:rPr>
                            <w:rPr>
                              <w:rFonts w:ascii="Cambria Math" w:eastAsia="Calibri" w:hAnsi="Cambria Math" w:cs="Arial"/>
                            </w:rPr>
                            <m:t>C</m:t>
                          </w:del>
                        </m:r>
                        <m:sSub>
                          <m:sSubPr>
                            <m:ctrlPr>
                              <w:del w:id="4814" w:author="Shy Alon" w:date="2017-07-21T16:25:00Z">
                                <w:rPr>
                                  <w:rFonts w:ascii="Cambria Math" w:eastAsia="Calibri" w:hAnsi="Cambria Math" w:cs="Arial"/>
                                  <w:i/>
                                </w:rPr>
                              </w:del>
                            </m:ctrlPr>
                          </m:sSubPr>
                          <m:e>
                            <m:r>
                              <w:del w:id="4815" w:author="Shy Alon" w:date="2017-07-21T16:25:00Z">
                                <m:rPr>
                                  <m:sty m:val="bi"/>
                                </m:rPr>
                                <w:rPr>
                                  <w:rFonts w:ascii="Cambria Math" w:eastAsia="Calibri" w:hAnsi="Cambria Math" w:cs="Arial"/>
                                </w:rPr>
                                <m:t>o</m:t>
                              </w:del>
                            </m:r>
                          </m:e>
                          <m:sub>
                            <m:r>
                              <w:del w:id="4816" w:author="Shy Alon" w:date="2017-07-21T16:25:00Z">
                                <m:rPr>
                                  <m:sty m:val="bi"/>
                                </m:rPr>
                                <w:rPr>
                                  <w:rFonts w:ascii="Cambria Math" w:eastAsia="Calibri" w:hAnsi="Cambria Math" w:cs="Arial"/>
                                </w:rPr>
                                <m:t>3</m:t>
                              </w:del>
                            </m:r>
                          </m:sub>
                        </m:sSub>
                        <m:sSub>
                          <m:sSubPr>
                            <m:ctrlPr>
                              <w:del w:id="4817" w:author="Shy Alon" w:date="2017-07-21T16:25:00Z">
                                <w:rPr>
                                  <w:rFonts w:ascii="Cambria Math" w:eastAsia="Calibri" w:hAnsi="Cambria Math" w:cs="Arial"/>
                                  <w:i/>
                                </w:rPr>
                              </w:del>
                            </m:ctrlPr>
                          </m:sSubPr>
                          <m:e>
                            <m:r>
                              <w:del w:id="4818" w:author="Shy Alon" w:date="2017-07-21T16:25:00Z">
                                <m:rPr>
                                  <m:sty m:val="bi"/>
                                </m:rPr>
                                <w:rPr>
                                  <w:rFonts w:ascii="Cambria Math" w:eastAsia="Calibri" w:hAnsi="Cambria Math" w:cs="Arial"/>
                                </w:rPr>
                                <m:t>O</m:t>
                              </w:del>
                            </m:r>
                          </m:e>
                          <m:sub>
                            <m:r>
                              <w:del w:id="4819" w:author="Shy Alon" w:date="2017-07-21T16:25:00Z">
                                <m:rPr>
                                  <m:sty m:val="bi"/>
                                </m:rPr>
                                <w:rPr>
                                  <w:rFonts w:ascii="Cambria Math" w:eastAsia="Calibri" w:hAnsi="Cambria Math" w:cs="Arial"/>
                                </w:rPr>
                                <m:t>4</m:t>
                              </w:del>
                            </m:r>
                          </m:sub>
                        </m:sSub>
                      </m:sub>
                    </m:sSub>
                  </m:e>
                  <m:sup>
                    <m:r>
                      <w:del w:id="4820" w:author="Shy Alon" w:date="2017-07-21T16:25:00Z">
                        <m:rPr>
                          <m:sty m:val="b"/>
                        </m:rPr>
                        <w:rPr>
                          <w:rFonts w:ascii="Cambria Math" w:eastAsia="Calibri" w:hAnsi="Cambria Math" w:cs="Arial"/>
                          <w:szCs w:val="20"/>
                        </w:rPr>
                        <m:t>3</m:t>
                      </w:del>
                    </m:r>
                  </m:sup>
                </m:sSup>
                <m:r>
                  <w:del w:id="4821" w:author="Shy Alon" w:date="2017-07-21T16:25:00Z">
                    <m:rPr>
                      <m:sty m:val="b"/>
                    </m:rPr>
                    <w:rPr>
                      <w:rFonts w:ascii="Cambria Math" w:eastAsia="Calibri" w:hAnsi="Cambria Math" w:cs="Arial"/>
                      <w:szCs w:val="20"/>
                    </w:rPr>
                    <m:t>+3.26*</m:t>
                  </w:del>
                </m:r>
                <m:sSup>
                  <m:sSupPr>
                    <m:ctrlPr>
                      <w:del w:id="4822" w:author="Shy Alon" w:date="2017-07-21T16:25:00Z">
                        <w:rPr>
                          <w:rFonts w:ascii="Cambria Math" w:eastAsia="Calibri" w:hAnsi="Cambria Math" w:cs="Arial"/>
                          <w:szCs w:val="20"/>
                        </w:rPr>
                      </w:del>
                    </m:ctrlPr>
                  </m:sSupPr>
                  <m:e>
                    <m:r>
                      <w:del w:id="4823" w:author="Shy Alon" w:date="2017-07-21T16:25:00Z">
                        <m:rPr>
                          <m:sty m:val="b"/>
                        </m:rPr>
                        <w:rPr>
                          <w:rFonts w:ascii="Cambria Math" w:eastAsia="Calibri" w:hAnsi="Cambria Math" w:cs="Arial"/>
                          <w:szCs w:val="20"/>
                        </w:rPr>
                        <m:t>10</m:t>
                      </w:del>
                    </m:r>
                  </m:e>
                  <m:sup>
                    <m:r>
                      <w:del w:id="4824" w:author="Shy Alon" w:date="2017-07-21T16:25:00Z">
                        <m:rPr>
                          <m:sty m:val="b"/>
                        </m:rPr>
                        <w:rPr>
                          <w:rFonts w:ascii="Cambria Math" w:eastAsia="Calibri" w:hAnsi="Cambria Math" w:cs="Arial"/>
                          <w:szCs w:val="20"/>
                        </w:rPr>
                        <m:t>-9</m:t>
                      </w:del>
                    </m:r>
                  </m:sup>
                </m:sSup>
                <m:r>
                  <w:del w:id="4825" w:author="Shy Alon" w:date="2017-07-21T16:25:00Z">
                    <m:rPr>
                      <m:sty m:val="bi"/>
                    </m:rPr>
                    <w:rPr>
                      <w:rFonts w:ascii="Cambria Math" w:eastAsia="Calibri" w:hAnsi="Cambria Math" w:cs="Arial"/>
                      <w:szCs w:val="20"/>
                    </w:rPr>
                    <m:t xml:space="preserve"> </m:t>
                  </w:del>
                </m:r>
                <m:sSup>
                  <m:sSupPr>
                    <m:ctrlPr>
                      <w:del w:id="4826" w:author="Shy Alon" w:date="2017-07-21T16:25:00Z">
                        <w:rPr>
                          <w:rFonts w:ascii="Cambria Math" w:eastAsia="Calibri" w:hAnsi="Cambria Math" w:cs="Arial"/>
                          <w:i/>
                          <w:szCs w:val="20"/>
                        </w:rPr>
                      </w:del>
                    </m:ctrlPr>
                  </m:sSupPr>
                  <m:e>
                    <m:sSub>
                      <m:sSubPr>
                        <m:ctrlPr>
                          <w:del w:id="4827" w:author="Shy Alon" w:date="2017-07-21T16:25:00Z">
                            <w:rPr>
                              <w:rFonts w:ascii="Cambria Math" w:eastAsia="Calibri" w:hAnsi="Cambria Math" w:cs="Arial"/>
                              <w:i/>
                              <w:szCs w:val="20"/>
                            </w:rPr>
                          </w:del>
                        </m:ctrlPr>
                      </m:sSubPr>
                      <m:e>
                        <m:r>
                          <w:del w:id="4828" w:author="Shy Alon" w:date="2017-07-21T16:25:00Z">
                            <m:rPr>
                              <m:sty m:val="bi"/>
                            </m:rPr>
                            <w:rPr>
                              <w:rFonts w:ascii="Cambria Math" w:eastAsia="Calibri" w:hAnsi="Cambria Math" w:cs="Arial"/>
                              <w:szCs w:val="20"/>
                            </w:rPr>
                            <m:t>d</m:t>
                          </w:del>
                        </m:r>
                      </m:e>
                      <m:sub>
                        <m:r>
                          <w:del w:id="4829" w:author="Shy Alon" w:date="2017-07-21T16:25:00Z">
                            <m:rPr>
                              <m:sty m:val="bi"/>
                            </m:rPr>
                            <w:rPr>
                              <w:rFonts w:ascii="Cambria Math" w:eastAsia="Calibri" w:hAnsi="Cambria Math" w:cs="Arial"/>
                            </w:rPr>
                            <m:t>C</m:t>
                          </w:del>
                        </m:r>
                        <m:sSub>
                          <m:sSubPr>
                            <m:ctrlPr>
                              <w:del w:id="4830" w:author="Shy Alon" w:date="2017-07-21T16:25:00Z">
                                <w:rPr>
                                  <w:rFonts w:ascii="Cambria Math" w:eastAsia="Calibri" w:hAnsi="Cambria Math" w:cs="Arial"/>
                                  <w:i/>
                                </w:rPr>
                              </w:del>
                            </m:ctrlPr>
                          </m:sSubPr>
                          <m:e>
                            <m:r>
                              <w:del w:id="4831" w:author="Shy Alon" w:date="2017-07-21T16:25:00Z">
                                <m:rPr>
                                  <m:sty m:val="bi"/>
                                </m:rPr>
                                <w:rPr>
                                  <w:rFonts w:ascii="Cambria Math" w:eastAsia="Calibri" w:hAnsi="Cambria Math" w:cs="Arial"/>
                                </w:rPr>
                                <m:t>o</m:t>
                              </w:del>
                            </m:r>
                          </m:e>
                          <m:sub>
                            <m:r>
                              <w:del w:id="4832" w:author="Shy Alon" w:date="2017-07-21T16:25:00Z">
                                <m:rPr>
                                  <m:sty m:val="bi"/>
                                </m:rPr>
                                <w:rPr>
                                  <w:rFonts w:ascii="Cambria Math" w:eastAsia="Calibri" w:hAnsi="Cambria Math" w:cs="Arial"/>
                                </w:rPr>
                                <m:t>3</m:t>
                              </w:del>
                            </m:r>
                          </m:sub>
                        </m:sSub>
                        <m:sSub>
                          <m:sSubPr>
                            <m:ctrlPr>
                              <w:del w:id="4833" w:author="Shy Alon" w:date="2017-07-21T16:25:00Z">
                                <w:rPr>
                                  <w:rFonts w:ascii="Cambria Math" w:eastAsia="Calibri" w:hAnsi="Cambria Math" w:cs="Arial"/>
                                  <w:i/>
                                </w:rPr>
                              </w:del>
                            </m:ctrlPr>
                          </m:sSubPr>
                          <m:e>
                            <m:r>
                              <w:del w:id="4834" w:author="Shy Alon" w:date="2017-07-21T16:25:00Z">
                                <m:rPr>
                                  <m:sty m:val="bi"/>
                                </m:rPr>
                                <w:rPr>
                                  <w:rFonts w:ascii="Cambria Math" w:eastAsia="Calibri" w:hAnsi="Cambria Math" w:cs="Arial"/>
                                </w:rPr>
                                <m:t>O</m:t>
                              </w:del>
                            </m:r>
                          </m:e>
                          <m:sub>
                            <m:r>
                              <w:del w:id="4835" w:author="Shy Alon" w:date="2017-07-21T16:25:00Z">
                                <m:rPr>
                                  <m:sty m:val="bi"/>
                                </m:rPr>
                                <w:rPr>
                                  <w:rFonts w:ascii="Cambria Math" w:eastAsia="Calibri" w:hAnsi="Cambria Math" w:cs="Arial"/>
                                </w:rPr>
                                <m:t>4</m:t>
                              </w:del>
                            </m:r>
                          </m:sub>
                        </m:sSub>
                      </m:sub>
                    </m:sSub>
                  </m:e>
                  <m:sup>
                    <m:r>
                      <w:del w:id="4836" w:author="Shy Alon" w:date="2017-07-21T16:25:00Z">
                        <m:rPr>
                          <m:sty m:val="bi"/>
                        </m:rPr>
                        <w:rPr>
                          <w:rFonts w:ascii="Cambria Math" w:eastAsia="Calibri" w:hAnsi="Cambria Math" w:cs="Arial"/>
                          <w:szCs w:val="20"/>
                        </w:rPr>
                        <m:t>4</m:t>
                      </w:del>
                    </m:r>
                  </m:sup>
                </m:sSup>
                <m:r>
                  <w:del w:id="4837" w:author="Shy Alon" w:date="2017-07-21T16:25:00Z">
                    <m:rPr>
                      <m:sty m:val="bi"/>
                    </m:rPr>
                    <w:rPr>
                      <w:rFonts w:ascii="Cambria Math" w:eastAsia="Calibri" w:hAnsi="Cambria Math" w:cs="Arial"/>
                      <w:szCs w:val="20"/>
                    </w:rPr>
                    <m:t>-7.2</m:t>
                  </w:del>
                </m:r>
                <m:r>
                  <w:del w:id="4838" w:author="Shy Alon" w:date="2017-07-21T16:25:00Z">
                    <m:rPr>
                      <m:sty m:val="b"/>
                    </m:rPr>
                    <w:rPr>
                      <w:rFonts w:ascii="Cambria Math" w:eastAsia="Calibri" w:hAnsi="Cambria Math" w:cs="Arial"/>
                      <w:szCs w:val="20"/>
                    </w:rPr>
                    <m:t>*</m:t>
                  </w:del>
                </m:r>
                <m:sSup>
                  <m:sSupPr>
                    <m:ctrlPr>
                      <w:del w:id="4839" w:author="Shy Alon" w:date="2017-07-21T16:25:00Z">
                        <w:rPr>
                          <w:rFonts w:ascii="Cambria Math" w:eastAsia="Calibri" w:hAnsi="Cambria Math" w:cs="Arial"/>
                          <w:szCs w:val="20"/>
                        </w:rPr>
                      </w:del>
                    </m:ctrlPr>
                  </m:sSupPr>
                  <m:e>
                    <m:r>
                      <w:del w:id="4840" w:author="Shy Alon" w:date="2017-07-21T16:25:00Z">
                        <m:rPr>
                          <m:sty m:val="b"/>
                        </m:rPr>
                        <w:rPr>
                          <w:rFonts w:ascii="Cambria Math" w:eastAsia="Calibri" w:hAnsi="Cambria Math" w:cs="Arial"/>
                          <w:szCs w:val="20"/>
                        </w:rPr>
                        <m:t>10</m:t>
                      </w:del>
                    </m:r>
                  </m:e>
                  <m:sup>
                    <m:r>
                      <w:del w:id="4841" w:author="Shy Alon" w:date="2017-07-21T16:25:00Z">
                        <m:rPr>
                          <m:sty m:val="b"/>
                        </m:rPr>
                        <w:rPr>
                          <w:rFonts w:ascii="Cambria Math" w:eastAsia="Calibri" w:hAnsi="Cambria Math" w:cs="Arial"/>
                          <w:szCs w:val="20"/>
                        </w:rPr>
                        <m:t>-12</m:t>
                      </w:del>
                    </m:r>
                  </m:sup>
                </m:sSup>
                <m:sSup>
                  <m:sSupPr>
                    <m:ctrlPr>
                      <w:del w:id="4842" w:author="Shy Alon" w:date="2017-07-21T16:25:00Z">
                        <w:rPr>
                          <w:rFonts w:ascii="Cambria Math" w:eastAsia="Calibri" w:hAnsi="Cambria Math" w:cs="Arial"/>
                          <w:i/>
                          <w:szCs w:val="20"/>
                        </w:rPr>
                      </w:del>
                    </m:ctrlPr>
                  </m:sSupPr>
                  <m:e>
                    <m:sSub>
                      <m:sSubPr>
                        <m:ctrlPr>
                          <w:del w:id="4843" w:author="Shy Alon" w:date="2017-07-21T16:25:00Z">
                            <w:rPr>
                              <w:rFonts w:ascii="Cambria Math" w:eastAsia="Calibri" w:hAnsi="Cambria Math" w:cs="Arial"/>
                              <w:i/>
                              <w:szCs w:val="20"/>
                            </w:rPr>
                          </w:del>
                        </m:ctrlPr>
                      </m:sSubPr>
                      <m:e>
                        <m:r>
                          <w:del w:id="4844" w:author="Shy Alon" w:date="2017-07-21T16:25:00Z">
                            <m:rPr>
                              <m:sty m:val="bi"/>
                            </m:rPr>
                            <w:rPr>
                              <w:rFonts w:ascii="Cambria Math" w:eastAsia="Calibri" w:hAnsi="Cambria Math" w:cs="Arial"/>
                              <w:szCs w:val="20"/>
                            </w:rPr>
                            <m:t>d</m:t>
                          </w:del>
                        </m:r>
                      </m:e>
                      <m:sub>
                        <m:r>
                          <w:del w:id="4845" w:author="Shy Alon" w:date="2017-07-21T16:25:00Z">
                            <m:rPr>
                              <m:sty m:val="bi"/>
                            </m:rPr>
                            <w:rPr>
                              <w:rFonts w:ascii="Cambria Math" w:eastAsia="Calibri" w:hAnsi="Cambria Math" w:cs="Arial"/>
                            </w:rPr>
                            <m:t>C</m:t>
                          </w:del>
                        </m:r>
                        <m:sSub>
                          <m:sSubPr>
                            <m:ctrlPr>
                              <w:del w:id="4846" w:author="Shy Alon" w:date="2017-07-21T16:25:00Z">
                                <w:rPr>
                                  <w:rFonts w:ascii="Cambria Math" w:eastAsia="Calibri" w:hAnsi="Cambria Math" w:cs="Arial"/>
                                  <w:i/>
                                </w:rPr>
                              </w:del>
                            </m:ctrlPr>
                          </m:sSubPr>
                          <m:e>
                            <m:r>
                              <w:del w:id="4847" w:author="Shy Alon" w:date="2017-07-21T16:25:00Z">
                                <m:rPr>
                                  <m:sty m:val="bi"/>
                                </m:rPr>
                                <w:rPr>
                                  <w:rFonts w:ascii="Cambria Math" w:eastAsia="Calibri" w:hAnsi="Cambria Math" w:cs="Arial"/>
                                </w:rPr>
                                <m:t>o</m:t>
                              </w:del>
                            </m:r>
                          </m:e>
                          <m:sub>
                            <m:r>
                              <w:del w:id="4848" w:author="Shy Alon" w:date="2017-07-21T16:25:00Z">
                                <m:rPr>
                                  <m:sty m:val="bi"/>
                                </m:rPr>
                                <w:rPr>
                                  <w:rFonts w:ascii="Cambria Math" w:eastAsia="Calibri" w:hAnsi="Cambria Math" w:cs="Arial"/>
                                </w:rPr>
                                <m:t>3</m:t>
                              </w:del>
                            </m:r>
                          </m:sub>
                        </m:sSub>
                        <m:sSub>
                          <m:sSubPr>
                            <m:ctrlPr>
                              <w:del w:id="4849" w:author="Shy Alon" w:date="2017-07-21T16:25:00Z">
                                <w:rPr>
                                  <w:rFonts w:ascii="Cambria Math" w:eastAsia="Calibri" w:hAnsi="Cambria Math" w:cs="Arial"/>
                                  <w:i/>
                                </w:rPr>
                              </w:del>
                            </m:ctrlPr>
                          </m:sSubPr>
                          <m:e>
                            <m:r>
                              <w:del w:id="4850" w:author="Shy Alon" w:date="2017-07-21T16:25:00Z">
                                <m:rPr>
                                  <m:sty m:val="bi"/>
                                </m:rPr>
                                <w:rPr>
                                  <w:rFonts w:ascii="Cambria Math" w:eastAsia="Calibri" w:hAnsi="Cambria Math" w:cs="Arial"/>
                                </w:rPr>
                                <m:t>O</m:t>
                              </w:del>
                            </m:r>
                          </m:e>
                          <m:sub>
                            <m:r>
                              <w:del w:id="4851" w:author="Shy Alon" w:date="2017-07-21T16:25:00Z">
                                <m:rPr>
                                  <m:sty m:val="bi"/>
                                </m:rPr>
                                <w:rPr>
                                  <w:rFonts w:ascii="Cambria Math" w:eastAsia="Calibri" w:hAnsi="Cambria Math" w:cs="Arial"/>
                                </w:rPr>
                                <m:t>4</m:t>
                              </w:del>
                            </m:r>
                          </m:sub>
                        </m:sSub>
                      </m:sub>
                    </m:sSub>
                  </m:e>
                  <m:sup>
                    <m:r>
                      <w:del w:id="4852" w:author="Shy Alon" w:date="2017-07-21T16:25:00Z">
                        <m:rPr>
                          <m:sty m:val="bi"/>
                        </m:rPr>
                        <w:rPr>
                          <w:rFonts w:ascii="Cambria Math" w:eastAsia="Calibri" w:hAnsi="Cambria Math" w:cs="Arial"/>
                          <w:szCs w:val="20"/>
                        </w:rPr>
                        <m:t>5</m:t>
                      </w:del>
                    </m:r>
                  </m:sup>
                </m:sSup>
                <m:r>
                  <w:del w:id="4853" w:author="Shy Alon" w:date="2017-07-21T16:25:00Z">
                    <m:rPr>
                      <m:sty m:val="bi"/>
                    </m:rPr>
                    <w:rPr>
                      <w:rFonts w:ascii="Cambria Math" w:eastAsia="Calibri" w:hAnsi="Cambria Math" w:cs="Arial"/>
                      <w:szCs w:val="20"/>
                    </w:rPr>
                    <m:t>-3.9*</m:t>
                  </w:del>
                </m:r>
                <m:sSup>
                  <m:sSupPr>
                    <m:ctrlPr>
                      <w:del w:id="4854" w:author="Shy Alon" w:date="2017-07-21T16:25:00Z">
                        <w:rPr>
                          <w:rFonts w:ascii="Cambria Math" w:eastAsia="Calibri" w:hAnsi="Cambria Math" w:cs="Arial"/>
                          <w:i/>
                          <w:szCs w:val="20"/>
                        </w:rPr>
                      </w:del>
                    </m:ctrlPr>
                  </m:sSupPr>
                  <m:e>
                    <m:r>
                      <w:del w:id="4855" w:author="Shy Alon" w:date="2017-07-21T16:25:00Z">
                        <m:rPr>
                          <m:sty m:val="bi"/>
                        </m:rPr>
                        <w:rPr>
                          <w:rFonts w:ascii="Cambria Math" w:eastAsia="Calibri" w:hAnsi="Cambria Math" w:cs="Arial"/>
                          <w:szCs w:val="20"/>
                        </w:rPr>
                        <m:t>10</m:t>
                      </w:del>
                    </m:r>
                  </m:e>
                  <m:sup>
                    <m:r>
                      <w:del w:id="4856" w:author="Shy Alon" w:date="2017-07-21T16:25:00Z">
                        <m:rPr>
                          <m:sty m:val="bi"/>
                        </m:rPr>
                        <w:rPr>
                          <w:rFonts w:ascii="Cambria Math" w:eastAsia="Calibri" w:hAnsi="Cambria Math" w:cs="Arial"/>
                          <w:szCs w:val="20"/>
                        </w:rPr>
                        <m:t>-11</m:t>
                      </w:del>
                    </m:r>
                  </m:sup>
                </m:sSup>
                <m:sSubSup>
                  <m:sSubSupPr>
                    <m:ctrlPr>
                      <w:del w:id="4857" w:author="Shy Alon" w:date="2017-07-21T16:25:00Z">
                        <w:rPr>
                          <w:rFonts w:ascii="Cambria Math" w:eastAsia="Calibri" w:hAnsi="Cambria Math" w:cs="Arial"/>
                          <w:i/>
                          <w:szCs w:val="20"/>
                        </w:rPr>
                      </w:del>
                    </m:ctrlPr>
                  </m:sSubSupPr>
                  <m:e>
                    <m:r>
                      <w:del w:id="4858" w:author="Shy Alon" w:date="2017-07-21T16:25:00Z">
                        <m:rPr>
                          <m:sty m:val="bi"/>
                        </m:rPr>
                        <w:rPr>
                          <w:rFonts w:ascii="Cambria Math" w:eastAsia="Calibri" w:hAnsi="Cambria Math" w:cs="Arial"/>
                          <w:szCs w:val="20"/>
                        </w:rPr>
                        <m:t>d</m:t>
                      </w:del>
                    </m:r>
                  </m:e>
                  <m:sub>
                    <m:r>
                      <w:del w:id="4859" w:author="Shy Alon" w:date="2017-07-21T16:25:00Z">
                        <m:rPr>
                          <m:sty m:val="bi"/>
                        </m:rPr>
                        <w:rPr>
                          <w:rFonts w:ascii="Cambria Math" w:eastAsia="Calibri" w:hAnsi="Cambria Math" w:cs="Arial"/>
                        </w:rPr>
                        <m:t>Mo</m:t>
                      </w:del>
                    </m:r>
                    <m:sSub>
                      <m:sSubPr>
                        <m:ctrlPr>
                          <w:del w:id="4860" w:author="Shy Alon" w:date="2017-07-21T16:25:00Z">
                            <w:rPr>
                              <w:rFonts w:ascii="Cambria Math" w:eastAsia="Calibri" w:hAnsi="Cambria Math" w:cs="Arial"/>
                              <w:i/>
                            </w:rPr>
                          </w:del>
                        </m:ctrlPr>
                      </m:sSubPr>
                      <m:e>
                        <m:r>
                          <w:del w:id="4861" w:author="Shy Alon" w:date="2017-07-21T16:25:00Z">
                            <m:rPr>
                              <m:sty m:val="bi"/>
                            </m:rPr>
                            <w:rPr>
                              <w:rFonts w:ascii="Cambria Math" w:eastAsia="Calibri" w:hAnsi="Cambria Math" w:cs="Arial"/>
                            </w:rPr>
                            <m:t>O</m:t>
                          </w:del>
                        </m:r>
                      </m:e>
                      <m:sub>
                        <m:r>
                          <w:del w:id="4862" w:author="Shy Alon" w:date="2017-07-21T16:25:00Z">
                            <m:rPr>
                              <m:sty m:val="bi"/>
                            </m:rPr>
                            <w:rPr>
                              <w:rFonts w:ascii="Cambria Math" w:eastAsia="Calibri" w:hAnsi="Cambria Math" w:cs="Arial"/>
                            </w:rPr>
                            <m:t>3</m:t>
                          </w:del>
                        </m:r>
                      </m:sub>
                    </m:sSub>
                  </m:sub>
                  <m:sup>
                    <m:r>
                      <w:del w:id="4863" w:author="Shy Alon" w:date="2017-07-21T16:25:00Z">
                        <m:rPr>
                          <m:sty m:val="bi"/>
                        </m:rPr>
                        <w:rPr>
                          <w:rFonts w:ascii="Cambria Math" w:eastAsia="Calibri" w:hAnsi="Cambria Math" w:cs="Arial"/>
                          <w:szCs w:val="20"/>
                        </w:rPr>
                        <m:t>5</m:t>
                      </w:del>
                    </m:r>
                  </m:sup>
                </m:sSubSup>
                <m:r>
                  <w:del w:id="4864" w:author="Shy Alon" w:date="2017-07-21T16:25:00Z">
                    <m:rPr>
                      <m:sty m:val="bi"/>
                    </m:rPr>
                    <w:rPr>
                      <w:rFonts w:ascii="Cambria Math" w:eastAsia="Calibri" w:hAnsi="Cambria Math" w:cs="Arial"/>
                      <w:szCs w:val="20"/>
                    </w:rPr>
                    <m:t>+1.52*</m:t>
                  </w:del>
                </m:r>
                <m:sSup>
                  <m:sSupPr>
                    <m:ctrlPr>
                      <w:del w:id="4865" w:author="Shy Alon" w:date="2017-07-21T16:25:00Z">
                        <w:rPr>
                          <w:rFonts w:ascii="Cambria Math" w:eastAsia="Calibri" w:hAnsi="Cambria Math" w:cs="Arial"/>
                          <w:i/>
                          <w:szCs w:val="20"/>
                        </w:rPr>
                      </w:del>
                    </m:ctrlPr>
                  </m:sSupPr>
                  <m:e>
                    <m:r>
                      <w:del w:id="4866" w:author="Shy Alon" w:date="2017-07-21T16:25:00Z">
                        <m:rPr>
                          <m:sty m:val="bi"/>
                        </m:rPr>
                        <w:rPr>
                          <w:rFonts w:ascii="Cambria Math" w:eastAsia="Calibri" w:hAnsi="Cambria Math" w:cs="Arial"/>
                          <w:szCs w:val="20"/>
                        </w:rPr>
                        <m:t>10</m:t>
                      </w:del>
                    </m:r>
                  </m:e>
                  <m:sup>
                    <m:r>
                      <w:del w:id="4867" w:author="Shy Alon" w:date="2017-07-21T16:25:00Z">
                        <m:rPr>
                          <m:sty m:val="bi"/>
                        </m:rPr>
                        <w:rPr>
                          <w:rFonts w:ascii="Cambria Math" w:eastAsia="Calibri" w:hAnsi="Cambria Math" w:cs="Arial"/>
                          <w:szCs w:val="20"/>
                        </w:rPr>
                        <m:t>-10</m:t>
                      </w:del>
                    </m:r>
                  </m:sup>
                </m:sSup>
                <m:sSup>
                  <m:sSupPr>
                    <m:ctrlPr>
                      <w:del w:id="4868" w:author="Shy Alon" w:date="2017-07-21T16:25:00Z">
                        <w:rPr>
                          <w:rFonts w:ascii="Cambria Math" w:eastAsia="Calibri" w:hAnsi="Cambria Math" w:cs="Arial"/>
                          <w:i/>
                          <w:szCs w:val="20"/>
                        </w:rPr>
                      </w:del>
                    </m:ctrlPr>
                  </m:sSupPr>
                  <m:e>
                    <m:sSub>
                      <m:sSubPr>
                        <m:ctrlPr>
                          <w:del w:id="4869" w:author="Shy Alon" w:date="2017-07-21T16:25:00Z">
                            <w:rPr>
                              <w:rFonts w:ascii="Cambria Math" w:eastAsia="Calibri" w:hAnsi="Cambria Math" w:cs="Arial"/>
                              <w:i/>
                              <w:szCs w:val="20"/>
                            </w:rPr>
                          </w:del>
                        </m:ctrlPr>
                      </m:sSubPr>
                      <m:e>
                        <m:r>
                          <w:del w:id="4870" w:author="Shy Alon" w:date="2017-07-21T16:25:00Z">
                            <m:rPr>
                              <m:sty m:val="bi"/>
                            </m:rPr>
                            <w:rPr>
                              <w:rFonts w:ascii="Cambria Math" w:eastAsia="Calibri" w:hAnsi="Cambria Math" w:cs="Arial"/>
                              <w:szCs w:val="20"/>
                            </w:rPr>
                            <m:t>d</m:t>
                          </w:del>
                        </m:r>
                      </m:e>
                      <m:sub>
                        <m:r>
                          <w:del w:id="4871" w:author="Shy Alon" w:date="2017-07-21T16:25:00Z">
                            <m:rPr>
                              <m:sty m:val="bi"/>
                            </m:rPr>
                            <w:rPr>
                              <w:rFonts w:ascii="Cambria Math" w:eastAsia="Calibri" w:hAnsi="Cambria Math" w:cs="Arial"/>
                              <w:szCs w:val="20"/>
                            </w:rPr>
                            <m:t>Ti</m:t>
                          </w:del>
                        </m:r>
                        <m:sSub>
                          <m:sSubPr>
                            <m:ctrlPr>
                              <w:del w:id="4872" w:author="Shy Alon" w:date="2017-07-21T16:25:00Z">
                                <w:rPr>
                                  <w:rFonts w:ascii="Cambria Math" w:eastAsia="Calibri" w:hAnsi="Cambria Math" w:cs="Arial"/>
                                  <w:szCs w:val="20"/>
                                </w:rPr>
                              </w:del>
                            </m:ctrlPr>
                          </m:sSubPr>
                          <m:e>
                            <m:r>
                              <w:del w:id="4873" w:author="Shy Alon" w:date="2017-07-21T16:25:00Z">
                                <m:rPr>
                                  <m:sty m:val="bi"/>
                                </m:rPr>
                                <w:rPr>
                                  <w:rFonts w:ascii="Cambria Math" w:eastAsia="Calibri" w:hAnsi="Cambria Math" w:cs="Arial"/>
                                  <w:szCs w:val="20"/>
                                </w:rPr>
                                <m:t>O</m:t>
                              </w:del>
                            </m:r>
                          </m:e>
                          <m:sub>
                            <m:r>
                              <w:del w:id="4874" w:author="Shy Alon" w:date="2017-07-21T16:25:00Z">
                                <m:rPr>
                                  <m:sty m:val="b"/>
                                </m:rPr>
                                <w:rPr>
                                  <w:rFonts w:ascii="Cambria Math" w:eastAsia="Calibri" w:hAnsi="Cambria Math" w:cs="Arial"/>
                                  <w:szCs w:val="20"/>
                                </w:rPr>
                                <m:t>2</m:t>
                              </w:del>
                            </m:r>
                          </m:sub>
                        </m:sSub>
                      </m:sub>
                    </m:sSub>
                  </m:e>
                  <m:sup>
                    <m:r>
                      <w:del w:id="4875" w:author="Shy Alon" w:date="2017-07-21T16:25:00Z">
                        <m:rPr>
                          <m:sty m:val="bi"/>
                        </m:rPr>
                        <w:rPr>
                          <w:rFonts w:ascii="Cambria Math" w:eastAsia="Calibri" w:hAnsi="Cambria Math" w:cs="Arial"/>
                          <w:szCs w:val="20"/>
                        </w:rPr>
                        <m:t>4</m:t>
                      </w:del>
                    </m:r>
                  </m:sup>
                </m:sSup>
                <m:r>
                  <w:del w:id="4876" w:author="Shy Alon" w:date="2017-07-21T16:25:00Z">
                    <m:rPr>
                      <m:sty m:val="bi"/>
                    </m:rPr>
                    <w:rPr>
                      <w:rFonts w:ascii="Cambria Math" w:eastAsia="Calibri" w:hAnsi="Cambria Math" w:cs="Arial"/>
                      <w:szCs w:val="20"/>
                    </w:rPr>
                    <m:t>-3.9*</m:t>
                  </w:del>
                </m:r>
                <m:sSup>
                  <m:sSupPr>
                    <m:ctrlPr>
                      <w:del w:id="4877" w:author="Shy Alon" w:date="2017-07-21T16:25:00Z">
                        <w:rPr>
                          <w:rFonts w:ascii="Cambria Math" w:eastAsia="Calibri" w:hAnsi="Cambria Math" w:cs="Arial"/>
                          <w:i/>
                          <w:szCs w:val="20"/>
                        </w:rPr>
                      </w:del>
                    </m:ctrlPr>
                  </m:sSupPr>
                  <m:e>
                    <m:r>
                      <w:del w:id="4878" w:author="Shy Alon" w:date="2017-07-21T16:25:00Z">
                        <m:rPr>
                          <m:sty m:val="bi"/>
                        </m:rPr>
                        <w:rPr>
                          <w:rFonts w:ascii="Cambria Math" w:eastAsia="Calibri" w:hAnsi="Cambria Math" w:cs="Arial"/>
                          <w:szCs w:val="20"/>
                        </w:rPr>
                        <m:t>10</m:t>
                      </w:del>
                    </m:r>
                  </m:e>
                  <m:sup>
                    <m:r>
                      <w:del w:id="4879" w:author="Shy Alon" w:date="2017-07-21T16:25:00Z">
                        <m:rPr>
                          <m:sty m:val="bi"/>
                        </m:rPr>
                        <w:rPr>
                          <w:rFonts w:ascii="Cambria Math" w:eastAsia="Calibri" w:hAnsi="Cambria Math" w:cs="Arial"/>
                          <w:szCs w:val="20"/>
                        </w:rPr>
                        <m:t>-13</m:t>
                      </w:del>
                    </m:r>
                  </m:sup>
                </m:sSup>
                <m:sSup>
                  <m:sSupPr>
                    <m:ctrlPr>
                      <w:del w:id="4880" w:author="Shy Alon" w:date="2017-07-21T16:25:00Z">
                        <w:rPr>
                          <w:rFonts w:ascii="Cambria Math" w:eastAsia="Calibri" w:hAnsi="Cambria Math" w:cs="Arial"/>
                          <w:i/>
                          <w:szCs w:val="20"/>
                        </w:rPr>
                      </w:del>
                    </m:ctrlPr>
                  </m:sSupPr>
                  <m:e>
                    <m:sSub>
                      <m:sSubPr>
                        <m:ctrlPr>
                          <w:del w:id="4881" w:author="Shy Alon" w:date="2017-07-21T16:25:00Z">
                            <w:rPr>
                              <w:rFonts w:ascii="Cambria Math" w:eastAsia="Calibri" w:hAnsi="Cambria Math" w:cs="Arial"/>
                              <w:i/>
                              <w:szCs w:val="20"/>
                            </w:rPr>
                          </w:del>
                        </m:ctrlPr>
                      </m:sSubPr>
                      <m:e>
                        <m:r>
                          <w:del w:id="4882" w:author="Shy Alon" w:date="2017-07-21T16:25:00Z">
                            <m:rPr>
                              <m:sty m:val="bi"/>
                            </m:rPr>
                            <w:rPr>
                              <w:rFonts w:ascii="Cambria Math" w:eastAsia="Calibri" w:hAnsi="Cambria Math" w:cs="Arial"/>
                              <w:szCs w:val="20"/>
                            </w:rPr>
                            <m:t>d</m:t>
                          </w:del>
                        </m:r>
                      </m:e>
                      <m:sub>
                        <m:r>
                          <w:del w:id="4883" w:author="Shy Alon" w:date="2017-07-21T16:25:00Z">
                            <m:rPr>
                              <m:sty m:val="bi"/>
                            </m:rPr>
                            <w:rPr>
                              <w:rFonts w:ascii="Cambria Math" w:eastAsia="Calibri" w:hAnsi="Cambria Math" w:cs="Arial"/>
                              <w:szCs w:val="20"/>
                            </w:rPr>
                            <m:t>Ti</m:t>
                          </w:del>
                        </m:r>
                        <m:sSub>
                          <m:sSubPr>
                            <m:ctrlPr>
                              <w:del w:id="4884" w:author="Shy Alon" w:date="2017-07-21T16:25:00Z">
                                <w:rPr>
                                  <w:rFonts w:ascii="Cambria Math" w:eastAsia="Calibri" w:hAnsi="Cambria Math" w:cs="Arial"/>
                                  <w:szCs w:val="20"/>
                                </w:rPr>
                              </w:del>
                            </m:ctrlPr>
                          </m:sSubPr>
                          <m:e>
                            <m:r>
                              <w:del w:id="4885" w:author="Shy Alon" w:date="2017-07-21T16:25:00Z">
                                <m:rPr>
                                  <m:sty m:val="bi"/>
                                </m:rPr>
                                <w:rPr>
                                  <w:rFonts w:ascii="Cambria Math" w:eastAsia="Calibri" w:hAnsi="Cambria Math" w:cs="Arial"/>
                                  <w:szCs w:val="20"/>
                                </w:rPr>
                                <m:t>O</m:t>
                              </w:del>
                            </m:r>
                          </m:e>
                          <m:sub>
                            <m:r>
                              <w:del w:id="4886" w:author="Shy Alon" w:date="2017-07-21T16:25:00Z">
                                <m:rPr>
                                  <m:sty m:val="b"/>
                                </m:rPr>
                                <w:rPr>
                                  <w:rFonts w:ascii="Cambria Math" w:eastAsia="Calibri" w:hAnsi="Cambria Math" w:cs="Arial"/>
                                  <w:szCs w:val="20"/>
                                </w:rPr>
                                <m:t>2</m:t>
                              </w:del>
                            </m:r>
                          </m:sub>
                        </m:sSub>
                      </m:sub>
                    </m:sSub>
                  </m:e>
                  <m:sup>
                    <m:r>
                      <w:del w:id="4887" w:author="Shy Alon" w:date="2017-07-21T16:25:00Z">
                        <m:rPr>
                          <m:sty m:val="bi"/>
                        </m:rPr>
                        <w:rPr>
                          <w:rFonts w:ascii="Cambria Math" w:eastAsia="Calibri" w:hAnsi="Cambria Math" w:cs="Arial"/>
                          <w:szCs w:val="20"/>
                        </w:rPr>
                        <m:t>5</m:t>
                      </w:del>
                    </m:r>
                  </m:sup>
                </m:sSup>
              </m:oMath>
            </m:oMathPara>
          </w:p>
        </w:tc>
      </w:tr>
      <w:tr w:rsidR="00802AFE" w:rsidRPr="00CE0C94" w:rsidDel="006642DB" w14:paraId="02295C58" w14:textId="65A7DCEF" w:rsidTr="00564273">
        <w:trPr>
          <w:del w:id="4888" w:author="Shy Alon" w:date="2017-07-21T16:25:00Z"/>
        </w:trPr>
        <w:tc>
          <w:tcPr>
            <w:tcW w:w="1985" w:type="dxa"/>
            <w:tcBorders>
              <w:top w:val="single" w:sz="4" w:space="0" w:color="auto"/>
            </w:tcBorders>
            <w:vAlign w:val="center"/>
          </w:tcPr>
          <w:p w14:paraId="366DC33F" w14:textId="597A9211" w:rsidR="00802AFE" w:rsidRPr="00CE0C94" w:rsidDel="006642DB" w:rsidRDefault="00802AFE" w:rsidP="006642DB">
            <w:pPr>
              <w:pStyle w:val="Heading1"/>
              <w:rPr>
                <w:del w:id="4889" w:author="Shy Alon" w:date="2017-07-21T16:25:00Z"/>
                <w:rFonts w:ascii="Times New Roman" w:eastAsia="Calibri" w:hAnsi="Times New Roman" w:cs="Arial"/>
                <w:szCs w:val="20"/>
              </w:rPr>
              <w:pPrChange w:id="4890" w:author="Shy Alon" w:date="2017-07-21T16:25:00Z">
                <w:pPr>
                  <w:jc w:val="center"/>
                </w:pPr>
              </w:pPrChange>
            </w:pPr>
          </w:p>
        </w:tc>
        <w:tc>
          <w:tcPr>
            <w:tcW w:w="7427" w:type="dxa"/>
            <w:tcBorders>
              <w:top w:val="single" w:sz="4" w:space="0" w:color="auto"/>
            </w:tcBorders>
            <w:vAlign w:val="center"/>
          </w:tcPr>
          <w:p w14:paraId="2BE8198F" w14:textId="4E426EF7" w:rsidR="00802AFE" w:rsidRPr="00CE0C94" w:rsidDel="006642DB" w:rsidRDefault="00802AFE" w:rsidP="006642DB">
            <w:pPr>
              <w:pStyle w:val="Heading1"/>
              <w:rPr>
                <w:del w:id="4891" w:author="Shy Alon" w:date="2017-07-21T16:25:00Z"/>
                <w:rFonts w:ascii="Times New Roman" w:eastAsia="Calibri" w:hAnsi="Times New Roman" w:cs="Arial"/>
                <w:szCs w:val="20"/>
              </w:rPr>
              <w:pPrChange w:id="4892" w:author="Shy Alon" w:date="2017-07-21T16:25:00Z">
                <w:pPr>
                  <w:jc w:val="center"/>
                </w:pPr>
              </w:pPrChange>
            </w:pPr>
          </w:p>
        </w:tc>
      </w:tr>
    </w:tbl>
    <w:p w14:paraId="07C843D6" w14:textId="73D3A98B" w:rsidR="00802AFE" w:rsidRPr="00CE0C94" w:rsidDel="006642DB" w:rsidRDefault="00802AFE" w:rsidP="006642DB">
      <w:pPr>
        <w:pStyle w:val="Heading1"/>
        <w:rPr>
          <w:del w:id="4893" w:author="Shy Alon" w:date="2017-07-21T16:25:00Z"/>
          <w:rFonts w:ascii="Times New Roman" w:eastAsia="Calibri" w:hAnsi="Times New Roman" w:cs="Arial"/>
          <w:rtl/>
        </w:rPr>
        <w:pPrChange w:id="4894" w:author="Shy Alon" w:date="2017-07-21T16:25:00Z">
          <w:pPr>
            <w:ind w:left="360"/>
          </w:pPr>
        </w:pPrChange>
      </w:pPr>
    </w:p>
    <w:p w14:paraId="28DF0E23" w14:textId="125717E6" w:rsidR="00802AFE" w:rsidDel="006642DB" w:rsidRDefault="00802AFE" w:rsidP="006642DB">
      <w:pPr>
        <w:pStyle w:val="Heading1"/>
        <w:rPr>
          <w:del w:id="4895" w:author="Shy Alon" w:date="2017-07-21T16:25:00Z"/>
          <w:rFonts w:ascii="Times New Roman" w:eastAsia="Calibri" w:hAnsi="Times New Roman" w:cs="Arial"/>
        </w:rPr>
        <w:pPrChange w:id="4896" w:author="Shy Alon" w:date="2017-07-21T16:25:00Z">
          <w:pPr/>
        </w:pPrChange>
      </w:pPr>
      <w:del w:id="4897" w:author="Shy Alon" w:date="2017-07-21T16:25:00Z">
        <w:r w:rsidRPr="00CE0C94" w:rsidDel="006642DB">
          <w:rPr>
            <w:rFonts w:ascii="Times New Roman" w:eastAsia="Calibri" w:hAnsi="Times New Roman" w:cs="Arial"/>
          </w:rPr>
          <w:delText>For both</w:delText>
        </w:r>
        <m:oMath>
          <m:r>
            <m:rPr>
              <m:sty m:val="bi"/>
            </m:rPr>
            <w:rPr>
              <w:rFonts w:ascii="Cambria Math" w:eastAsia="Calibri" w:hAnsi="Cambria Math" w:cs="Arial"/>
              <w:szCs w:val="20"/>
            </w:rPr>
            <m:t xml:space="preserve"> Ti</m:t>
          </m:r>
          <m:sSub>
            <m:sSubPr>
              <m:ctrlPr>
                <w:rPr>
                  <w:rFonts w:ascii="Cambria Math" w:eastAsia="Calibri" w:hAnsi="Cambria Math" w:cs="Arial"/>
                  <w:i/>
                  <w:szCs w:val="20"/>
                </w:rPr>
              </m:ctrlPr>
            </m:sSubPr>
            <m:e>
              <m:r>
                <m:rPr>
                  <m:sty m:val="bi"/>
                </m:rPr>
                <w:rPr>
                  <w:rFonts w:ascii="Cambria Math" w:eastAsia="Calibri" w:hAnsi="Cambria Math" w:cs="Arial"/>
                  <w:szCs w:val="20"/>
                </w:rPr>
                <m:t>O</m:t>
              </m:r>
            </m:e>
            <m:sub>
              <m:r>
                <m:rPr>
                  <m:sty m:val="bi"/>
                </m:rPr>
                <w:rPr>
                  <w:rFonts w:ascii="Cambria Math" w:eastAsia="Calibri" w:hAnsi="Cambria Math" w:cs="Arial"/>
                  <w:szCs w:val="20"/>
                </w:rPr>
                <m:t>2</m:t>
              </m:r>
            </m:sub>
          </m:s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oMath>
        <w:r w:rsidDel="006642DB">
          <w:rPr>
            <w:rFonts w:ascii="Times New Roman" w:eastAsia="Calibri" w:hAnsi="Times New Roman" w:cs="Arial" w:hint="cs"/>
            <w:rtl/>
          </w:rPr>
          <w:delText xml:space="preserve"> </w:delText>
        </w:r>
        <w:r w:rsidDel="006642DB">
          <w:rPr>
            <w:rFonts w:ascii="Times New Roman" w:eastAsia="Calibri" w:hAnsi="Times New Roman" w:cs="Arial"/>
          </w:rPr>
          <w:delText>datasets</w:delText>
        </w:r>
        <w:r w:rsidRPr="00CE0C94" w:rsidDel="006642DB">
          <w:rPr>
            <w:rFonts w:ascii="Times New Roman" w:eastAsia="Calibri" w:hAnsi="Times New Roman" w:cs="Arial"/>
          </w:rPr>
          <w:delText xml:space="preserve"> it is evident that while </w:delText>
        </w:r>
        <w:r w:rsidDel="006642DB">
          <w:rPr>
            <w:rFonts w:ascii="Times New Roman" w:eastAsia="Calibri" w:hAnsi="Times New Roman" w:cs="Arial"/>
          </w:rPr>
          <w:delText>four</w:delText>
        </w:r>
        <w:r w:rsidRPr="00CE0C94" w:rsidDel="006642DB">
          <w:rPr>
            <w:rFonts w:ascii="Times New Roman" w:eastAsia="Calibri" w:hAnsi="Times New Roman" w:cs="Arial"/>
          </w:rPr>
          <w:delText xml:space="preserve"> descriptors were evaluated by RANSAC, only two were picked </w:delText>
        </w:r>
        <w:r w:rsidDel="006642DB">
          <w:rPr>
            <w:rFonts w:ascii="Times New Roman" w:eastAsia="Calibri" w:hAnsi="Times New Roman" w:cs="Arial"/>
          </w:rPr>
          <w:delText xml:space="preserve">by the algorithm </w:delText>
        </w:r>
        <w:r w:rsidRPr="00CE0C94" w:rsidDel="006642DB">
          <w:rPr>
            <w:rFonts w:ascii="Times New Roman" w:eastAsia="Calibri" w:hAnsi="Times New Roman" w:cs="Arial"/>
          </w:rPr>
          <w:delText xml:space="preserve">as </w:delText>
        </w:r>
        <w:r w:rsidDel="006642DB">
          <w:rPr>
            <w:rFonts w:ascii="Times New Roman" w:eastAsia="Calibri" w:hAnsi="Times New Roman" w:cs="Arial"/>
          </w:rPr>
          <w:delText>correlated with the</w:delText>
        </w:r>
        <w:r w:rsidRPr="00CE0C94" w:rsidDel="006642DB">
          <w:rPr>
            <w:rFonts w:ascii="Times New Roman" w:eastAsia="Calibri" w:hAnsi="Times New Roman" w:cs="Arial"/>
          </w:rPr>
          <w:delText xml:space="preserve"> photovoltaic activity</w:delText>
        </w:r>
        <w:r w:rsidDel="006642DB">
          <w:rPr>
            <w:rFonts w:ascii="Times New Roman" w:eastAsia="Calibri" w:hAnsi="Times New Roman" w:cs="Arial"/>
          </w:rPr>
          <w:delText xml:space="preserve">. The  </w:delText>
        </w:r>
        <m:oMath>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d>
            <m:dPr>
              <m:begChr m:val="|"/>
              <m:endChr m:val="|"/>
              <m:ctrlPr>
                <w:rPr>
                  <w:rFonts w:ascii="Cambria Math" w:eastAsia="Calibri" w:hAnsi="Cambria Math" w:cs="Arial"/>
                  <w:szCs w:val="20"/>
                </w:rPr>
              </m:ctrlPr>
            </m:dPr>
            <m:e>
              <m:r>
                <m:rPr>
                  <m:sty m:val="bi"/>
                </m:rPr>
                <w:rPr>
                  <w:rFonts w:ascii="Cambria Math" w:eastAsia="Calibri" w:hAnsi="Cambria Math" w:cs="Arial"/>
                  <w:szCs w:val="20"/>
                </w:rPr>
                <m:t>C</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3</m:t>
                  </m:r>
                </m:sub>
              </m:sSub>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4</m:t>
                  </m:r>
                </m:sub>
              </m:sSub>
            </m:e>
          </m:d>
          <m:r>
            <m:rPr>
              <m:sty m:val="bi"/>
            </m:rPr>
            <w:rPr>
              <w:rFonts w:ascii="Cambria Math" w:eastAsia="Calibri" w:hAnsi="Cambria Math" w:cs="Arial"/>
              <w:szCs w:val="20"/>
            </w:rPr>
            <m:t>Mo</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3</m:t>
              </m:r>
            </m:sub>
          </m:sSub>
        </m:oMath>
        <w:r w:rsidDel="006642DB">
          <w:rPr>
            <w:rFonts w:ascii="Times New Roman" w:eastAsia="Calibri" w:hAnsi="Times New Roman" w:cs="Arial"/>
          </w:rPr>
          <w:delText xml:space="preserve"> dataset was characterized by three descriptors and all were selected by RANSAC.</w:delText>
        </w:r>
      </w:del>
    </w:p>
    <w:p w14:paraId="102E1153" w14:textId="323C8163" w:rsidR="00802AFE" w:rsidDel="006642DB" w:rsidRDefault="00802AFE" w:rsidP="006642DB">
      <w:pPr>
        <w:pStyle w:val="Heading1"/>
        <w:rPr>
          <w:del w:id="4898" w:author="Shy Alon" w:date="2017-07-21T16:25:00Z"/>
          <w:rFonts w:ascii="Times New Roman" w:eastAsia="Calibri" w:hAnsi="Times New Roman" w:cs="Arial"/>
        </w:rPr>
        <w:pPrChange w:id="4899" w:author="Shy Alon" w:date="2017-07-21T16:25:00Z">
          <w:pPr/>
        </w:pPrChange>
      </w:pPr>
    </w:p>
    <w:p w14:paraId="525B65B8" w14:textId="7A00A2FD" w:rsidR="00802AFE" w:rsidRPr="00E03D56" w:rsidDel="006642DB" w:rsidRDefault="00802AFE" w:rsidP="006642DB">
      <w:pPr>
        <w:pStyle w:val="Heading1"/>
        <w:rPr>
          <w:del w:id="4900" w:author="Shy Alon" w:date="2017-07-21T16:25:00Z"/>
          <w:rFonts w:eastAsia="Calibri"/>
        </w:rPr>
        <w:pPrChange w:id="4901" w:author="Shy Alon" w:date="2017-07-21T16:25:00Z">
          <w:pPr/>
        </w:pPrChange>
      </w:pPr>
      <w:del w:id="4902" w:author="Shy Alon" w:date="2017-07-21T16:25:00Z">
        <w:r w:rsidRPr="00E03D56" w:rsidDel="006642DB">
          <w:rPr>
            <w:rFonts w:eastAsia="Calibri"/>
          </w:rPr>
          <w:delText xml:space="preserve">The features selected by the RANSAC algorithm could be compared with those selected by the </w:delText>
        </w:r>
        <w:r w:rsidRPr="00E03D56" w:rsidDel="006642DB">
          <w:rPr>
            <w:rFonts w:eastAsia="Calibri"/>
            <w:i/>
            <w:iCs/>
          </w:rPr>
          <w:delText>k</w:delText>
        </w:r>
        <w:r w:rsidRPr="00E03D56" w:rsidDel="006642DB">
          <w:rPr>
            <w:rFonts w:eastAsia="Calibri"/>
          </w:rPr>
          <w:delText>NN and GA models reported by Yosipof et al.</w:delText>
        </w:r>
        <w:r w:rsidR="00010C54" w:rsidDel="006642DB">
          <w:rPr>
            <w:rFonts w:eastAsia="Calibri"/>
          </w:rPr>
          <w:fldChar w:fldCharType="begin"/>
        </w:r>
        <w:r w:rsidR="001C0A8A" w:rsidDel="006642DB">
          <w:rPr>
            <w:rFonts w:eastAsia="Calibri"/>
          </w:rPr>
          <w:delInstrText xml:space="preserve"> ADDIN EN.CITE &lt;EndNote&gt;&lt;Cite&gt;&lt;Author&gt;Yosipof&lt;/Author&gt;&lt;Year&gt;2015&lt;/Year&gt;&lt;RecNum&gt;3&lt;/RecNum&gt;&lt;DisplayText&gt;&lt;style face="italic superscript"&gt;(23)&lt;/style&gt;&lt;/DisplayText&gt;&lt;record&gt;&lt;rec-number&gt;3&lt;/rec-number&gt;&lt;foreign-keys&gt;&lt;key app="EN" db-id="a550e29ro9vf20etr5rxfpaaawfvzfxwdz9p"&gt;3&lt;/key&gt;&lt;/foreign-keys&gt;&lt;ref-type name="Journal Article"&gt;17&lt;/ref-type&gt;&lt;contributors&gt;&lt;authors&gt;&lt;author&gt;Yosipof, Abraham&lt;/author&gt;&lt;author&gt;Nahum, Oren E.&lt;/author&gt;&lt;author&gt;Anderson, Assaf Y.&lt;/author&gt;&lt;author&gt;Barad, Hannah-Noa&lt;/author&gt;&lt;author&gt;Zaban, Arie&lt;/author&gt;&lt;author&gt;Senderowitz, Hanoch&lt;/author&gt;&lt;/authors&gt;&lt;/contributors&gt;&lt;titles&gt;&lt;title&gt;Data Mining and Machine Learning Tools for Combinatorial Material Science of All-Oxide Photovoltaic Cells&lt;/title&gt;&lt;secondary-title&gt;Molecular Informatics&lt;/secondary-title&gt;&lt;/titles&gt;&lt;periodical&gt;&lt;full-title&gt;Molecular Informatics&lt;/full-title&gt;&lt;/periodical&gt;&lt;pages&gt;367-379&lt;/pages&gt;&lt;volume&gt;34&lt;/volume&gt;&lt;number&gt;6-7&lt;/number&gt;&lt;keywords&gt;&lt;keyword&gt;Data mining&lt;/keyword&gt;&lt;keyword&gt;Machine learning&lt;/keyword&gt;&lt;keyword&gt;QSAR&lt;/keyword&gt;&lt;keyword&gt;Combinatorial material science&lt;/keyword&gt;&lt;keyword&gt;All oxide photovoltaic cells&lt;/keyword&gt;&lt;/keywords&gt;&lt;dates&gt;&lt;year&gt;2015&lt;/year&gt;&lt;/dates&gt;&lt;publisher&gt;WILEY-VCH Verlag&lt;/publisher&gt;&lt;isbn&gt;1868-1751&lt;/isbn&gt;&lt;urls&gt;&lt;related-urls&gt;&lt;url&gt;http://dx.doi.org/10.1002/minf.201400174&lt;/url&gt;&lt;/related-urls&gt;&lt;/urls&gt;&lt;electronic-resource-num&gt;10.1002/minf.201400174&lt;/electronic-resource-num&gt;&lt;/record&gt;&lt;/Cite&gt;&lt;/EndNote&gt;</w:delInstrText>
        </w:r>
        <w:r w:rsidR="00010C54" w:rsidDel="006642DB">
          <w:rPr>
            <w:rFonts w:eastAsia="Calibri"/>
          </w:rPr>
          <w:fldChar w:fldCharType="separate"/>
        </w:r>
        <w:r w:rsidR="001C0A8A" w:rsidRPr="001C0A8A" w:rsidDel="006642DB">
          <w:rPr>
            <w:rFonts w:eastAsia="Calibri"/>
            <w:i/>
            <w:noProof/>
            <w:vertAlign w:val="superscript"/>
          </w:rPr>
          <w:delText>(</w:delText>
        </w:r>
        <w:r w:rsidR="00937424" w:rsidDel="006642DB">
          <w:fldChar w:fldCharType="begin"/>
        </w:r>
        <w:r w:rsidR="00937424" w:rsidDel="006642DB">
          <w:delInstrText xml:space="preserve"> HYPERLINK \l "_ENREF_23" \o "Yosipof, 2015 #3" </w:delInstrText>
        </w:r>
        <w:r w:rsidR="00937424" w:rsidDel="006642DB">
          <w:fldChar w:fldCharType="separate"/>
        </w:r>
        <w:r w:rsidR="001C0A8A" w:rsidRPr="001C0A8A" w:rsidDel="006642DB">
          <w:rPr>
            <w:rFonts w:eastAsia="Calibri"/>
            <w:i/>
            <w:noProof/>
            <w:vertAlign w:val="superscript"/>
          </w:rPr>
          <w:delText>23</w:delText>
        </w:r>
        <w:r w:rsidR="00937424" w:rsidDel="006642DB">
          <w:rPr>
            <w:rFonts w:eastAsia="Calibri"/>
            <w:i/>
            <w:noProof/>
            <w:vertAlign w:val="superscript"/>
          </w:rPr>
          <w:fldChar w:fldCharType="end"/>
        </w:r>
        <w:r w:rsidR="001C0A8A" w:rsidRPr="001C0A8A" w:rsidDel="006642DB">
          <w:rPr>
            <w:rFonts w:eastAsia="Calibri"/>
            <w:i/>
            <w:noProof/>
            <w:vertAlign w:val="superscript"/>
          </w:rPr>
          <w:delText>)</w:delText>
        </w:r>
        <w:r w:rsidR="00010C54" w:rsidDel="006642DB">
          <w:rPr>
            <w:rFonts w:eastAsia="Calibri"/>
          </w:rPr>
          <w:fldChar w:fldCharType="end"/>
        </w:r>
        <w:r w:rsidRPr="00E03D56" w:rsidDel="006642DB">
          <w:rPr>
            <w:rFonts w:eastAsia="Calibri"/>
          </w:rPr>
          <w:delText xml:space="preserve"> As can be deduced from </w:delText>
        </w:r>
        <w:r w:rsidR="009A312C" w:rsidDel="006642DB">
          <w:rPr>
            <w:rFonts w:eastAsia="Calibri"/>
          </w:rPr>
          <w:fldChar w:fldCharType="begin"/>
        </w:r>
        <w:r w:rsidR="00BD252A" w:rsidDel="006642DB">
          <w:rPr>
            <w:rFonts w:eastAsia="Calibri"/>
          </w:rPr>
          <w:delInstrText xml:space="preserve"> REF _Ref475298590 \h </w:delInstrText>
        </w:r>
        <w:r w:rsidR="009A312C" w:rsidDel="006642DB">
          <w:rPr>
            <w:rFonts w:eastAsia="Calibri"/>
          </w:rPr>
        </w:r>
        <w:r w:rsidR="009A312C" w:rsidDel="006642DB">
          <w:rPr>
            <w:rFonts w:eastAsia="Calibri"/>
          </w:rPr>
          <w:fldChar w:fldCharType="separate"/>
        </w:r>
        <w:r w:rsidR="00DC600D" w:rsidDel="006642DB">
          <w:delText xml:space="preserve">Table </w:delText>
        </w:r>
        <w:r w:rsidR="00DC600D" w:rsidDel="006642DB">
          <w:rPr>
            <w:noProof/>
          </w:rPr>
          <w:delText>8</w:delText>
        </w:r>
        <w:r w:rsidR="009A312C" w:rsidDel="006642DB">
          <w:rPr>
            <w:rFonts w:eastAsia="Calibri"/>
          </w:rPr>
          <w:fldChar w:fldCharType="end"/>
        </w:r>
        <w:r w:rsidRPr="00E03D56" w:rsidDel="006642DB">
          <w:rPr>
            <w:rFonts w:eastAsia="Calibri"/>
          </w:rPr>
          <w:delText xml:space="preserve">, all methods selected the same descriptors for the </w:delText>
        </w:r>
        <m:oMath>
          <m:r>
            <m:rPr>
              <m:sty m:val="bi"/>
            </m:rPr>
            <w:rPr>
              <w:rFonts w:ascii="Cambria Math" w:eastAsia="Calibri" w:hAnsi="Cambria Math"/>
            </w:rPr>
            <m:t>Ti</m:t>
          </m:r>
          <m:sSub>
            <m:sSubPr>
              <m:ctrlPr>
                <w:rPr>
                  <w:rFonts w:ascii="Cambria Math" w:eastAsia="Calibri" w:hAnsi="Cambria Math"/>
                  <w:i/>
                </w:rPr>
              </m:ctrlPr>
            </m:sSubPr>
            <m:e>
              <m:r>
                <m:rPr>
                  <m:sty m:val="bi"/>
                </m:rPr>
                <w:rPr>
                  <w:rFonts w:ascii="Cambria Math" w:eastAsia="Calibri" w:hAnsi="Cambria Math"/>
                </w:rPr>
                <m:t>O</m:t>
              </m:r>
            </m:e>
            <m:sub>
              <m:r>
                <m:rPr>
                  <m:sty m:val="bi"/>
                </m:rPr>
                <w:rPr>
                  <w:rFonts w:ascii="Cambria Math" w:eastAsia="Calibri"/>
                </w:rPr>
                <m:t>2</m:t>
              </m:r>
            </m:sub>
          </m:sSub>
          <m:r>
            <m:rPr>
              <m:sty m:val="bi"/>
            </m:rPr>
            <w:rPr>
              <w:rFonts w:ascii="Cambria Math" w:eastAsia="Calibri"/>
            </w:rPr>
            <m:t>|</m:t>
          </m:r>
          <m:r>
            <m:rPr>
              <m:sty m:val="bi"/>
            </m:rPr>
            <w:rPr>
              <w:rFonts w:ascii="Cambria Math" w:eastAsia="Calibri" w:hAnsi="Cambria Math"/>
            </w:rPr>
            <m:t>C</m:t>
          </m:r>
          <m:sSub>
            <m:sSubPr>
              <m:ctrlPr>
                <w:rPr>
                  <w:rFonts w:ascii="Cambria Math" w:eastAsia="Calibri" w:hAnsi="Cambria Math"/>
                  <w:i/>
                </w:rPr>
              </m:ctrlPr>
            </m:sSubPr>
            <m:e>
              <m:r>
                <m:rPr>
                  <m:sty m:val="bi"/>
                </m:rPr>
                <w:rPr>
                  <w:rFonts w:ascii="Cambria Math" w:eastAsia="Calibri" w:hAnsi="Cambria Math"/>
                </w:rPr>
                <m:t>u</m:t>
              </m:r>
            </m:e>
            <m:sub>
              <m:r>
                <m:rPr>
                  <m:sty m:val="bi"/>
                </m:rPr>
                <w:rPr>
                  <w:rFonts w:ascii="Cambria Math" w:eastAsia="Calibri"/>
                </w:rPr>
                <m:t>2</m:t>
              </m:r>
            </m:sub>
          </m:sSub>
          <m:r>
            <m:rPr>
              <m:sty m:val="bi"/>
            </m:rPr>
            <w:rPr>
              <w:rFonts w:ascii="Cambria Math" w:eastAsia="Calibri" w:hAnsi="Cambria Math"/>
            </w:rPr>
            <m:t>O</m:t>
          </m:r>
        </m:oMath>
        <w:r w:rsidRPr="00E03D56" w:rsidDel="006642DB">
          <w:rPr>
            <w:rFonts w:eastAsia="Times New Roman"/>
          </w:rPr>
          <w:delText xml:space="preserve"> (Ag) library while </w:delText>
        </w:r>
        <w:r w:rsidRPr="00E03D56" w:rsidDel="006642DB">
          <w:rPr>
            <w:rFonts w:eastAsia="Times New Roman"/>
            <w:i/>
            <w:iCs/>
          </w:rPr>
          <w:delText>k</w:delText>
        </w:r>
        <w:r w:rsidRPr="00E03D56" w:rsidDel="006642DB">
          <w:rPr>
            <w:rFonts w:eastAsia="Times New Roman"/>
          </w:rPr>
          <w:delText xml:space="preserve">NN replaced </w:delText>
        </w:r>
        <m:oMath>
          <m:sSub>
            <m:sSubPr>
              <m:ctrlPr>
                <w:rPr>
                  <w:rFonts w:ascii="Cambria Math" w:eastAsia="Calibri" w:hAnsi="Cambria Math"/>
                  <w:i/>
                </w:rPr>
              </m:ctrlPr>
            </m:sSubPr>
            <m:e>
              <m:r>
                <m:rPr>
                  <m:sty m:val="bi"/>
                </m:rPr>
                <w:rPr>
                  <w:rFonts w:ascii="Cambria Math" w:eastAsia="Calibri" w:hAnsi="Cambria Math"/>
                </w:rPr>
                <m:t>d</m:t>
              </m:r>
            </m:e>
            <m:sub>
              <m:r>
                <m:rPr>
                  <m:sty m:val="bi"/>
                </m:rPr>
                <w:rPr>
                  <w:rFonts w:ascii="Cambria Math" w:eastAsia="Calibri" w:hAnsi="Cambria Math"/>
                </w:rPr>
                <m:t>Ti</m:t>
              </m:r>
              <m:sSub>
                <m:sSubPr>
                  <m:ctrlPr>
                    <w:rPr>
                      <w:rFonts w:ascii="Cambria Math" w:eastAsia="Calibri" w:hAnsi="Cambria Math"/>
                    </w:rPr>
                  </m:ctrlPr>
                </m:sSubPr>
                <m:e>
                  <m:r>
                    <m:rPr>
                      <m:sty m:val="bi"/>
                    </m:rPr>
                    <w:rPr>
                      <w:rFonts w:ascii="Cambria Math" w:eastAsia="Calibri" w:hAnsi="Cambria Math"/>
                    </w:rPr>
                    <m:t>O</m:t>
                  </m:r>
                </m:e>
                <m:sub>
                  <m:r>
                    <m:rPr>
                      <m:sty m:val="b"/>
                    </m:rPr>
                    <w:rPr>
                      <w:rFonts w:ascii="Cambria Math" w:eastAsia="Calibri"/>
                    </w:rPr>
                    <m:t>2</m:t>
                  </m:r>
                </m:sub>
              </m:sSub>
            </m:sub>
          </m:sSub>
          <m:r>
            <m:rPr>
              <m:sty m:val="bi"/>
            </m:rPr>
            <w:rPr>
              <w:rFonts w:ascii="Cambria Math" w:eastAsia="Calibri"/>
            </w:rPr>
            <m:t xml:space="preserve"> </m:t>
          </m:r>
        </m:oMath>
        <w:r w:rsidRPr="00E03D56" w:rsidDel="006642DB">
          <w:rPr>
            <w:rFonts w:eastAsia="Calibri"/>
          </w:rPr>
          <w:delText xml:space="preserve">by the </w:delText>
        </w:r>
        <w:r w:rsidRPr="00E03D56" w:rsidDel="006642DB">
          <w:rPr>
            <w:rFonts w:eastAsia="Calibri"/>
            <w:i/>
            <w:iCs/>
          </w:rPr>
          <w:delText>ratio</w:delText>
        </w:r>
        <w:r w:rsidRPr="00E03D56" w:rsidDel="006642DB">
          <w:rPr>
            <w:rFonts w:eastAsia="Calibri"/>
          </w:rPr>
          <w:delText xml:space="preserve"> descriptor for the </w:delText>
        </w:r>
        <m:oMath>
          <m:r>
            <m:rPr>
              <m:sty m:val="bi"/>
            </m:rPr>
            <w:rPr>
              <w:rFonts w:ascii="Cambria Math" w:eastAsia="Calibri" w:hAnsi="Cambria Math"/>
            </w:rPr>
            <m:t>Ti</m:t>
          </m:r>
          <m:sSub>
            <m:sSubPr>
              <m:ctrlPr>
                <w:rPr>
                  <w:rFonts w:ascii="Cambria Math" w:eastAsia="Calibri" w:hAnsi="Cambria Math"/>
                  <w:i/>
                </w:rPr>
              </m:ctrlPr>
            </m:sSubPr>
            <m:e>
              <m:r>
                <m:rPr>
                  <m:sty m:val="bi"/>
                </m:rPr>
                <w:rPr>
                  <w:rFonts w:ascii="Cambria Math" w:eastAsia="Calibri" w:hAnsi="Cambria Math"/>
                </w:rPr>
                <m:t>O</m:t>
              </m:r>
            </m:e>
            <m:sub>
              <m:r>
                <m:rPr>
                  <m:sty m:val="bi"/>
                </m:rPr>
                <w:rPr>
                  <w:rFonts w:ascii="Cambria Math" w:eastAsia="Calibri"/>
                </w:rPr>
                <m:t>2</m:t>
              </m:r>
            </m:sub>
          </m:sSub>
          <m:r>
            <m:rPr>
              <m:sty m:val="bi"/>
            </m:rPr>
            <w:rPr>
              <w:rFonts w:ascii="Cambria Math" w:eastAsia="Calibri"/>
            </w:rPr>
            <m:t>|</m:t>
          </m:r>
          <m:r>
            <m:rPr>
              <m:sty m:val="bi"/>
            </m:rPr>
            <w:rPr>
              <w:rFonts w:ascii="Cambria Math" w:eastAsia="Calibri" w:hAnsi="Cambria Math"/>
            </w:rPr>
            <m:t>C</m:t>
          </m:r>
          <m:sSub>
            <m:sSubPr>
              <m:ctrlPr>
                <w:rPr>
                  <w:rFonts w:ascii="Cambria Math" w:eastAsia="Calibri" w:hAnsi="Cambria Math"/>
                  <w:i/>
                </w:rPr>
              </m:ctrlPr>
            </m:sSubPr>
            <m:e>
              <m:r>
                <m:rPr>
                  <m:sty m:val="bi"/>
                </m:rPr>
                <w:rPr>
                  <w:rFonts w:ascii="Cambria Math" w:eastAsia="Calibri" w:hAnsi="Cambria Math"/>
                </w:rPr>
                <m:t>u</m:t>
              </m:r>
            </m:e>
            <m:sub>
              <m:r>
                <m:rPr>
                  <m:sty m:val="bi"/>
                </m:rPr>
                <w:rPr>
                  <w:rFonts w:ascii="Cambria Math" w:eastAsia="Calibri"/>
                </w:rPr>
                <m:t>2</m:t>
              </m:r>
            </m:sub>
          </m:sSub>
          <m:r>
            <m:rPr>
              <m:sty m:val="bi"/>
            </m:rPr>
            <w:rPr>
              <w:rFonts w:ascii="Cambria Math" w:eastAsia="Calibri" w:hAnsi="Cambria Math"/>
            </w:rPr>
            <m:t>O</m:t>
          </m:r>
        </m:oMath>
        <w:r w:rsidRPr="00E03D56" w:rsidDel="006642DB">
          <w:rPr>
            <w:rFonts w:eastAsia="Times New Roman"/>
          </w:rPr>
          <w:delText xml:space="preserve"> (Ag|Cu)</w:delText>
        </w:r>
        <w:r w:rsidRPr="00E03D56" w:rsidDel="006642DB">
          <w:rPr>
            <w:rFonts w:eastAsia="Calibri"/>
          </w:rPr>
          <w:delText xml:space="preserve"> library.  While GA sometimes selected a smaller number of “base descriptors”, it compensated for this smaller number by incorporating these descriptors in more complex mathematical equations. In contrast, the RANSAC algorithm is limited to simple polynomial equation (to the 5</w:delText>
        </w:r>
        <w:r w:rsidRPr="00E03D56" w:rsidDel="006642DB">
          <w:rPr>
            <w:rFonts w:eastAsia="Calibri"/>
            <w:vertAlign w:val="superscript"/>
          </w:rPr>
          <w:delText>th</w:delText>
        </w:r>
        <w:r w:rsidRPr="00E03D56" w:rsidDel="006642DB">
          <w:rPr>
            <w:rFonts w:eastAsia="Calibri"/>
          </w:rPr>
          <w:delText xml:space="preserve"> power in this study). </w:delText>
        </w:r>
      </w:del>
    </w:p>
    <w:p w14:paraId="175A2DC2" w14:textId="2A402B7A" w:rsidR="00802AFE" w:rsidDel="006642DB" w:rsidRDefault="00802AFE" w:rsidP="006642DB">
      <w:pPr>
        <w:pStyle w:val="Heading1"/>
        <w:rPr>
          <w:del w:id="4903" w:author="Shy Alon" w:date="2017-07-21T16:25:00Z"/>
          <w:rFonts w:ascii="Times New Roman" w:eastAsia="Calibri" w:hAnsi="Times New Roman" w:cs="Arial"/>
        </w:rPr>
        <w:pPrChange w:id="4904" w:author="Shy Alon" w:date="2017-07-21T16:25:00Z">
          <w:pPr/>
        </w:pPrChange>
      </w:pPr>
      <w:del w:id="4905" w:author="Shy Alon" w:date="2017-07-21T16:25:00Z">
        <w:r w:rsidRPr="00CE0C94" w:rsidDel="006642DB">
          <w:rPr>
            <w:rFonts w:ascii="Times New Roman" w:eastAsia="Calibri" w:hAnsi="Times New Roman" w:cs="Arial"/>
          </w:rPr>
          <w:delText xml:space="preserve"> </w:delText>
        </w:r>
      </w:del>
    </w:p>
    <w:p w14:paraId="799A2877" w14:textId="3C8A2F5E" w:rsidR="00802AFE" w:rsidRPr="00F73573" w:rsidDel="006642DB" w:rsidRDefault="001F64CF" w:rsidP="006642DB">
      <w:pPr>
        <w:pStyle w:val="Heading1"/>
        <w:rPr>
          <w:del w:id="4906" w:author="Shy Alon" w:date="2017-07-21T16:25:00Z"/>
        </w:rPr>
        <w:pPrChange w:id="4907" w:author="Shy Alon" w:date="2017-07-21T16:25:00Z">
          <w:pPr>
            <w:pStyle w:val="Caption"/>
          </w:pPr>
        </w:pPrChange>
      </w:pPr>
      <w:bookmarkStart w:id="4908" w:name="_Ref475298590"/>
      <w:bookmarkStart w:id="4909" w:name="_Toc475380992"/>
      <w:del w:id="4910" w:author="Shy Alon" w:date="2017-07-21T16:25:00Z">
        <w:r w:rsidDel="006642DB">
          <w:delText xml:space="preserve">Table </w:delText>
        </w:r>
        <w:r w:rsidR="00937424" w:rsidDel="006642DB">
          <w:fldChar w:fldCharType="begin"/>
        </w:r>
        <w:r w:rsidR="00937424" w:rsidDel="006642DB">
          <w:delInstrText xml:space="preserve"> SEQ Table \* ARABIC </w:delInstrText>
        </w:r>
        <w:r w:rsidR="00937424" w:rsidDel="006642DB">
          <w:fldChar w:fldCharType="separate"/>
        </w:r>
        <w:r w:rsidR="006C3932" w:rsidDel="006642DB">
          <w:rPr>
            <w:noProof/>
          </w:rPr>
          <w:delText>9</w:delText>
        </w:r>
        <w:r w:rsidR="00937424" w:rsidDel="006642DB">
          <w:rPr>
            <w:noProof/>
          </w:rPr>
          <w:fldChar w:fldCharType="end"/>
        </w:r>
        <w:bookmarkEnd w:id="4908"/>
        <w:r w:rsidDel="006642DB">
          <w:delText xml:space="preserve">: </w:delText>
        </w:r>
        <w:r w:rsidR="00802AFE" w:rsidRPr="00230DA2" w:rsidDel="006642DB">
          <w:rPr>
            <w:b w:val="0"/>
            <w:bCs w:val="0"/>
          </w:rPr>
          <w:delText xml:space="preserve">Featured selected for the </w:delText>
        </w:r>
        <m:oMath>
          <m:r>
            <m:rPr>
              <m:sty m:val="bi"/>
            </m:rPr>
            <w:rPr>
              <w:rFonts w:ascii="Cambria Math" w:hAnsi="Cambria Math"/>
            </w:rPr>
            <m:t>Ti</m:t>
          </m:r>
          <m:sSub>
            <m:sSubPr>
              <m:ctrlPr>
                <w:rPr>
                  <w:rFonts w:ascii="Cambria Math" w:hAnsi="Cambria Math"/>
                  <w:b w:val="0"/>
                  <w:bCs w:val="0"/>
                  <w:i/>
                </w:rPr>
              </m:ctrlPr>
            </m:sSubPr>
            <m:e>
              <m:r>
                <m:rPr>
                  <m:sty m:val="bi"/>
                </m:rPr>
                <w:rPr>
                  <w:rFonts w:ascii="Cambria Math" w:hAnsi="Cambria Math"/>
                </w:rPr>
                <m:t>O</m:t>
              </m:r>
            </m:e>
            <m:sub>
              <m:r>
                <m:rPr>
                  <m:sty m:val="bi"/>
                </m:rPr>
                <w:rPr>
                  <w:rFonts w:ascii="Cambria Math"/>
                </w:rPr>
                <m:t>2</m:t>
              </m:r>
            </m:sub>
          </m:sSub>
          <m:r>
            <m:rPr>
              <m:sty m:val="bi"/>
            </m:rPr>
            <w:rPr>
              <w:rFonts w:ascii="Cambria Math"/>
            </w:rPr>
            <m:t>|</m:t>
          </m:r>
          <m:r>
            <m:rPr>
              <m:sty m:val="bi"/>
            </m:rPr>
            <w:rPr>
              <w:rFonts w:ascii="Cambria Math" w:hAnsi="Cambria Math"/>
            </w:rPr>
            <m:t>C</m:t>
          </m:r>
          <m:sSub>
            <m:sSubPr>
              <m:ctrlPr>
                <w:rPr>
                  <w:rFonts w:ascii="Cambria Math" w:hAnsi="Cambria Math"/>
                  <w:b w:val="0"/>
                  <w:bCs w:val="0"/>
                  <w:i/>
                </w:rPr>
              </m:ctrlPr>
            </m:sSubPr>
            <m:e>
              <m:r>
                <m:rPr>
                  <m:sty m:val="bi"/>
                </m:rPr>
                <w:rPr>
                  <w:rFonts w:ascii="Cambria Math" w:hAnsi="Cambria Math"/>
                </w:rPr>
                <m:t>u</m:t>
              </m:r>
            </m:e>
            <m:sub>
              <m:r>
                <m:rPr>
                  <m:sty m:val="bi"/>
                </m:rPr>
                <w:rPr>
                  <w:rFonts w:ascii="Cambria Math"/>
                </w:rPr>
                <m:t>2</m:t>
              </m:r>
            </m:sub>
          </m:sSub>
          <m:r>
            <m:rPr>
              <m:sty m:val="bi"/>
            </m:rPr>
            <w:rPr>
              <w:rFonts w:ascii="Cambria Math" w:hAnsi="Cambria Math"/>
            </w:rPr>
            <m:t>O</m:t>
          </m:r>
        </m:oMath>
        <w:r w:rsidR="00802AFE" w:rsidRPr="00230DA2" w:rsidDel="006642DB">
          <w:rPr>
            <w:b w:val="0"/>
            <w:bCs w:val="0"/>
          </w:rPr>
          <w:delText xml:space="preserve"> libraries by the various methods.</w:delText>
        </w:r>
        <w:bookmarkEnd w:id="4909"/>
      </w:del>
    </w:p>
    <w:tbl>
      <w:tblPr>
        <w:tblStyle w:val="TableGrid1"/>
        <w:tblW w:w="8478"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2268"/>
        <w:gridCol w:w="1260"/>
        <w:gridCol w:w="1549"/>
        <w:gridCol w:w="1781"/>
        <w:gridCol w:w="1620"/>
      </w:tblGrid>
      <w:tr w:rsidR="00802AFE" w:rsidRPr="00CE0C94" w:rsidDel="006642DB" w14:paraId="5FB6790F" w14:textId="7E27D6E6" w:rsidTr="00564273">
        <w:trPr>
          <w:del w:id="4911" w:author="Shy Alon" w:date="2017-07-21T16:25:00Z"/>
        </w:trPr>
        <w:tc>
          <w:tcPr>
            <w:tcW w:w="2268" w:type="dxa"/>
          </w:tcPr>
          <w:p w14:paraId="2A0F57E4" w14:textId="0EA23860" w:rsidR="00802AFE" w:rsidRPr="00CE0C94" w:rsidDel="006642DB" w:rsidRDefault="00802AFE" w:rsidP="006642DB">
            <w:pPr>
              <w:pStyle w:val="Heading1"/>
              <w:rPr>
                <w:del w:id="4912" w:author="Shy Alon" w:date="2017-07-21T16:25:00Z"/>
                <w:rFonts w:ascii="Times New Roman" w:eastAsia="Calibri" w:hAnsi="Times New Roman" w:cs="Arial"/>
                <w:szCs w:val="20"/>
              </w:rPr>
              <w:pPrChange w:id="4913" w:author="Shy Alon" w:date="2017-07-21T16:25:00Z">
                <w:pPr>
                  <w:jc w:val="center"/>
                </w:pPr>
              </w:pPrChange>
            </w:pPr>
            <w:del w:id="4914" w:author="Shy Alon" w:date="2017-07-21T16:25:00Z">
              <w:r w:rsidDel="006642DB">
                <w:rPr>
                  <w:rFonts w:ascii="Times New Roman" w:eastAsia="Calibri" w:hAnsi="Times New Roman" w:cs="Arial"/>
                  <w:szCs w:val="20"/>
                </w:rPr>
                <w:delText xml:space="preserve">Library </w:delText>
              </w:r>
            </w:del>
          </w:p>
        </w:tc>
        <w:tc>
          <w:tcPr>
            <w:tcW w:w="1260" w:type="dxa"/>
            <w:tcBorders>
              <w:bottom w:val="single" w:sz="4" w:space="0" w:color="auto"/>
            </w:tcBorders>
            <w:vAlign w:val="center"/>
          </w:tcPr>
          <w:p w14:paraId="29AB86A5" w14:textId="0141AC00" w:rsidR="00802AFE" w:rsidRPr="00CE0C94" w:rsidDel="006642DB" w:rsidRDefault="00802AFE" w:rsidP="006642DB">
            <w:pPr>
              <w:pStyle w:val="Heading1"/>
              <w:rPr>
                <w:del w:id="4915" w:author="Shy Alon" w:date="2017-07-21T16:25:00Z"/>
                <w:rFonts w:ascii="Times New Roman" w:eastAsia="Calibri" w:hAnsi="Times New Roman" w:cs="Arial"/>
                <w:szCs w:val="20"/>
              </w:rPr>
              <w:pPrChange w:id="4916" w:author="Shy Alon" w:date="2017-07-21T16:25:00Z">
                <w:pPr>
                  <w:jc w:val="center"/>
                </w:pPr>
              </w:pPrChange>
            </w:pPr>
            <w:del w:id="4917" w:author="Shy Alon" w:date="2017-07-21T16:25:00Z">
              <w:r w:rsidDel="006642DB">
                <w:rPr>
                  <w:rFonts w:ascii="Times New Roman" w:eastAsia="Calibri" w:hAnsi="Times New Roman" w:cs="Arial"/>
                  <w:szCs w:val="20"/>
                </w:rPr>
                <w:delText xml:space="preserve">Activity </w:delText>
              </w:r>
            </w:del>
          </w:p>
        </w:tc>
        <w:tc>
          <w:tcPr>
            <w:tcW w:w="1549" w:type="dxa"/>
            <w:tcBorders>
              <w:bottom w:val="single" w:sz="4" w:space="0" w:color="auto"/>
            </w:tcBorders>
            <w:vAlign w:val="center"/>
          </w:tcPr>
          <w:p w14:paraId="34591FFD" w14:textId="4F703BFD" w:rsidR="00802AFE" w:rsidRPr="00CE0C94" w:rsidDel="006642DB" w:rsidRDefault="00802AFE" w:rsidP="006642DB">
            <w:pPr>
              <w:pStyle w:val="Heading1"/>
              <w:rPr>
                <w:del w:id="4918" w:author="Shy Alon" w:date="2017-07-21T16:25:00Z"/>
                <w:rFonts w:ascii="Times New Roman" w:eastAsia="Calibri" w:hAnsi="Times New Roman" w:cs="Arial"/>
                <w:szCs w:val="20"/>
              </w:rPr>
              <w:pPrChange w:id="4919" w:author="Shy Alon" w:date="2017-07-21T16:25:00Z">
                <w:pPr>
                  <w:jc w:val="center"/>
                </w:pPr>
              </w:pPrChange>
            </w:pPr>
            <w:del w:id="4920" w:author="Shy Alon" w:date="2017-07-21T16:25:00Z">
              <w:r w:rsidRPr="00CE0C94" w:rsidDel="006642DB">
                <w:rPr>
                  <w:rFonts w:ascii="Times New Roman" w:eastAsia="Calibri" w:hAnsi="Times New Roman" w:cs="Arial"/>
                  <w:szCs w:val="20"/>
                </w:rPr>
                <w:delText>RANSAC</w:delText>
              </w:r>
            </w:del>
          </w:p>
        </w:tc>
        <w:tc>
          <w:tcPr>
            <w:tcW w:w="1781" w:type="dxa"/>
            <w:tcBorders>
              <w:bottom w:val="single" w:sz="4" w:space="0" w:color="auto"/>
            </w:tcBorders>
            <w:vAlign w:val="center"/>
          </w:tcPr>
          <w:p w14:paraId="5A2D01A7" w14:textId="1FBA45C5" w:rsidR="00802AFE" w:rsidRPr="00CE0C94" w:rsidDel="006642DB" w:rsidRDefault="00802AFE" w:rsidP="006642DB">
            <w:pPr>
              <w:pStyle w:val="Heading1"/>
              <w:rPr>
                <w:del w:id="4921" w:author="Shy Alon" w:date="2017-07-21T16:25:00Z"/>
                <w:rFonts w:ascii="Times New Roman" w:eastAsia="Calibri" w:hAnsi="Times New Roman" w:cs="Arial"/>
                <w:szCs w:val="20"/>
              </w:rPr>
              <w:pPrChange w:id="4922" w:author="Shy Alon" w:date="2017-07-21T16:25:00Z">
                <w:pPr>
                  <w:jc w:val="center"/>
                </w:pPr>
              </w:pPrChange>
            </w:pPr>
            <w:del w:id="4923" w:author="Shy Alon" w:date="2017-07-21T16:25:00Z">
              <w:r w:rsidRPr="00CE0C94" w:rsidDel="006642DB">
                <w:rPr>
                  <w:rFonts w:ascii="Times New Roman" w:eastAsia="Calibri" w:hAnsi="Times New Roman" w:cs="Arial"/>
                  <w:szCs w:val="20"/>
                </w:rPr>
                <w:delText>Genetic</w:delText>
              </w:r>
            </w:del>
          </w:p>
        </w:tc>
        <w:tc>
          <w:tcPr>
            <w:tcW w:w="1620" w:type="dxa"/>
            <w:tcBorders>
              <w:bottom w:val="single" w:sz="4" w:space="0" w:color="auto"/>
            </w:tcBorders>
          </w:tcPr>
          <w:p w14:paraId="0BA54E38" w14:textId="66239569" w:rsidR="00802AFE" w:rsidRPr="00F423A9" w:rsidDel="006642DB" w:rsidRDefault="00802AFE" w:rsidP="006642DB">
            <w:pPr>
              <w:pStyle w:val="Heading1"/>
              <w:rPr>
                <w:del w:id="4924" w:author="Shy Alon" w:date="2017-07-21T16:25:00Z"/>
                <w:rFonts w:ascii="Times New Roman" w:eastAsia="Calibri" w:hAnsi="Times New Roman" w:cs="Arial"/>
                <w:szCs w:val="20"/>
              </w:rPr>
              <w:pPrChange w:id="4925" w:author="Shy Alon" w:date="2017-07-21T16:25:00Z">
                <w:pPr>
                  <w:jc w:val="center"/>
                </w:pPr>
              </w:pPrChange>
            </w:pPr>
            <w:del w:id="4926" w:author="Shy Alon" w:date="2017-07-21T16:25:00Z">
              <w:r w:rsidDel="006642DB">
                <w:rPr>
                  <w:rFonts w:ascii="Times New Roman" w:eastAsia="Calibri" w:hAnsi="Times New Roman" w:cs="Arial"/>
                  <w:i/>
                  <w:iCs/>
                  <w:szCs w:val="20"/>
                </w:rPr>
                <w:delText>k</w:delText>
              </w:r>
              <w:r w:rsidDel="006642DB">
                <w:rPr>
                  <w:rFonts w:ascii="Times New Roman" w:eastAsia="Calibri" w:hAnsi="Times New Roman" w:cs="Arial"/>
                  <w:szCs w:val="20"/>
                </w:rPr>
                <w:delText>NN</w:delText>
              </w:r>
            </w:del>
          </w:p>
        </w:tc>
      </w:tr>
      <w:tr w:rsidR="00802AFE" w:rsidRPr="00CE0C94" w:rsidDel="006642DB" w14:paraId="456D4920" w14:textId="3E838215" w:rsidTr="00564273">
        <w:trPr>
          <w:del w:id="4927" w:author="Shy Alon" w:date="2017-07-21T16:25:00Z"/>
        </w:trPr>
        <w:tc>
          <w:tcPr>
            <w:tcW w:w="2268" w:type="dxa"/>
            <w:vMerge w:val="restart"/>
            <w:vAlign w:val="center"/>
          </w:tcPr>
          <w:p w14:paraId="764F0F8F" w14:textId="260F38BF" w:rsidR="00802AFE" w:rsidDel="006642DB" w:rsidRDefault="00802AFE" w:rsidP="006642DB">
            <w:pPr>
              <w:pStyle w:val="Heading1"/>
              <w:rPr>
                <w:del w:id="4928" w:author="Shy Alon" w:date="2017-07-21T16:25:00Z"/>
                <w:rFonts w:ascii="Times New Roman" w:eastAsia="Times New Roman" w:hAnsi="Times New Roman" w:cs="Times New Roman"/>
                <w:szCs w:val="20"/>
              </w:rPr>
              <w:pPrChange w:id="4929" w:author="Shy Alon" w:date="2017-07-21T16:25:00Z">
                <w:pPr>
                  <w:jc w:val="center"/>
                </w:pPr>
              </w:pPrChange>
            </w:pPr>
            <m:oMath>
              <m:r>
                <w:del w:id="4930" w:author="Shy Alon" w:date="2017-07-21T16:25:00Z">
                  <m:rPr>
                    <m:sty m:val="bi"/>
                  </m:rPr>
                  <w:rPr>
                    <w:rFonts w:ascii="Cambria Math" w:eastAsia="Calibri" w:hAnsi="Cambria Math" w:cs="Arial"/>
                    <w:szCs w:val="20"/>
                  </w:rPr>
                  <m:t>Ti</m:t>
                </w:del>
              </m:r>
              <m:sSub>
                <m:sSubPr>
                  <m:ctrlPr>
                    <w:del w:id="4931" w:author="Shy Alon" w:date="2017-07-21T16:25:00Z">
                      <w:rPr>
                        <w:rFonts w:ascii="Cambria Math" w:eastAsia="Calibri" w:hAnsi="Cambria Math" w:cs="Arial"/>
                        <w:i/>
                        <w:szCs w:val="20"/>
                      </w:rPr>
                    </w:del>
                  </m:ctrlPr>
                </m:sSubPr>
                <m:e>
                  <m:r>
                    <w:del w:id="4932" w:author="Shy Alon" w:date="2017-07-21T16:25:00Z">
                      <m:rPr>
                        <m:sty m:val="bi"/>
                      </m:rPr>
                      <w:rPr>
                        <w:rFonts w:ascii="Cambria Math" w:eastAsia="Calibri" w:hAnsi="Cambria Math" w:cs="Arial"/>
                        <w:szCs w:val="20"/>
                      </w:rPr>
                      <m:t>O</m:t>
                    </w:del>
                  </m:r>
                </m:e>
                <m:sub>
                  <m:r>
                    <w:del w:id="4933" w:author="Shy Alon" w:date="2017-07-21T16:25:00Z">
                      <m:rPr>
                        <m:sty m:val="bi"/>
                      </m:rPr>
                      <w:rPr>
                        <w:rFonts w:ascii="Cambria Math" w:eastAsia="Calibri" w:hAnsi="Cambria Math" w:cs="Arial"/>
                        <w:szCs w:val="20"/>
                      </w:rPr>
                      <m:t>2</m:t>
                    </w:del>
                  </m:r>
                </m:sub>
              </m:sSub>
              <m:r>
                <w:del w:id="4934" w:author="Shy Alon" w:date="2017-07-21T16:25:00Z">
                  <m:rPr>
                    <m:sty m:val="bi"/>
                  </m:rPr>
                  <w:rPr>
                    <w:rFonts w:ascii="Cambria Math" w:eastAsia="Calibri" w:hAnsi="Cambria Math" w:cs="Arial"/>
                    <w:szCs w:val="20"/>
                  </w:rPr>
                  <m:t>|C</m:t>
                </w:del>
              </m:r>
              <m:sSub>
                <m:sSubPr>
                  <m:ctrlPr>
                    <w:del w:id="4935" w:author="Shy Alon" w:date="2017-07-21T16:25:00Z">
                      <w:rPr>
                        <w:rFonts w:ascii="Cambria Math" w:eastAsia="Calibri" w:hAnsi="Cambria Math" w:cs="Arial"/>
                        <w:i/>
                        <w:szCs w:val="20"/>
                      </w:rPr>
                    </w:del>
                  </m:ctrlPr>
                </m:sSubPr>
                <m:e>
                  <m:r>
                    <w:del w:id="4936" w:author="Shy Alon" w:date="2017-07-21T16:25:00Z">
                      <m:rPr>
                        <m:sty m:val="bi"/>
                      </m:rPr>
                      <w:rPr>
                        <w:rFonts w:ascii="Cambria Math" w:eastAsia="Calibri" w:hAnsi="Cambria Math" w:cs="Arial"/>
                        <w:szCs w:val="20"/>
                      </w:rPr>
                      <m:t>u</m:t>
                    </w:del>
                  </m:r>
                </m:e>
                <m:sub>
                  <m:r>
                    <w:del w:id="4937" w:author="Shy Alon" w:date="2017-07-21T16:25:00Z">
                      <m:rPr>
                        <m:sty m:val="bi"/>
                      </m:rPr>
                      <w:rPr>
                        <w:rFonts w:ascii="Cambria Math" w:eastAsia="Calibri" w:hAnsi="Cambria Math" w:cs="Arial"/>
                        <w:szCs w:val="20"/>
                      </w:rPr>
                      <m:t>2</m:t>
                    </w:del>
                  </m:r>
                </m:sub>
              </m:sSub>
              <m:r>
                <w:del w:id="4938" w:author="Shy Alon" w:date="2017-07-21T16:25:00Z">
                  <m:rPr>
                    <m:sty m:val="bi"/>
                  </m:rPr>
                  <w:rPr>
                    <w:rFonts w:ascii="Cambria Math" w:eastAsia="Calibri" w:hAnsi="Cambria Math" w:cs="Arial"/>
                    <w:szCs w:val="20"/>
                  </w:rPr>
                  <m:t>O</m:t>
                </w:del>
              </m:r>
            </m:oMath>
            <w:del w:id="4939" w:author="Shy Alon" w:date="2017-07-21T16:25:00Z">
              <w:r w:rsidRPr="00CE0C94" w:rsidDel="006642DB">
                <w:rPr>
                  <w:rFonts w:ascii="Times New Roman" w:eastAsia="Times New Roman" w:hAnsi="Times New Roman" w:cs="Arial"/>
                  <w:szCs w:val="20"/>
                </w:rPr>
                <w:delText xml:space="preserve"> (Ag)</w:delText>
              </w:r>
            </w:del>
          </w:p>
        </w:tc>
        <w:tc>
          <w:tcPr>
            <w:tcW w:w="1260" w:type="dxa"/>
            <w:tcBorders>
              <w:top w:val="single" w:sz="4" w:space="0" w:color="auto"/>
              <w:bottom w:val="nil"/>
            </w:tcBorders>
            <w:vAlign w:val="center"/>
          </w:tcPr>
          <w:p w14:paraId="5214DC5B" w14:textId="2F0958BD" w:rsidR="00802AFE" w:rsidRPr="00297178" w:rsidDel="006642DB" w:rsidRDefault="00802AFE" w:rsidP="006642DB">
            <w:pPr>
              <w:pStyle w:val="Heading1"/>
              <w:rPr>
                <w:del w:id="4940" w:author="Shy Alon" w:date="2017-07-21T16:25:00Z"/>
                <w:rFonts w:ascii="Times New Roman" w:eastAsia="Calibri" w:hAnsi="Times New Roman" w:cs="Arial"/>
                <w:i/>
                <w:iCs/>
                <w:szCs w:val="20"/>
              </w:rPr>
              <w:pPrChange w:id="4941" w:author="Shy Alon" w:date="2017-07-21T16:25:00Z">
                <w:pPr>
                  <w:spacing w:after="160"/>
                  <w:jc w:val="center"/>
                </w:pPr>
              </w:pPrChange>
            </w:pPr>
            <w:del w:id="4942" w:author="Shy Alon" w:date="2017-07-21T16:25:00Z">
              <w:r w:rsidRPr="00E3100D" w:rsidDel="006642DB">
                <w:rPr>
                  <w:rFonts w:ascii="Times New Roman" w:eastAsia="Calibri" w:hAnsi="Times New Roman" w:cs="Arial"/>
                  <w:i/>
                  <w:iCs/>
                  <w:szCs w:val="20"/>
                </w:rPr>
                <w:delText>J</w:delText>
              </w:r>
              <w:r w:rsidRPr="00E3100D" w:rsidDel="006642DB">
                <w:rPr>
                  <w:rFonts w:ascii="Times New Roman" w:eastAsia="Calibri" w:hAnsi="Times New Roman" w:cs="Arial"/>
                  <w:i/>
                  <w:iCs/>
                  <w:szCs w:val="20"/>
                  <w:vertAlign w:val="subscript"/>
                </w:rPr>
                <w:delText>SC</w:delText>
              </w:r>
            </w:del>
          </w:p>
        </w:tc>
        <w:tc>
          <w:tcPr>
            <w:tcW w:w="1549" w:type="dxa"/>
            <w:tcBorders>
              <w:top w:val="single" w:sz="4" w:space="0" w:color="auto"/>
              <w:bottom w:val="nil"/>
            </w:tcBorders>
            <w:vAlign w:val="center"/>
          </w:tcPr>
          <w:p w14:paraId="05566F32" w14:textId="7F2247EC" w:rsidR="00802AFE" w:rsidRPr="00CE0C94" w:rsidDel="006642DB" w:rsidRDefault="00937424" w:rsidP="006642DB">
            <w:pPr>
              <w:pStyle w:val="Heading1"/>
              <w:rPr>
                <w:del w:id="4943" w:author="Shy Alon" w:date="2017-07-21T16:25:00Z"/>
                <w:rFonts w:ascii="Times New Roman" w:eastAsia="Calibri" w:hAnsi="Times New Roman" w:cs="Arial"/>
                <w:szCs w:val="20"/>
              </w:rPr>
              <w:pPrChange w:id="4944" w:author="Shy Alon" w:date="2017-07-21T16:25:00Z">
                <w:pPr>
                  <w:jc w:val="center"/>
                </w:pPr>
              </w:pPrChange>
            </w:pPr>
            <m:oMathPara>
              <m:oMath>
                <m:sSub>
                  <m:sSubPr>
                    <m:ctrlPr>
                      <w:del w:id="4945" w:author="Shy Alon" w:date="2017-07-21T16:25:00Z">
                        <w:rPr>
                          <w:rFonts w:ascii="Cambria Math" w:eastAsia="Calibri" w:hAnsi="Cambria Math" w:cs="Arial"/>
                          <w:i/>
                          <w:szCs w:val="20"/>
                        </w:rPr>
                      </w:del>
                    </m:ctrlPr>
                  </m:sSubPr>
                  <m:e>
                    <m:r>
                      <w:del w:id="4946" w:author="Shy Alon" w:date="2017-07-21T16:25:00Z">
                        <m:rPr>
                          <m:sty m:val="bi"/>
                        </m:rPr>
                        <w:rPr>
                          <w:rFonts w:ascii="Cambria Math" w:eastAsia="Calibri" w:hAnsi="Cambria Math" w:cs="Arial"/>
                          <w:szCs w:val="20"/>
                        </w:rPr>
                        <m:t>d</m:t>
                      </w:del>
                    </m:r>
                  </m:e>
                  <m:sub>
                    <m:r>
                      <w:del w:id="4947" w:author="Shy Alon" w:date="2017-07-21T16:25:00Z">
                        <m:rPr>
                          <m:sty m:val="bi"/>
                        </m:rPr>
                        <w:rPr>
                          <w:rFonts w:ascii="Cambria Math" w:eastAsia="Calibri" w:hAnsi="Cambria Math" w:cs="Arial"/>
                          <w:szCs w:val="20"/>
                        </w:rPr>
                        <m:t>C</m:t>
                      </w:del>
                    </m:r>
                    <m:sSub>
                      <m:sSubPr>
                        <m:ctrlPr>
                          <w:del w:id="4948" w:author="Shy Alon" w:date="2017-07-21T16:25:00Z">
                            <w:rPr>
                              <w:rFonts w:ascii="Cambria Math" w:eastAsia="Calibri" w:hAnsi="Cambria Math" w:cs="Arial"/>
                              <w:i/>
                              <w:szCs w:val="20"/>
                            </w:rPr>
                          </w:del>
                        </m:ctrlPr>
                      </m:sSubPr>
                      <m:e>
                        <m:r>
                          <w:del w:id="4949" w:author="Shy Alon" w:date="2017-07-21T16:25:00Z">
                            <m:rPr>
                              <m:sty m:val="bi"/>
                            </m:rPr>
                            <w:rPr>
                              <w:rFonts w:ascii="Cambria Math" w:eastAsia="Calibri" w:hAnsi="Cambria Math" w:cs="Arial"/>
                              <w:szCs w:val="20"/>
                            </w:rPr>
                            <m:t>u</m:t>
                          </w:del>
                        </m:r>
                      </m:e>
                      <m:sub>
                        <m:r>
                          <w:del w:id="4950" w:author="Shy Alon" w:date="2017-07-21T16:25:00Z">
                            <m:rPr>
                              <m:sty m:val="bi"/>
                            </m:rPr>
                            <w:rPr>
                              <w:rFonts w:ascii="Cambria Math" w:eastAsia="Calibri" w:hAnsi="Cambria Math" w:cs="Arial"/>
                              <w:szCs w:val="20"/>
                            </w:rPr>
                            <m:t>2</m:t>
                          </w:del>
                        </m:r>
                      </m:sub>
                    </m:sSub>
                    <m:r>
                      <w:del w:id="4951" w:author="Shy Alon" w:date="2017-07-21T16:25:00Z">
                        <m:rPr>
                          <m:sty m:val="bi"/>
                        </m:rPr>
                        <w:rPr>
                          <w:rFonts w:ascii="Cambria Math" w:eastAsia="Calibri" w:hAnsi="Cambria Math" w:cs="Arial"/>
                          <w:szCs w:val="20"/>
                        </w:rPr>
                        <m:t>o</m:t>
                      </w:del>
                    </m:r>
                  </m:sub>
                </m:sSub>
                <m:r>
                  <w:del w:id="4952" w:author="Shy Alon" w:date="2017-07-21T16:25:00Z">
                    <m:rPr>
                      <m:sty m:val="b"/>
                    </m:rPr>
                    <w:rPr>
                      <w:rFonts w:ascii="Cambria Math" w:eastAsia="Calibri" w:hAnsi="Cambria Math" w:cs="Arial"/>
                      <w:szCs w:val="20"/>
                    </w:rPr>
                    <m:t>,</m:t>
                  </w:del>
                </m:r>
                <m:sSub>
                  <m:sSubPr>
                    <m:ctrlPr>
                      <w:del w:id="4953" w:author="Shy Alon" w:date="2017-07-21T16:25:00Z">
                        <w:rPr>
                          <w:rFonts w:ascii="Cambria Math" w:eastAsia="Calibri" w:hAnsi="Cambria Math" w:cs="Arial"/>
                          <w:i/>
                          <w:szCs w:val="20"/>
                        </w:rPr>
                      </w:del>
                    </m:ctrlPr>
                  </m:sSubPr>
                  <m:e>
                    <m:r>
                      <w:del w:id="4954" w:author="Shy Alon" w:date="2017-07-21T16:25:00Z">
                        <m:rPr>
                          <m:sty m:val="bi"/>
                        </m:rPr>
                        <w:rPr>
                          <w:rFonts w:ascii="Cambria Math" w:eastAsia="Calibri" w:hAnsi="Cambria Math" w:cs="Arial"/>
                          <w:szCs w:val="20"/>
                        </w:rPr>
                        <m:t>d</m:t>
                      </w:del>
                    </m:r>
                  </m:e>
                  <m:sub>
                    <m:r>
                      <w:del w:id="4955" w:author="Shy Alon" w:date="2017-07-21T16:25:00Z">
                        <m:rPr>
                          <m:sty m:val="bi"/>
                        </m:rPr>
                        <w:rPr>
                          <w:rFonts w:ascii="Cambria Math" w:eastAsia="Calibri" w:hAnsi="Cambria Math" w:cs="Arial"/>
                          <w:szCs w:val="20"/>
                        </w:rPr>
                        <m:t>Ti</m:t>
                      </w:del>
                    </m:r>
                    <m:sSub>
                      <m:sSubPr>
                        <m:ctrlPr>
                          <w:del w:id="4956" w:author="Shy Alon" w:date="2017-07-21T16:25:00Z">
                            <w:rPr>
                              <w:rFonts w:ascii="Cambria Math" w:eastAsia="Calibri" w:hAnsi="Cambria Math" w:cs="Arial"/>
                              <w:szCs w:val="20"/>
                            </w:rPr>
                          </w:del>
                        </m:ctrlPr>
                      </m:sSubPr>
                      <m:e>
                        <m:r>
                          <w:del w:id="4957" w:author="Shy Alon" w:date="2017-07-21T16:25:00Z">
                            <m:rPr>
                              <m:sty m:val="bi"/>
                            </m:rPr>
                            <w:rPr>
                              <w:rFonts w:ascii="Cambria Math" w:eastAsia="Calibri" w:hAnsi="Cambria Math" w:cs="Arial"/>
                              <w:szCs w:val="20"/>
                            </w:rPr>
                            <m:t>O</m:t>
                          </w:del>
                        </m:r>
                      </m:e>
                      <m:sub>
                        <m:r>
                          <w:del w:id="4958" w:author="Shy Alon" w:date="2017-07-21T16:25:00Z">
                            <m:rPr>
                              <m:sty m:val="b"/>
                            </m:rPr>
                            <w:rPr>
                              <w:rFonts w:ascii="Cambria Math" w:eastAsia="Calibri" w:hAnsi="Cambria Math" w:cs="Arial"/>
                              <w:szCs w:val="20"/>
                            </w:rPr>
                            <m:t>2</m:t>
                          </w:del>
                        </m:r>
                      </m:sub>
                    </m:sSub>
                  </m:sub>
                </m:sSub>
              </m:oMath>
            </m:oMathPara>
          </w:p>
        </w:tc>
        <w:tc>
          <w:tcPr>
            <w:tcW w:w="1781" w:type="dxa"/>
            <w:tcBorders>
              <w:top w:val="single" w:sz="4" w:space="0" w:color="auto"/>
              <w:bottom w:val="nil"/>
            </w:tcBorders>
            <w:vAlign w:val="center"/>
          </w:tcPr>
          <w:p w14:paraId="5FF4865D" w14:textId="6718594C" w:rsidR="00802AFE" w:rsidRPr="00CE0C94" w:rsidDel="006642DB" w:rsidRDefault="00937424" w:rsidP="006642DB">
            <w:pPr>
              <w:pStyle w:val="Heading1"/>
              <w:rPr>
                <w:del w:id="4959" w:author="Shy Alon" w:date="2017-07-21T16:25:00Z"/>
                <w:rFonts w:ascii="Times New Roman" w:eastAsia="Calibri" w:hAnsi="Times New Roman" w:cs="Arial"/>
                <w:szCs w:val="20"/>
              </w:rPr>
              <w:pPrChange w:id="4960" w:author="Shy Alon" w:date="2017-07-21T16:25:00Z">
                <w:pPr>
                  <w:jc w:val="center"/>
                </w:pPr>
              </w:pPrChange>
            </w:pPr>
            <m:oMathPara>
              <m:oMath>
                <m:sSub>
                  <m:sSubPr>
                    <m:ctrlPr>
                      <w:del w:id="4961" w:author="Shy Alon" w:date="2017-07-21T16:25:00Z">
                        <w:rPr>
                          <w:rFonts w:ascii="Cambria Math" w:eastAsia="Calibri" w:hAnsi="Cambria Math" w:cs="Arial"/>
                          <w:i/>
                          <w:szCs w:val="20"/>
                        </w:rPr>
                      </w:del>
                    </m:ctrlPr>
                  </m:sSubPr>
                  <m:e>
                    <m:r>
                      <w:del w:id="4962" w:author="Shy Alon" w:date="2017-07-21T16:25:00Z">
                        <m:rPr>
                          <m:sty m:val="bi"/>
                        </m:rPr>
                        <w:rPr>
                          <w:rFonts w:ascii="Cambria Math" w:eastAsia="Calibri" w:hAnsi="Cambria Math" w:cs="Arial"/>
                          <w:szCs w:val="20"/>
                        </w:rPr>
                        <m:t>d</m:t>
                      </w:del>
                    </m:r>
                  </m:e>
                  <m:sub>
                    <m:r>
                      <w:del w:id="4963" w:author="Shy Alon" w:date="2017-07-21T16:25:00Z">
                        <m:rPr>
                          <m:sty m:val="bi"/>
                        </m:rPr>
                        <w:rPr>
                          <w:rFonts w:ascii="Cambria Math" w:eastAsia="Calibri" w:hAnsi="Cambria Math" w:cs="Arial"/>
                          <w:szCs w:val="20"/>
                        </w:rPr>
                        <m:t>C</m:t>
                      </w:del>
                    </m:r>
                    <m:sSub>
                      <m:sSubPr>
                        <m:ctrlPr>
                          <w:del w:id="4964" w:author="Shy Alon" w:date="2017-07-21T16:25:00Z">
                            <w:rPr>
                              <w:rFonts w:ascii="Cambria Math" w:eastAsia="Calibri" w:hAnsi="Cambria Math" w:cs="Arial"/>
                              <w:i/>
                              <w:szCs w:val="20"/>
                            </w:rPr>
                          </w:del>
                        </m:ctrlPr>
                      </m:sSubPr>
                      <m:e>
                        <m:r>
                          <w:del w:id="4965" w:author="Shy Alon" w:date="2017-07-21T16:25:00Z">
                            <m:rPr>
                              <m:sty m:val="bi"/>
                            </m:rPr>
                            <w:rPr>
                              <w:rFonts w:ascii="Cambria Math" w:eastAsia="Calibri" w:hAnsi="Cambria Math" w:cs="Arial"/>
                              <w:szCs w:val="20"/>
                            </w:rPr>
                            <m:t>u</m:t>
                          </w:del>
                        </m:r>
                      </m:e>
                      <m:sub>
                        <m:r>
                          <w:del w:id="4966" w:author="Shy Alon" w:date="2017-07-21T16:25:00Z">
                            <m:rPr>
                              <m:sty m:val="bi"/>
                            </m:rPr>
                            <w:rPr>
                              <w:rFonts w:ascii="Cambria Math" w:eastAsia="Calibri" w:hAnsi="Cambria Math" w:cs="Arial"/>
                              <w:szCs w:val="20"/>
                            </w:rPr>
                            <m:t>2</m:t>
                          </w:del>
                        </m:r>
                      </m:sub>
                    </m:sSub>
                    <m:r>
                      <w:del w:id="4967" w:author="Shy Alon" w:date="2017-07-21T16:25:00Z">
                        <m:rPr>
                          <m:sty m:val="bi"/>
                        </m:rPr>
                        <w:rPr>
                          <w:rFonts w:ascii="Cambria Math" w:eastAsia="Calibri" w:hAnsi="Cambria Math" w:cs="Arial"/>
                          <w:szCs w:val="20"/>
                        </w:rPr>
                        <m:t>o</m:t>
                      </w:del>
                    </m:r>
                  </m:sub>
                </m:sSub>
              </m:oMath>
            </m:oMathPara>
          </w:p>
        </w:tc>
        <w:tc>
          <w:tcPr>
            <w:tcW w:w="1620" w:type="dxa"/>
            <w:tcBorders>
              <w:top w:val="single" w:sz="4" w:space="0" w:color="auto"/>
              <w:bottom w:val="nil"/>
            </w:tcBorders>
            <w:vAlign w:val="center"/>
          </w:tcPr>
          <w:p w14:paraId="42D37647" w14:textId="60E14E3E" w:rsidR="00802AFE" w:rsidDel="006642DB" w:rsidRDefault="00937424" w:rsidP="006642DB">
            <w:pPr>
              <w:pStyle w:val="Heading1"/>
              <w:rPr>
                <w:del w:id="4968" w:author="Shy Alon" w:date="2017-07-21T16:25:00Z"/>
                <w:rFonts w:ascii="Times New Roman" w:eastAsia="Times New Roman" w:hAnsi="Times New Roman" w:cs="Times New Roman"/>
                <w:szCs w:val="20"/>
              </w:rPr>
              <w:pPrChange w:id="4969" w:author="Shy Alon" w:date="2017-07-21T16:25:00Z">
                <w:pPr>
                  <w:jc w:val="center"/>
                </w:pPr>
              </w:pPrChange>
            </w:pPr>
            <m:oMathPara>
              <m:oMath>
                <m:sSub>
                  <m:sSubPr>
                    <m:ctrlPr>
                      <w:del w:id="4970" w:author="Shy Alon" w:date="2017-07-21T16:25:00Z">
                        <w:rPr>
                          <w:rFonts w:ascii="Cambria Math" w:eastAsia="Calibri" w:hAnsi="Cambria Math" w:cs="Arial"/>
                          <w:i/>
                          <w:szCs w:val="20"/>
                        </w:rPr>
                      </w:del>
                    </m:ctrlPr>
                  </m:sSubPr>
                  <m:e>
                    <m:r>
                      <w:del w:id="4971" w:author="Shy Alon" w:date="2017-07-21T16:25:00Z">
                        <m:rPr>
                          <m:sty m:val="bi"/>
                        </m:rPr>
                        <w:rPr>
                          <w:rFonts w:ascii="Cambria Math" w:eastAsia="Calibri" w:hAnsi="Cambria Math" w:cs="Arial"/>
                          <w:szCs w:val="20"/>
                        </w:rPr>
                        <m:t>d</m:t>
                      </w:del>
                    </m:r>
                  </m:e>
                  <m:sub>
                    <m:r>
                      <w:del w:id="4972" w:author="Shy Alon" w:date="2017-07-21T16:25:00Z">
                        <m:rPr>
                          <m:sty m:val="bi"/>
                        </m:rPr>
                        <w:rPr>
                          <w:rFonts w:ascii="Cambria Math" w:eastAsia="Calibri" w:hAnsi="Cambria Math" w:cs="Arial"/>
                          <w:szCs w:val="20"/>
                        </w:rPr>
                        <m:t>C</m:t>
                      </w:del>
                    </m:r>
                    <m:sSub>
                      <m:sSubPr>
                        <m:ctrlPr>
                          <w:del w:id="4973" w:author="Shy Alon" w:date="2017-07-21T16:25:00Z">
                            <w:rPr>
                              <w:rFonts w:ascii="Cambria Math" w:eastAsia="Calibri" w:hAnsi="Cambria Math" w:cs="Arial"/>
                              <w:i/>
                              <w:szCs w:val="20"/>
                            </w:rPr>
                          </w:del>
                        </m:ctrlPr>
                      </m:sSubPr>
                      <m:e>
                        <m:r>
                          <w:del w:id="4974" w:author="Shy Alon" w:date="2017-07-21T16:25:00Z">
                            <m:rPr>
                              <m:sty m:val="bi"/>
                            </m:rPr>
                            <w:rPr>
                              <w:rFonts w:ascii="Cambria Math" w:eastAsia="Calibri" w:hAnsi="Cambria Math" w:cs="Arial"/>
                              <w:szCs w:val="20"/>
                            </w:rPr>
                            <m:t>u</m:t>
                          </w:del>
                        </m:r>
                      </m:e>
                      <m:sub>
                        <m:r>
                          <w:del w:id="4975" w:author="Shy Alon" w:date="2017-07-21T16:25:00Z">
                            <m:rPr>
                              <m:sty m:val="bi"/>
                            </m:rPr>
                            <w:rPr>
                              <w:rFonts w:ascii="Cambria Math" w:eastAsia="Calibri" w:hAnsi="Cambria Math" w:cs="Arial"/>
                              <w:szCs w:val="20"/>
                            </w:rPr>
                            <m:t>2</m:t>
                          </w:del>
                        </m:r>
                      </m:sub>
                    </m:sSub>
                    <m:r>
                      <w:del w:id="4976" w:author="Shy Alon" w:date="2017-07-21T16:25:00Z">
                        <m:rPr>
                          <m:sty m:val="bi"/>
                        </m:rPr>
                        <w:rPr>
                          <w:rFonts w:ascii="Cambria Math" w:eastAsia="Calibri" w:hAnsi="Cambria Math" w:cs="Arial"/>
                          <w:szCs w:val="20"/>
                        </w:rPr>
                        <m:t>o</m:t>
                      </w:del>
                    </m:r>
                  </m:sub>
                </m:sSub>
                <m:r>
                  <w:del w:id="4977" w:author="Shy Alon" w:date="2017-07-21T16:25:00Z">
                    <m:rPr>
                      <m:sty m:val="b"/>
                    </m:rPr>
                    <w:rPr>
                      <w:rFonts w:ascii="Cambria Math" w:eastAsia="Calibri" w:hAnsi="Cambria Math" w:cs="Arial"/>
                      <w:szCs w:val="20"/>
                    </w:rPr>
                    <m:t>,</m:t>
                  </w:del>
                </m:r>
                <m:sSub>
                  <m:sSubPr>
                    <m:ctrlPr>
                      <w:del w:id="4978" w:author="Shy Alon" w:date="2017-07-21T16:25:00Z">
                        <w:rPr>
                          <w:rFonts w:ascii="Cambria Math" w:eastAsia="Calibri" w:hAnsi="Cambria Math" w:cs="Arial"/>
                          <w:i/>
                          <w:szCs w:val="20"/>
                        </w:rPr>
                      </w:del>
                    </m:ctrlPr>
                  </m:sSubPr>
                  <m:e>
                    <m:r>
                      <w:del w:id="4979" w:author="Shy Alon" w:date="2017-07-21T16:25:00Z">
                        <m:rPr>
                          <m:sty m:val="bi"/>
                        </m:rPr>
                        <w:rPr>
                          <w:rFonts w:ascii="Cambria Math" w:eastAsia="Calibri" w:hAnsi="Cambria Math" w:cs="Arial"/>
                          <w:szCs w:val="20"/>
                        </w:rPr>
                        <m:t>d</m:t>
                      </w:del>
                    </m:r>
                  </m:e>
                  <m:sub>
                    <m:r>
                      <w:del w:id="4980" w:author="Shy Alon" w:date="2017-07-21T16:25:00Z">
                        <m:rPr>
                          <m:sty m:val="bi"/>
                        </m:rPr>
                        <w:rPr>
                          <w:rFonts w:ascii="Cambria Math" w:eastAsia="Calibri" w:hAnsi="Cambria Math" w:cs="Arial"/>
                          <w:szCs w:val="20"/>
                        </w:rPr>
                        <m:t>Ti</m:t>
                      </w:del>
                    </m:r>
                    <m:sSub>
                      <m:sSubPr>
                        <m:ctrlPr>
                          <w:del w:id="4981" w:author="Shy Alon" w:date="2017-07-21T16:25:00Z">
                            <w:rPr>
                              <w:rFonts w:ascii="Cambria Math" w:eastAsia="Calibri" w:hAnsi="Cambria Math" w:cs="Arial"/>
                              <w:szCs w:val="20"/>
                            </w:rPr>
                          </w:del>
                        </m:ctrlPr>
                      </m:sSubPr>
                      <m:e>
                        <m:r>
                          <w:del w:id="4982" w:author="Shy Alon" w:date="2017-07-21T16:25:00Z">
                            <m:rPr>
                              <m:sty m:val="bi"/>
                            </m:rPr>
                            <w:rPr>
                              <w:rFonts w:ascii="Cambria Math" w:eastAsia="Calibri" w:hAnsi="Cambria Math" w:cs="Arial"/>
                              <w:szCs w:val="20"/>
                            </w:rPr>
                            <m:t>O</m:t>
                          </w:del>
                        </m:r>
                      </m:e>
                      <m:sub>
                        <m:r>
                          <w:del w:id="4983" w:author="Shy Alon" w:date="2017-07-21T16:25:00Z">
                            <m:rPr>
                              <m:sty m:val="b"/>
                            </m:rPr>
                            <w:rPr>
                              <w:rFonts w:ascii="Cambria Math" w:eastAsia="Calibri" w:hAnsi="Cambria Math" w:cs="Arial"/>
                              <w:szCs w:val="20"/>
                            </w:rPr>
                            <m:t>2</m:t>
                          </w:del>
                        </m:r>
                      </m:sub>
                    </m:sSub>
                  </m:sub>
                </m:sSub>
              </m:oMath>
            </m:oMathPara>
          </w:p>
        </w:tc>
      </w:tr>
      <w:tr w:rsidR="00802AFE" w:rsidRPr="00CE0C94" w:rsidDel="006642DB" w14:paraId="401934EA" w14:textId="48036E4A" w:rsidTr="00564273">
        <w:trPr>
          <w:del w:id="4984" w:author="Shy Alon" w:date="2017-07-21T16:25:00Z"/>
        </w:trPr>
        <w:tc>
          <w:tcPr>
            <w:tcW w:w="2268" w:type="dxa"/>
            <w:vMerge/>
          </w:tcPr>
          <w:p w14:paraId="0C9B2778" w14:textId="56222623" w:rsidR="00802AFE" w:rsidDel="006642DB" w:rsidRDefault="00802AFE" w:rsidP="006642DB">
            <w:pPr>
              <w:pStyle w:val="Heading1"/>
              <w:rPr>
                <w:del w:id="4985" w:author="Shy Alon" w:date="2017-07-21T16:25:00Z"/>
                <w:rFonts w:ascii="Times New Roman" w:eastAsia="Calibri" w:hAnsi="Times New Roman" w:cs="Times New Roman"/>
                <w:szCs w:val="20"/>
              </w:rPr>
              <w:pPrChange w:id="4986" w:author="Shy Alon" w:date="2017-07-21T16:25:00Z">
                <w:pPr>
                  <w:jc w:val="center"/>
                </w:pPr>
              </w:pPrChange>
            </w:pPr>
          </w:p>
        </w:tc>
        <w:tc>
          <w:tcPr>
            <w:tcW w:w="1260" w:type="dxa"/>
            <w:tcBorders>
              <w:top w:val="nil"/>
              <w:bottom w:val="nil"/>
            </w:tcBorders>
            <w:vAlign w:val="center"/>
          </w:tcPr>
          <w:p w14:paraId="3745EE14" w14:textId="6CBD46B4" w:rsidR="00802AFE" w:rsidRPr="009E199F" w:rsidDel="006642DB" w:rsidRDefault="00802AFE" w:rsidP="006642DB">
            <w:pPr>
              <w:pStyle w:val="Heading1"/>
              <w:rPr>
                <w:del w:id="4987" w:author="Shy Alon" w:date="2017-07-21T16:25:00Z"/>
                <w:rFonts w:ascii="Times New Roman" w:eastAsia="Calibri" w:hAnsi="Times New Roman" w:cs="Arial"/>
                <w:i/>
                <w:iCs/>
                <w:szCs w:val="20"/>
              </w:rPr>
              <w:pPrChange w:id="4988" w:author="Shy Alon" w:date="2017-07-21T16:25:00Z">
                <w:pPr>
                  <w:spacing w:after="160"/>
                  <w:jc w:val="center"/>
                </w:pPr>
              </w:pPrChange>
            </w:pPr>
            <w:del w:id="4989" w:author="Shy Alon" w:date="2017-07-21T16:25:00Z">
              <w:r w:rsidRPr="00E3100D" w:rsidDel="006642DB">
                <w:rPr>
                  <w:rFonts w:ascii="Times New Roman" w:eastAsia="Calibri" w:hAnsi="Times New Roman" w:cs="Arial"/>
                  <w:i/>
                  <w:iCs/>
                  <w:szCs w:val="20"/>
                </w:rPr>
                <w:delText>V</w:delText>
              </w:r>
              <w:r w:rsidRPr="00E3100D" w:rsidDel="006642DB">
                <w:rPr>
                  <w:rFonts w:ascii="Times New Roman" w:eastAsia="Calibri" w:hAnsi="Times New Roman" w:cs="Arial"/>
                  <w:i/>
                  <w:iCs/>
                  <w:szCs w:val="20"/>
                  <w:vertAlign w:val="subscript"/>
                </w:rPr>
                <w:delText>OC</w:delText>
              </w:r>
            </w:del>
          </w:p>
        </w:tc>
        <w:tc>
          <w:tcPr>
            <w:tcW w:w="1549" w:type="dxa"/>
            <w:tcBorders>
              <w:top w:val="nil"/>
              <w:bottom w:val="nil"/>
            </w:tcBorders>
            <w:vAlign w:val="center"/>
          </w:tcPr>
          <w:p w14:paraId="10CB33AF" w14:textId="3AC01E66" w:rsidR="00802AFE" w:rsidRPr="00CE0C94" w:rsidDel="006642DB" w:rsidRDefault="00937424" w:rsidP="006642DB">
            <w:pPr>
              <w:pStyle w:val="Heading1"/>
              <w:rPr>
                <w:del w:id="4990" w:author="Shy Alon" w:date="2017-07-21T16:25:00Z"/>
                <w:rFonts w:ascii="Times New Roman" w:eastAsia="Calibri" w:hAnsi="Times New Roman" w:cs="Arial"/>
                <w:szCs w:val="20"/>
              </w:rPr>
              <w:pPrChange w:id="4991" w:author="Shy Alon" w:date="2017-07-21T16:25:00Z">
                <w:pPr>
                  <w:jc w:val="center"/>
                </w:pPr>
              </w:pPrChange>
            </w:pPr>
            <m:oMathPara>
              <m:oMath>
                <m:sSub>
                  <m:sSubPr>
                    <m:ctrlPr>
                      <w:del w:id="4992" w:author="Shy Alon" w:date="2017-07-21T16:25:00Z">
                        <w:rPr>
                          <w:rFonts w:ascii="Cambria Math" w:eastAsia="Calibri" w:hAnsi="Cambria Math" w:cs="Arial"/>
                          <w:i/>
                          <w:szCs w:val="20"/>
                        </w:rPr>
                      </w:del>
                    </m:ctrlPr>
                  </m:sSubPr>
                  <m:e>
                    <m:r>
                      <w:del w:id="4993" w:author="Shy Alon" w:date="2017-07-21T16:25:00Z">
                        <m:rPr>
                          <m:sty m:val="bi"/>
                        </m:rPr>
                        <w:rPr>
                          <w:rFonts w:ascii="Cambria Math" w:eastAsia="Calibri" w:hAnsi="Cambria Math" w:cs="Arial"/>
                          <w:szCs w:val="20"/>
                        </w:rPr>
                        <m:t>d</m:t>
                      </w:del>
                    </m:r>
                  </m:e>
                  <m:sub>
                    <m:r>
                      <w:del w:id="4994" w:author="Shy Alon" w:date="2017-07-21T16:25:00Z">
                        <m:rPr>
                          <m:sty m:val="bi"/>
                        </m:rPr>
                        <w:rPr>
                          <w:rFonts w:ascii="Cambria Math" w:eastAsia="Calibri" w:hAnsi="Cambria Math" w:cs="Arial"/>
                          <w:szCs w:val="20"/>
                        </w:rPr>
                        <m:t>C</m:t>
                      </w:del>
                    </m:r>
                    <m:sSub>
                      <m:sSubPr>
                        <m:ctrlPr>
                          <w:del w:id="4995" w:author="Shy Alon" w:date="2017-07-21T16:25:00Z">
                            <w:rPr>
                              <w:rFonts w:ascii="Cambria Math" w:eastAsia="Calibri" w:hAnsi="Cambria Math" w:cs="Arial"/>
                              <w:i/>
                              <w:szCs w:val="20"/>
                            </w:rPr>
                          </w:del>
                        </m:ctrlPr>
                      </m:sSubPr>
                      <m:e>
                        <m:r>
                          <w:del w:id="4996" w:author="Shy Alon" w:date="2017-07-21T16:25:00Z">
                            <m:rPr>
                              <m:sty m:val="bi"/>
                            </m:rPr>
                            <w:rPr>
                              <w:rFonts w:ascii="Cambria Math" w:eastAsia="Calibri" w:hAnsi="Cambria Math" w:cs="Arial"/>
                              <w:szCs w:val="20"/>
                            </w:rPr>
                            <m:t>u</m:t>
                          </w:del>
                        </m:r>
                      </m:e>
                      <m:sub>
                        <m:r>
                          <w:del w:id="4997" w:author="Shy Alon" w:date="2017-07-21T16:25:00Z">
                            <m:rPr>
                              <m:sty m:val="bi"/>
                            </m:rPr>
                            <w:rPr>
                              <w:rFonts w:ascii="Cambria Math" w:eastAsia="Calibri" w:hAnsi="Cambria Math" w:cs="Arial"/>
                              <w:szCs w:val="20"/>
                            </w:rPr>
                            <m:t>2</m:t>
                          </w:del>
                        </m:r>
                      </m:sub>
                    </m:sSub>
                    <m:r>
                      <w:del w:id="4998" w:author="Shy Alon" w:date="2017-07-21T16:25:00Z">
                        <m:rPr>
                          <m:sty m:val="bi"/>
                        </m:rPr>
                        <w:rPr>
                          <w:rFonts w:ascii="Cambria Math" w:eastAsia="Calibri" w:hAnsi="Cambria Math" w:cs="Arial"/>
                          <w:szCs w:val="20"/>
                        </w:rPr>
                        <m:t>o</m:t>
                      </w:del>
                    </m:r>
                  </m:sub>
                </m:sSub>
                <m:r>
                  <w:del w:id="4999" w:author="Shy Alon" w:date="2017-07-21T16:25:00Z">
                    <m:rPr>
                      <m:sty m:val="b"/>
                    </m:rPr>
                    <w:rPr>
                      <w:rFonts w:ascii="Cambria Math" w:eastAsia="Calibri" w:hAnsi="Cambria Math" w:cs="Arial"/>
                      <w:szCs w:val="20"/>
                    </w:rPr>
                    <m:t>,</m:t>
                  </w:del>
                </m:r>
                <m:sSub>
                  <m:sSubPr>
                    <m:ctrlPr>
                      <w:del w:id="5000" w:author="Shy Alon" w:date="2017-07-21T16:25:00Z">
                        <w:rPr>
                          <w:rFonts w:ascii="Cambria Math" w:eastAsia="Calibri" w:hAnsi="Cambria Math" w:cs="Arial"/>
                          <w:i/>
                          <w:szCs w:val="20"/>
                        </w:rPr>
                      </w:del>
                    </m:ctrlPr>
                  </m:sSubPr>
                  <m:e>
                    <m:r>
                      <w:del w:id="5001" w:author="Shy Alon" w:date="2017-07-21T16:25:00Z">
                        <m:rPr>
                          <m:sty m:val="bi"/>
                        </m:rPr>
                        <w:rPr>
                          <w:rFonts w:ascii="Cambria Math" w:eastAsia="Calibri" w:hAnsi="Cambria Math" w:cs="Arial"/>
                          <w:szCs w:val="20"/>
                        </w:rPr>
                        <m:t>d</m:t>
                      </w:del>
                    </m:r>
                  </m:e>
                  <m:sub>
                    <m:r>
                      <w:del w:id="5002" w:author="Shy Alon" w:date="2017-07-21T16:25:00Z">
                        <m:rPr>
                          <m:sty m:val="bi"/>
                        </m:rPr>
                        <w:rPr>
                          <w:rFonts w:ascii="Cambria Math" w:eastAsia="Calibri" w:hAnsi="Cambria Math" w:cs="Arial"/>
                          <w:szCs w:val="20"/>
                        </w:rPr>
                        <m:t>Ti</m:t>
                      </w:del>
                    </m:r>
                    <m:sSub>
                      <m:sSubPr>
                        <m:ctrlPr>
                          <w:del w:id="5003" w:author="Shy Alon" w:date="2017-07-21T16:25:00Z">
                            <w:rPr>
                              <w:rFonts w:ascii="Cambria Math" w:eastAsia="Calibri" w:hAnsi="Cambria Math" w:cs="Arial"/>
                              <w:szCs w:val="20"/>
                            </w:rPr>
                          </w:del>
                        </m:ctrlPr>
                      </m:sSubPr>
                      <m:e>
                        <m:r>
                          <w:del w:id="5004" w:author="Shy Alon" w:date="2017-07-21T16:25:00Z">
                            <m:rPr>
                              <m:sty m:val="bi"/>
                            </m:rPr>
                            <w:rPr>
                              <w:rFonts w:ascii="Cambria Math" w:eastAsia="Calibri" w:hAnsi="Cambria Math" w:cs="Arial"/>
                              <w:szCs w:val="20"/>
                            </w:rPr>
                            <m:t>O</m:t>
                          </w:del>
                        </m:r>
                      </m:e>
                      <m:sub>
                        <m:r>
                          <w:del w:id="5005" w:author="Shy Alon" w:date="2017-07-21T16:25:00Z">
                            <m:rPr>
                              <m:sty m:val="b"/>
                            </m:rPr>
                            <w:rPr>
                              <w:rFonts w:ascii="Cambria Math" w:eastAsia="Calibri" w:hAnsi="Cambria Math" w:cs="Arial"/>
                              <w:szCs w:val="20"/>
                            </w:rPr>
                            <m:t>2</m:t>
                          </w:del>
                        </m:r>
                      </m:sub>
                    </m:sSub>
                  </m:sub>
                </m:sSub>
              </m:oMath>
            </m:oMathPara>
          </w:p>
        </w:tc>
        <w:tc>
          <w:tcPr>
            <w:tcW w:w="1781" w:type="dxa"/>
            <w:tcBorders>
              <w:top w:val="nil"/>
              <w:bottom w:val="nil"/>
            </w:tcBorders>
            <w:vAlign w:val="center"/>
          </w:tcPr>
          <w:p w14:paraId="5E8A7FD0" w14:textId="4C9532B3" w:rsidR="00802AFE" w:rsidRPr="00CE0C94" w:rsidDel="006642DB" w:rsidRDefault="00937424" w:rsidP="006642DB">
            <w:pPr>
              <w:pStyle w:val="Heading1"/>
              <w:rPr>
                <w:del w:id="5006" w:author="Shy Alon" w:date="2017-07-21T16:25:00Z"/>
                <w:rFonts w:ascii="Times New Roman" w:eastAsia="Calibri" w:hAnsi="Times New Roman" w:cs="Arial"/>
                <w:szCs w:val="20"/>
              </w:rPr>
              <w:pPrChange w:id="5007" w:author="Shy Alon" w:date="2017-07-21T16:25:00Z">
                <w:pPr>
                  <w:jc w:val="center"/>
                </w:pPr>
              </w:pPrChange>
            </w:pPr>
            <m:oMathPara>
              <m:oMath>
                <m:sSub>
                  <m:sSubPr>
                    <m:ctrlPr>
                      <w:del w:id="5008" w:author="Shy Alon" w:date="2017-07-21T16:25:00Z">
                        <w:rPr>
                          <w:rFonts w:ascii="Cambria Math" w:eastAsia="Calibri" w:hAnsi="Cambria Math" w:cs="Arial"/>
                          <w:i/>
                          <w:szCs w:val="20"/>
                        </w:rPr>
                      </w:del>
                    </m:ctrlPr>
                  </m:sSubPr>
                  <m:e>
                    <m:r>
                      <w:del w:id="5009" w:author="Shy Alon" w:date="2017-07-21T16:25:00Z">
                        <m:rPr>
                          <m:sty m:val="bi"/>
                        </m:rPr>
                        <w:rPr>
                          <w:rFonts w:ascii="Cambria Math" w:eastAsia="Calibri" w:hAnsi="Cambria Math" w:cs="Arial"/>
                          <w:szCs w:val="20"/>
                        </w:rPr>
                        <m:t>d</m:t>
                      </w:del>
                    </m:r>
                  </m:e>
                  <m:sub>
                    <m:r>
                      <w:del w:id="5010" w:author="Shy Alon" w:date="2017-07-21T16:25:00Z">
                        <m:rPr>
                          <m:sty m:val="bi"/>
                        </m:rPr>
                        <w:rPr>
                          <w:rFonts w:ascii="Cambria Math" w:eastAsia="Calibri" w:hAnsi="Cambria Math" w:cs="Arial"/>
                          <w:szCs w:val="20"/>
                        </w:rPr>
                        <m:t>C</m:t>
                      </w:del>
                    </m:r>
                    <m:sSub>
                      <m:sSubPr>
                        <m:ctrlPr>
                          <w:del w:id="5011" w:author="Shy Alon" w:date="2017-07-21T16:25:00Z">
                            <w:rPr>
                              <w:rFonts w:ascii="Cambria Math" w:eastAsia="Calibri" w:hAnsi="Cambria Math" w:cs="Arial"/>
                              <w:i/>
                              <w:szCs w:val="20"/>
                            </w:rPr>
                          </w:del>
                        </m:ctrlPr>
                      </m:sSubPr>
                      <m:e>
                        <m:r>
                          <w:del w:id="5012" w:author="Shy Alon" w:date="2017-07-21T16:25:00Z">
                            <m:rPr>
                              <m:sty m:val="bi"/>
                            </m:rPr>
                            <w:rPr>
                              <w:rFonts w:ascii="Cambria Math" w:eastAsia="Calibri" w:hAnsi="Cambria Math" w:cs="Arial"/>
                              <w:szCs w:val="20"/>
                            </w:rPr>
                            <m:t>u</m:t>
                          </w:del>
                        </m:r>
                      </m:e>
                      <m:sub>
                        <m:r>
                          <w:del w:id="5013" w:author="Shy Alon" w:date="2017-07-21T16:25:00Z">
                            <m:rPr>
                              <m:sty m:val="bi"/>
                            </m:rPr>
                            <w:rPr>
                              <w:rFonts w:ascii="Cambria Math" w:eastAsia="Calibri" w:hAnsi="Cambria Math" w:cs="Arial"/>
                              <w:szCs w:val="20"/>
                            </w:rPr>
                            <m:t>2</m:t>
                          </w:del>
                        </m:r>
                      </m:sub>
                    </m:sSub>
                    <m:r>
                      <w:del w:id="5014" w:author="Shy Alon" w:date="2017-07-21T16:25:00Z">
                        <m:rPr>
                          <m:sty m:val="bi"/>
                        </m:rPr>
                        <w:rPr>
                          <w:rFonts w:ascii="Cambria Math" w:eastAsia="Calibri" w:hAnsi="Cambria Math" w:cs="Arial"/>
                          <w:szCs w:val="20"/>
                        </w:rPr>
                        <m:t>o</m:t>
                      </w:del>
                    </m:r>
                  </m:sub>
                </m:sSub>
                <m:r>
                  <w:del w:id="5015" w:author="Shy Alon" w:date="2017-07-21T16:25:00Z">
                    <m:rPr>
                      <m:sty m:val="b"/>
                    </m:rPr>
                    <w:rPr>
                      <w:rFonts w:ascii="Cambria Math" w:eastAsia="Calibri" w:hAnsi="Cambria Math" w:cs="Arial"/>
                      <w:szCs w:val="20"/>
                    </w:rPr>
                    <m:t>,</m:t>
                  </w:del>
                </m:r>
                <m:sSub>
                  <m:sSubPr>
                    <m:ctrlPr>
                      <w:del w:id="5016" w:author="Shy Alon" w:date="2017-07-21T16:25:00Z">
                        <w:rPr>
                          <w:rFonts w:ascii="Cambria Math" w:eastAsia="Calibri" w:hAnsi="Cambria Math" w:cs="Arial"/>
                          <w:i/>
                          <w:szCs w:val="20"/>
                        </w:rPr>
                      </w:del>
                    </m:ctrlPr>
                  </m:sSubPr>
                  <m:e>
                    <m:r>
                      <w:del w:id="5017" w:author="Shy Alon" w:date="2017-07-21T16:25:00Z">
                        <m:rPr>
                          <m:sty m:val="bi"/>
                        </m:rPr>
                        <w:rPr>
                          <w:rFonts w:ascii="Cambria Math" w:eastAsia="Calibri" w:hAnsi="Cambria Math" w:cs="Arial"/>
                          <w:szCs w:val="20"/>
                        </w:rPr>
                        <m:t>d</m:t>
                      </w:del>
                    </m:r>
                  </m:e>
                  <m:sub>
                    <m:r>
                      <w:del w:id="5018" w:author="Shy Alon" w:date="2017-07-21T16:25:00Z">
                        <m:rPr>
                          <m:sty m:val="bi"/>
                        </m:rPr>
                        <w:rPr>
                          <w:rFonts w:ascii="Cambria Math" w:eastAsia="Calibri" w:hAnsi="Cambria Math" w:cs="Arial"/>
                          <w:szCs w:val="20"/>
                        </w:rPr>
                        <m:t>Ti</m:t>
                      </w:del>
                    </m:r>
                    <m:sSub>
                      <m:sSubPr>
                        <m:ctrlPr>
                          <w:del w:id="5019" w:author="Shy Alon" w:date="2017-07-21T16:25:00Z">
                            <w:rPr>
                              <w:rFonts w:ascii="Cambria Math" w:eastAsia="Calibri" w:hAnsi="Cambria Math" w:cs="Arial"/>
                              <w:szCs w:val="20"/>
                            </w:rPr>
                          </w:del>
                        </m:ctrlPr>
                      </m:sSubPr>
                      <m:e>
                        <m:r>
                          <w:del w:id="5020" w:author="Shy Alon" w:date="2017-07-21T16:25:00Z">
                            <m:rPr>
                              <m:sty m:val="bi"/>
                            </m:rPr>
                            <w:rPr>
                              <w:rFonts w:ascii="Cambria Math" w:eastAsia="Calibri" w:hAnsi="Cambria Math" w:cs="Arial"/>
                              <w:szCs w:val="20"/>
                            </w:rPr>
                            <m:t>O</m:t>
                          </w:del>
                        </m:r>
                      </m:e>
                      <m:sub>
                        <m:r>
                          <w:del w:id="5021" w:author="Shy Alon" w:date="2017-07-21T16:25:00Z">
                            <m:rPr>
                              <m:sty m:val="b"/>
                            </m:rPr>
                            <w:rPr>
                              <w:rFonts w:ascii="Cambria Math" w:eastAsia="Calibri" w:hAnsi="Cambria Math" w:cs="Arial"/>
                              <w:szCs w:val="20"/>
                            </w:rPr>
                            <m:t>2</m:t>
                          </w:del>
                        </m:r>
                      </m:sub>
                    </m:sSub>
                  </m:sub>
                </m:sSub>
              </m:oMath>
            </m:oMathPara>
          </w:p>
        </w:tc>
        <w:tc>
          <w:tcPr>
            <w:tcW w:w="1620" w:type="dxa"/>
            <w:tcBorders>
              <w:top w:val="nil"/>
              <w:bottom w:val="nil"/>
            </w:tcBorders>
            <w:vAlign w:val="center"/>
          </w:tcPr>
          <w:p w14:paraId="02563418" w14:textId="4737F01D" w:rsidR="00802AFE" w:rsidDel="006642DB" w:rsidRDefault="00937424" w:rsidP="006642DB">
            <w:pPr>
              <w:pStyle w:val="Heading1"/>
              <w:rPr>
                <w:del w:id="5022" w:author="Shy Alon" w:date="2017-07-21T16:25:00Z"/>
                <w:rFonts w:ascii="Times New Roman" w:eastAsia="Calibri" w:hAnsi="Times New Roman" w:cs="Times New Roman"/>
                <w:szCs w:val="20"/>
              </w:rPr>
              <w:pPrChange w:id="5023" w:author="Shy Alon" w:date="2017-07-21T16:25:00Z">
                <w:pPr>
                  <w:jc w:val="center"/>
                </w:pPr>
              </w:pPrChange>
            </w:pPr>
            <m:oMathPara>
              <m:oMath>
                <m:sSub>
                  <m:sSubPr>
                    <m:ctrlPr>
                      <w:del w:id="5024" w:author="Shy Alon" w:date="2017-07-21T16:25:00Z">
                        <w:rPr>
                          <w:rFonts w:ascii="Cambria Math" w:eastAsia="Calibri" w:hAnsi="Cambria Math" w:cs="Arial"/>
                          <w:i/>
                          <w:szCs w:val="20"/>
                        </w:rPr>
                      </w:del>
                    </m:ctrlPr>
                  </m:sSubPr>
                  <m:e>
                    <m:r>
                      <w:del w:id="5025" w:author="Shy Alon" w:date="2017-07-21T16:25:00Z">
                        <m:rPr>
                          <m:sty m:val="bi"/>
                        </m:rPr>
                        <w:rPr>
                          <w:rFonts w:ascii="Cambria Math" w:eastAsia="Calibri" w:hAnsi="Cambria Math" w:cs="Arial"/>
                          <w:szCs w:val="20"/>
                        </w:rPr>
                        <m:t>d</m:t>
                      </w:del>
                    </m:r>
                  </m:e>
                  <m:sub>
                    <m:r>
                      <w:del w:id="5026" w:author="Shy Alon" w:date="2017-07-21T16:25:00Z">
                        <m:rPr>
                          <m:sty m:val="bi"/>
                        </m:rPr>
                        <w:rPr>
                          <w:rFonts w:ascii="Cambria Math" w:eastAsia="Calibri" w:hAnsi="Cambria Math" w:cs="Arial"/>
                          <w:szCs w:val="20"/>
                        </w:rPr>
                        <m:t>C</m:t>
                      </w:del>
                    </m:r>
                    <m:sSub>
                      <m:sSubPr>
                        <m:ctrlPr>
                          <w:del w:id="5027" w:author="Shy Alon" w:date="2017-07-21T16:25:00Z">
                            <w:rPr>
                              <w:rFonts w:ascii="Cambria Math" w:eastAsia="Calibri" w:hAnsi="Cambria Math" w:cs="Arial"/>
                              <w:i/>
                              <w:szCs w:val="20"/>
                            </w:rPr>
                          </w:del>
                        </m:ctrlPr>
                      </m:sSubPr>
                      <m:e>
                        <m:r>
                          <w:del w:id="5028" w:author="Shy Alon" w:date="2017-07-21T16:25:00Z">
                            <m:rPr>
                              <m:sty m:val="bi"/>
                            </m:rPr>
                            <w:rPr>
                              <w:rFonts w:ascii="Cambria Math" w:eastAsia="Calibri" w:hAnsi="Cambria Math" w:cs="Arial"/>
                              <w:szCs w:val="20"/>
                            </w:rPr>
                            <m:t>u</m:t>
                          </w:del>
                        </m:r>
                      </m:e>
                      <m:sub>
                        <m:r>
                          <w:del w:id="5029" w:author="Shy Alon" w:date="2017-07-21T16:25:00Z">
                            <m:rPr>
                              <m:sty m:val="bi"/>
                            </m:rPr>
                            <w:rPr>
                              <w:rFonts w:ascii="Cambria Math" w:eastAsia="Calibri" w:hAnsi="Cambria Math" w:cs="Arial"/>
                              <w:szCs w:val="20"/>
                            </w:rPr>
                            <m:t>2</m:t>
                          </w:del>
                        </m:r>
                      </m:sub>
                    </m:sSub>
                    <m:r>
                      <w:del w:id="5030" w:author="Shy Alon" w:date="2017-07-21T16:25:00Z">
                        <m:rPr>
                          <m:sty m:val="bi"/>
                        </m:rPr>
                        <w:rPr>
                          <w:rFonts w:ascii="Cambria Math" w:eastAsia="Calibri" w:hAnsi="Cambria Math" w:cs="Arial"/>
                          <w:szCs w:val="20"/>
                        </w:rPr>
                        <m:t>o</m:t>
                      </w:del>
                    </m:r>
                  </m:sub>
                </m:sSub>
                <m:r>
                  <w:del w:id="5031" w:author="Shy Alon" w:date="2017-07-21T16:25:00Z">
                    <m:rPr>
                      <m:sty m:val="b"/>
                    </m:rPr>
                    <w:rPr>
                      <w:rFonts w:ascii="Cambria Math" w:eastAsia="Calibri" w:hAnsi="Cambria Math" w:cs="Arial"/>
                      <w:szCs w:val="20"/>
                    </w:rPr>
                    <m:t>,</m:t>
                  </w:del>
                </m:r>
                <m:sSub>
                  <m:sSubPr>
                    <m:ctrlPr>
                      <w:del w:id="5032" w:author="Shy Alon" w:date="2017-07-21T16:25:00Z">
                        <w:rPr>
                          <w:rFonts w:ascii="Cambria Math" w:eastAsia="Calibri" w:hAnsi="Cambria Math" w:cs="Arial"/>
                          <w:i/>
                          <w:szCs w:val="20"/>
                        </w:rPr>
                      </w:del>
                    </m:ctrlPr>
                  </m:sSubPr>
                  <m:e>
                    <m:r>
                      <w:del w:id="5033" w:author="Shy Alon" w:date="2017-07-21T16:25:00Z">
                        <m:rPr>
                          <m:sty m:val="bi"/>
                        </m:rPr>
                        <w:rPr>
                          <w:rFonts w:ascii="Cambria Math" w:eastAsia="Calibri" w:hAnsi="Cambria Math" w:cs="Arial"/>
                          <w:szCs w:val="20"/>
                        </w:rPr>
                        <m:t>d</m:t>
                      </w:del>
                    </m:r>
                  </m:e>
                  <m:sub>
                    <m:r>
                      <w:del w:id="5034" w:author="Shy Alon" w:date="2017-07-21T16:25:00Z">
                        <m:rPr>
                          <m:sty m:val="bi"/>
                        </m:rPr>
                        <w:rPr>
                          <w:rFonts w:ascii="Cambria Math" w:eastAsia="Calibri" w:hAnsi="Cambria Math" w:cs="Arial"/>
                          <w:szCs w:val="20"/>
                        </w:rPr>
                        <m:t>Ti</m:t>
                      </w:del>
                    </m:r>
                    <m:sSub>
                      <m:sSubPr>
                        <m:ctrlPr>
                          <w:del w:id="5035" w:author="Shy Alon" w:date="2017-07-21T16:25:00Z">
                            <w:rPr>
                              <w:rFonts w:ascii="Cambria Math" w:eastAsia="Calibri" w:hAnsi="Cambria Math" w:cs="Arial"/>
                              <w:szCs w:val="20"/>
                            </w:rPr>
                          </w:del>
                        </m:ctrlPr>
                      </m:sSubPr>
                      <m:e>
                        <m:r>
                          <w:del w:id="5036" w:author="Shy Alon" w:date="2017-07-21T16:25:00Z">
                            <m:rPr>
                              <m:sty m:val="bi"/>
                            </m:rPr>
                            <w:rPr>
                              <w:rFonts w:ascii="Cambria Math" w:eastAsia="Calibri" w:hAnsi="Cambria Math" w:cs="Arial"/>
                              <w:szCs w:val="20"/>
                            </w:rPr>
                            <m:t>O</m:t>
                          </w:del>
                        </m:r>
                      </m:e>
                      <m:sub>
                        <m:r>
                          <w:del w:id="5037" w:author="Shy Alon" w:date="2017-07-21T16:25:00Z">
                            <m:rPr>
                              <m:sty m:val="b"/>
                            </m:rPr>
                            <w:rPr>
                              <w:rFonts w:ascii="Cambria Math" w:eastAsia="Calibri" w:hAnsi="Cambria Math" w:cs="Arial"/>
                              <w:szCs w:val="20"/>
                            </w:rPr>
                            <m:t>2</m:t>
                          </w:del>
                        </m:r>
                      </m:sub>
                    </m:sSub>
                  </m:sub>
                </m:sSub>
              </m:oMath>
            </m:oMathPara>
          </w:p>
        </w:tc>
      </w:tr>
      <w:tr w:rsidR="00802AFE" w:rsidRPr="00CE0C94" w:rsidDel="006642DB" w14:paraId="0468ED25" w14:textId="4379F31D" w:rsidTr="00564273">
        <w:trPr>
          <w:del w:id="5038" w:author="Shy Alon" w:date="2017-07-21T16:25:00Z"/>
        </w:trPr>
        <w:tc>
          <w:tcPr>
            <w:tcW w:w="2268" w:type="dxa"/>
            <w:vMerge/>
            <w:tcBorders>
              <w:bottom w:val="single" w:sz="4" w:space="0" w:color="auto"/>
            </w:tcBorders>
          </w:tcPr>
          <w:p w14:paraId="220FD7B1" w14:textId="46AAD9FC" w:rsidR="00802AFE" w:rsidDel="006642DB" w:rsidRDefault="00802AFE" w:rsidP="006642DB">
            <w:pPr>
              <w:pStyle w:val="Heading1"/>
              <w:rPr>
                <w:del w:id="5039" w:author="Shy Alon" w:date="2017-07-21T16:25:00Z"/>
                <w:rFonts w:ascii="Times New Roman" w:eastAsia="Calibri" w:hAnsi="Times New Roman" w:cs="Arial"/>
                <w:szCs w:val="20"/>
              </w:rPr>
              <w:pPrChange w:id="5040" w:author="Shy Alon" w:date="2017-07-21T16:25:00Z">
                <w:pPr>
                  <w:jc w:val="center"/>
                </w:pPr>
              </w:pPrChange>
            </w:pPr>
          </w:p>
        </w:tc>
        <w:tc>
          <w:tcPr>
            <w:tcW w:w="1260" w:type="dxa"/>
            <w:tcBorders>
              <w:top w:val="nil"/>
              <w:bottom w:val="single" w:sz="4" w:space="0" w:color="auto"/>
            </w:tcBorders>
            <w:vAlign w:val="center"/>
          </w:tcPr>
          <w:p w14:paraId="54D2743F" w14:textId="049EF7B8" w:rsidR="00802AFE" w:rsidRPr="00CE0C94" w:rsidDel="006642DB" w:rsidRDefault="00802AFE" w:rsidP="006642DB">
            <w:pPr>
              <w:pStyle w:val="Heading1"/>
              <w:rPr>
                <w:del w:id="5041" w:author="Shy Alon" w:date="2017-07-21T16:25:00Z"/>
                <w:rFonts w:ascii="Calibri" w:eastAsia="Calibri" w:hAnsi="Calibri" w:cs="Arial"/>
                <w:szCs w:val="20"/>
              </w:rPr>
              <w:pPrChange w:id="5042" w:author="Shy Alon" w:date="2017-07-21T16:25:00Z">
                <w:pPr>
                  <w:jc w:val="center"/>
                </w:pPr>
              </w:pPrChange>
            </w:pPr>
            <w:del w:id="5043" w:author="Shy Alon" w:date="2017-07-21T16:25:00Z">
              <w:r w:rsidRPr="00CE0C94" w:rsidDel="006642DB">
                <w:rPr>
                  <w:rFonts w:ascii="Times New Roman" w:eastAsia="Calibri" w:hAnsi="Times New Roman" w:cs="Arial"/>
                  <w:szCs w:val="20"/>
                </w:rPr>
                <w:delText>IQE</w:delText>
              </w:r>
            </w:del>
          </w:p>
        </w:tc>
        <w:tc>
          <w:tcPr>
            <w:tcW w:w="1549" w:type="dxa"/>
            <w:tcBorders>
              <w:top w:val="nil"/>
              <w:bottom w:val="single" w:sz="4" w:space="0" w:color="auto"/>
            </w:tcBorders>
            <w:vAlign w:val="center"/>
          </w:tcPr>
          <w:p w14:paraId="28C271A6" w14:textId="716C9C4B" w:rsidR="00802AFE" w:rsidRPr="00CE0C94" w:rsidDel="006642DB" w:rsidRDefault="00937424" w:rsidP="006642DB">
            <w:pPr>
              <w:pStyle w:val="Heading1"/>
              <w:rPr>
                <w:del w:id="5044" w:author="Shy Alon" w:date="2017-07-21T16:25:00Z"/>
                <w:rFonts w:ascii="Times New Roman" w:eastAsia="Calibri" w:hAnsi="Times New Roman" w:cs="Arial"/>
                <w:szCs w:val="20"/>
              </w:rPr>
              <w:pPrChange w:id="5045" w:author="Shy Alon" w:date="2017-07-21T16:25:00Z">
                <w:pPr>
                  <w:jc w:val="center"/>
                </w:pPr>
              </w:pPrChange>
            </w:pPr>
            <m:oMathPara>
              <m:oMath>
                <m:sSub>
                  <m:sSubPr>
                    <m:ctrlPr>
                      <w:del w:id="5046" w:author="Shy Alon" w:date="2017-07-21T16:25:00Z">
                        <w:rPr>
                          <w:rFonts w:ascii="Cambria Math" w:eastAsia="Calibri" w:hAnsi="Cambria Math" w:cs="Arial"/>
                          <w:i/>
                          <w:szCs w:val="20"/>
                        </w:rPr>
                      </w:del>
                    </m:ctrlPr>
                  </m:sSubPr>
                  <m:e>
                    <m:r>
                      <w:del w:id="5047" w:author="Shy Alon" w:date="2017-07-21T16:25:00Z">
                        <m:rPr>
                          <m:sty m:val="bi"/>
                        </m:rPr>
                        <w:rPr>
                          <w:rFonts w:ascii="Cambria Math" w:eastAsia="Calibri" w:hAnsi="Cambria Math" w:cs="Arial"/>
                          <w:szCs w:val="20"/>
                        </w:rPr>
                        <m:t>d</m:t>
                      </w:del>
                    </m:r>
                  </m:e>
                  <m:sub>
                    <m:r>
                      <w:del w:id="5048" w:author="Shy Alon" w:date="2017-07-21T16:25:00Z">
                        <m:rPr>
                          <m:sty m:val="bi"/>
                        </m:rPr>
                        <w:rPr>
                          <w:rFonts w:ascii="Cambria Math" w:eastAsia="Calibri" w:hAnsi="Cambria Math" w:cs="Arial"/>
                          <w:szCs w:val="20"/>
                        </w:rPr>
                        <m:t>C</m:t>
                      </w:del>
                    </m:r>
                    <m:sSub>
                      <m:sSubPr>
                        <m:ctrlPr>
                          <w:del w:id="5049" w:author="Shy Alon" w:date="2017-07-21T16:25:00Z">
                            <w:rPr>
                              <w:rFonts w:ascii="Cambria Math" w:eastAsia="Calibri" w:hAnsi="Cambria Math" w:cs="Arial"/>
                              <w:i/>
                              <w:szCs w:val="20"/>
                            </w:rPr>
                          </w:del>
                        </m:ctrlPr>
                      </m:sSubPr>
                      <m:e>
                        <m:r>
                          <w:del w:id="5050" w:author="Shy Alon" w:date="2017-07-21T16:25:00Z">
                            <m:rPr>
                              <m:sty m:val="bi"/>
                            </m:rPr>
                            <w:rPr>
                              <w:rFonts w:ascii="Cambria Math" w:eastAsia="Calibri" w:hAnsi="Cambria Math" w:cs="Arial"/>
                              <w:szCs w:val="20"/>
                            </w:rPr>
                            <m:t>u</m:t>
                          </w:del>
                        </m:r>
                      </m:e>
                      <m:sub>
                        <m:r>
                          <w:del w:id="5051" w:author="Shy Alon" w:date="2017-07-21T16:25:00Z">
                            <m:rPr>
                              <m:sty m:val="bi"/>
                            </m:rPr>
                            <w:rPr>
                              <w:rFonts w:ascii="Cambria Math" w:eastAsia="Calibri" w:hAnsi="Cambria Math" w:cs="Arial"/>
                              <w:szCs w:val="20"/>
                            </w:rPr>
                            <m:t>2</m:t>
                          </w:del>
                        </m:r>
                      </m:sub>
                    </m:sSub>
                    <m:r>
                      <w:del w:id="5052" w:author="Shy Alon" w:date="2017-07-21T16:25:00Z">
                        <m:rPr>
                          <m:sty m:val="bi"/>
                        </m:rPr>
                        <w:rPr>
                          <w:rFonts w:ascii="Cambria Math" w:eastAsia="Calibri" w:hAnsi="Cambria Math" w:cs="Arial"/>
                          <w:szCs w:val="20"/>
                        </w:rPr>
                        <m:t>o</m:t>
                      </w:del>
                    </m:r>
                  </m:sub>
                </m:sSub>
                <m:r>
                  <w:del w:id="5053" w:author="Shy Alon" w:date="2017-07-21T16:25:00Z">
                    <m:rPr>
                      <m:sty m:val="b"/>
                    </m:rPr>
                    <w:rPr>
                      <w:rFonts w:ascii="Cambria Math" w:eastAsia="Calibri" w:hAnsi="Cambria Math" w:cs="Arial"/>
                      <w:szCs w:val="20"/>
                    </w:rPr>
                    <m:t>,</m:t>
                  </w:del>
                </m:r>
                <m:sSub>
                  <m:sSubPr>
                    <m:ctrlPr>
                      <w:del w:id="5054" w:author="Shy Alon" w:date="2017-07-21T16:25:00Z">
                        <w:rPr>
                          <w:rFonts w:ascii="Cambria Math" w:eastAsia="Calibri" w:hAnsi="Cambria Math" w:cs="Arial"/>
                          <w:i/>
                          <w:szCs w:val="20"/>
                        </w:rPr>
                      </w:del>
                    </m:ctrlPr>
                  </m:sSubPr>
                  <m:e>
                    <m:r>
                      <w:del w:id="5055" w:author="Shy Alon" w:date="2017-07-21T16:25:00Z">
                        <m:rPr>
                          <m:sty m:val="bi"/>
                        </m:rPr>
                        <w:rPr>
                          <w:rFonts w:ascii="Cambria Math" w:eastAsia="Calibri" w:hAnsi="Cambria Math" w:cs="Arial"/>
                          <w:szCs w:val="20"/>
                        </w:rPr>
                        <m:t>d</m:t>
                      </w:del>
                    </m:r>
                  </m:e>
                  <m:sub>
                    <m:r>
                      <w:del w:id="5056" w:author="Shy Alon" w:date="2017-07-21T16:25:00Z">
                        <m:rPr>
                          <m:sty m:val="bi"/>
                        </m:rPr>
                        <w:rPr>
                          <w:rFonts w:ascii="Cambria Math" w:eastAsia="Calibri" w:hAnsi="Cambria Math" w:cs="Arial"/>
                          <w:szCs w:val="20"/>
                        </w:rPr>
                        <m:t>Ti</m:t>
                      </w:del>
                    </m:r>
                    <m:sSub>
                      <m:sSubPr>
                        <m:ctrlPr>
                          <w:del w:id="5057" w:author="Shy Alon" w:date="2017-07-21T16:25:00Z">
                            <w:rPr>
                              <w:rFonts w:ascii="Cambria Math" w:eastAsia="Calibri" w:hAnsi="Cambria Math" w:cs="Arial"/>
                              <w:szCs w:val="20"/>
                            </w:rPr>
                          </w:del>
                        </m:ctrlPr>
                      </m:sSubPr>
                      <m:e>
                        <m:r>
                          <w:del w:id="5058" w:author="Shy Alon" w:date="2017-07-21T16:25:00Z">
                            <m:rPr>
                              <m:sty m:val="bi"/>
                            </m:rPr>
                            <w:rPr>
                              <w:rFonts w:ascii="Cambria Math" w:eastAsia="Calibri" w:hAnsi="Cambria Math" w:cs="Arial"/>
                              <w:szCs w:val="20"/>
                            </w:rPr>
                            <m:t>O</m:t>
                          </w:del>
                        </m:r>
                      </m:e>
                      <m:sub>
                        <m:r>
                          <w:del w:id="5059" w:author="Shy Alon" w:date="2017-07-21T16:25:00Z">
                            <m:rPr>
                              <m:sty m:val="b"/>
                            </m:rPr>
                            <w:rPr>
                              <w:rFonts w:ascii="Cambria Math" w:eastAsia="Calibri" w:hAnsi="Cambria Math" w:cs="Arial"/>
                              <w:szCs w:val="20"/>
                            </w:rPr>
                            <m:t>2</m:t>
                          </w:del>
                        </m:r>
                      </m:sub>
                    </m:sSub>
                  </m:sub>
                </m:sSub>
              </m:oMath>
            </m:oMathPara>
          </w:p>
        </w:tc>
        <w:tc>
          <w:tcPr>
            <w:tcW w:w="1781" w:type="dxa"/>
            <w:tcBorders>
              <w:top w:val="nil"/>
              <w:bottom w:val="single" w:sz="4" w:space="0" w:color="auto"/>
            </w:tcBorders>
            <w:vAlign w:val="center"/>
          </w:tcPr>
          <w:p w14:paraId="468EC233" w14:textId="2E415BCC" w:rsidR="00802AFE" w:rsidRPr="00CE0C94" w:rsidDel="006642DB" w:rsidRDefault="00937424" w:rsidP="006642DB">
            <w:pPr>
              <w:pStyle w:val="Heading1"/>
              <w:rPr>
                <w:del w:id="5060" w:author="Shy Alon" w:date="2017-07-21T16:25:00Z"/>
                <w:rFonts w:ascii="Times New Roman" w:eastAsia="Calibri" w:hAnsi="Times New Roman" w:cs="Arial"/>
                <w:szCs w:val="20"/>
              </w:rPr>
              <w:pPrChange w:id="5061" w:author="Shy Alon" w:date="2017-07-21T16:25:00Z">
                <w:pPr>
                  <w:jc w:val="center"/>
                </w:pPr>
              </w:pPrChange>
            </w:pPr>
            <m:oMathPara>
              <m:oMath>
                <m:sSub>
                  <m:sSubPr>
                    <m:ctrlPr>
                      <w:del w:id="5062" w:author="Shy Alon" w:date="2017-07-21T16:25:00Z">
                        <w:rPr>
                          <w:rFonts w:ascii="Cambria Math" w:eastAsia="Calibri" w:hAnsi="Cambria Math" w:cs="Arial"/>
                          <w:i/>
                          <w:szCs w:val="20"/>
                        </w:rPr>
                      </w:del>
                    </m:ctrlPr>
                  </m:sSubPr>
                  <m:e>
                    <m:r>
                      <w:del w:id="5063" w:author="Shy Alon" w:date="2017-07-21T16:25:00Z">
                        <m:rPr>
                          <m:sty m:val="bi"/>
                        </m:rPr>
                        <w:rPr>
                          <w:rFonts w:ascii="Cambria Math" w:eastAsia="Calibri" w:hAnsi="Cambria Math" w:cs="Arial"/>
                          <w:szCs w:val="20"/>
                        </w:rPr>
                        <m:t>d</m:t>
                      </w:del>
                    </m:r>
                  </m:e>
                  <m:sub>
                    <m:r>
                      <w:del w:id="5064" w:author="Shy Alon" w:date="2017-07-21T16:25:00Z">
                        <m:rPr>
                          <m:sty m:val="bi"/>
                        </m:rPr>
                        <w:rPr>
                          <w:rFonts w:ascii="Cambria Math" w:eastAsia="Calibri" w:hAnsi="Cambria Math" w:cs="Arial"/>
                          <w:szCs w:val="20"/>
                        </w:rPr>
                        <m:t>C</m:t>
                      </w:del>
                    </m:r>
                    <m:sSub>
                      <m:sSubPr>
                        <m:ctrlPr>
                          <w:del w:id="5065" w:author="Shy Alon" w:date="2017-07-21T16:25:00Z">
                            <w:rPr>
                              <w:rFonts w:ascii="Cambria Math" w:eastAsia="Calibri" w:hAnsi="Cambria Math" w:cs="Arial"/>
                              <w:i/>
                              <w:szCs w:val="20"/>
                            </w:rPr>
                          </w:del>
                        </m:ctrlPr>
                      </m:sSubPr>
                      <m:e>
                        <m:r>
                          <w:del w:id="5066" w:author="Shy Alon" w:date="2017-07-21T16:25:00Z">
                            <m:rPr>
                              <m:sty m:val="bi"/>
                            </m:rPr>
                            <w:rPr>
                              <w:rFonts w:ascii="Cambria Math" w:eastAsia="Calibri" w:hAnsi="Cambria Math" w:cs="Arial"/>
                              <w:szCs w:val="20"/>
                            </w:rPr>
                            <m:t>u</m:t>
                          </w:del>
                        </m:r>
                      </m:e>
                      <m:sub>
                        <m:r>
                          <w:del w:id="5067" w:author="Shy Alon" w:date="2017-07-21T16:25:00Z">
                            <m:rPr>
                              <m:sty m:val="bi"/>
                            </m:rPr>
                            <w:rPr>
                              <w:rFonts w:ascii="Cambria Math" w:eastAsia="Calibri" w:hAnsi="Cambria Math" w:cs="Arial"/>
                              <w:szCs w:val="20"/>
                            </w:rPr>
                            <m:t>2</m:t>
                          </w:del>
                        </m:r>
                      </m:sub>
                    </m:sSub>
                    <m:r>
                      <w:del w:id="5068" w:author="Shy Alon" w:date="2017-07-21T16:25:00Z">
                        <m:rPr>
                          <m:sty m:val="bi"/>
                        </m:rPr>
                        <w:rPr>
                          <w:rFonts w:ascii="Cambria Math" w:eastAsia="Calibri" w:hAnsi="Cambria Math" w:cs="Arial"/>
                          <w:szCs w:val="20"/>
                        </w:rPr>
                        <m:t>o</m:t>
                      </w:del>
                    </m:r>
                  </m:sub>
                </m:sSub>
              </m:oMath>
            </m:oMathPara>
          </w:p>
        </w:tc>
        <w:tc>
          <w:tcPr>
            <w:tcW w:w="1620" w:type="dxa"/>
            <w:tcBorders>
              <w:top w:val="nil"/>
              <w:bottom w:val="single" w:sz="4" w:space="0" w:color="auto"/>
            </w:tcBorders>
            <w:vAlign w:val="center"/>
          </w:tcPr>
          <w:p w14:paraId="6DBCF0A5" w14:textId="28BF06F0" w:rsidR="00802AFE" w:rsidDel="006642DB" w:rsidRDefault="00937424" w:rsidP="006642DB">
            <w:pPr>
              <w:pStyle w:val="Heading1"/>
              <w:rPr>
                <w:del w:id="5069" w:author="Shy Alon" w:date="2017-07-21T16:25:00Z"/>
                <w:rFonts w:ascii="Times New Roman" w:eastAsia="Calibri" w:hAnsi="Times New Roman" w:cs="Arial"/>
                <w:szCs w:val="20"/>
              </w:rPr>
              <w:pPrChange w:id="5070" w:author="Shy Alon" w:date="2017-07-21T16:25:00Z">
                <w:pPr>
                  <w:jc w:val="center"/>
                </w:pPr>
              </w:pPrChange>
            </w:pPr>
            <m:oMathPara>
              <m:oMath>
                <m:sSub>
                  <m:sSubPr>
                    <m:ctrlPr>
                      <w:del w:id="5071" w:author="Shy Alon" w:date="2017-07-21T16:25:00Z">
                        <w:rPr>
                          <w:rFonts w:ascii="Cambria Math" w:eastAsia="Calibri" w:hAnsi="Cambria Math" w:cs="Arial"/>
                          <w:i/>
                          <w:szCs w:val="20"/>
                        </w:rPr>
                      </w:del>
                    </m:ctrlPr>
                  </m:sSubPr>
                  <m:e>
                    <m:r>
                      <w:del w:id="5072" w:author="Shy Alon" w:date="2017-07-21T16:25:00Z">
                        <m:rPr>
                          <m:sty m:val="bi"/>
                        </m:rPr>
                        <w:rPr>
                          <w:rFonts w:ascii="Cambria Math" w:eastAsia="Calibri" w:hAnsi="Cambria Math" w:cs="Arial"/>
                          <w:szCs w:val="20"/>
                        </w:rPr>
                        <m:t>d</m:t>
                      </w:del>
                    </m:r>
                  </m:e>
                  <m:sub>
                    <m:r>
                      <w:del w:id="5073" w:author="Shy Alon" w:date="2017-07-21T16:25:00Z">
                        <m:rPr>
                          <m:sty m:val="bi"/>
                        </m:rPr>
                        <w:rPr>
                          <w:rFonts w:ascii="Cambria Math" w:eastAsia="Calibri" w:hAnsi="Cambria Math" w:cs="Arial"/>
                          <w:szCs w:val="20"/>
                        </w:rPr>
                        <m:t>C</m:t>
                      </w:del>
                    </m:r>
                    <m:sSub>
                      <m:sSubPr>
                        <m:ctrlPr>
                          <w:del w:id="5074" w:author="Shy Alon" w:date="2017-07-21T16:25:00Z">
                            <w:rPr>
                              <w:rFonts w:ascii="Cambria Math" w:eastAsia="Calibri" w:hAnsi="Cambria Math" w:cs="Arial"/>
                              <w:i/>
                              <w:szCs w:val="20"/>
                            </w:rPr>
                          </w:del>
                        </m:ctrlPr>
                      </m:sSubPr>
                      <m:e>
                        <m:r>
                          <w:del w:id="5075" w:author="Shy Alon" w:date="2017-07-21T16:25:00Z">
                            <m:rPr>
                              <m:sty m:val="bi"/>
                            </m:rPr>
                            <w:rPr>
                              <w:rFonts w:ascii="Cambria Math" w:eastAsia="Calibri" w:hAnsi="Cambria Math" w:cs="Arial"/>
                              <w:szCs w:val="20"/>
                            </w:rPr>
                            <m:t>u</m:t>
                          </w:del>
                        </m:r>
                      </m:e>
                      <m:sub>
                        <m:r>
                          <w:del w:id="5076" w:author="Shy Alon" w:date="2017-07-21T16:25:00Z">
                            <m:rPr>
                              <m:sty m:val="bi"/>
                            </m:rPr>
                            <w:rPr>
                              <w:rFonts w:ascii="Cambria Math" w:eastAsia="Calibri" w:hAnsi="Cambria Math" w:cs="Arial"/>
                              <w:szCs w:val="20"/>
                            </w:rPr>
                            <m:t>2</m:t>
                          </w:del>
                        </m:r>
                      </m:sub>
                    </m:sSub>
                    <m:r>
                      <w:del w:id="5077" w:author="Shy Alon" w:date="2017-07-21T16:25:00Z">
                        <m:rPr>
                          <m:sty m:val="bi"/>
                        </m:rPr>
                        <w:rPr>
                          <w:rFonts w:ascii="Cambria Math" w:eastAsia="Calibri" w:hAnsi="Cambria Math" w:cs="Arial"/>
                          <w:szCs w:val="20"/>
                        </w:rPr>
                        <m:t>o</m:t>
                      </w:del>
                    </m:r>
                  </m:sub>
                </m:sSub>
                <m:r>
                  <w:del w:id="5078" w:author="Shy Alon" w:date="2017-07-21T16:25:00Z">
                    <m:rPr>
                      <m:sty m:val="b"/>
                    </m:rPr>
                    <w:rPr>
                      <w:rFonts w:ascii="Cambria Math" w:eastAsia="Calibri" w:hAnsi="Cambria Math" w:cs="Arial"/>
                      <w:szCs w:val="20"/>
                    </w:rPr>
                    <m:t>,</m:t>
                  </w:del>
                </m:r>
                <m:sSub>
                  <m:sSubPr>
                    <m:ctrlPr>
                      <w:del w:id="5079" w:author="Shy Alon" w:date="2017-07-21T16:25:00Z">
                        <w:rPr>
                          <w:rFonts w:ascii="Cambria Math" w:eastAsia="Calibri" w:hAnsi="Cambria Math" w:cs="Arial"/>
                          <w:i/>
                          <w:szCs w:val="20"/>
                        </w:rPr>
                      </w:del>
                    </m:ctrlPr>
                  </m:sSubPr>
                  <m:e>
                    <m:r>
                      <w:del w:id="5080" w:author="Shy Alon" w:date="2017-07-21T16:25:00Z">
                        <m:rPr>
                          <m:sty m:val="bi"/>
                        </m:rPr>
                        <w:rPr>
                          <w:rFonts w:ascii="Cambria Math" w:eastAsia="Calibri" w:hAnsi="Cambria Math" w:cs="Arial"/>
                          <w:szCs w:val="20"/>
                        </w:rPr>
                        <m:t>d</m:t>
                      </w:del>
                    </m:r>
                  </m:e>
                  <m:sub>
                    <m:r>
                      <w:del w:id="5081" w:author="Shy Alon" w:date="2017-07-21T16:25:00Z">
                        <m:rPr>
                          <m:sty m:val="bi"/>
                        </m:rPr>
                        <w:rPr>
                          <w:rFonts w:ascii="Cambria Math" w:eastAsia="Calibri" w:hAnsi="Cambria Math" w:cs="Arial"/>
                          <w:szCs w:val="20"/>
                        </w:rPr>
                        <m:t>Ti</m:t>
                      </w:del>
                    </m:r>
                    <m:sSub>
                      <m:sSubPr>
                        <m:ctrlPr>
                          <w:del w:id="5082" w:author="Shy Alon" w:date="2017-07-21T16:25:00Z">
                            <w:rPr>
                              <w:rFonts w:ascii="Cambria Math" w:eastAsia="Calibri" w:hAnsi="Cambria Math" w:cs="Arial"/>
                              <w:szCs w:val="20"/>
                            </w:rPr>
                          </w:del>
                        </m:ctrlPr>
                      </m:sSubPr>
                      <m:e>
                        <m:r>
                          <w:del w:id="5083" w:author="Shy Alon" w:date="2017-07-21T16:25:00Z">
                            <m:rPr>
                              <m:sty m:val="bi"/>
                            </m:rPr>
                            <w:rPr>
                              <w:rFonts w:ascii="Cambria Math" w:eastAsia="Calibri" w:hAnsi="Cambria Math" w:cs="Arial"/>
                              <w:szCs w:val="20"/>
                            </w:rPr>
                            <m:t>O</m:t>
                          </w:del>
                        </m:r>
                      </m:e>
                      <m:sub>
                        <m:r>
                          <w:del w:id="5084" w:author="Shy Alon" w:date="2017-07-21T16:25:00Z">
                            <m:rPr>
                              <m:sty m:val="b"/>
                            </m:rPr>
                            <w:rPr>
                              <w:rFonts w:ascii="Cambria Math" w:eastAsia="Calibri" w:hAnsi="Cambria Math" w:cs="Arial"/>
                              <w:szCs w:val="20"/>
                            </w:rPr>
                            <m:t>2</m:t>
                          </w:del>
                        </m:r>
                      </m:sub>
                    </m:sSub>
                  </m:sub>
                </m:sSub>
              </m:oMath>
            </m:oMathPara>
          </w:p>
        </w:tc>
      </w:tr>
      <w:tr w:rsidR="00802AFE" w:rsidRPr="00CE0C94" w:rsidDel="006642DB" w14:paraId="7D2D3EF1" w14:textId="18048223" w:rsidTr="00564273">
        <w:trPr>
          <w:del w:id="5085" w:author="Shy Alon" w:date="2017-07-21T16:25:00Z"/>
        </w:trPr>
        <w:tc>
          <w:tcPr>
            <w:tcW w:w="2268" w:type="dxa"/>
            <w:vMerge w:val="restart"/>
            <w:tcBorders>
              <w:top w:val="single" w:sz="4" w:space="0" w:color="auto"/>
            </w:tcBorders>
            <w:vAlign w:val="center"/>
          </w:tcPr>
          <w:p w14:paraId="485E5A04" w14:textId="10EAB52D" w:rsidR="00802AFE" w:rsidDel="006642DB" w:rsidRDefault="00802AFE" w:rsidP="006642DB">
            <w:pPr>
              <w:pStyle w:val="Heading1"/>
              <w:rPr>
                <w:del w:id="5086" w:author="Shy Alon" w:date="2017-07-21T16:25:00Z"/>
                <w:rFonts w:ascii="Times New Roman" w:eastAsia="Calibri" w:hAnsi="Times New Roman" w:cs="Arial"/>
                <w:szCs w:val="20"/>
              </w:rPr>
              <w:pPrChange w:id="5087" w:author="Shy Alon" w:date="2017-07-21T16:25:00Z">
                <w:pPr>
                  <w:jc w:val="center"/>
                </w:pPr>
              </w:pPrChange>
            </w:pPr>
            <m:oMath>
              <m:r>
                <w:del w:id="5088" w:author="Shy Alon" w:date="2017-07-21T16:25:00Z">
                  <m:rPr>
                    <m:sty m:val="bi"/>
                  </m:rPr>
                  <w:rPr>
                    <w:rFonts w:ascii="Cambria Math" w:eastAsia="Calibri" w:hAnsi="Cambria Math" w:cs="Arial"/>
                    <w:szCs w:val="20"/>
                  </w:rPr>
                  <m:t>Ti</m:t>
                </w:del>
              </m:r>
              <m:sSub>
                <m:sSubPr>
                  <m:ctrlPr>
                    <w:del w:id="5089" w:author="Shy Alon" w:date="2017-07-21T16:25:00Z">
                      <w:rPr>
                        <w:rFonts w:ascii="Cambria Math" w:eastAsia="Calibri" w:hAnsi="Cambria Math" w:cs="Arial"/>
                        <w:i/>
                        <w:szCs w:val="20"/>
                      </w:rPr>
                    </w:del>
                  </m:ctrlPr>
                </m:sSubPr>
                <m:e>
                  <m:r>
                    <w:del w:id="5090" w:author="Shy Alon" w:date="2017-07-21T16:25:00Z">
                      <m:rPr>
                        <m:sty m:val="bi"/>
                      </m:rPr>
                      <w:rPr>
                        <w:rFonts w:ascii="Cambria Math" w:eastAsia="Calibri" w:hAnsi="Cambria Math" w:cs="Arial"/>
                        <w:szCs w:val="20"/>
                      </w:rPr>
                      <m:t>O</m:t>
                    </w:del>
                  </m:r>
                </m:e>
                <m:sub>
                  <m:r>
                    <w:del w:id="5091" w:author="Shy Alon" w:date="2017-07-21T16:25:00Z">
                      <m:rPr>
                        <m:sty m:val="bi"/>
                      </m:rPr>
                      <w:rPr>
                        <w:rFonts w:ascii="Cambria Math" w:eastAsia="Calibri" w:hAnsi="Cambria Math" w:cs="Arial"/>
                        <w:szCs w:val="20"/>
                      </w:rPr>
                      <m:t>2</m:t>
                    </w:del>
                  </m:r>
                </m:sub>
              </m:sSub>
              <m:r>
                <w:del w:id="5092" w:author="Shy Alon" w:date="2017-07-21T16:25:00Z">
                  <m:rPr>
                    <m:sty m:val="bi"/>
                  </m:rPr>
                  <w:rPr>
                    <w:rFonts w:ascii="Cambria Math" w:eastAsia="Calibri" w:hAnsi="Cambria Math" w:cs="Arial"/>
                    <w:szCs w:val="20"/>
                  </w:rPr>
                  <m:t>|C</m:t>
                </w:del>
              </m:r>
              <m:sSub>
                <m:sSubPr>
                  <m:ctrlPr>
                    <w:del w:id="5093" w:author="Shy Alon" w:date="2017-07-21T16:25:00Z">
                      <w:rPr>
                        <w:rFonts w:ascii="Cambria Math" w:eastAsia="Calibri" w:hAnsi="Cambria Math" w:cs="Arial"/>
                        <w:i/>
                        <w:szCs w:val="20"/>
                      </w:rPr>
                    </w:del>
                  </m:ctrlPr>
                </m:sSubPr>
                <m:e>
                  <m:r>
                    <w:del w:id="5094" w:author="Shy Alon" w:date="2017-07-21T16:25:00Z">
                      <m:rPr>
                        <m:sty m:val="bi"/>
                      </m:rPr>
                      <w:rPr>
                        <w:rFonts w:ascii="Cambria Math" w:eastAsia="Calibri" w:hAnsi="Cambria Math" w:cs="Arial"/>
                        <w:szCs w:val="20"/>
                      </w:rPr>
                      <m:t>u</m:t>
                    </w:del>
                  </m:r>
                </m:e>
                <m:sub>
                  <m:r>
                    <w:del w:id="5095" w:author="Shy Alon" w:date="2017-07-21T16:25:00Z">
                      <m:rPr>
                        <m:sty m:val="bi"/>
                      </m:rPr>
                      <w:rPr>
                        <w:rFonts w:ascii="Cambria Math" w:eastAsia="Calibri" w:hAnsi="Cambria Math" w:cs="Arial"/>
                        <w:szCs w:val="20"/>
                      </w:rPr>
                      <m:t>2</m:t>
                    </w:del>
                  </m:r>
                </m:sub>
              </m:sSub>
              <m:r>
                <w:del w:id="5096" w:author="Shy Alon" w:date="2017-07-21T16:25:00Z">
                  <m:rPr>
                    <m:sty m:val="bi"/>
                  </m:rPr>
                  <w:rPr>
                    <w:rFonts w:ascii="Cambria Math" w:eastAsia="Calibri" w:hAnsi="Cambria Math" w:cs="Arial"/>
                    <w:szCs w:val="20"/>
                  </w:rPr>
                  <m:t>O</m:t>
                </w:del>
              </m:r>
            </m:oMath>
            <w:del w:id="5097" w:author="Shy Alon" w:date="2017-07-21T16:25:00Z">
              <w:r w:rsidRPr="00534721" w:rsidDel="006642DB">
                <w:rPr>
                  <w:rFonts w:ascii="Times New Roman" w:eastAsia="Times New Roman" w:hAnsi="Times New Roman" w:cs="Arial"/>
                  <w:szCs w:val="20"/>
                </w:rPr>
                <w:delText xml:space="preserve"> (Ag|Cu</w:delText>
              </w:r>
              <w:r w:rsidRPr="00CE0C94" w:rsidDel="006642DB">
                <w:rPr>
                  <w:rFonts w:ascii="Times New Roman" w:eastAsia="Times New Roman" w:hAnsi="Times New Roman" w:cs="Arial"/>
                  <w:szCs w:val="20"/>
                </w:rPr>
                <w:delText>)</w:delText>
              </w:r>
            </w:del>
          </w:p>
        </w:tc>
        <w:tc>
          <w:tcPr>
            <w:tcW w:w="1260" w:type="dxa"/>
            <w:tcBorders>
              <w:top w:val="single" w:sz="4" w:space="0" w:color="auto"/>
              <w:bottom w:val="nil"/>
            </w:tcBorders>
            <w:vAlign w:val="center"/>
          </w:tcPr>
          <w:p w14:paraId="66B0206B" w14:textId="59995523" w:rsidR="00802AFE" w:rsidRPr="00297178" w:rsidDel="006642DB" w:rsidRDefault="00802AFE" w:rsidP="006642DB">
            <w:pPr>
              <w:pStyle w:val="Heading1"/>
              <w:rPr>
                <w:del w:id="5098" w:author="Shy Alon" w:date="2017-07-21T16:25:00Z"/>
                <w:rFonts w:ascii="Calibri" w:eastAsia="Calibri" w:hAnsi="Calibri" w:cs="Arial"/>
                <w:i/>
                <w:iCs/>
                <w:szCs w:val="20"/>
              </w:rPr>
              <w:pPrChange w:id="5099" w:author="Shy Alon" w:date="2017-07-21T16:25:00Z">
                <w:pPr>
                  <w:spacing w:after="160"/>
                  <w:jc w:val="center"/>
                </w:pPr>
              </w:pPrChange>
            </w:pPr>
            <w:del w:id="5100" w:author="Shy Alon" w:date="2017-07-21T16:25:00Z">
              <w:r w:rsidRPr="00E3100D" w:rsidDel="006642DB">
                <w:rPr>
                  <w:rFonts w:ascii="Times New Roman" w:eastAsia="Calibri" w:hAnsi="Times New Roman" w:cs="Arial"/>
                  <w:i/>
                  <w:iCs/>
                  <w:szCs w:val="20"/>
                </w:rPr>
                <w:delText>J</w:delText>
              </w:r>
              <w:r w:rsidRPr="00E3100D" w:rsidDel="006642DB">
                <w:rPr>
                  <w:rFonts w:ascii="Times New Roman" w:eastAsia="Calibri" w:hAnsi="Times New Roman" w:cs="Arial"/>
                  <w:i/>
                  <w:iCs/>
                  <w:szCs w:val="20"/>
                  <w:vertAlign w:val="subscript"/>
                </w:rPr>
                <w:delText>SC</w:delText>
              </w:r>
            </w:del>
          </w:p>
        </w:tc>
        <w:tc>
          <w:tcPr>
            <w:tcW w:w="1549" w:type="dxa"/>
            <w:tcBorders>
              <w:top w:val="single" w:sz="4" w:space="0" w:color="auto"/>
              <w:bottom w:val="nil"/>
            </w:tcBorders>
            <w:vAlign w:val="center"/>
          </w:tcPr>
          <w:p w14:paraId="0DD8A854" w14:textId="1AA707A3" w:rsidR="00802AFE" w:rsidRPr="00CE0C94" w:rsidDel="006642DB" w:rsidRDefault="00937424" w:rsidP="006642DB">
            <w:pPr>
              <w:pStyle w:val="Heading1"/>
              <w:rPr>
                <w:del w:id="5101" w:author="Shy Alon" w:date="2017-07-21T16:25:00Z"/>
                <w:rFonts w:ascii="Times New Roman" w:eastAsia="Calibri" w:hAnsi="Times New Roman" w:cs="Arial"/>
                <w:szCs w:val="20"/>
              </w:rPr>
              <w:pPrChange w:id="5102" w:author="Shy Alon" w:date="2017-07-21T16:25:00Z">
                <w:pPr>
                  <w:jc w:val="center"/>
                </w:pPr>
              </w:pPrChange>
            </w:pPr>
            <m:oMathPara>
              <m:oMath>
                <m:sSub>
                  <m:sSubPr>
                    <m:ctrlPr>
                      <w:del w:id="5103" w:author="Shy Alon" w:date="2017-07-21T16:25:00Z">
                        <w:rPr>
                          <w:rFonts w:ascii="Cambria Math" w:eastAsia="Calibri" w:hAnsi="Cambria Math" w:cs="Arial"/>
                          <w:i/>
                          <w:szCs w:val="20"/>
                        </w:rPr>
                      </w:del>
                    </m:ctrlPr>
                  </m:sSubPr>
                  <m:e>
                    <m:r>
                      <w:del w:id="5104" w:author="Shy Alon" w:date="2017-07-21T16:25:00Z">
                        <m:rPr>
                          <m:sty m:val="bi"/>
                        </m:rPr>
                        <w:rPr>
                          <w:rFonts w:ascii="Cambria Math" w:eastAsia="Calibri" w:hAnsi="Cambria Math" w:cs="Arial"/>
                          <w:szCs w:val="20"/>
                        </w:rPr>
                        <m:t>d</m:t>
                      </w:del>
                    </m:r>
                  </m:e>
                  <m:sub>
                    <m:r>
                      <w:del w:id="5105" w:author="Shy Alon" w:date="2017-07-21T16:25:00Z">
                        <m:rPr>
                          <m:sty m:val="bi"/>
                        </m:rPr>
                        <w:rPr>
                          <w:rFonts w:ascii="Cambria Math" w:eastAsia="Calibri" w:hAnsi="Cambria Math" w:cs="Arial"/>
                          <w:szCs w:val="20"/>
                        </w:rPr>
                        <m:t>C</m:t>
                      </w:del>
                    </m:r>
                    <m:sSub>
                      <m:sSubPr>
                        <m:ctrlPr>
                          <w:del w:id="5106" w:author="Shy Alon" w:date="2017-07-21T16:25:00Z">
                            <w:rPr>
                              <w:rFonts w:ascii="Cambria Math" w:eastAsia="Calibri" w:hAnsi="Cambria Math" w:cs="Arial"/>
                              <w:i/>
                              <w:szCs w:val="20"/>
                            </w:rPr>
                          </w:del>
                        </m:ctrlPr>
                      </m:sSubPr>
                      <m:e>
                        <m:r>
                          <w:del w:id="5107" w:author="Shy Alon" w:date="2017-07-21T16:25:00Z">
                            <m:rPr>
                              <m:sty m:val="bi"/>
                            </m:rPr>
                            <w:rPr>
                              <w:rFonts w:ascii="Cambria Math" w:eastAsia="Calibri" w:hAnsi="Cambria Math" w:cs="Arial"/>
                              <w:szCs w:val="20"/>
                            </w:rPr>
                            <m:t>u</m:t>
                          </w:del>
                        </m:r>
                      </m:e>
                      <m:sub>
                        <m:r>
                          <w:del w:id="5108" w:author="Shy Alon" w:date="2017-07-21T16:25:00Z">
                            <m:rPr>
                              <m:sty m:val="bi"/>
                            </m:rPr>
                            <w:rPr>
                              <w:rFonts w:ascii="Cambria Math" w:eastAsia="Calibri" w:hAnsi="Cambria Math" w:cs="Arial"/>
                              <w:szCs w:val="20"/>
                            </w:rPr>
                            <m:t>2</m:t>
                          </w:del>
                        </m:r>
                      </m:sub>
                    </m:sSub>
                    <m:r>
                      <w:del w:id="5109" w:author="Shy Alon" w:date="2017-07-21T16:25:00Z">
                        <m:rPr>
                          <m:sty m:val="bi"/>
                        </m:rPr>
                        <w:rPr>
                          <w:rFonts w:ascii="Cambria Math" w:eastAsia="Calibri" w:hAnsi="Cambria Math" w:cs="Arial"/>
                          <w:szCs w:val="20"/>
                        </w:rPr>
                        <m:t>o</m:t>
                      </w:del>
                    </m:r>
                  </m:sub>
                </m:sSub>
                <m:r>
                  <w:del w:id="5110" w:author="Shy Alon" w:date="2017-07-21T16:25:00Z">
                    <m:rPr>
                      <m:sty m:val="b"/>
                    </m:rPr>
                    <w:rPr>
                      <w:rFonts w:ascii="Cambria Math" w:eastAsia="Calibri" w:hAnsi="Cambria Math" w:cs="Arial"/>
                      <w:szCs w:val="20"/>
                    </w:rPr>
                    <m:t>,</m:t>
                  </w:del>
                </m:r>
                <m:sSub>
                  <m:sSubPr>
                    <m:ctrlPr>
                      <w:del w:id="5111" w:author="Shy Alon" w:date="2017-07-21T16:25:00Z">
                        <w:rPr>
                          <w:rFonts w:ascii="Cambria Math" w:eastAsia="Calibri" w:hAnsi="Cambria Math" w:cs="Arial"/>
                          <w:i/>
                          <w:szCs w:val="20"/>
                        </w:rPr>
                      </w:del>
                    </m:ctrlPr>
                  </m:sSubPr>
                  <m:e>
                    <m:r>
                      <w:del w:id="5112" w:author="Shy Alon" w:date="2017-07-21T16:25:00Z">
                        <m:rPr>
                          <m:sty m:val="bi"/>
                        </m:rPr>
                        <w:rPr>
                          <w:rFonts w:ascii="Cambria Math" w:eastAsia="Calibri" w:hAnsi="Cambria Math" w:cs="Arial"/>
                          <w:szCs w:val="20"/>
                        </w:rPr>
                        <m:t>d</m:t>
                      </w:del>
                    </m:r>
                  </m:e>
                  <m:sub>
                    <m:r>
                      <w:del w:id="5113" w:author="Shy Alon" w:date="2017-07-21T16:25:00Z">
                        <m:rPr>
                          <m:sty m:val="bi"/>
                        </m:rPr>
                        <w:rPr>
                          <w:rFonts w:ascii="Cambria Math" w:eastAsia="Calibri" w:hAnsi="Cambria Math" w:cs="Arial"/>
                          <w:szCs w:val="20"/>
                        </w:rPr>
                        <m:t>Ti</m:t>
                      </w:del>
                    </m:r>
                    <m:sSub>
                      <m:sSubPr>
                        <m:ctrlPr>
                          <w:del w:id="5114" w:author="Shy Alon" w:date="2017-07-21T16:25:00Z">
                            <w:rPr>
                              <w:rFonts w:ascii="Cambria Math" w:eastAsia="Calibri" w:hAnsi="Cambria Math" w:cs="Arial"/>
                              <w:szCs w:val="20"/>
                            </w:rPr>
                          </w:del>
                        </m:ctrlPr>
                      </m:sSubPr>
                      <m:e>
                        <m:r>
                          <w:del w:id="5115" w:author="Shy Alon" w:date="2017-07-21T16:25:00Z">
                            <m:rPr>
                              <m:sty m:val="bi"/>
                            </m:rPr>
                            <w:rPr>
                              <w:rFonts w:ascii="Cambria Math" w:eastAsia="Calibri" w:hAnsi="Cambria Math" w:cs="Arial"/>
                              <w:szCs w:val="20"/>
                            </w:rPr>
                            <m:t>O</m:t>
                          </w:del>
                        </m:r>
                      </m:e>
                      <m:sub>
                        <m:r>
                          <w:del w:id="5116" w:author="Shy Alon" w:date="2017-07-21T16:25:00Z">
                            <m:rPr>
                              <m:sty m:val="b"/>
                            </m:rPr>
                            <w:rPr>
                              <w:rFonts w:ascii="Cambria Math" w:eastAsia="Calibri" w:hAnsi="Cambria Math" w:cs="Arial"/>
                              <w:szCs w:val="20"/>
                            </w:rPr>
                            <m:t>2</m:t>
                          </w:del>
                        </m:r>
                      </m:sub>
                    </m:sSub>
                  </m:sub>
                </m:sSub>
              </m:oMath>
            </m:oMathPara>
          </w:p>
        </w:tc>
        <w:tc>
          <w:tcPr>
            <w:tcW w:w="1781" w:type="dxa"/>
            <w:tcBorders>
              <w:top w:val="single" w:sz="4" w:space="0" w:color="auto"/>
              <w:bottom w:val="nil"/>
            </w:tcBorders>
            <w:vAlign w:val="center"/>
          </w:tcPr>
          <w:p w14:paraId="4BBE50DE" w14:textId="4E270911" w:rsidR="00802AFE" w:rsidRPr="00CE0C94" w:rsidDel="006642DB" w:rsidRDefault="00937424" w:rsidP="006642DB">
            <w:pPr>
              <w:pStyle w:val="Heading1"/>
              <w:rPr>
                <w:del w:id="5117" w:author="Shy Alon" w:date="2017-07-21T16:25:00Z"/>
                <w:rFonts w:ascii="Times New Roman" w:eastAsia="Calibri" w:hAnsi="Times New Roman" w:cs="Arial"/>
                <w:szCs w:val="20"/>
              </w:rPr>
              <w:pPrChange w:id="5118" w:author="Shy Alon" w:date="2017-07-21T16:25:00Z">
                <w:pPr>
                  <w:jc w:val="center"/>
                </w:pPr>
              </w:pPrChange>
            </w:pPr>
            <m:oMathPara>
              <m:oMath>
                <m:sSub>
                  <m:sSubPr>
                    <m:ctrlPr>
                      <w:del w:id="5119" w:author="Shy Alon" w:date="2017-07-21T16:25:00Z">
                        <w:rPr>
                          <w:rFonts w:ascii="Cambria Math" w:eastAsia="Calibri" w:hAnsi="Cambria Math" w:cs="Arial"/>
                          <w:i/>
                          <w:szCs w:val="20"/>
                        </w:rPr>
                      </w:del>
                    </m:ctrlPr>
                  </m:sSubPr>
                  <m:e>
                    <m:r>
                      <w:del w:id="5120" w:author="Shy Alon" w:date="2017-07-21T16:25:00Z">
                        <m:rPr>
                          <m:sty m:val="bi"/>
                        </m:rPr>
                        <w:rPr>
                          <w:rFonts w:ascii="Cambria Math" w:eastAsia="Calibri" w:hAnsi="Cambria Math" w:cs="Arial"/>
                          <w:szCs w:val="20"/>
                        </w:rPr>
                        <m:t>d</m:t>
                      </w:del>
                    </m:r>
                  </m:e>
                  <m:sub>
                    <m:r>
                      <w:del w:id="5121" w:author="Shy Alon" w:date="2017-07-21T16:25:00Z">
                        <m:rPr>
                          <m:sty m:val="bi"/>
                        </m:rPr>
                        <w:rPr>
                          <w:rFonts w:ascii="Cambria Math" w:eastAsia="Calibri" w:hAnsi="Cambria Math" w:cs="Arial"/>
                          <w:szCs w:val="20"/>
                        </w:rPr>
                        <m:t>C</m:t>
                      </w:del>
                    </m:r>
                    <m:sSub>
                      <m:sSubPr>
                        <m:ctrlPr>
                          <w:del w:id="5122" w:author="Shy Alon" w:date="2017-07-21T16:25:00Z">
                            <w:rPr>
                              <w:rFonts w:ascii="Cambria Math" w:eastAsia="Calibri" w:hAnsi="Cambria Math" w:cs="Arial"/>
                              <w:i/>
                              <w:szCs w:val="20"/>
                            </w:rPr>
                          </w:del>
                        </m:ctrlPr>
                      </m:sSubPr>
                      <m:e>
                        <m:r>
                          <w:del w:id="5123" w:author="Shy Alon" w:date="2017-07-21T16:25:00Z">
                            <m:rPr>
                              <m:sty m:val="bi"/>
                            </m:rPr>
                            <w:rPr>
                              <w:rFonts w:ascii="Cambria Math" w:eastAsia="Calibri" w:hAnsi="Cambria Math" w:cs="Arial"/>
                              <w:szCs w:val="20"/>
                            </w:rPr>
                            <m:t>u</m:t>
                          </w:del>
                        </m:r>
                      </m:e>
                      <m:sub>
                        <m:r>
                          <w:del w:id="5124" w:author="Shy Alon" w:date="2017-07-21T16:25:00Z">
                            <m:rPr>
                              <m:sty m:val="bi"/>
                            </m:rPr>
                            <w:rPr>
                              <w:rFonts w:ascii="Cambria Math" w:eastAsia="Calibri" w:hAnsi="Cambria Math" w:cs="Arial"/>
                              <w:szCs w:val="20"/>
                            </w:rPr>
                            <m:t>2</m:t>
                          </w:del>
                        </m:r>
                      </m:sub>
                    </m:sSub>
                    <m:r>
                      <w:del w:id="5125" w:author="Shy Alon" w:date="2017-07-21T16:25:00Z">
                        <m:rPr>
                          <m:sty m:val="bi"/>
                        </m:rPr>
                        <w:rPr>
                          <w:rFonts w:ascii="Cambria Math" w:eastAsia="Calibri" w:hAnsi="Cambria Math" w:cs="Arial"/>
                          <w:szCs w:val="20"/>
                        </w:rPr>
                        <m:t>o</m:t>
                      </w:del>
                    </m:r>
                  </m:sub>
                </m:sSub>
              </m:oMath>
            </m:oMathPara>
          </w:p>
        </w:tc>
        <w:tc>
          <w:tcPr>
            <w:tcW w:w="1620" w:type="dxa"/>
            <w:tcBorders>
              <w:top w:val="single" w:sz="4" w:space="0" w:color="auto"/>
              <w:bottom w:val="nil"/>
            </w:tcBorders>
          </w:tcPr>
          <w:p w14:paraId="5F3130E2" w14:textId="7B557207" w:rsidR="00802AFE" w:rsidRPr="00534721" w:rsidDel="006642DB" w:rsidRDefault="00937424" w:rsidP="006642DB">
            <w:pPr>
              <w:pStyle w:val="Heading1"/>
              <w:rPr>
                <w:del w:id="5126" w:author="Shy Alon" w:date="2017-07-21T16:25:00Z"/>
                <w:rFonts w:ascii="Times New Roman" w:eastAsia="Calibri" w:hAnsi="Times New Roman" w:cs="Arial"/>
                <w:szCs w:val="20"/>
                <w:vertAlign w:val="subscript"/>
              </w:rPr>
              <w:pPrChange w:id="5127" w:author="Shy Alon" w:date="2017-07-21T16:25:00Z">
                <w:pPr>
                  <w:jc w:val="center"/>
                </w:pPr>
              </w:pPrChange>
            </w:pPr>
            <m:oMath>
              <m:sSub>
                <m:sSubPr>
                  <m:ctrlPr>
                    <w:del w:id="5128" w:author="Shy Alon" w:date="2017-07-21T16:25:00Z">
                      <w:rPr>
                        <w:rFonts w:ascii="Cambria Math" w:eastAsia="Calibri" w:hAnsi="Cambria Math" w:cs="Arial"/>
                        <w:i/>
                        <w:szCs w:val="20"/>
                      </w:rPr>
                    </w:del>
                  </m:ctrlPr>
                </m:sSubPr>
                <m:e>
                  <m:r>
                    <w:del w:id="5129" w:author="Shy Alon" w:date="2017-07-21T16:25:00Z">
                      <m:rPr>
                        <m:sty m:val="bi"/>
                      </m:rPr>
                      <w:rPr>
                        <w:rFonts w:ascii="Cambria Math" w:eastAsia="Calibri" w:hAnsi="Cambria Math" w:cs="Arial"/>
                        <w:szCs w:val="20"/>
                      </w:rPr>
                      <m:t>d</m:t>
                    </w:del>
                  </m:r>
                </m:e>
                <m:sub>
                  <m:r>
                    <w:del w:id="5130" w:author="Shy Alon" w:date="2017-07-21T16:25:00Z">
                      <m:rPr>
                        <m:sty m:val="bi"/>
                      </m:rPr>
                      <w:rPr>
                        <w:rFonts w:ascii="Cambria Math" w:eastAsia="Calibri" w:hAnsi="Cambria Math" w:cs="Arial"/>
                        <w:szCs w:val="20"/>
                      </w:rPr>
                      <m:t>C</m:t>
                    </w:del>
                  </m:r>
                  <m:sSub>
                    <m:sSubPr>
                      <m:ctrlPr>
                        <w:del w:id="5131" w:author="Shy Alon" w:date="2017-07-21T16:25:00Z">
                          <w:rPr>
                            <w:rFonts w:ascii="Cambria Math" w:eastAsia="Calibri" w:hAnsi="Cambria Math" w:cs="Arial"/>
                            <w:i/>
                            <w:szCs w:val="20"/>
                          </w:rPr>
                        </w:del>
                      </m:ctrlPr>
                    </m:sSubPr>
                    <m:e>
                      <m:r>
                        <w:del w:id="5132" w:author="Shy Alon" w:date="2017-07-21T16:25:00Z">
                          <m:rPr>
                            <m:sty m:val="bi"/>
                          </m:rPr>
                          <w:rPr>
                            <w:rFonts w:ascii="Cambria Math" w:eastAsia="Calibri" w:hAnsi="Cambria Math" w:cs="Arial"/>
                            <w:szCs w:val="20"/>
                          </w:rPr>
                          <m:t>u</m:t>
                        </w:del>
                      </m:r>
                    </m:e>
                    <m:sub>
                      <m:r>
                        <w:del w:id="5133" w:author="Shy Alon" w:date="2017-07-21T16:25:00Z">
                          <m:rPr>
                            <m:sty m:val="bi"/>
                          </m:rPr>
                          <w:rPr>
                            <w:rFonts w:ascii="Cambria Math" w:eastAsia="Calibri" w:hAnsi="Cambria Math" w:cs="Arial"/>
                            <w:szCs w:val="20"/>
                          </w:rPr>
                          <m:t>2</m:t>
                        </w:del>
                      </m:r>
                    </m:sub>
                  </m:sSub>
                  <m:r>
                    <w:del w:id="5134" w:author="Shy Alon" w:date="2017-07-21T16:25:00Z">
                      <m:rPr>
                        <m:sty m:val="bi"/>
                      </m:rPr>
                      <w:rPr>
                        <w:rFonts w:ascii="Cambria Math" w:eastAsia="Calibri" w:hAnsi="Cambria Math" w:cs="Arial"/>
                        <w:szCs w:val="20"/>
                      </w:rPr>
                      <m:t>o</m:t>
                    </w:del>
                  </m:r>
                </m:sub>
              </m:sSub>
            </m:oMath>
            <w:del w:id="5135" w:author="Shy Alon" w:date="2017-07-21T16:25:00Z">
              <w:r w:rsidR="00802AFE" w:rsidDel="006642DB">
                <w:rPr>
                  <w:rFonts w:ascii="Times New Roman" w:eastAsia="Calibri" w:hAnsi="Times New Roman" w:cs="Arial"/>
                  <w:szCs w:val="20"/>
                </w:rPr>
                <w:delText xml:space="preserve">, </w:delText>
              </w:r>
              <w:r w:rsidR="00802AFE" w:rsidRPr="00534721" w:rsidDel="006642DB">
                <w:rPr>
                  <w:rFonts w:ascii="Times New Roman" w:eastAsia="Calibri" w:hAnsi="Times New Roman" w:cs="Arial"/>
                  <w:i/>
                  <w:iCs/>
                  <w:szCs w:val="20"/>
                </w:rPr>
                <w:delText>Ratio</w:delText>
              </w:r>
            </w:del>
          </w:p>
        </w:tc>
      </w:tr>
      <w:tr w:rsidR="00802AFE" w:rsidRPr="00CE0C94" w:rsidDel="006642DB" w14:paraId="026805B9" w14:textId="38BCF230" w:rsidTr="00564273">
        <w:trPr>
          <w:del w:id="5136" w:author="Shy Alon" w:date="2017-07-21T16:25:00Z"/>
        </w:trPr>
        <w:tc>
          <w:tcPr>
            <w:tcW w:w="2268" w:type="dxa"/>
            <w:vMerge/>
            <w:tcBorders>
              <w:top w:val="single" w:sz="4" w:space="0" w:color="auto"/>
            </w:tcBorders>
          </w:tcPr>
          <w:p w14:paraId="4BD49285" w14:textId="00013B7B" w:rsidR="00802AFE" w:rsidDel="006642DB" w:rsidRDefault="00802AFE" w:rsidP="006642DB">
            <w:pPr>
              <w:pStyle w:val="Heading1"/>
              <w:rPr>
                <w:del w:id="5137" w:author="Shy Alon" w:date="2017-07-21T16:25:00Z"/>
                <w:rFonts w:ascii="Times New Roman" w:eastAsia="Calibri" w:hAnsi="Times New Roman" w:cs="Arial"/>
                <w:szCs w:val="20"/>
              </w:rPr>
              <w:pPrChange w:id="5138" w:author="Shy Alon" w:date="2017-07-21T16:25:00Z">
                <w:pPr>
                  <w:jc w:val="center"/>
                </w:pPr>
              </w:pPrChange>
            </w:pPr>
          </w:p>
        </w:tc>
        <w:tc>
          <w:tcPr>
            <w:tcW w:w="1260" w:type="dxa"/>
            <w:tcBorders>
              <w:top w:val="nil"/>
              <w:bottom w:val="nil"/>
            </w:tcBorders>
            <w:vAlign w:val="center"/>
          </w:tcPr>
          <w:p w14:paraId="3505D29B" w14:textId="19EC57C9" w:rsidR="00802AFE" w:rsidRPr="009E199F" w:rsidDel="006642DB" w:rsidRDefault="00802AFE" w:rsidP="006642DB">
            <w:pPr>
              <w:pStyle w:val="Heading1"/>
              <w:rPr>
                <w:del w:id="5139" w:author="Shy Alon" w:date="2017-07-21T16:25:00Z"/>
                <w:rFonts w:ascii="Calibri" w:eastAsia="Calibri" w:hAnsi="Calibri" w:cs="Arial"/>
                <w:i/>
                <w:iCs/>
                <w:szCs w:val="20"/>
              </w:rPr>
              <w:pPrChange w:id="5140" w:author="Shy Alon" w:date="2017-07-21T16:25:00Z">
                <w:pPr>
                  <w:spacing w:after="160"/>
                  <w:jc w:val="center"/>
                </w:pPr>
              </w:pPrChange>
            </w:pPr>
            <w:del w:id="5141" w:author="Shy Alon" w:date="2017-07-21T16:25:00Z">
              <w:r w:rsidRPr="00E3100D" w:rsidDel="006642DB">
                <w:rPr>
                  <w:rFonts w:ascii="Times New Roman" w:eastAsia="Calibri" w:hAnsi="Times New Roman" w:cs="Arial"/>
                  <w:i/>
                  <w:iCs/>
                  <w:szCs w:val="20"/>
                </w:rPr>
                <w:delText>V</w:delText>
              </w:r>
              <w:r w:rsidRPr="00E3100D" w:rsidDel="006642DB">
                <w:rPr>
                  <w:rFonts w:ascii="Times New Roman" w:eastAsia="Calibri" w:hAnsi="Times New Roman" w:cs="Arial"/>
                  <w:i/>
                  <w:iCs/>
                  <w:szCs w:val="20"/>
                  <w:vertAlign w:val="subscript"/>
                </w:rPr>
                <w:delText>OC</w:delText>
              </w:r>
            </w:del>
          </w:p>
        </w:tc>
        <w:tc>
          <w:tcPr>
            <w:tcW w:w="1549" w:type="dxa"/>
            <w:tcBorders>
              <w:top w:val="nil"/>
              <w:bottom w:val="nil"/>
            </w:tcBorders>
            <w:vAlign w:val="center"/>
          </w:tcPr>
          <w:p w14:paraId="3B6D596E" w14:textId="15A63084" w:rsidR="00802AFE" w:rsidRPr="00CE0C94" w:rsidDel="006642DB" w:rsidRDefault="00937424" w:rsidP="006642DB">
            <w:pPr>
              <w:pStyle w:val="Heading1"/>
              <w:rPr>
                <w:del w:id="5142" w:author="Shy Alon" w:date="2017-07-21T16:25:00Z"/>
                <w:rFonts w:ascii="Times New Roman" w:eastAsia="Calibri" w:hAnsi="Times New Roman" w:cs="Arial"/>
                <w:szCs w:val="20"/>
              </w:rPr>
              <w:pPrChange w:id="5143" w:author="Shy Alon" w:date="2017-07-21T16:25:00Z">
                <w:pPr>
                  <w:jc w:val="center"/>
                </w:pPr>
              </w:pPrChange>
            </w:pPr>
            <m:oMathPara>
              <m:oMath>
                <m:sSub>
                  <m:sSubPr>
                    <m:ctrlPr>
                      <w:del w:id="5144" w:author="Shy Alon" w:date="2017-07-21T16:25:00Z">
                        <w:rPr>
                          <w:rFonts w:ascii="Cambria Math" w:eastAsia="Calibri" w:hAnsi="Cambria Math" w:cs="Arial"/>
                          <w:i/>
                          <w:szCs w:val="20"/>
                        </w:rPr>
                      </w:del>
                    </m:ctrlPr>
                  </m:sSubPr>
                  <m:e>
                    <m:r>
                      <w:del w:id="5145" w:author="Shy Alon" w:date="2017-07-21T16:25:00Z">
                        <m:rPr>
                          <m:sty m:val="bi"/>
                        </m:rPr>
                        <w:rPr>
                          <w:rFonts w:ascii="Cambria Math" w:eastAsia="Calibri" w:hAnsi="Cambria Math" w:cs="Arial"/>
                          <w:szCs w:val="20"/>
                        </w:rPr>
                        <m:t>d</m:t>
                      </w:del>
                    </m:r>
                  </m:e>
                  <m:sub>
                    <m:r>
                      <w:del w:id="5146" w:author="Shy Alon" w:date="2017-07-21T16:25:00Z">
                        <m:rPr>
                          <m:sty m:val="bi"/>
                        </m:rPr>
                        <w:rPr>
                          <w:rFonts w:ascii="Cambria Math" w:eastAsia="Calibri" w:hAnsi="Cambria Math" w:cs="Arial"/>
                          <w:szCs w:val="20"/>
                        </w:rPr>
                        <m:t>C</m:t>
                      </w:del>
                    </m:r>
                    <m:sSub>
                      <m:sSubPr>
                        <m:ctrlPr>
                          <w:del w:id="5147" w:author="Shy Alon" w:date="2017-07-21T16:25:00Z">
                            <w:rPr>
                              <w:rFonts w:ascii="Cambria Math" w:eastAsia="Calibri" w:hAnsi="Cambria Math" w:cs="Arial"/>
                              <w:i/>
                              <w:szCs w:val="20"/>
                            </w:rPr>
                          </w:del>
                        </m:ctrlPr>
                      </m:sSubPr>
                      <m:e>
                        <m:r>
                          <w:del w:id="5148" w:author="Shy Alon" w:date="2017-07-21T16:25:00Z">
                            <m:rPr>
                              <m:sty m:val="bi"/>
                            </m:rPr>
                            <w:rPr>
                              <w:rFonts w:ascii="Cambria Math" w:eastAsia="Calibri" w:hAnsi="Cambria Math" w:cs="Arial"/>
                              <w:szCs w:val="20"/>
                            </w:rPr>
                            <m:t>u</m:t>
                          </w:del>
                        </m:r>
                      </m:e>
                      <m:sub>
                        <m:r>
                          <w:del w:id="5149" w:author="Shy Alon" w:date="2017-07-21T16:25:00Z">
                            <m:rPr>
                              <m:sty m:val="bi"/>
                            </m:rPr>
                            <w:rPr>
                              <w:rFonts w:ascii="Cambria Math" w:eastAsia="Calibri" w:hAnsi="Cambria Math" w:cs="Arial"/>
                              <w:szCs w:val="20"/>
                            </w:rPr>
                            <m:t>2</m:t>
                          </w:del>
                        </m:r>
                      </m:sub>
                    </m:sSub>
                    <m:r>
                      <w:del w:id="5150" w:author="Shy Alon" w:date="2017-07-21T16:25:00Z">
                        <m:rPr>
                          <m:sty m:val="bi"/>
                        </m:rPr>
                        <w:rPr>
                          <w:rFonts w:ascii="Cambria Math" w:eastAsia="Calibri" w:hAnsi="Cambria Math" w:cs="Arial"/>
                          <w:szCs w:val="20"/>
                        </w:rPr>
                        <m:t>o</m:t>
                      </w:del>
                    </m:r>
                  </m:sub>
                </m:sSub>
                <m:r>
                  <w:del w:id="5151" w:author="Shy Alon" w:date="2017-07-21T16:25:00Z">
                    <m:rPr>
                      <m:sty m:val="b"/>
                    </m:rPr>
                    <w:rPr>
                      <w:rFonts w:ascii="Cambria Math" w:eastAsia="Calibri" w:hAnsi="Cambria Math" w:cs="Arial"/>
                      <w:szCs w:val="20"/>
                    </w:rPr>
                    <m:t>,</m:t>
                  </w:del>
                </m:r>
                <m:sSub>
                  <m:sSubPr>
                    <m:ctrlPr>
                      <w:del w:id="5152" w:author="Shy Alon" w:date="2017-07-21T16:25:00Z">
                        <w:rPr>
                          <w:rFonts w:ascii="Cambria Math" w:eastAsia="Calibri" w:hAnsi="Cambria Math" w:cs="Arial"/>
                          <w:i/>
                          <w:szCs w:val="20"/>
                        </w:rPr>
                      </w:del>
                    </m:ctrlPr>
                  </m:sSubPr>
                  <m:e>
                    <m:r>
                      <w:del w:id="5153" w:author="Shy Alon" w:date="2017-07-21T16:25:00Z">
                        <m:rPr>
                          <m:sty m:val="bi"/>
                        </m:rPr>
                        <w:rPr>
                          <w:rFonts w:ascii="Cambria Math" w:eastAsia="Calibri" w:hAnsi="Cambria Math" w:cs="Arial"/>
                          <w:szCs w:val="20"/>
                        </w:rPr>
                        <m:t>d</m:t>
                      </w:del>
                    </m:r>
                  </m:e>
                  <m:sub>
                    <m:r>
                      <w:del w:id="5154" w:author="Shy Alon" w:date="2017-07-21T16:25:00Z">
                        <m:rPr>
                          <m:sty m:val="bi"/>
                        </m:rPr>
                        <w:rPr>
                          <w:rFonts w:ascii="Cambria Math" w:eastAsia="Calibri" w:hAnsi="Cambria Math" w:cs="Arial"/>
                          <w:szCs w:val="20"/>
                        </w:rPr>
                        <m:t>Ti</m:t>
                      </w:del>
                    </m:r>
                    <m:sSub>
                      <m:sSubPr>
                        <m:ctrlPr>
                          <w:del w:id="5155" w:author="Shy Alon" w:date="2017-07-21T16:25:00Z">
                            <w:rPr>
                              <w:rFonts w:ascii="Cambria Math" w:eastAsia="Calibri" w:hAnsi="Cambria Math" w:cs="Arial"/>
                              <w:szCs w:val="20"/>
                            </w:rPr>
                          </w:del>
                        </m:ctrlPr>
                      </m:sSubPr>
                      <m:e>
                        <m:r>
                          <w:del w:id="5156" w:author="Shy Alon" w:date="2017-07-21T16:25:00Z">
                            <m:rPr>
                              <m:sty m:val="bi"/>
                            </m:rPr>
                            <w:rPr>
                              <w:rFonts w:ascii="Cambria Math" w:eastAsia="Calibri" w:hAnsi="Cambria Math" w:cs="Arial"/>
                              <w:szCs w:val="20"/>
                            </w:rPr>
                            <m:t>O</m:t>
                          </w:del>
                        </m:r>
                      </m:e>
                      <m:sub>
                        <m:r>
                          <w:del w:id="5157" w:author="Shy Alon" w:date="2017-07-21T16:25:00Z">
                            <m:rPr>
                              <m:sty m:val="b"/>
                            </m:rPr>
                            <w:rPr>
                              <w:rFonts w:ascii="Cambria Math" w:eastAsia="Calibri" w:hAnsi="Cambria Math" w:cs="Arial"/>
                              <w:szCs w:val="20"/>
                            </w:rPr>
                            <m:t>2</m:t>
                          </w:del>
                        </m:r>
                      </m:sub>
                    </m:sSub>
                  </m:sub>
                </m:sSub>
              </m:oMath>
            </m:oMathPara>
          </w:p>
        </w:tc>
        <w:tc>
          <w:tcPr>
            <w:tcW w:w="1781" w:type="dxa"/>
            <w:tcBorders>
              <w:top w:val="nil"/>
              <w:bottom w:val="nil"/>
            </w:tcBorders>
            <w:vAlign w:val="center"/>
          </w:tcPr>
          <w:p w14:paraId="6D0C919F" w14:textId="0DE02CFD" w:rsidR="00802AFE" w:rsidRPr="00CE0C94" w:rsidDel="006642DB" w:rsidRDefault="00937424" w:rsidP="006642DB">
            <w:pPr>
              <w:pStyle w:val="Heading1"/>
              <w:rPr>
                <w:del w:id="5158" w:author="Shy Alon" w:date="2017-07-21T16:25:00Z"/>
                <w:rFonts w:ascii="Times New Roman" w:eastAsia="Calibri" w:hAnsi="Times New Roman" w:cs="Arial"/>
                <w:szCs w:val="20"/>
              </w:rPr>
              <w:pPrChange w:id="5159" w:author="Shy Alon" w:date="2017-07-21T16:25:00Z">
                <w:pPr>
                  <w:jc w:val="center"/>
                </w:pPr>
              </w:pPrChange>
            </w:pPr>
            <m:oMathPara>
              <m:oMath>
                <m:sSub>
                  <m:sSubPr>
                    <m:ctrlPr>
                      <w:del w:id="5160" w:author="Shy Alon" w:date="2017-07-21T16:25:00Z">
                        <w:rPr>
                          <w:rFonts w:ascii="Cambria Math" w:eastAsia="Calibri" w:hAnsi="Cambria Math" w:cs="Arial"/>
                          <w:i/>
                          <w:szCs w:val="20"/>
                        </w:rPr>
                      </w:del>
                    </m:ctrlPr>
                  </m:sSubPr>
                  <m:e>
                    <m:r>
                      <w:del w:id="5161" w:author="Shy Alon" w:date="2017-07-21T16:25:00Z">
                        <m:rPr>
                          <m:sty m:val="bi"/>
                        </m:rPr>
                        <w:rPr>
                          <w:rFonts w:ascii="Cambria Math" w:eastAsia="Calibri" w:hAnsi="Cambria Math" w:cs="Arial"/>
                          <w:szCs w:val="20"/>
                        </w:rPr>
                        <m:t>d</m:t>
                      </w:del>
                    </m:r>
                  </m:e>
                  <m:sub>
                    <m:r>
                      <w:del w:id="5162" w:author="Shy Alon" w:date="2017-07-21T16:25:00Z">
                        <m:rPr>
                          <m:sty m:val="bi"/>
                        </m:rPr>
                        <w:rPr>
                          <w:rFonts w:ascii="Cambria Math" w:eastAsia="Calibri" w:hAnsi="Cambria Math" w:cs="Arial"/>
                          <w:szCs w:val="20"/>
                        </w:rPr>
                        <m:t>C</m:t>
                      </w:del>
                    </m:r>
                    <m:sSub>
                      <m:sSubPr>
                        <m:ctrlPr>
                          <w:del w:id="5163" w:author="Shy Alon" w:date="2017-07-21T16:25:00Z">
                            <w:rPr>
                              <w:rFonts w:ascii="Cambria Math" w:eastAsia="Calibri" w:hAnsi="Cambria Math" w:cs="Arial"/>
                              <w:i/>
                              <w:szCs w:val="20"/>
                            </w:rPr>
                          </w:del>
                        </m:ctrlPr>
                      </m:sSubPr>
                      <m:e>
                        <m:r>
                          <w:del w:id="5164" w:author="Shy Alon" w:date="2017-07-21T16:25:00Z">
                            <m:rPr>
                              <m:sty m:val="bi"/>
                            </m:rPr>
                            <w:rPr>
                              <w:rFonts w:ascii="Cambria Math" w:eastAsia="Calibri" w:hAnsi="Cambria Math" w:cs="Arial"/>
                              <w:szCs w:val="20"/>
                            </w:rPr>
                            <m:t>u</m:t>
                          </w:del>
                        </m:r>
                      </m:e>
                      <m:sub>
                        <m:r>
                          <w:del w:id="5165" w:author="Shy Alon" w:date="2017-07-21T16:25:00Z">
                            <m:rPr>
                              <m:sty m:val="bi"/>
                            </m:rPr>
                            <w:rPr>
                              <w:rFonts w:ascii="Cambria Math" w:eastAsia="Calibri" w:hAnsi="Cambria Math" w:cs="Arial"/>
                              <w:szCs w:val="20"/>
                            </w:rPr>
                            <m:t>2</m:t>
                          </w:del>
                        </m:r>
                      </m:sub>
                    </m:sSub>
                    <m:r>
                      <w:del w:id="5166" w:author="Shy Alon" w:date="2017-07-21T16:25:00Z">
                        <m:rPr>
                          <m:sty m:val="bi"/>
                        </m:rPr>
                        <w:rPr>
                          <w:rFonts w:ascii="Cambria Math" w:eastAsia="Calibri" w:hAnsi="Cambria Math" w:cs="Arial"/>
                          <w:szCs w:val="20"/>
                        </w:rPr>
                        <m:t>o</m:t>
                      </w:del>
                    </m:r>
                  </m:sub>
                </m:sSub>
                <m:r>
                  <w:del w:id="5167" w:author="Shy Alon" w:date="2017-07-21T16:25:00Z">
                    <m:rPr>
                      <m:sty m:val="b"/>
                    </m:rPr>
                    <w:rPr>
                      <w:rFonts w:ascii="Cambria Math" w:eastAsia="Calibri" w:hAnsi="Cambria Math" w:cs="Arial"/>
                      <w:szCs w:val="20"/>
                    </w:rPr>
                    <m:t>,</m:t>
                  </w:del>
                </m:r>
                <m:sSub>
                  <m:sSubPr>
                    <m:ctrlPr>
                      <w:del w:id="5168" w:author="Shy Alon" w:date="2017-07-21T16:25:00Z">
                        <w:rPr>
                          <w:rFonts w:ascii="Cambria Math" w:eastAsia="Calibri" w:hAnsi="Cambria Math" w:cs="Arial"/>
                          <w:i/>
                          <w:szCs w:val="20"/>
                        </w:rPr>
                      </w:del>
                    </m:ctrlPr>
                  </m:sSubPr>
                  <m:e>
                    <m:r>
                      <w:del w:id="5169" w:author="Shy Alon" w:date="2017-07-21T16:25:00Z">
                        <m:rPr>
                          <m:sty m:val="bi"/>
                        </m:rPr>
                        <w:rPr>
                          <w:rFonts w:ascii="Cambria Math" w:eastAsia="Calibri" w:hAnsi="Cambria Math" w:cs="Arial"/>
                          <w:szCs w:val="20"/>
                        </w:rPr>
                        <m:t>d</m:t>
                      </w:del>
                    </m:r>
                  </m:e>
                  <m:sub>
                    <m:r>
                      <w:del w:id="5170" w:author="Shy Alon" w:date="2017-07-21T16:25:00Z">
                        <m:rPr>
                          <m:sty m:val="bi"/>
                        </m:rPr>
                        <w:rPr>
                          <w:rFonts w:ascii="Cambria Math" w:eastAsia="Calibri" w:hAnsi="Cambria Math" w:cs="Arial"/>
                          <w:szCs w:val="20"/>
                        </w:rPr>
                        <m:t>Ti</m:t>
                      </w:del>
                    </m:r>
                    <m:sSub>
                      <m:sSubPr>
                        <m:ctrlPr>
                          <w:del w:id="5171" w:author="Shy Alon" w:date="2017-07-21T16:25:00Z">
                            <w:rPr>
                              <w:rFonts w:ascii="Cambria Math" w:eastAsia="Calibri" w:hAnsi="Cambria Math" w:cs="Arial"/>
                              <w:szCs w:val="20"/>
                            </w:rPr>
                          </w:del>
                        </m:ctrlPr>
                      </m:sSubPr>
                      <m:e>
                        <m:r>
                          <w:del w:id="5172" w:author="Shy Alon" w:date="2017-07-21T16:25:00Z">
                            <m:rPr>
                              <m:sty m:val="bi"/>
                            </m:rPr>
                            <w:rPr>
                              <w:rFonts w:ascii="Cambria Math" w:eastAsia="Calibri" w:hAnsi="Cambria Math" w:cs="Arial"/>
                              <w:szCs w:val="20"/>
                            </w:rPr>
                            <m:t>O</m:t>
                          </w:del>
                        </m:r>
                      </m:e>
                      <m:sub>
                        <m:r>
                          <w:del w:id="5173" w:author="Shy Alon" w:date="2017-07-21T16:25:00Z">
                            <m:rPr>
                              <m:sty m:val="b"/>
                            </m:rPr>
                            <w:rPr>
                              <w:rFonts w:ascii="Cambria Math" w:eastAsia="Calibri" w:hAnsi="Cambria Math" w:cs="Arial"/>
                              <w:szCs w:val="20"/>
                            </w:rPr>
                            <m:t>2</m:t>
                          </w:del>
                        </m:r>
                      </m:sub>
                    </m:sSub>
                  </m:sub>
                </m:sSub>
              </m:oMath>
            </m:oMathPara>
          </w:p>
        </w:tc>
        <w:tc>
          <w:tcPr>
            <w:tcW w:w="1620" w:type="dxa"/>
            <w:tcBorders>
              <w:top w:val="nil"/>
              <w:bottom w:val="nil"/>
            </w:tcBorders>
          </w:tcPr>
          <w:p w14:paraId="163B779A" w14:textId="278BC979" w:rsidR="00802AFE" w:rsidDel="006642DB" w:rsidRDefault="00937424" w:rsidP="006642DB">
            <w:pPr>
              <w:pStyle w:val="Heading1"/>
              <w:rPr>
                <w:del w:id="5174" w:author="Shy Alon" w:date="2017-07-21T16:25:00Z"/>
                <w:rFonts w:ascii="Times New Roman" w:eastAsia="Calibri" w:hAnsi="Times New Roman" w:cs="Arial"/>
                <w:szCs w:val="20"/>
              </w:rPr>
              <w:pPrChange w:id="5175" w:author="Shy Alon" w:date="2017-07-21T16:25:00Z">
                <w:pPr>
                  <w:jc w:val="center"/>
                </w:pPr>
              </w:pPrChange>
            </w:pPr>
            <m:oMath>
              <m:sSub>
                <m:sSubPr>
                  <m:ctrlPr>
                    <w:del w:id="5176" w:author="Shy Alon" w:date="2017-07-21T16:25:00Z">
                      <w:rPr>
                        <w:rFonts w:ascii="Cambria Math" w:eastAsia="Calibri" w:hAnsi="Cambria Math" w:cs="Arial"/>
                        <w:i/>
                        <w:szCs w:val="20"/>
                      </w:rPr>
                    </w:del>
                  </m:ctrlPr>
                </m:sSubPr>
                <m:e>
                  <m:r>
                    <w:del w:id="5177" w:author="Shy Alon" w:date="2017-07-21T16:25:00Z">
                      <m:rPr>
                        <m:sty m:val="bi"/>
                      </m:rPr>
                      <w:rPr>
                        <w:rFonts w:ascii="Cambria Math" w:eastAsia="Calibri" w:hAnsi="Cambria Math" w:cs="Arial"/>
                        <w:szCs w:val="20"/>
                      </w:rPr>
                      <m:t>d</m:t>
                    </w:del>
                  </m:r>
                </m:e>
                <m:sub>
                  <m:r>
                    <w:del w:id="5178" w:author="Shy Alon" w:date="2017-07-21T16:25:00Z">
                      <m:rPr>
                        <m:sty m:val="bi"/>
                      </m:rPr>
                      <w:rPr>
                        <w:rFonts w:ascii="Cambria Math" w:eastAsia="Calibri" w:hAnsi="Cambria Math" w:cs="Arial"/>
                        <w:szCs w:val="20"/>
                      </w:rPr>
                      <m:t>C</m:t>
                    </w:del>
                  </m:r>
                  <m:sSub>
                    <m:sSubPr>
                      <m:ctrlPr>
                        <w:del w:id="5179" w:author="Shy Alon" w:date="2017-07-21T16:25:00Z">
                          <w:rPr>
                            <w:rFonts w:ascii="Cambria Math" w:eastAsia="Calibri" w:hAnsi="Cambria Math" w:cs="Arial"/>
                            <w:i/>
                            <w:szCs w:val="20"/>
                          </w:rPr>
                        </w:del>
                      </m:ctrlPr>
                    </m:sSubPr>
                    <m:e>
                      <m:r>
                        <w:del w:id="5180" w:author="Shy Alon" w:date="2017-07-21T16:25:00Z">
                          <m:rPr>
                            <m:sty m:val="bi"/>
                          </m:rPr>
                          <w:rPr>
                            <w:rFonts w:ascii="Cambria Math" w:eastAsia="Calibri" w:hAnsi="Cambria Math" w:cs="Arial"/>
                            <w:szCs w:val="20"/>
                          </w:rPr>
                          <m:t>u</m:t>
                        </w:del>
                      </m:r>
                    </m:e>
                    <m:sub>
                      <m:r>
                        <w:del w:id="5181" w:author="Shy Alon" w:date="2017-07-21T16:25:00Z">
                          <m:rPr>
                            <m:sty m:val="bi"/>
                          </m:rPr>
                          <w:rPr>
                            <w:rFonts w:ascii="Cambria Math" w:eastAsia="Calibri" w:hAnsi="Cambria Math" w:cs="Arial"/>
                            <w:szCs w:val="20"/>
                          </w:rPr>
                          <m:t>2</m:t>
                        </w:del>
                      </m:r>
                    </m:sub>
                  </m:sSub>
                  <m:r>
                    <w:del w:id="5182" w:author="Shy Alon" w:date="2017-07-21T16:25:00Z">
                      <m:rPr>
                        <m:sty m:val="bi"/>
                      </m:rPr>
                      <w:rPr>
                        <w:rFonts w:ascii="Cambria Math" w:eastAsia="Calibri" w:hAnsi="Cambria Math" w:cs="Arial"/>
                        <w:szCs w:val="20"/>
                      </w:rPr>
                      <m:t>o</m:t>
                    </w:del>
                  </m:r>
                </m:sub>
              </m:sSub>
            </m:oMath>
            <w:del w:id="5183" w:author="Shy Alon" w:date="2017-07-21T16:25:00Z">
              <w:r w:rsidR="00802AFE" w:rsidDel="006642DB">
                <w:rPr>
                  <w:rFonts w:ascii="Times New Roman" w:eastAsia="Calibri" w:hAnsi="Times New Roman" w:cs="Arial"/>
                  <w:szCs w:val="20"/>
                </w:rPr>
                <w:delText xml:space="preserve">, </w:delText>
              </w:r>
              <w:r w:rsidR="00802AFE" w:rsidRPr="00E02A8B" w:rsidDel="006642DB">
                <w:rPr>
                  <w:rFonts w:ascii="Times New Roman" w:eastAsia="Calibri" w:hAnsi="Times New Roman" w:cs="Arial"/>
                  <w:i/>
                  <w:iCs/>
                  <w:szCs w:val="20"/>
                </w:rPr>
                <w:delText>Ratio</w:delText>
              </w:r>
            </w:del>
          </w:p>
        </w:tc>
      </w:tr>
      <w:tr w:rsidR="00802AFE" w:rsidRPr="00CE0C94" w:rsidDel="006642DB" w14:paraId="582439D6" w14:textId="30C94E63" w:rsidTr="00564273">
        <w:trPr>
          <w:del w:id="5184" w:author="Shy Alon" w:date="2017-07-21T16:25:00Z"/>
        </w:trPr>
        <w:tc>
          <w:tcPr>
            <w:tcW w:w="2268" w:type="dxa"/>
            <w:vMerge/>
            <w:tcBorders>
              <w:top w:val="single" w:sz="4" w:space="0" w:color="auto"/>
              <w:bottom w:val="single" w:sz="4" w:space="0" w:color="auto"/>
            </w:tcBorders>
          </w:tcPr>
          <w:p w14:paraId="6BB03537" w14:textId="43A3DD00" w:rsidR="00802AFE" w:rsidDel="006642DB" w:rsidRDefault="00802AFE" w:rsidP="006642DB">
            <w:pPr>
              <w:pStyle w:val="Heading1"/>
              <w:rPr>
                <w:del w:id="5185" w:author="Shy Alon" w:date="2017-07-21T16:25:00Z"/>
                <w:rFonts w:ascii="Times New Roman" w:eastAsia="Calibri" w:hAnsi="Times New Roman" w:cs="Arial"/>
                <w:szCs w:val="20"/>
              </w:rPr>
              <w:pPrChange w:id="5186" w:author="Shy Alon" w:date="2017-07-21T16:25:00Z">
                <w:pPr>
                  <w:jc w:val="center"/>
                </w:pPr>
              </w:pPrChange>
            </w:pPr>
          </w:p>
        </w:tc>
        <w:tc>
          <w:tcPr>
            <w:tcW w:w="1260" w:type="dxa"/>
            <w:tcBorders>
              <w:top w:val="nil"/>
            </w:tcBorders>
            <w:vAlign w:val="center"/>
          </w:tcPr>
          <w:p w14:paraId="61F662DC" w14:textId="4F80880B" w:rsidR="00802AFE" w:rsidRPr="00CE0C94" w:rsidDel="006642DB" w:rsidRDefault="00802AFE" w:rsidP="006642DB">
            <w:pPr>
              <w:pStyle w:val="Heading1"/>
              <w:rPr>
                <w:del w:id="5187" w:author="Shy Alon" w:date="2017-07-21T16:25:00Z"/>
                <w:rFonts w:ascii="Calibri" w:eastAsia="Calibri" w:hAnsi="Calibri" w:cs="Arial"/>
                <w:szCs w:val="20"/>
              </w:rPr>
              <w:pPrChange w:id="5188" w:author="Shy Alon" w:date="2017-07-21T16:25:00Z">
                <w:pPr>
                  <w:jc w:val="center"/>
                </w:pPr>
              </w:pPrChange>
            </w:pPr>
            <w:del w:id="5189" w:author="Shy Alon" w:date="2017-07-21T16:25:00Z">
              <w:r w:rsidRPr="00CE0C94" w:rsidDel="006642DB">
                <w:rPr>
                  <w:rFonts w:ascii="Times New Roman" w:eastAsia="Calibri" w:hAnsi="Times New Roman" w:cs="Arial"/>
                  <w:szCs w:val="20"/>
                </w:rPr>
                <w:delText>IQE</w:delText>
              </w:r>
            </w:del>
          </w:p>
        </w:tc>
        <w:tc>
          <w:tcPr>
            <w:tcW w:w="1549" w:type="dxa"/>
            <w:tcBorders>
              <w:top w:val="nil"/>
            </w:tcBorders>
            <w:vAlign w:val="center"/>
          </w:tcPr>
          <w:p w14:paraId="443B87A2" w14:textId="3CB136B2" w:rsidR="00802AFE" w:rsidRPr="00CE0C94" w:rsidDel="006642DB" w:rsidRDefault="00937424" w:rsidP="006642DB">
            <w:pPr>
              <w:pStyle w:val="Heading1"/>
              <w:rPr>
                <w:del w:id="5190" w:author="Shy Alon" w:date="2017-07-21T16:25:00Z"/>
                <w:rFonts w:ascii="Times New Roman" w:eastAsia="Calibri" w:hAnsi="Times New Roman" w:cs="Arial"/>
                <w:szCs w:val="20"/>
              </w:rPr>
              <w:pPrChange w:id="5191" w:author="Shy Alon" w:date="2017-07-21T16:25:00Z">
                <w:pPr>
                  <w:jc w:val="center"/>
                </w:pPr>
              </w:pPrChange>
            </w:pPr>
            <m:oMathPara>
              <m:oMath>
                <m:sSub>
                  <m:sSubPr>
                    <m:ctrlPr>
                      <w:del w:id="5192" w:author="Shy Alon" w:date="2017-07-21T16:25:00Z">
                        <w:rPr>
                          <w:rFonts w:ascii="Cambria Math" w:eastAsia="Calibri" w:hAnsi="Cambria Math" w:cs="Arial"/>
                          <w:i/>
                          <w:szCs w:val="20"/>
                        </w:rPr>
                      </w:del>
                    </m:ctrlPr>
                  </m:sSubPr>
                  <m:e>
                    <m:r>
                      <w:del w:id="5193" w:author="Shy Alon" w:date="2017-07-21T16:25:00Z">
                        <m:rPr>
                          <m:sty m:val="bi"/>
                        </m:rPr>
                        <w:rPr>
                          <w:rFonts w:ascii="Cambria Math" w:eastAsia="Calibri" w:hAnsi="Cambria Math" w:cs="Arial"/>
                          <w:szCs w:val="20"/>
                        </w:rPr>
                        <m:t>d</m:t>
                      </w:del>
                    </m:r>
                  </m:e>
                  <m:sub>
                    <m:r>
                      <w:del w:id="5194" w:author="Shy Alon" w:date="2017-07-21T16:25:00Z">
                        <m:rPr>
                          <m:sty m:val="bi"/>
                        </m:rPr>
                        <w:rPr>
                          <w:rFonts w:ascii="Cambria Math" w:eastAsia="Calibri" w:hAnsi="Cambria Math" w:cs="Arial"/>
                          <w:szCs w:val="20"/>
                        </w:rPr>
                        <m:t>C</m:t>
                      </w:del>
                    </m:r>
                    <m:sSub>
                      <m:sSubPr>
                        <m:ctrlPr>
                          <w:del w:id="5195" w:author="Shy Alon" w:date="2017-07-21T16:25:00Z">
                            <w:rPr>
                              <w:rFonts w:ascii="Cambria Math" w:eastAsia="Calibri" w:hAnsi="Cambria Math" w:cs="Arial"/>
                              <w:i/>
                              <w:szCs w:val="20"/>
                            </w:rPr>
                          </w:del>
                        </m:ctrlPr>
                      </m:sSubPr>
                      <m:e>
                        <m:r>
                          <w:del w:id="5196" w:author="Shy Alon" w:date="2017-07-21T16:25:00Z">
                            <m:rPr>
                              <m:sty m:val="bi"/>
                            </m:rPr>
                            <w:rPr>
                              <w:rFonts w:ascii="Cambria Math" w:eastAsia="Calibri" w:hAnsi="Cambria Math" w:cs="Arial"/>
                              <w:szCs w:val="20"/>
                            </w:rPr>
                            <m:t>u</m:t>
                          </w:del>
                        </m:r>
                      </m:e>
                      <m:sub>
                        <m:r>
                          <w:del w:id="5197" w:author="Shy Alon" w:date="2017-07-21T16:25:00Z">
                            <m:rPr>
                              <m:sty m:val="bi"/>
                            </m:rPr>
                            <w:rPr>
                              <w:rFonts w:ascii="Cambria Math" w:eastAsia="Calibri" w:hAnsi="Cambria Math" w:cs="Arial"/>
                              <w:szCs w:val="20"/>
                            </w:rPr>
                            <m:t>2</m:t>
                          </w:del>
                        </m:r>
                      </m:sub>
                    </m:sSub>
                    <m:r>
                      <w:del w:id="5198" w:author="Shy Alon" w:date="2017-07-21T16:25:00Z">
                        <m:rPr>
                          <m:sty m:val="bi"/>
                        </m:rPr>
                        <w:rPr>
                          <w:rFonts w:ascii="Cambria Math" w:eastAsia="Calibri" w:hAnsi="Cambria Math" w:cs="Arial"/>
                          <w:szCs w:val="20"/>
                        </w:rPr>
                        <m:t>o</m:t>
                      </w:del>
                    </m:r>
                  </m:sub>
                </m:sSub>
                <m:r>
                  <w:del w:id="5199" w:author="Shy Alon" w:date="2017-07-21T16:25:00Z">
                    <m:rPr>
                      <m:sty m:val="b"/>
                    </m:rPr>
                    <w:rPr>
                      <w:rFonts w:ascii="Cambria Math" w:eastAsia="Calibri" w:hAnsi="Cambria Math" w:cs="Arial"/>
                      <w:szCs w:val="20"/>
                    </w:rPr>
                    <m:t>,</m:t>
                  </w:del>
                </m:r>
                <m:sSub>
                  <m:sSubPr>
                    <m:ctrlPr>
                      <w:del w:id="5200" w:author="Shy Alon" w:date="2017-07-21T16:25:00Z">
                        <w:rPr>
                          <w:rFonts w:ascii="Cambria Math" w:eastAsia="Calibri" w:hAnsi="Cambria Math" w:cs="Arial"/>
                          <w:i/>
                          <w:szCs w:val="20"/>
                        </w:rPr>
                      </w:del>
                    </m:ctrlPr>
                  </m:sSubPr>
                  <m:e>
                    <m:r>
                      <w:del w:id="5201" w:author="Shy Alon" w:date="2017-07-21T16:25:00Z">
                        <m:rPr>
                          <m:sty m:val="bi"/>
                        </m:rPr>
                        <w:rPr>
                          <w:rFonts w:ascii="Cambria Math" w:eastAsia="Calibri" w:hAnsi="Cambria Math" w:cs="Arial"/>
                          <w:szCs w:val="20"/>
                        </w:rPr>
                        <m:t>d</m:t>
                      </w:del>
                    </m:r>
                  </m:e>
                  <m:sub>
                    <m:r>
                      <w:del w:id="5202" w:author="Shy Alon" w:date="2017-07-21T16:25:00Z">
                        <m:rPr>
                          <m:sty m:val="bi"/>
                        </m:rPr>
                        <w:rPr>
                          <w:rFonts w:ascii="Cambria Math" w:eastAsia="Calibri" w:hAnsi="Cambria Math" w:cs="Arial"/>
                          <w:szCs w:val="20"/>
                        </w:rPr>
                        <m:t>Ti</m:t>
                      </w:del>
                    </m:r>
                    <m:sSub>
                      <m:sSubPr>
                        <m:ctrlPr>
                          <w:del w:id="5203" w:author="Shy Alon" w:date="2017-07-21T16:25:00Z">
                            <w:rPr>
                              <w:rFonts w:ascii="Cambria Math" w:eastAsia="Calibri" w:hAnsi="Cambria Math" w:cs="Arial"/>
                              <w:szCs w:val="20"/>
                            </w:rPr>
                          </w:del>
                        </m:ctrlPr>
                      </m:sSubPr>
                      <m:e>
                        <m:r>
                          <w:del w:id="5204" w:author="Shy Alon" w:date="2017-07-21T16:25:00Z">
                            <m:rPr>
                              <m:sty m:val="bi"/>
                            </m:rPr>
                            <w:rPr>
                              <w:rFonts w:ascii="Cambria Math" w:eastAsia="Calibri" w:hAnsi="Cambria Math" w:cs="Arial"/>
                              <w:szCs w:val="20"/>
                            </w:rPr>
                            <m:t>O</m:t>
                          </w:del>
                        </m:r>
                      </m:e>
                      <m:sub>
                        <m:r>
                          <w:del w:id="5205" w:author="Shy Alon" w:date="2017-07-21T16:25:00Z">
                            <m:rPr>
                              <m:sty m:val="b"/>
                            </m:rPr>
                            <w:rPr>
                              <w:rFonts w:ascii="Cambria Math" w:eastAsia="Calibri" w:hAnsi="Cambria Math" w:cs="Arial"/>
                              <w:szCs w:val="20"/>
                            </w:rPr>
                            <m:t>2</m:t>
                          </w:del>
                        </m:r>
                      </m:sub>
                    </m:sSub>
                  </m:sub>
                </m:sSub>
              </m:oMath>
            </m:oMathPara>
          </w:p>
        </w:tc>
        <w:tc>
          <w:tcPr>
            <w:tcW w:w="1781" w:type="dxa"/>
            <w:tcBorders>
              <w:top w:val="nil"/>
            </w:tcBorders>
            <w:vAlign w:val="center"/>
          </w:tcPr>
          <w:p w14:paraId="3ACF3967" w14:textId="016782E1" w:rsidR="00802AFE" w:rsidRPr="00CE0C94" w:rsidDel="006642DB" w:rsidRDefault="00937424" w:rsidP="006642DB">
            <w:pPr>
              <w:pStyle w:val="Heading1"/>
              <w:rPr>
                <w:del w:id="5206" w:author="Shy Alon" w:date="2017-07-21T16:25:00Z"/>
                <w:rFonts w:ascii="Times New Roman" w:eastAsia="Calibri" w:hAnsi="Times New Roman" w:cs="Arial"/>
                <w:szCs w:val="20"/>
              </w:rPr>
              <w:pPrChange w:id="5207" w:author="Shy Alon" w:date="2017-07-21T16:25:00Z">
                <w:pPr>
                  <w:jc w:val="center"/>
                </w:pPr>
              </w:pPrChange>
            </w:pPr>
            <m:oMathPara>
              <m:oMath>
                <m:sSub>
                  <m:sSubPr>
                    <m:ctrlPr>
                      <w:del w:id="5208" w:author="Shy Alon" w:date="2017-07-21T16:25:00Z">
                        <w:rPr>
                          <w:rFonts w:ascii="Cambria Math" w:eastAsia="Calibri" w:hAnsi="Cambria Math" w:cs="Arial"/>
                          <w:i/>
                          <w:szCs w:val="20"/>
                        </w:rPr>
                      </w:del>
                    </m:ctrlPr>
                  </m:sSubPr>
                  <m:e>
                    <m:r>
                      <w:del w:id="5209" w:author="Shy Alon" w:date="2017-07-21T16:25:00Z">
                        <m:rPr>
                          <m:sty m:val="bi"/>
                        </m:rPr>
                        <w:rPr>
                          <w:rFonts w:ascii="Cambria Math" w:eastAsia="Calibri" w:hAnsi="Cambria Math" w:cs="Arial"/>
                          <w:szCs w:val="20"/>
                        </w:rPr>
                        <m:t>d</m:t>
                      </w:del>
                    </m:r>
                  </m:e>
                  <m:sub>
                    <m:r>
                      <w:del w:id="5210" w:author="Shy Alon" w:date="2017-07-21T16:25:00Z">
                        <m:rPr>
                          <m:sty m:val="bi"/>
                        </m:rPr>
                        <w:rPr>
                          <w:rFonts w:ascii="Cambria Math" w:eastAsia="Calibri" w:hAnsi="Cambria Math" w:cs="Arial"/>
                          <w:szCs w:val="20"/>
                        </w:rPr>
                        <m:t>C</m:t>
                      </w:del>
                    </m:r>
                    <m:sSub>
                      <m:sSubPr>
                        <m:ctrlPr>
                          <w:del w:id="5211" w:author="Shy Alon" w:date="2017-07-21T16:25:00Z">
                            <w:rPr>
                              <w:rFonts w:ascii="Cambria Math" w:eastAsia="Calibri" w:hAnsi="Cambria Math" w:cs="Arial"/>
                              <w:i/>
                              <w:szCs w:val="20"/>
                            </w:rPr>
                          </w:del>
                        </m:ctrlPr>
                      </m:sSubPr>
                      <m:e>
                        <m:r>
                          <w:del w:id="5212" w:author="Shy Alon" w:date="2017-07-21T16:25:00Z">
                            <m:rPr>
                              <m:sty m:val="bi"/>
                            </m:rPr>
                            <w:rPr>
                              <w:rFonts w:ascii="Cambria Math" w:eastAsia="Calibri" w:hAnsi="Cambria Math" w:cs="Arial"/>
                              <w:szCs w:val="20"/>
                            </w:rPr>
                            <m:t>u</m:t>
                          </w:del>
                        </m:r>
                      </m:e>
                      <m:sub>
                        <m:r>
                          <w:del w:id="5213" w:author="Shy Alon" w:date="2017-07-21T16:25:00Z">
                            <m:rPr>
                              <m:sty m:val="bi"/>
                            </m:rPr>
                            <w:rPr>
                              <w:rFonts w:ascii="Cambria Math" w:eastAsia="Calibri" w:hAnsi="Cambria Math" w:cs="Arial"/>
                              <w:szCs w:val="20"/>
                            </w:rPr>
                            <m:t>2</m:t>
                          </w:del>
                        </m:r>
                      </m:sub>
                    </m:sSub>
                    <m:r>
                      <w:del w:id="5214" w:author="Shy Alon" w:date="2017-07-21T16:25:00Z">
                        <m:rPr>
                          <m:sty m:val="bi"/>
                        </m:rPr>
                        <w:rPr>
                          <w:rFonts w:ascii="Cambria Math" w:eastAsia="Calibri" w:hAnsi="Cambria Math" w:cs="Arial"/>
                          <w:szCs w:val="20"/>
                        </w:rPr>
                        <m:t>o</m:t>
                      </w:del>
                    </m:r>
                  </m:sub>
                </m:sSub>
              </m:oMath>
            </m:oMathPara>
          </w:p>
        </w:tc>
        <w:tc>
          <w:tcPr>
            <w:tcW w:w="1620" w:type="dxa"/>
            <w:tcBorders>
              <w:top w:val="nil"/>
            </w:tcBorders>
          </w:tcPr>
          <w:p w14:paraId="3AD9FF4E" w14:textId="1EAB6834" w:rsidR="00802AFE" w:rsidDel="006642DB" w:rsidRDefault="00937424" w:rsidP="006642DB">
            <w:pPr>
              <w:pStyle w:val="Heading1"/>
              <w:rPr>
                <w:del w:id="5215" w:author="Shy Alon" w:date="2017-07-21T16:25:00Z"/>
                <w:rFonts w:ascii="Times New Roman" w:eastAsia="Calibri" w:hAnsi="Times New Roman" w:cs="Arial"/>
                <w:szCs w:val="20"/>
              </w:rPr>
              <w:pPrChange w:id="5216" w:author="Shy Alon" w:date="2017-07-21T16:25:00Z">
                <w:pPr>
                  <w:jc w:val="center"/>
                </w:pPr>
              </w:pPrChange>
            </w:pPr>
            <m:oMath>
              <m:sSub>
                <m:sSubPr>
                  <m:ctrlPr>
                    <w:del w:id="5217" w:author="Shy Alon" w:date="2017-07-21T16:25:00Z">
                      <w:rPr>
                        <w:rFonts w:ascii="Cambria Math" w:eastAsia="Calibri" w:hAnsi="Cambria Math" w:cs="Arial"/>
                        <w:i/>
                        <w:szCs w:val="20"/>
                      </w:rPr>
                    </w:del>
                  </m:ctrlPr>
                </m:sSubPr>
                <m:e>
                  <m:r>
                    <w:del w:id="5218" w:author="Shy Alon" w:date="2017-07-21T16:25:00Z">
                      <m:rPr>
                        <m:sty m:val="bi"/>
                      </m:rPr>
                      <w:rPr>
                        <w:rFonts w:ascii="Cambria Math" w:eastAsia="Calibri" w:hAnsi="Cambria Math" w:cs="Arial"/>
                        <w:szCs w:val="20"/>
                      </w:rPr>
                      <m:t>d</m:t>
                    </w:del>
                  </m:r>
                </m:e>
                <m:sub>
                  <m:r>
                    <w:del w:id="5219" w:author="Shy Alon" w:date="2017-07-21T16:25:00Z">
                      <m:rPr>
                        <m:sty m:val="bi"/>
                      </m:rPr>
                      <w:rPr>
                        <w:rFonts w:ascii="Cambria Math" w:eastAsia="Calibri" w:hAnsi="Cambria Math" w:cs="Arial"/>
                        <w:szCs w:val="20"/>
                      </w:rPr>
                      <m:t>C</m:t>
                    </w:del>
                  </m:r>
                  <m:sSub>
                    <m:sSubPr>
                      <m:ctrlPr>
                        <w:del w:id="5220" w:author="Shy Alon" w:date="2017-07-21T16:25:00Z">
                          <w:rPr>
                            <w:rFonts w:ascii="Cambria Math" w:eastAsia="Calibri" w:hAnsi="Cambria Math" w:cs="Arial"/>
                            <w:i/>
                            <w:szCs w:val="20"/>
                          </w:rPr>
                        </w:del>
                      </m:ctrlPr>
                    </m:sSubPr>
                    <m:e>
                      <m:r>
                        <w:del w:id="5221" w:author="Shy Alon" w:date="2017-07-21T16:25:00Z">
                          <m:rPr>
                            <m:sty m:val="bi"/>
                          </m:rPr>
                          <w:rPr>
                            <w:rFonts w:ascii="Cambria Math" w:eastAsia="Calibri" w:hAnsi="Cambria Math" w:cs="Arial"/>
                            <w:szCs w:val="20"/>
                          </w:rPr>
                          <m:t>u</m:t>
                        </w:del>
                      </m:r>
                    </m:e>
                    <m:sub>
                      <m:r>
                        <w:del w:id="5222" w:author="Shy Alon" w:date="2017-07-21T16:25:00Z">
                          <m:rPr>
                            <m:sty m:val="bi"/>
                          </m:rPr>
                          <w:rPr>
                            <w:rFonts w:ascii="Cambria Math" w:eastAsia="Calibri" w:hAnsi="Cambria Math" w:cs="Arial"/>
                            <w:szCs w:val="20"/>
                          </w:rPr>
                          <m:t>2</m:t>
                        </w:del>
                      </m:r>
                    </m:sub>
                  </m:sSub>
                  <m:r>
                    <w:del w:id="5223" w:author="Shy Alon" w:date="2017-07-21T16:25:00Z">
                      <m:rPr>
                        <m:sty m:val="bi"/>
                      </m:rPr>
                      <w:rPr>
                        <w:rFonts w:ascii="Cambria Math" w:eastAsia="Calibri" w:hAnsi="Cambria Math" w:cs="Arial"/>
                        <w:szCs w:val="20"/>
                      </w:rPr>
                      <m:t>o</m:t>
                    </w:del>
                  </m:r>
                </m:sub>
              </m:sSub>
            </m:oMath>
            <w:del w:id="5224" w:author="Shy Alon" w:date="2017-07-21T16:25:00Z">
              <w:r w:rsidR="00802AFE" w:rsidDel="006642DB">
                <w:rPr>
                  <w:rFonts w:ascii="Times New Roman" w:eastAsia="Calibri" w:hAnsi="Times New Roman" w:cs="Arial"/>
                  <w:szCs w:val="20"/>
                </w:rPr>
                <w:delText xml:space="preserve">, </w:delText>
              </w:r>
              <w:r w:rsidR="00802AFE" w:rsidRPr="00E02A8B" w:rsidDel="006642DB">
                <w:rPr>
                  <w:rFonts w:ascii="Times New Roman" w:eastAsia="Calibri" w:hAnsi="Times New Roman" w:cs="Arial"/>
                  <w:i/>
                  <w:iCs/>
                  <w:szCs w:val="20"/>
                </w:rPr>
                <w:delText>Ratio</w:delText>
              </w:r>
            </w:del>
          </w:p>
        </w:tc>
      </w:tr>
    </w:tbl>
    <w:p w14:paraId="00CBB32B" w14:textId="35D0E7FC" w:rsidR="00802AFE" w:rsidRPr="00CE0C94" w:rsidDel="006642DB" w:rsidRDefault="00802AFE" w:rsidP="006642DB">
      <w:pPr>
        <w:pStyle w:val="Heading1"/>
        <w:rPr>
          <w:del w:id="5225" w:author="Shy Alon" w:date="2017-07-21T16:25:00Z"/>
          <w:rFonts w:ascii="Times New Roman" w:eastAsia="Calibri" w:hAnsi="Times New Roman" w:cs="Arial"/>
        </w:rPr>
        <w:pPrChange w:id="5226" w:author="Shy Alon" w:date="2017-07-21T16:25:00Z">
          <w:pPr>
            <w:ind w:left="360"/>
          </w:pPr>
        </w:pPrChange>
      </w:pPr>
    </w:p>
    <w:p w14:paraId="21A525BB" w14:textId="62C318CA" w:rsidR="00D74E29" w:rsidDel="006642DB" w:rsidRDefault="00A822B3" w:rsidP="006642DB">
      <w:pPr>
        <w:pStyle w:val="Heading1"/>
        <w:rPr>
          <w:del w:id="5227" w:author="Shy Alon" w:date="2017-07-21T16:25:00Z"/>
        </w:rPr>
        <w:pPrChange w:id="5228" w:author="Shy Alon" w:date="2017-07-21T16:25:00Z">
          <w:pPr>
            <w:pStyle w:val="Heading2"/>
          </w:pPr>
        </w:pPrChange>
      </w:pPr>
      <w:del w:id="5229" w:author="Shy Alon" w:date="2017-07-21T16:25:00Z">
        <w:r w:rsidDel="006642DB">
          <w:delText>3</w:delText>
        </w:r>
        <w:r w:rsidR="00912597" w:rsidDel="006642DB">
          <w:delText xml:space="preserve">.3. </w:delText>
        </w:r>
        <w:r w:rsidR="00D74E29" w:rsidRPr="00D840A1" w:rsidDel="006642DB">
          <w:delText>k</w:delText>
        </w:r>
        <w:r w:rsidR="00D74E29" w:rsidRPr="00D840A1" w:rsidDel="006642DB">
          <w:rPr>
            <w:rFonts w:hint="cs"/>
          </w:rPr>
          <w:delText>NN</w:delText>
        </w:r>
        <w:r w:rsidR="00D74E29" w:rsidRPr="00D840A1" w:rsidDel="006642DB">
          <w:delText xml:space="preserve"> Implementation</w:delText>
        </w:r>
      </w:del>
    </w:p>
    <w:p w14:paraId="7858844B" w14:textId="6768513D" w:rsidR="00C62851" w:rsidRPr="00E24D3E" w:rsidDel="006642DB" w:rsidRDefault="00D74E29" w:rsidP="006642DB">
      <w:pPr>
        <w:pStyle w:val="Heading1"/>
        <w:rPr>
          <w:del w:id="5230" w:author="Shy Alon" w:date="2017-07-21T16:25:00Z"/>
        </w:rPr>
        <w:pPrChange w:id="5231" w:author="Shy Alon" w:date="2017-07-21T16:25:00Z">
          <w:pPr/>
        </w:pPrChange>
      </w:pPr>
      <w:del w:id="5232" w:author="Shy Alon" w:date="2017-07-21T16:25:00Z">
        <w:r w:rsidDel="006642DB">
          <w:delText xml:space="preserve">The </w:delText>
        </w:r>
        <w:r w:rsidR="00D1539A" w:rsidDel="006642DB">
          <w:delText xml:space="preserve">technical </w:delText>
        </w:r>
        <w:r w:rsidDel="006642DB">
          <w:delText xml:space="preserve">challenge in the implementation of </w:delText>
        </w:r>
        <w:r w:rsidRPr="00E24D3E" w:rsidDel="006642DB">
          <w:rPr>
            <w:i/>
            <w:iCs/>
          </w:rPr>
          <w:delText>k</w:delText>
        </w:r>
        <w:r w:rsidDel="006642DB">
          <w:delText xml:space="preserve">NN was the unification of algorithms written in two different coding environments. The main infrastructure </w:delText>
        </w:r>
        <w:r w:rsidR="00D1539A" w:rsidDel="006642DB">
          <w:delText xml:space="preserve">of the DSS </w:delText>
        </w:r>
        <w:r w:rsidDel="006642DB">
          <w:delText xml:space="preserve">is based on Matlab’s 2014b environment </w:delText>
        </w:r>
        <w:r w:rsidR="00D1539A" w:rsidDel="006642DB">
          <w:delText xml:space="preserve">while the </w:delText>
        </w:r>
        <w:r w:rsidRPr="00E24D3E" w:rsidDel="006642DB">
          <w:rPr>
            <w:i/>
            <w:iCs/>
          </w:rPr>
          <w:delText>k</w:delText>
        </w:r>
        <w:r w:rsidDel="006642DB">
          <w:delText xml:space="preserve">NN algorithm including Outlier Removal and </w:delText>
        </w:r>
        <w:r w:rsidRPr="00E24D3E" w:rsidDel="006642DB">
          <w:rPr>
            <w:i/>
            <w:iCs/>
          </w:rPr>
          <w:delText>k</w:delText>
        </w:r>
        <w:r w:rsidDel="006642DB">
          <w:delText xml:space="preserve">NN modeling was written in a C++ environment. The process of integrating these two subcomponents involved transforming the C++  code into an executable that the Matlab code can call via the Windows </w:delText>
        </w:r>
        <w:r w:rsidR="00D1539A" w:rsidDel="006642DB">
          <w:delText>operating</w:delText>
        </w:r>
        <w:r w:rsidDel="006642DB">
          <w:delText xml:space="preserve"> system. While not ideal for either algorithm</w:delText>
        </w:r>
        <w:r w:rsidR="00D1539A" w:rsidDel="006642DB">
          <w:delText>s</w:delText>
        </w:r>
        <w:r w:rsidDel="006642DB">
          <w:delText xml:space="preserve">, this solution provides the middle ground that allows the full integration. The </w:delText>
        </w:r>
        <w:r w:rsidR="00D1539A" w:rsidDel="006642DB">
          <w:delText xml:space="preserve">implementation was verified by processing </w:delText>
        </w:r>
        <w:r w:rsidDel="006642DB">
          <w:delText>the same data as presented by Yosipof et al.</w:delText>
        </w:r>
        <w:r w:rsidR="00010C54" w:rsidDel="006642DB">
          <w:fldChar w:fldCharType="begin"/>
        </w:r>
        <w:r w:rsidR="001C0A8A" w:rsidDel="006642DB">
          <w:delInstrText xml:space="preserve"> ADDIN EN.CITE &lt;EndNote&gt;&lt;Cite&gt;&lt;Author&gt;Yosipof&lt;/Author&gt;&lt;Year&gt;2015&lt;/Year&gt;&lt;RecNum&gt;1&lt;/RecNum&gt;&lt;DisplayText&gt;&lt;style face="italic superscript"&gt;(24)&lt;/style&gt;&lt;/DisplayText&gt;&lt;record&gt;&lt;rec-number&gt;1&lt;/rec-number&gt;&lt;foreign-keys&gt;&lt;key app="EN" db-id="a550e29ro9vf20etr5rxfpaaawfvzfxwdz9p"&gt;1&lt;/key&gt;&lt;/foreign-keys&gt;&lt;ref-type name="Journal Article"&gt;17&lt;/ref-type&gt;&lt;contributors&gt;&lt;authors&gt;&lt;author&gt;Yosipof, Abraham&lt;/author&gt;&lt;author&gt;Senderowitz, Hanoch&lt;/author&gt;&lt;/authors&gt;&lt;/contributors&gt;&lt;titles&gt;&lt;title&gt;k-Nearest neighbors optimization-based outlier removal&lt;/title&gt;&lt;secondary-title&gt;Journal of Computational Chemistry&lt;/secondary-title&gt;&lt;/titles&gt;&lt;periodical&gt;&lt;full-title&gt;Journal of Computational Chemistry&lt;/full-title&gt;&lt;/periodical&gt;&lt;pages&gt;493-506&lt;/pages&gt;&lt;volume&gt;36&lt;/volume&gt;&lt;number&gt;8&lt;/number&gt;&lt;keywords&gt;&lt;keyword&gt;outlier removal&lt;/keyword&gt;&lt;keyword&gt;outlier detection&lt;/keyword&gt;&lt;keyword&gt;k-nearest neighbors&lt;/keyword&gt;&lt;keyword&gt;quantitative structure activity relationship&lt;/keyword&gt;&lt;keyword&gt;optimization&lt;/keyword&gt;&lt;keyword&gt;distance-based method&lt;/keyword&gt;&lt;/keywords&gt;&lt;dates&gt;&lt;year&gt;2015&lt;/year&gt;&lt;/dates&gt;&lt;isbn&gt;1096-987X&lt;/isbn&gt;&lt;urls&gt;&lt;related-urls&gt;&lt;url&gt;http://dx.doi.org/10.1002/jcc.23803&lt;/url&gt;&lt;/related-urls&gt;&lt;/urls&gt;&lt;electronic-resource-num&gt;10.1002/jcc.23803&lt;/electronic-resource-num&gt;&lt;/record&gt;&lt;/Cite&gt;&lt;/EndNote&gt;</w:delInstrText>
        </w:r>
        <w:r w:rsidR="00010C54" w:rsidDel="006642DB">
          <w:fldChar w:fldCharType="separate"/>
        </w:r>
        <w:r w:rsidR="001C0A8A" w:rsidRPr="001C0A8A" w:rsidDel="006642DB">
          <w:rPr>
            <w:i/>
            <w:noProof/>
            <w:vertAlign w:val="superscript"/>
          </w:rPr>
          <w:delText>(</w:delText>
        </w:r>
        <w:r w:rsidR="00937424" w:rsidDel="006642DB">
          <w:fldChar w:fldCharType="begin"/>
        </w:r>
        <w:r w:rsidR="00937424" w:rsidDel="006642DB">
          <w:delInstrText xml:space="preserve"> HYPERLINK \l "_ENREF_24" \o "Yosipof, 2015 #1" </w:delInstrText>
        </w:r>
        <w:r w:rsidR="00937424" w:rsidDel="006642DB">
          <w:fldChar w:fldCharType="separate"/>
        </w:r>
        <w:r w:rsidR="001C0A8A" w:rsidRPr="001C0A8A" w:rsidDel="006642DB">
          <w:rPr>
            <w:i/>
            <w:noProof/>
            <w:vertAlign w:val="superscript"/>
          </w:rPr>
          <w:delText>24</w:delText>
        </w:r>
        <w:r w:rsidR="00937424" w:rsidDel="006642DB">
          <w:rPr>
            <w:i/>
            <w:noProof/>
            <w:vertAlign w:val="superscript"/>
          </w:rPr>
          <w:fldChar w:fldCharType="end"/>
        </w:r>
        <w:r w:rsidR="001C0A8A" w:rsidRPr="001C0A8A" w:rsidDel="006642DB">
          <w:rPr>
            <w:i/>
            <w:noProof/>
            <w:vertAlign w:val="superscript"/>
          </w:rPr>
          <w:delText>)</w:delText>
        </w:r>
        <w:r w:rsidR="00010C54" w:rsidDel="006642DB">
          <w:fldChar w:fldCharType="end"/>
        </w:r>
        <w:r w:rsidDel="006642DB">
          <w:delText xml:space="preserve"> and </w:delText>
        </w:r>
        <w:r w:rsidR="00D1539A" w:rsidDel="006642DB">
          <w:delText xml:space="preserve">obtaining </w:delText>
        </w:r>
        <w:r w:rsidDel="006642DB">
          <w:delText>the same features as in the original paper.</w:delText>
        </w:r>
      </w:del>
    </w:p>
    <w:p w14:paraId="76D83AF6" w14:textId="03BDDB91" w:rsidR="00540345" w:rsidDel="006642DB" w:rsidRDefault="00A822B3" w:rsidP="006642DB">
      <w:pPr>
        <w:pStyle w:val="Heading1"/>
        <w:rPr>
          <w:del w:id="5233" w:author="Shy Alon" w:date="2017-07-21T16:25:00Z"/>
          <w:rtl/>
        </w:rPr>
        <w:pPrChange w:id="5234" w:author="Shy Alon" w:date="2017-07-21T16:25:00Z">
          <w:pPr>
            <w:pStyle w:val="Heading2"/>
          </w:pPr>
        </w:pPrChange>
      </w:pPr>
      <w:del w:id="5235" w:author="Shy Alon" w:date="2017-07-21T16:25:00Z">
        <w:r w:rsidDel="006642DB">
          <w:delText>3</w:delText>
        </w:r>
        <w:r w:rsidR="00912597" w:rsidDel="006642DB">
          <w:delText xml:space="preserve">.4. </w:delText>
        </w:r>
        <w:r w:rsidR="00540345" w:rsidDel="006642DB">
          <w:delText>Virtual Cell</w:delText>
        </w:r>
        <w:r w:rsidR="00540345" w:rsidRPr="00BD5502" w:rsidDel="006642DB">
          <w:delText xml:space="preserve"> </w:delText>
        </w:r>
        <w:r w:rsidR="00540345" w:rsidDel="006642DB">
          <w:delText>Implementation</w:delText>
        </w:r>
      </w:del>
    </w:p>
    <w:p w14:paraId="605AEA2C" w14:textId="5364163E" w:rsidR="00316821" w:rsidDel="006642DB" w:rsidRDefault="00316821" w:rsidP="006642DB">
      <w:pPr>
        <w:pStyle w:val="Heading1"/>
        <w:rPr>
          <w:del w:id="5236" w:author="Shy Alon" w:date="2017-07-21T16:25:00Z"/>
          <w:rFonts w:ascii="Times New Roman" w:eastAsia="Calibri" w:hAnsi="Times New Roman" w:cs="Arial"/>
        </w:rPr>
        <w:pPrChange w:id="5237" w:author="Shy Alon" w:date="2017-07-21T16:25:00Z">
          <w:pPr/>
        </w:pPrChange>
      </w:pPr>
      <w:del w:id="5238" w:author="Shy Alon" w:date="2017-07-21T16:25:00Z">
        <w:r w:rsidDel="006642DB">
          <w:rPr>
            <w:rFonts w:ascii="Times New Roman" w:eastAsia="Calibri" w:hAnsi="Times New Roman" w:cs="Arial"/>
          </w:rPr>
          <w:delText>RANSAC derived models could be used to predict PV properties of virtual solar cell libraries. These predictions could serve two purposes: (i) Identify trends related to the dependence of PV properties on descriptors values, trends that are not easily discernible from the resulting equations. (ii) P</w:delText>
        </w:r>
        <w:r w:rsidRPr="00CE0C94" w:rsidDel="006642DB">
          <w:rPr>
            <w:rFonts w:ascii="Times New Roman" w:eastAsia="Calibri" w:hAnsi="Times New Roman" w:cs="Arial"/>
          </w:rPr>
          <w:delText>rovid</w:delText>
        </w:r>
        <w:r w:rsidDel="006642DB">
          <w:rPr>
            <w:rFonts w:ascii="Times New Roman" w:eastAsia="Calibri" w:hAnsi="Times New Roman" w:cs="Arial"/>
          </w:rPr>
          <w:delText>e</w:delText>
        </w:r>
        <w:r w:rsidRPr="00CE0C94" w:rsidDel="006642DB">
          <w:rPr>
            <w:rFonts w:ascii="Times New Roman" w:eastAsia="Calibri" w:hAnsi="Times New Roman" w:cs="Arial"/>
          </w:rPr>
          <w:delText xml:space="preserve"> a theoretical basis for </w:delText>
        </w:r>
        <w:r w:rsidDel="006642DB">
          <w:rPr>
            <w:rFonts w:ascii="Times New Roman" w:eastAsia="Calibri" w:hAnsi="Times New Roman" w:cs="Arial"/>
          </w:rPr>
          <w:delText>and guide future</w:delText>
        </w:r>
        <w:r w:rsidRPr="00CE0C94" w:rsidDel="006642DB">
          <w:rPr>
            <w:rFonts w:ascii="Times New Roman" w:eastAsia="Calibri" w:hAnsi="Times New Roman" w:cs="Arial"/>
          </w:rPr>
          <w:delText xml:space="preserve"> experiments.</w:delText>
        </w:r>
      </w:del>
    </w:p>
    <w:p w14:paraId="1AD68F1A" w14:textId="41B62669" w:rsidR="00316821" w:rsidRPr="00CE0C94" w:rsidDel="006642DB" w:rsidRDefault="00316821" w:rsidP="006642DB">
      <w:pPr>
        <w:pStyle w:val="Heading1"/>
        <w:rPr>
          <w:del w:id="5239" w:author="Shy Alon" w:date="2017-07-21T16:25:00Z"/>
          <w:rFonts w:ascii="Times New Roman" w:eastAsia="Calibri" w:hAnsi="Times New Roman" w:cs="Arial"/>
        </w:rPr>
        <w:pPrChange w:id="5240" w:author="Shy Alon" w:date="2017-07-21T16:25:00Z">
          <w:pPr/>
        </w:pPrChange>
      </w:pPr>
    </w:p>
    <w:p w14:paraId="343C8840" w14:textId="667CFAD9" w:rsidR="00316821" w:rsidDel="006642DB" w:rsidRDefault="00A822B3" w:rsidP="006642DB">
      <w:pPr>
        <w:pStyle w:val="Heading1"/>
        <w:rPr>
          <w:del w:id="5241" w:author="Shy Alon" w:date="2017-07-21T16:25:00Z"/>
          <w:rtl/>
        </w:rPr>
        <w:pPrChange w:id="5242" w:author="Shy Alon" w:date="2017-07-21T16:25:00Z">
          <w:pPr>
            <w:pStyle w:val="Heading3"/>
          </w:pPr>
        </w:pPrChange>
      </w:pPr>
      <w:del w:id="5243" w:author="Shy Alon" w:date="2017-07-21T16:25:00Z">
        <w:r w:rsidDel="006642DB">
          <w:delText>3</w:delText>
        </w:r>
        <w:r w:rsidR="00912597" w:rsidDel="006642DB">
          <w:delText xml:space="preserve">.4.1. </w:delText>
        </w:r>
        <m:oMath>
          <m:r>
            <m:rPr>
              <m:sty m:val="bi"/>
            </m:rPr>
            <w:rPr>
              <w:rFonts w:ascii="Cambria Math" w:hAnsi="Cambria Math"/>
            </w:rPr>
            <m:t>Ti</m:t>
          </m:r>
          <m:sSub>
            <m:sSubPr>
              <m:ctrlPr>
                <w:rPr>
                  <w:rFonts w:ascii="Cambria Math" w:hAnsi="Cambria Math"/>
                </w:rPr>
              </m:ctrlPr>
            </m:sSubPr>
            <m:e>
              <m:r>
                <m:rPr>
                  <m:sty m:val="bi"/>
                </m:rPr>
                <w:rPr>
                  <w:rFonts w:ascii="Cambria Math" w:hAnsi="Cambria Math"/>
                </w:rPr>
                <m:t>O</m:t>
              </m:r>
            </m:e>
            <m:sub>
              <m:r>
                <m:rPr>
                  <m:sty m:val="b"/>
                </m:rPr>
                <w:rPr>
                  <w:rFonts w:ascii="Cambria Math" w:hAnsi="Cambria Math"/>
                </w:rPr>
                <m:t>2</m:t>
              </m:r>
            </m:sub>
          </m:sSub>
          <m:r>
            <m:rPr>
              <m:sty m:val="b"/>
            </m:rPr>
            <w:rPr>
              <w:rFonts w:ascii="Cambria Math" w:hAnsi="Cambria Math"/>
            </w:rPr>
            <m:t>|</m:t>
          </m:r>
          <m:r>
            <m:rPr>
              <m:sty m:val="bi"/>
            </m:rPr>
            <w:rPr>
              <w:rFonts w:ascii="Cambria Math" w:hAnsi="Cambria Math"/>
            </w:rPr>
            <m:t>C</m:t>
          </m:r>
          <m:sSub>
            <m:sSubPr>
              <m:ctrlPr>
                <w:rPr>
                  <w:rFonts w:ascii="Cambria Math" w:hAnsi="Cambria Math"/>
                </w:rPr>
              </m:ctrlPr>
            </m:sSubPr>
            <m:e>
              <m:r>
                <m:rPr>
                  <m:sty m:val="bi"/>
                </m:rPr>
                <w:rPr>
                  <w:rFonts w:ascii="Cambria Math" w:hAnsi="Cambria Math"/>
                </w:rPr>
                <m:t>u</m:t>
              </m:r>
            </m:e>
            <m:sub>
              <m:r>
                <m:rPr>
                  <m:sty m:val="b"/>
                </m:rPr>
                <w:rPr>
                  <w:rFonts w:ascii="Cambria Math" w:hAnsi="Cambria Math"/>
                </w:rPr>
                <m:t>2</m:t>
              </m:r>
            </m:sub>
          </m:sSub>
          <m:r>
            <m:rPr>
              <m:sty m:val="bi"/>
            </m:rPr>
            <w:rPr>
              <w:rFonts w:ascii="Cambria Math" w:hAnsi="Cambria Math"/>
            </w:rPr>
            <m:t>O</m:t>
          </m:r>
        </m:oMath>
        <w:r w:rsidR="00316821" w:rsidRPr="00CE0C94" w:rsidDel="006642DB">
          <w:rPr>
            <w:rFonts w:eastAsia="Times New Roman"/>
          </w:rPr>
          <w:delText xml:space="preserve"> (Ag)</w:delText>
        </w:r>
        <w:r w:rsidR="00316821" w:rsidRPr="00CE0C94" w:rsidDel="006642DB">
          <w:delText xml:space="preserve"> and </w:delText>
        </w:r>
        <m:oMath>
          <m:r>
            <m:rPr>
              <m:sty m:val="bi"/>
            </m:rPr>
            <w:rPr>
              <w:rFonts w:ascii="Cambria Math" w:hAnsi="Cambria Math"/>
            </w:rPr>
            <m:t>Ti</m:t>
          </m:r>
          <m:sSub>
            <m:sSubPr>
              <m:ctrlPr>
                <w:rPr>
                  <w:rFonts w:ascii="Cambria Math" w:hAnsi="Cambria Math"/>
                </w:rPr>
              </m:ctrlPr>
            </m:sSubPr>
            <m:e>
              <m:r>
                <m:rPr>
                  <m:sty m:val="bi"/>
                </m:rPr>
                <w:rPr>
                  <w:rFonts w:ascii="Cambria Math" w:hAnsi="Cambria Math"/>
                </w:rPr>
                <m:t>O</m:t>
              </m:r>
            </m:e>
            <m:sub>
              <m:r>
                <m:rPr>
                  <m:sty m:val="b"/>
                </m:rPr>
                <w:rPr>
                  <w:rFonts w:ascii="Cambria Math" w:hAnsi="Cambria Math"/>
                </w:rPr>
                <m:t>2</m:t>
              </m:r>
            </m:sub>
          </m:sSub>
          <m:r>
            <m:rPr>
              <m:sty m:val="b"/>
            </m:rPr>
            <w:rPr>
              <w:rFonts w:ascii="Cambria Math" w:hAnsi="Cambria Math"/>
            </w:rPr>
            <m:t>|</m:t>
          </m:r>
          <m:r>
            <m:rPr>
              <m:sty m:val="bi"/>
            </m:rPr>
            <w:rPr>
              <w:rFonts w:ascii="Cambria Math" w:hAnsi="Cambria Math"/>
            </w:rPr>
            <m:t>C</m:t>
          </m:r>
          <m:sSub>
            <m:sSubPr>
              <m:ctrlPr>
                <w:rPr>
                  <w:rFonts w:ascii="Cambria Math" w:hAnsi="Cambria Math"/>
                </w:rPr>
              </m:ctrlPr>
            </m:sSubPr>
            <m:e>
              <m:r>
                <m:rPr>
                  <m:sty m:val="bi"/>
                </m:rPr>
                <w:rPr>
                  <w:rFonts w:ascii="Cambria Math" w:hAnsi="Cambria Math"/>
                </w:rPr>
                <m:t>u</m:t>
              </m:r>
            </m:e>
            <m:sub>
              <m:r>
                <m:rPr>
                  <m:sty m:val="b"/>
                </m:rPr>
                <w:rPr>
                  <w:rFonts w:ascii="Cambria Math" w:hAnsi="Cambria Math"/>
                </w:rPr>
                <m:t>2</m:t>
              </m:r>
            </m:sub>
          </m:sSub>
          <m:r>
            <m:rPr>
              <m:sty m:val="bi"/>
            </m:rPr>
            <w:rPr>
              <w:rFonts w:ascii="Cambria Math" w:hAnsi="Cambria Math"/>
            </w:rPr>
            <m:t>O</m:t>
          </m:r>
        </m:oMath>
        <w:r w:rsidR="00316821" w:rsidRPr="00CE0C94" w:rsidDel="006642DB">
          <w:rPr>
            <w:rFonts w:eastAsia="Times New Roman"/>
          </w:rPr>
          <w:delText xml:space="preserve"> (Ag|Cu)</w:delText>
        </w:r>
        <w:r w:rsidR="00316821" w:rsidRPr="00CE0C94" w:rsidDel="006642DB">
          <w:delText xml:space="preserve"> </w:delText>
        </w:r>
        <w:r w:rsidR="00316821" w:rsidDel="006642DB">
          <w:delText xml:space="preserve">virtual </w:delText>
        </w:r>
        <w:r w:rsidR="00316821" w:rsidRPr="00CE0C94" w:rsidDel="006642DB">
          <w:delText>libraries</w:delText>
        </w:r>
      </w:del>
    </w:p>
    <w:p w14:paraId="1143D4BF" w14:textId="11C0B894" w:rsidR="00316821" w:rsidDel="006642DB" w:rsidRDefault="00316821" w:rsidP="006642DB">
      <w:pPr>
        <w:pStyle w:val="Heading1"/>
        <w:rPr>
          <w:del w:id="5244" w:author="Shy Alon" w:date="2017-07-21T16:25:00Z"/>
          <w:rFonts w:ascii="Times New Roman" w:eastAsia="Calibri" w:hAnsi="Times New Roman" w:cs="Arial"/>
          <w:iCs/>
        </w:rPr>
        <w:pPrChange w:id="5245" w:author="Shy Alon" w:date="2017-07-21T16:25:00Z">
          <w:pPr/>
        </w:pPrChange>
      </w:pPr>
      <w:del w:id="5246" w:author="Shy Alon" w:date="2017-07-21T16:25:00Z">
        <w:r w:rsidDel="006642DB">
          <w:rPr>
            <w:rFonts w:ascii="Times New Roman" w:eastAsia="Calibri" w:hAnsi="Times New Roman" w:cs="Arial"/>
          </w:rPr>
          <w:delText xml:space="preserve">The original </w:delText>
        </w:r>
        <m:oMath>
          <m:r>
            <m:rPr>
              <m:sty m:val="bi"/>
            </m:rPr>
            <w:rPr>
              <w:rFonts w:ascii="Cambria Math" w:eastAsia="Calibri" w:hAnsi="Cambria Math" w:cs="Arial"/>
            </w:rPr>
            <m:t>Ti</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2</m:t>
              </m:r>
            </m:sub>
          </m:s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u</m:t>
              </m:r>
            </m:e>
            <m:sub>
              <m:r>
                <m:rPr>
                  <m:sty m:val="bi"/>
                </m:rPr>
                <w:rPr>
                  <w:rFonts w:ascii="Cambria Math" w:eastAsia="Calibri" w:hAnsi="Cambria Math" w:cs="Arial"/>
                </w:rPr>
                <m:t>2</m:t>
              </m:r>
            </m:sub>
          </m:sSub>
          <m:r>
            <m:rPr>
              <m:sty m:val="bi"/>
            </m:rPr>
            <w:rPr>
              <w:rFonts w:ascii="Cambria Math" w:eastAsia="Calibri" w:hAnsi="Cambria Math" w:cs="Arial"/>
            </w:rPr>
            <m:t>O</m:t>
          </m:r>
        </m:oMath>
        <w:r w:rsidRPr="00616E1A" w:rsidDel="006642DB">
          <w:rPr>
            <w:rFonts w:ascii="Times New Roman" w:eastAsia="Times New Roman" w:hAnsi="Times New Roman" w:cs="Arial"/>
            <w:i/>
          </w:rPr>
          <w:delText xml:space="preserve"> (Ag)</w:delText>
        </w:r>
        <w:r w:rsidRPr="00616E1A" w:rsidDel="006642DB">
          <w:rPr>
            <w:rFonts w:ascii="Times New Roman" w:eastAsia="Calibri" w:hAnsi="Times New Roman" w:cs="Arial"/>
            <w:i/>
          </w:rPr>
          <w:delText xml:space="preserve"> </w:delText>
        </w:r>
        <w:r w:rsidRPr="00616E1A" w:rsidDel="006642DB">
          <w:rPr>
            <w:rFonts w:ascii="Times New Roman" w:eastAsia="Calibri" w:hAnsi="Times New Roman" w:cs="Arial"/>
            <w:iCs/>
          </w:rPr>
          <w:delText>and</w:delText>
        </w:r>
        <w:r w:rsidRPr="00616E1A" w:rsidDel="006642DB">
          <w:rPr>
            <w:rFonts w:ascii="Times New Roman" w:eastAsia="Calibri" w:hAnsi="Times New Roman" w:cs="Arial"/>
            <w:i/>
          </w:rPr>
          <w:delText xml:space="preserve"> </w:delText>
        </w:r>
        <m:oMath>
          <m:r>
            <m:rPr>
              <m:sty m:val="bi"/>
            </m:rPr>
            <w:rPr>
              <w:rFonts w:ascii="Cambria Math" w:eastAsia="Calibri" w:hAnsi="Cambria Math" w:cs="Arial"/>
            </w:rPr>
            <m:t>Ti</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2</m:t>
              </m:r>
            </m:sub>
          </m:s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u</m:t>
              </m:r>
            </m:e>
            <m:sub>
              <m:r>
                <m:rPr>
                  <m:sty m:val="bi"/>
                </m:rPr>
                <w:rPr>
                  <w:rFonts w:ascii="Cambria Math" w:eastAsia="Calibri" w:hAnsi="Cambria Math" w:cs="Arial"/>
                </w:rPr>
                <m:t>2</m:t>
              </m:r>
            </m:sub>
          </m:sSub>
          <m:r>
            <m:rPr>
              <m:sty m:val="bi"/>
            </m:rPr>
            <w:rPr>
              <w:rFonts w:ascii="Cambria Math" w:eastAsia="Calibri" w:hAnsi="Cambria Math" w:cs="Arial"/>
            </w:rPr>
            <m:t>O</m:t>
          </m:r>
        </m:oMath>
        <w:r w:rsidRPr="00616E1A" w:rsidDel="006642DB">
          <w:rPr>
            <w:rFonts w:ascii="Times New Roman" w:eastAsia="Times New Roman" w:hAnsi="Times New Roman" w:cs="Arial"/>
            <w:i/>
          </w:rPr>
          <w:delText xml:space="preserve"> (Ag|Cu)</w:delText>
        </w:r>
        <w:r w:rsidRPr="00616E1A" w:rsidDel="006642DB">
          <w:rPr>
            <w:rFonts w:ascii="Times New Roman" w:eastAsia="Calibri" w:hAnsi="Times New Roman" w:cs="Arial"/>
            <w:i/>
          </w:rPr>
          <w:delText xml:space="preserve"> </w:delText>
        </w:r>
        <w:r w:rsidRPr="00616E1A" w:rsidDel="006642DB">
          <w:rPr>
            <w:rFonts w:ascii="Times New Roman" w:eastAsia="Calibri" w:hAnsi="Times New Roman" w:cs="Arial"/>
            <w:iCs/>
          </w:rPr>
          <w:delText>libraries</w:delText>
        </w:r>
        <w:r w:rsidDel="006642DB">
          <w:rPr>
            <w:rFonts w:ascii="Times New Roman" w:eastAsia="Calibri" w:hAnsi="Times New Roman" w:cs="Arial"/>
            <w:iCs/>
          </w:rPr>
          <w:delText xml:space="preserve"> were of identical compositions with </w:delText>
        </w:r>
        <m:oMath>
          <m:r>
            <m:rPr>
              <m:sty m:val="bi"/>
            </m:rPr>
            <w:rPr>
              <w:rFonts w:ascii="Cambria Math" w:eastAsia="Calibri" w:hAnsi="Cambria Math" w:cs="Arial"/>
              <w:szCs w:val="20"/>
            </w:rPr>
            <m:t>dTi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oMath>
        <w:r w:rsidRPr="006E3F1F" w:rsidDel="006642DB">
          <w:rPr>
            <w:rFonts w:ascii="Times New Roman" w:eastAsia="Calibri" w:hAnsi="Times New Roman" w:cs="Arial"/>
            <w:iCs/>
          </w:rPr>
          <w:delText xml:space="preserve"> </w:delText>
        </w:r>
        <w:r w:rsidDel="006642DB">
          <w:rPr>
            <w:rFonts w:ascii="Times New Roman" w:eastAsia="Calibri" w:hAnsi="Times New Roman" w:cs="Arial"/>
            <w:iCs/>
          </w:rPr>
          <w:delText xml:space="preserve">between 70 nm and 311.5 nm and </w:delText>
        </w:r>
        <m:oMath>
          <m:r>
            <m:rPr>
              <m:sty m:val="bi"/>
            </m:rPr>
            <w:rPr>
              <w:rFonts w:ascii="Cambria Math" w:eastAsia="Calibri" w:hAnsi="Cambria Math" w:cs="Arial"/>
              <w:szCs w:val="20"/>
            </w:rPr>
            <m:t>dC</m:t>
          </m:r>
          <m:sSub>
            <m:sSubPr>
              <m:ctrlPr>
                <w:rPr>
                  <w:rFonts w:ascii="Cambria Math" w:eastAsia="Calibri" w:hAnsi="Cambria Math" w:cs="Arial"/>
                  <w:szCs w:val="20"/>
                </w:rPr>
              </m:ctrlPr>
            </m:sSubPr>
            <m:e>
              <m:r>
                <m:rPr>
                  <m:sty m:val="bi"/>
                </m:rPr>
                <w:rPr>
                  <w:rFonts w:ascii="Cambria Math" w:eastAsia="Calibri" w:hAnsi="Cambria Math" w:cs="Arial"/>
                  <w:szCs w:val="20"/>
                </w:rPr>
                <m:t>u</m:t>
              </m:r>
            </m:e>
            <m:sub>
              <m:r>
                <m:rPr>
                  <m:sty m:val="b"/>
                </m:rPr>
                <w:rPr>
                  <w:rFonts w:ascii="Cambria Math" w:eastAsia="Calibri" w:hAnsi="Cambria Math" w:cs="Arial"/>
                  <w:szCs w:val="20"/>
                </w:rPr>
                <m:t>2</m:t>
              </m:r>
            </m:sub>
          </m:sSub>
          <m:r>
            <m:rPr>
              <m:sty m:val="bi"/>
            </m:rPr>
            <w:rPr>
              <w:rFonts w:ascii="Cambria Math" w:eastAsia="Calibri" w:hAnsi="Cambria Math" w:cs="Arial"/>
              <w:szCs w:val="20"/>
            </w:rPr>
            <m:t>O</m:t>
          </m:r>
        </m:oMath>
        <w:r w:rsidDel="006642DB">
          <w:rPr>
            <w:rFonts w:ascii="Times New Roman" w:eastAsia="Calibri" w:hAnsi="Times New Roman" w:cs="Arial"/>
            <w:iCs/>
          </w:rPr>
          <w:delText xml:space="preserve"> between 249 nm and 596 nm. The virtual cell should cover these ranges and expand upon them to allow RANSAC-based extrapolations. With this in mind, thickness values for the different layers were selected to be between 200 nm and 700 nm and between 40 nm and 400 nm for the </w:delText>
        </w:r>
        <w:r w:rsidRPr="00CE0C94" w:rsidDel="006642DB">
          <w:rPr>
            <w:rFonts w:ascii="Times New Roman" w:eastAsia="Calibri" w:hAnsi="Times New Roman" w:cs="Arial"/>
            <w:iCs/>
          </w:rPr>
          <w:delText>Cu</w:delText>
        </w:r>
        <w:r w:rsidRPr="00CE54B1" w:rsidDel="006642DB">
          <w:rPr>
            <w:rFonts w:ascii="Times New Roman" w:eastAsia="Calibri" w:hAnsi="Times New Roman" w:cs="Arial"/>
            <w:iCs/>
            <w:vertAlign w:val="subscript"/>
          </w:rPr>
          <w:delText>2</w:delText>
        </w:r>
        <w:r w:rsidRPr="00CE0C94" w:rsidDel="006642DB">
          <w:rPr>
            <w:rFonts w:ascii="Times New Roman" w:eastAsia="Calibri" w:hAnsi="Times New Roman" w:cs="Arial"/>
            <w:iCs/>
          </w:rPr>
          <w:delText>O</w:delText>
        </w:r>
        <w:r w:rsidDel="006642DB">
          <w:rPr>
            <w:rFonts w:ascii="Times New Roman" w:eastAsia="Calibri" w:hAnsi="Times New Roman" w:cs="Arial"/>
            <w:iCs/>
          </w:rPr>
          <w:delText xml:space="preserve"> and </w:delText>
        </w:r>
        <w:r w:rsidRPr="00CE0C94" w:rsidDel="006642DB">
          <w:rPr>
            <w:rFonts w:ascii="Times New Roman" w:eastAsia="Calibri" w:hAnsi="Times New Roman" w:cs="Arial"/>
            <w:iCs/>
          </w:rPr>
          <w:delText>TiO</w:delText>
        </w:r>
        <w:r w:rsidRPr="00CE54B1" w:rsidDel="006642DB">
          <w:rPr>
            <w:rFonts w:ascii="Times New Roman" w:eastAsia="Calibri" w:hAnsi="Times New Roman" w:cs="Arial"/>
            <w:iCs/>
            <w:vertAlign w:val="subscript"/>
          </w:rPr>
          <w:delText>2</w:delText>
        </w:r>
        <w:r w:rsidDel="006642DB">
          <w:rPr>
            <w:rFonts w:ascii="Times New Roman" w:eastAsia="Calibri" w:hAnsi="Times New Roman" w:cs="Arial"/>
            <w:iCs/>
          </w:rPr>
          <w:delText xml:space="preserve"> layers, respectively, where each range was divided into 100 bins (a total of 10,000 cells per virtual library). These specific ranges were selected following several iterations designed to find the model’s limits, beyond which the results would not be physically meaningful (i.e., have negative PV values). Next, the PV properties (</w:delText>
        </w:r>
        <w:r w:rsidRPr="00E3100D" w:rsidDel="006642DB">
          <w:rPr>
            <w:rFonts w:ascii="Times New Roman" w:eastAsia="Calibri" w:hAnsi="Times New Roman" w:cs="Arial"/>
            <w:i/>
          </w:rPr>
          <w:delText>J</w:delText>
        </w:r>
        <w:r w:rsidRPr="00E3100D" w:rsidDel="006642DB">
          <w:rPr>
            <w:rFonts w:ascii="Times New Roman" w:eastAsia="Calibri" w:hAnsi="Times New Roman" w:cs="Arial"/>
            <w:i/>
            <w:vertAlign w:val="subscript"/>
          </w:rPr>
          <w:delText>SC</w:delText>
        </w:r>
        <w:r w:rsidDel="006642DB">
          <w:rPr>
            <w:rFonts w:ascii="Times New Roman" w:eastAsia="Calibri" w:hAnsi="Times New Roman" w:cs="Arial"/>
            <w:iCs/>
          </w:rPr>
          <w:delText xml:space="preserve">, </w:delText>
        </w:r>
        <w:r w:rsidRPr="00E3100D" w:rsidDel="006642DB">
          <w:rPr>
            <w:rFonts w:ascii="Times New Roman" w:eastAsia="Calibri" w:hAnsi="Times New Roman" w:cs="Arial"/>
            <w:i/>
          </w:rPr>
          <w:delText>V</w:delText>
        </w:r>
        <w:r w:rsidRPr="00E3100D" w:rsidDel="006642DB">
          <w:rPr>
            <w:rFonts w:ascii="Times New Roman" w:eastAsia="Calibri" w:hAnsi="Times New Roman" w:cs="Arial"/>
            <w:i/>
            <w:vertAlign w:val="subscript"/>
          </w:rPr>
          <w:delText>OC</w:delText>
        </w:r>
        <w:r w:rsidDel="006642DB">
          <w:rPr>
            <w:rFonts w:ascii="Times New Roman" w:eastAsia="Calibri" w:hAnsi="Times New Roman" w:cs="Arial"/>
            <w:iCs/>
          </w:rPr>
          <w:delText>, I</w:delText>
        </w:r>
        <w:r w:rsidRPr="006E3F1F" w:rsidDel="006642DB">
          <w:rPr>
            <w:rFonts w:ascii="Times New Roman" w:eastAsia="Calibri" w:hAnsi="Times New Roman" w:cs="Arial"/>
            <w:iCs/>
            <w:vertAlign w:val="subscript"/>
          </w:rPr>
          <w:delText>QE</w:delText>
        </w:r>
        <w:r w:rsidDel="006642DB">
          <w:rPr>
            <w:rFonts w:ascii="Times New Roman" w:eastAsia="Calibri" w:hAnsi="Times New Roman" w:cs="Arial"/>
            <w:iCs/>
          </w:rPr>
          <w:delText>) of each cell were predicted using the RANSAC models presented in</w:delText>
        </w:r>
        <w:r w:rsidR="00C30890" w:rsidDel="006642DB">
          <w:rPr>
            <w:rFonts w:ascii="Times New Roman" w:eastAsia="Calibri" w:hAnsi="Times New Roman" w:cs="Arial"/>
            <w:iCs/>
          </w:rPr>
          <w:delText xml:space="preserve"> </w:delText>
        </w:r>
        <w:r w:rsidR="009A312C" w:rsidDel="006642DB">
          <w:rPr>
            <w:rFonts w:ascii="Times New Roman" w:eastAsia="Calibri" w:hAnsi="Times New Roman" w:cs="Arial"/>
            <w:iCs/>
          </w:rPr>
          <w:fldChar w:fldCharType="begin"/>
        </w:r>
        <w:r w:rsidR="00C30890" w:rsidDel="006642DB">
          <w:rPr>
            <w:rFonts w:ascii="Times New Roman" w:eastAsia="Calibri" w:hAnsi="Times New Roman" w:cs="Arial"/>
            <w:iCs/>
          </w:rPr>
          <w:delInstrText xml:space="preserve"> REF _Ref475298523 \h </w:delInstrText>
        </w:r>
        <w:r w:rsidR="009A312C" w:rsidDel="006642DB">
          <w:rPr>
            <w:rFonts w:ascii="Times New Roman" w:eastAsia="Calibri" w:hAnsi="Times New Roman" w:cs="Arial"/>
            <w:iCs/>
          </w:rPr>
        </w:r>
        <w:r w:rsidR="009A312C" w:rsidDel="006642DB">
          <w:rPr>
            <w:rFonts w:ascii="Times New Roman" w:eastAsia="Calibri" w:hAnsi="Times New Roman" w:cs="Arial"/>
            <w:iCs/>
          </w:rPr>
          <w:fldChar w:fldCharType="separate"/>
        </w:r>
        <w:r w:rsidR="00DC600D" w:rsidDel="006642DB">
          <w:delText xml:space="preserve">Table </w:delText>
        </w:r>
        <w:r w:rsidR="00DC600D" w:rsidDel="006642DB">
          <w:rPr>
            <w:noProof/>
          </w:rPr>
          <w:delText>7</w:delText>
        </w:r>
        <w:r w:rsidR="009A312C" w:rsidDel="006642DB">
          <w:rPr>
            <w:rFonts w:ascii="Times New Roman" w:eastAsia="Calibri" w:hAnsi="Times New Roman" w:cs="Arial"/>
            <w:iCs/>
          </w:rPr>
          <w:fldChar w:fldCharType="end"/>
        </w:r>
        <w:r w:rsidDel="006642DB">
          <w:rPr>
            <w:rFonts w:ascii="Times New Roman" w:eastAsia="Calibri" w:hAnsi="Times New Roman" w:cs="Arial"/>
            <w:iCs/>
          </w:rPr>
          <w:delText xml:space="preserve">. The results of these predictions are presented in Figure </w:delText>
        </w:r>
        <w:r w:rsidR="00E644EC" w:rsidDel="006642DB">
          <w:rPr>
            <w:rFonts w:ascii="Times New Roman" w:eastAsia="Calibri" w:hAnsi="Times New Roman" w:cs="Arial"/>
            <w:iCs/>
          </w:rPr>
          <w:delText>12</w:delText>
        </w:r>
        <w:r w:rsidDel="006642DB">
          <w:rPr>
            <w:rFonts w:ascii="Times New Roman" w:eastAsia="Calibri" w:hAnsi="Times New Roman" w:cs="Arial"/>
            <w:iCs/>
          </w:rPr>
          <w:delText xml:space="preserve"> and demonstrate a few trends: (i) All PV activities primarily depend on the thickness of the Cu</w:delText>
        </w:r>
        <w:r w:rsidRPr="002E704B" w:rsidDel="006642DB">
          <w:rPr>
            <w:rFonts w:ascii="Times New Roman" w:eastAsia="Calibri" w:hAnsi="Times New Roman" w:cs="Arial"/>
            <w:iCs/>
            <w:vertAlign w:val="subscript"/>
          </w:rPr>
          <w:delText>2</w:delText>
        </w:r>
        <w:r w:rsidDel="006642DB">
          <w:rPr>
            <w:rFonts w:ascii="Times New Roman" w:eastAsia="Calibri" w:hAnsi="Times New Roman" w:cs="Arial"/>
            <w:iCs/>
          </w:rPr>
          <w:delText>O layer rather than on the thickness of the TiO</w:delText>
        </w:r>
        <w:r w:rsidRPr="002E704B" w:rsidDel="006642DB">
          <w:rPr>
            <w:rFonts w:ascii="Times New Roman" w:eastAsia="Calibri" w:hAnsi="Times New Roman" w:cs="Arial"/>
            <w:iCs/>
            <w:vertAlign w:val="subscript"/>
          </w:rPr>
          <w:delText>2</w:delText>
        </w:r>
        <w:r w:rsidDel="006642DB">
          <w:rPr>
            <w:rFonts w:ascii="Times New Roman" w:eastAsia="Calibri" w:hAnsi="Times New Roman" w:cs="Arial"/>
            <w:iCs/>
          </w:rPr>
          <w:delText xml:space="preserve"> layer. This trend was noted by Pavan et al.</w:delText>
        </w:r>
        <w:r w:rsidR="00010C54" w:rsidDel="006642DB">
          <w:rPr>
            <w:rFonts w:ascii="Times New Roman" w:eastAsia="Calibri" w:hAnsi="Times New Roman" w:cs="Arial"/>
            <w:iCs/>
          </w:rPr>
          <w:fldChar w:fldCharType="begin"/>
        </w:r>
        <w:r w:rsidR="00CF03CA" w:rsidDel="006642DB">
          <w:rPr>
            <w:rFonts w:ascii="Times New Roman" w:eastAsia="Calibri" w:hAnsi="Times New Roman" w:cs="Arial"/>
            <w:iCs/>
          </w:rPr>
          <w:delInstrText xml:space="preserve"> ADDIN EN.CITE &lt;EndNote&gt;&lt;Cite&gt;&lt;Author&gt;Pavan&lt;/Author&gt;&lt;Year&gt;2015&lt;/Year&gt;&lt;RecNum&gt;2&lt;/RecNum&gt;&lt;DisplayText&gt;&lt;style face="italic superscript"&gt;(3)&lt;/style&gt;&lt;/DisplayText&gt;&lt;record&gt;&lt;rec-number&gt;2&lt;/rec-number&gt;&lt;foreign-keys&gt;&lt;key app="EN" db-id="a550e29ro9vf20etr5rxfpaaawfvzfxwdz9p"&gt;2&lt;/key&gt;&lt;/foreign-keys&gt;&lt;ref-type name="Journal Article"&gt;17&lt;/ref-type&gt;&lt;contributors&gt;&lt;authors&gt;&lt;author&gt;Pavan, Michele&lt;/author&gt;&lt;author&gt;Rühle, Sven&lt;/author&gt;&lt;author&gt;Ginsburg, Adam&lt;/author&gt;&lt;author&gt;Keller, David A.&lt;/author&gt;&lt;author&gt;Barad, Hannah-Noa&lt;/author&gt;&lt;author&gt;Sberna, Paolo M.&lt;/author&gt;&lt;author&gt;Nunes, Daniela&lt;/author&gt;&lt;author&gt;Martins, Rodrigo&lt;/author&gt;&lt;author&gt;Anderson, Assaf Y.&lt;/author&gt;&lt;author&gt;Zaban, Arie&lt;/author&gt;&lt;author&gt;Fortunato, Elvira&lt;/author&gt;&lt;/authors&gt;&lt;/contributors&gt;&lt;titles&gt;&lt;title&gt;TiO2/Cu2O all-oxide heterojunction solar cells produced by spray pyrolysis&lt;/title&gt;&lt;secondary-title&gt;Solar Energy Materials and Solar Cells&lt;/secondary-title&gt;&lt;/titles&gt;&lt;periodical&gt;&lt;full-title&gt;Solar Energy Materials and Solar Cells&lt;/full-title&gt;&lt;/periodical&gt;&lt;pages&gt;549-556&lt;/pages&gt;&lt;volume&gt;132&lt;/volume&gt;&lt;keywords&gt;&lt;keyword&gt;Spray pyrolysis&lt;/keyword&gt;&lt;keyword&gt;All-oxide-photovoltaics&lt;/keyword&gt;&lt;keyword&gt;High throughput characterization&lt;/keyword&gt;&lt;keyword&gt;TiO2/Cu2O heterojunction&lt;/keyword&gt;&lt;/keywords&gt;&lt;dates&gt;&lt;year&gt;2015&lt;/year&gt;&lt;pub-dates&gt;&lt;date&gt;1//&lt;/date&gt;&lt;/pub-dates&gt;&lt;/dates&gt;&lt;isbn&gt;0927-0248&lt;/isbn&gt;&lt;urls&gt;&lt;related-urls&gt;&lt;url&gt;http://www.sciencedirect.com/science/article/pii/S0927024814005364&lt;/url&gt;&lt;/related-urls&gt;&lt;/urls&gt;&lt;electronic-resource-num&gt;http://dx.doi.org/10.1016/j.solmat.2014.10.005&lt;/electronic-resource-num&gt;&lt;/record&gt;&lt;/Cite&gt;&lt;/EndNote&gt;</w:delInstrText>
        </w:r>
        <w:r w:rsidR="00010C54" w:rsidDel="006642DB">
          <w:rPr>
            <w:rFonts w:ascii="Times New Roman" w:eastAsia="Calibri" w:hAnsi="Times New Roman" w:cs="Arial"/>
            <w:iCs/>
          </w:rPr>
          <w:fldChar w:fldCharType="separate"/>
        </w:r>
        <w:r w:rsidR="00CF03CA" w:rsidRPr="00CF03CA" w:rsidDel="006642DB">
          <w:rPr>
            <w:rFonts w:ascii="Times New Roman" w:eastAsia="Calibri" w:hAnsi="Times New Roman" w:cs="Arial"/>
            <w:i/>
            <w:iCs/>
            <w:noProof/>
            <w:vertAlign w:val="superscript"/>
          </w:rPr>
          <w:delText>(</w:delText>
        </w:r>
        <w:r w:rsidR="00937424" w:rsidDel="006642DB">
          <w:fldChar w:fldCharType="begin"/>
        </w:r>
        <w:r w:rsidR="00937424" w:rsidDel="006642DB">
          <w:delInstrText xml:space="preserve"> HYPERLINK \l "_ENREF_3" \o "Pavan, 2015 #2" </w:delInstrText>
        </w:r>
        <w:r w:rsidR="00937424" w:rsidDel="006642DB">
          <w:fldChar w:fldCharType="separate"/>
        </w:r>
        <w:r w:rsidR="001C0A8A" w:rsidRPr="00CF03CA" w:rsidDel="006642DB">
          <w:rPr>
            <w:rFonts w:ascii="Times New Roman" w:eastAsia="Calibri" w:hAnsi="Times New Roman" w:cs="Arial"/>
            <w:i/>
            <w:iCs/>
            <w:noProof/>
            <w:vertAlign w:val="superscript"/>
          </w:rPr>
          <w:delText>3</w:delText>
        </w:r>
        <w:r w:rsidR="00937424" w:rsidDel="006642DB">
          <w:rPr>
            <w:rFonts w:ascii="Times New Roman" w:eastAsia="Calibri" w:hAnsi="Times New Roman" w:cs="Arial"/>
            <w:i/>
            <w:iCs/>
            <w:noProof/>
            <w:vertAlign w:val="superscript"/>
          </w:rPr>
          <w:fldChar w:fldCharType="end"/>
        </w:r>
        <w:r w:rsidR="00CF03CA" w:rsidRPr="00CF03CA" w:rsidDel="006642DB">
          <w:rPr>
            <w:rFonts w:ascii="Times New Roman" w:eastAsia="Calibri" w:hAnsi="Times New Roman" w:cs="Arial"/>
            <w:i/>
            <w:iCs/>
            <w:noProof/>
            <w:vertAlign w:val="superscript"/>
          </w:rPr>
          <w:delText>)</w:delText>
        </w:r>
        <w:r w:rsidR="00010C54" w:rsidDel="006642DB">
          <w:rPr>
            <w:rFonts w:ascii="Times New Roman" w:eastAsia="Calibri" w:hAnsi="Times New Roman" w:cs="Arial"/>
            <w:iCs/>
          </w:rPr>
          <w:fldChar w:fldCharType="end"/>
        </w:r>
        <w:r w:rsidDel="006642DB">
          <w:rPr>
            <w:rFonts w:ascii="Times New Roman" w:eastAsia="Calibri" w:hAnsi="Times New Roman" w:cs="Arial"/>
            <w:iCs/>
          </w:rPr>
          <w:delText xml:space="preserve"> but only for </w:delText>
        </w:r>
        <w:r w:rsidRPr="00E3100D" w:rsidDel="006642DB">
          <w:rPr>
            <w:rFonts w:ascii="Times New Roman" w:eastAsia="Calibri" w:hAnsi="Times New Roman" w:cs="Arial"/>
            <w:i/>
          </w:rPr>
          <w:delText>J</w:delText>
        </w:r>
        <w:r w:rsidRPr="00E3100D" w:rsidDel="006642DB">
          <w:rPr>
            <w:rFonts w:ascii="Times New Roman" w:eastAsia="Calibri" w:hAnsi="Times New Roman" w:cs="Arial"/>
            <w:i/>
            <w:vertAlign w:val="subscript"/>
          </w:rPr>
          <w:delText>SC</w:delText>
        </w:r>
        <w:r w:rsidDel="006642DB">
          <w:rPr>
            <w:rFonts w:ascii="Times New Roman" w:eastAsia="Calibri" w:hAnsi="Times New Roman" w:cs="Arial"/>
            <w:iCs/>
          </w:rPr>
          <w:delText xml:space="preserve">. (ii) </w:delText>
        </w:r>
        <w:r w:rsidRPr="00E3100D" w:rsidDel="006642DB">
          <w:rPr>
            <w:rFonts w:ascii="Times New Roman" w:eastAsia="Calibri" w:hAnsi="Times New Roman" w:cs="Arial"/>
            <w:i/>
          </w:rPr>
          <w:delText>J</w:delText>
        </w:r>
        <w:r w:rsidRPr="00E3100D" w:rsidDel="006642DB">
          <w:rPr>
            <w:rFonts w:ascii="Times New Roman" w:eastAsia="Calibri" w:hAnsi="Times New Roman" w:cs="Arial"/>
            <w:i/>
            <w:vertAlign w:val="subscript"/>
          </w:rPr>
          <w:delText>SC</w:delText>
        </w:r>
        <w:r w:rsidDel="006642DB">
          <w:rPr>
            <w:rFonts w:ascii="Times New Roman" w:eastAsia="Calibri" w:hAnsi="Times New Roman" w:cs="Arial"/>
            <w:iCs/>
          </w:rPr>
          <w:delText xml:space="preserve"> presents a marked increase for Cu</w:delText>
        </w:r>
        <w:r w:rsidRPr="002E704B" w:rsidDel="006642DB">
          <w:rPr>
            <w:rFonts w:ascii="Times New Roman" w:eastAsia="Calibri" w:hAnsi="Times New Roman" w:cs="Arial"/>
            <w:iCs/>
            <w:vertAlign w:val="subscript"/>
          </w:rPr>
          <w:delText>2</w:delText>
        </w:r>
        <w:r w:rsidDel="006642DB">
          <w:rPr>
            <w:rFonts w:ascii="Times New Roman" w:eastAsia="Calibri" w:hAnsi="Times New Roman" w:cs="Arial"/>
            <w:iCs/>
          </w:rPr>
          <w:delText xml:space="preserve">O thicknesses above 500 nm (where </w:delText>
        </w:r>
        <w:r w:rsidRPr="00445C45" w:rsidDel="006642DB">
          <w:rPr>
            <w:rFonts w:ascii="Times New Roman" w:eastAsia="Calibri" w:hAnsi="Times New Roman" w:cs="Arial"/>
            <w:i/>
          </w:rPr>
          <w:delText>J</w:delText>
        </w:r>
        <w:r w:rsidRPr="00445C45" w:rsidDel="006642DB">
          <w:rPr>
            <w:rFonts w:ascii="Times New Roman" w:eastAsia="Calibri" w:hAnsi="Times New Roman" w:cs="Arial"/>
            <w:i/>
            <w:vertAlign w:val="subscript"/>
          </w:rPr>
          <w:delText>SC</w:delText>
        </w:r>
        <w:r w:rsidDel="006642DB">
          <w:rPr>
            <w:rFonts w:ascii="Times New Roman" w:eastAsia="Calibri" w:hAnsi="Times New Roman" w:cs="Arial"/>
            <w:iCs/>
          </w:rPr>
          <w:delText xml:space="preserve"> equals </w:delText>
        </w:r>
        <m:oMath>
          <m:r>
            <m:rPr>
              <m:sty m:val="bi"/>
            </m:rPr>
            <w:rPr>
              <w:rFonts w:ascii="Cambria Math" w:eastAsia="Calibri" w:hAnsi="Cambria Math" w:cs="Arial"/>
            </w:rPr>
            <m:t>0.2</m:t>
          </m:r>
          <m:f>
            <m:fPr>
              <m:ctrlPr>
                <w:rPr>
                  <w:rFonts w:ascii="Cambria Math" w:eastAsia="Calibri" w:hAnsi="Cambria Math" w:cs="Arial"/>
                  <w:i/>
                  <w:iCs/>
                </w:rPr>
              </m:ctrlPr>
            </m:fPr>
            <m:num>
              <m:r>
                <m:rPr>
                  <m:sty m:val="bi"/>
                </m:rPr>
                <w:rPr>
                  <w:rFonts w:ascii="Cambria Math" w:eastAsia="Calibri" w:hAnsi="Cambria Math" w:cs="Arial"/>
                </w:rPr>
                <m:t>mA</m:t>
              </m:r>
            </m:num>
            <m:den>
              <m:r>
                <m:rPr>
                  <m:sty m:val="bi"/>
                </m:rPr>
                <w:rPr>
                  <w:rFonts w:ascii="Cambria Math" w:eastAsia="Calibri" w:hAnsi="Cambria Math" w:cs="Arial"/>
                </w:rPr>
                <m:t>c</m:t>
              </m:r>
              <m:sSup>
                <m:sSupPr>
                  <m:ctrlPr>
                    <w:rPr>
                      <w:rFonts w:ascii="Cambria Math" w:eastAsia="Calibri" w:hAnsi="Cambria Math" w:cs="Arial"/>
                      <w:i/>
                      <w:iCs/>
                    </w:rPr>
                  </m:ctrlPr>
                </m:sSupPr>
                <m:e>
                  <m:r>
                    <m:rPr>
                      <m:sty m:val="bi"/>
                    </m:rPr>
                    <w:rPr>
                      <w:rFonts w:ascii="Cambria Math" w:eastAsia="Calibri" w:hAnsi="Cambria Math" w:cs="Arial"/>
                    </w:rPr>
                    <m:t>m</m:t>
                  </m:r>
                </m:e>
                <m:sup>
                  <m:r>
                    <m:rPr>
                      <m:sty m:val="bi"/>
                    </m:rPr>
                    <w:rPr>
                      <w:rFonts w:ascii="Cambria Math" w:eastAsia="Calibri" w:hAnsi="Cambria Math" w:cs="Arial"/>
                    </w:rPr>
                    <m:t>2</m:t>
                  </m:r>
                </m:sup>
              </m:sSup>
            </m:den>
          </m:f>
        </m:oMath>
        <w:r w:rsidDel="006642DB">
          <w:rPr>
            <w:rFonts w:ascii="Times New Roman" w:eastAsia="Calibri" w:hAnsi="Times New Roman" w:cs="Arial"/>
            <w:iCs/>
          </w:rPr>
          <w:delText xml:space="preserve">) as seen in Figure </w:delText>
        </w:r>
        <w:r w:rsidR="00E644EC" w:rsidDel="006642DB">
          <w:rPr>
            <w:rFonts w:ascii="Times New Roman" w:eastAsia="Calibri" w:hAnsi="Times New Roman" w:cs="Arial"/>
            <w:iCs/>
          </w:rPr>
          <w:delText>12</w:delText>
        </w:r>
        <w:r w:rsidDel="006642DB">
          <w:rPr>
            <w:rFonts w:ascii="Times New Roman" w:eastAsia="Calibri" w:hAnsi="Times New Roman" w:cs="Arial"/>
            <w:iCs/>
          </w:rPr>
          <w:delText xml:space="preserve">A and D. Similar trends (yet with less sharp transitions) are also seen for </w:delText>
        </w:r>
        <w:r w:rsidRPr="00445C45" w:rsidDel="006642DB">
          <w:rPr>
            <w:rFonts w:ascii="Times New Roman" w:eastAsia="Calibri" w:hAnsi="Times New Roman" w:cs="Arial"/>
            <w:i/>
          </w:rPr>
          <w:delText>IQE</w:delText>
        </w:r>
        <w:r w:rsidDel="006642DB">
          <w:rPr>
            <w:rFonts w:ascii="Times New Roman" w:eastAsia="Calibri" w:hAnsi="Times New Roman" w:cs="Arial"/>
            <w:iCs/>
          </w:rPr>
          <w:delText xml:space="preserve"> and </w:delText>
        </w:r>
        <w:r w:rsidRPr="00445C45" w:rsidDel="006642DB">
          <w:rPr>
            <w:rFonts w:ascii="Times New Roman" w:eastAsia="Calibri" w:hAnsi="Times New Roman" w:cs="Arial"/>
            <w:i/>
          </w:rPr>
          <w:delText>V</w:delText>
        </w:r>
        <w:r w:rsidRPr="00445C45" w:rsidDel="006642DB">
          <w:rPr>
            <w:rFonts w:ascii="Times New Roman" w:eastAsia="Calibri" w:hAnsi="Times New Roman" w:cs="Arial"/>
            <w:i/>
            <w:vertAlign w:val="subscript"/>
          </w:rPr>
          <w:delText>OC</w:delText>
        </w:r>
        <w:r w:rsidDel="006642DB">
          <w:rPr>
            <w:rFonts w:ascii="Times New Roman" w:eastAsia="Calibri" w:hAnsi="Times New Roman" w:cs="Arial"/>
            <w:iCs/>
          </w:rPr>
          <w:delText xml:space="preserve"> (Figure </w:delText>
        </w:r>
        <w:r w:rsidR="00E644EC" w:rsidDel="006642DB">
          <w:rPr>
            <w:rFonts w:ascii="Times New Roman" w:eastAsia="Calibri" w:hAnsi="Times New Roman" w:cs="Arial"/>
            <w:iCs/>
          </w:rPr>
          <w:delText>12</w:delText>
        </w:r>
        <w:r w:rsidDel="006642DB">
          <w:rPr>
            <w:rFonts w:ascii="Times New Roman" w:eastAsia="Calibri" w:hAnsi="Times New Roman" w:cs="Arial"/>
            <w:iCs/>
          </w:rPr>
          <w:delText xml:space="preserve">B and E and Figure </w:delText>
        </w:r>
        <w:r w:rsidR="00E644EC" w:rsidDel="006642DB">
          <w:rPr>
            <w:rFonts w:ascii="Times New Roman" w:eastAsia="Calibri" w:hAnsi="Times New Roman" w:cs="Arial"/>
            <w:iCs/>
          </w:rPr>
          <w:delText>12</w:delText>
        </w:r>
        <w:r w:rsidDel="006642DB">
          <w:rPr>
            <w:rFonts w:ascii="Times New Roman" w:eastAsia="Calibri" w:hAnsi="Times New Roman" w:cs="Arial"/>
            <w:iCs/>
          </w:rPr>
          <w:delText>C and F, respectively). Interestingly, Cu</w:delText>
        </w:r>
        <w:r w:rsidRPr="002E704B" w:rsidDel="006642DB">
          <w:rPr>
            <w:rFonts w:ascii="Times New Roman" w:eastAsia="Calibri" w:hAnsi="Times New Roman" w:cs="Arial"/>
            <w:iCs/>
            <w:vertAlign w:val="subscript"/>
          </w:rPr>
          <w:delText>2</w:delText>
        </w:r>
        <w:r w:rsidDel="006642DB">
          <w:rPr>
            <w:rFonts w:ascii="Times New Roman" w:eastAsia="Calibri" w:hAnsi="Times New Roman" w:cs="Arial"/>
            <w:iCs/>
          </w:rPr>
          <w:delText xml:space="preserve">O thicknesses above 500 nm where hardly explored by the original library. (iii) The nature of the back contact (Ag vs. Ag|Cu) has the largest effect on the dependence of </w:delText>
        </w:r>
        <w:r w:rsidRPr="00E3100D" w:rsidDel="006642DB">
          <w:rPr>
            <w:rFonts w:ascii="Times New Roman" w:eastAsia="Calibri" w:hAnsi="Times New Roman" w:cs="Arial"/>
            <w:i/>
          </w:rPr>
          <w:delText>J</w:delText>
        </w:r>
        <w:r w:rsidRPr="00E3100D" w:rsidDel="006642DB">
          <w:rPr>
            <w:rFonts w:ascii="Times New Roman" w:eastAsia="Calibri" w:hAnsi="Times New Roman" w:cs="Arial"/>
            <w:i/>
            <w:vertAlign w:val="subscript"/>
          </w:rPr>
          <w:delText>SC</w:delText>
        </w:r>
        <w:r w:rsidDel="006642DB">
          <w:rPr>
            <w:rFonts w:ascii="Times New Roman" w:eastAsia="Calibri" w:hAnsi="Times New Roman" w:cs="Arial"/>
            <w:iCs/>
          </w:rPr>
          <w:delText xml:space="preserve"> on the thickness of the Cu</w:delText>
        </w:r>
        <w:r w:rsidRPr="00CE4043" w:rsidDel="006642DB">
          <w:rPr>
            <w:rFonts w:ascii="Times New Roman" w:eastAsia="Calibri" w:hAnsi="Times New Roman" w:cs="Arial"/>
            <w:iCs/>
            <w:vertAlign w:val="subscript"/>
          </w:rPr>
          <w:delText>2</w:delText>
        </w:r>
        <w:r w:rsidDel="006642DB">
          <w:rPr>
            <w:rFonts w:ascii="Times New Roman" w:eastAsia="Calibri" w:hAnsi="Times New Roman" w:cs="Arial"/>
            <w:iCs/>
          </w:rPr>
          <w:delText xml:space="preserve">O layer (compare Figure </w:delText>
        </w:r>
        <w:r w:rsidR="00E644EC" w:rsidDel="006642DB">
          <w:rPr>
            <w:rFonts w:ascii="Times New Roman" w:eastAsia="Calibri" w:hAnsi="Times New Roman" w:cs="Arial"/>
            <w:iCs/>
          </w:rPr>
          <w:delText>12</w:delText>
        </w:r>
        <w:r w:rsidDel="006642DB">
          <w:rPr>
            <w:rFonts w:ascii="Times New Roman" w:eastAsia="Calibri" w:hAnsi="Times New Roman" w:cs="Arial"/>
            <w:iCs/>
          </w:rPr>
          <w:delText xml:space="preserve">A and D) which is followed by </w:delText>
        </w:r>
        <w:r w:rsidRPr="00E3100D" w:rsidDel="006642DB">
          <w:rPr>
            <w:rFonts w:ascii="Times New Roman" w:eastAsia="Calibri" w:hAnsi="Times New Roman" w:cs="Arial"/>
            <w:i/>
          </w:rPr>
          <w:delText>V</w:delText>
        </w:r>
        <w:r w:rsidRPr="00E3100D" w:rsidDel="006642DB">
          <w:rPr>
            <w:rFonts w:ascii="Times New Roman" w:eastAsia="Calibri" w:hAnsi="Times New Roman" w:cs="Arial"/>
            <w:i/>
            <w:vertAlign w:val="subscript"/>
          </w:rPr>
          <w:delText>OC</w:delText>
        </w:r>
        <w:r w:rsidDel="006642DB">
          <w:rPr>
            <w:rFonts w:ascii="Times New Roman" w:eastAsia="Calibri" w:hAnsi="Times New Roman" w:cs="Arial"/>
            <w:iCs/>
            <w:vertAlign w:val="subscript"/>
          </w:rPr>
          <w:delText xml:space="preserve"> </w:delText>
        </w:r>
        <w:r w:rsidDel="006642DB">
          <w:rPr>
            <w:rFonts w:ascii="Times New Roman" w:eastAsia="Calibri" w:hAnsi="Times New Roman" w:cs="Arial"/>
            <w:iCs/>
          </w:rPr>
          <w:delText xml:space="preserve">(compare Figure </w:delText>
        </w:r>
        <w:r w:rsidR="00E644EC" w:rsidDel="006642DB">
          <w:rPr>
            <w:rFonts w:ascii="Times New Roman" w:eastAsia="Calibri" w:hAnsi="Times New Roman" w:cs="Arial"/>
            <w:iCs/>
          </w:rPr>
          <w:delText>12</w:delText>
        </w:r>
        <w:r w:rsidDel="006642DB">
          <w:rPr>
            <w:rFonts w:ascii="Times New Roman" w:eastAsia="Calibri" w:hAnsi="Times New Roman" w:cs="Arial"/>
            <w:iCs/>
          </w:rPr>
          <w:delText>B and E). In contrast, the dependence of IQE on the thickness of the Cu</w:delText>
        </w:r>
        <w:r w:rsidRPr="00CE4043" w:rsidDel="006642DB">
          <w:rPr>
            <w:rFonts w:ascii="Times New Roman" w:eastAsia="Calibri" w:hAnsi="Times New Roman" w:cs="Arial"/>
            <w:iCs/>
            <w:vertAlign w:val="subscript"/>
          </w:rPr>
          <w:delText>2</w:delText>
        </w:r>
        <w:r w:rsidDel="006642DB">
          <w:rPr>
            <w:rFonts w:ascii="Times New Roman" w:eastAsia="Calibri" w:hAnsi="Times New Roman" w:cs="Arial"/>
            <w:iCs/>
          </w:rPr>
          <w:delText xml:space="preserve">O layer is the least affected by the back contact (compare Figure </w:delText>
        </w:r>
        <w:r w:rsidR="00E644EC" w:rsidDel="006642DB">
          <w:rPr>
            <w:rFonts w:ascii="Times New Roman" w:eastAsia="Calibri" w:hAnsi="Times New Roman" w:cs="Arial"/>
            <w:iCs/>
          </w:rPr>
          <w:delText>12</w:delText>
        </w:r>
        <w:r w:rsidDel="006642DB">
          <w:rPr>
            <w:rFonts w:ascii="Times New Roman" w:eastAsia="Calibri" w:hAnsi="Times New Roman" w:cs="Arial"/>
            <w:iCs/>
          </w:rPr>
          <w:delText xml:space="preserve">C and F). (iv) Certain combinations of </w:delText>
        </w:r>
        <m:oMath>
          <m:r>
            <m:rPr>
              <m:sty m:val="bi"/>
            </m:rPr>
            <w:rPr>
              <w:rFonts w:ascii="Cambria Math" w:eastAsia="Calibri" w:hAnsi="Cambria Math" w:cs="Arial"/>
              <w:szCs w:val="20"/>
            </w:rPr>
            <m:t>dTi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oMath>
        <w:r w:rsidRPr="006E3F1F" w:rsidDel="006642DB">
          <w:rPr>
            <w:rFonts w:ascii="Times New Roman" w:eastAsia="Calibri" w:hAnsi="Times New Roman" w:cs="Arial"/>
            <w:iCs/>
          </w:rPr>
          <w:delText xml:space="preserve"> </w:delText>
        </w:r>
        <w:r w:rsidDel="006642DB">
          <w:rPr>
            <w:rFonts w:ascii="Times New Roman" w:eastAsia="Calibri" w:hAnsi="Times New Roman" w:cs="Arial"/>
            <w:iCs/>
          </w:rPr>
          <w:delText xml:space="preserve">and </w:delText>
        </w:r>
        <m:oMath>
          <m:r>
            <m:rPr>
              <m:sty m:val="bi"/>
            </m:rPr>
            <w:rPr>
              <w:rFonts w:ascii="Cambria Math" w:eastAsia="Calibri" w:hAnsi="Cambria Math" w:cs="Arial"/>
              <w:szCs w:val="20"/>
            </w:rPr>
            <m:t>dC</m:t>
          </m:r>
          <m:sSub>
            <m:sSubPr>
              <m:ctrlPr>
                <w:rPr>
                  <w:rFonts w:ascii="Cambria Math" w:eastAsia="Calibri" w:hAnsi="Cambria Math" w:cs="Arial"/>
                  <w:szCs w:val="20"/>
                </w:rPr>
              </m:ctrlPr>
            </m:sSubPr>
            <m:e>
              <m:r>
                <m:rPr>
                  <m:sty m:val="bi"/>
                </m:rPr>
                <w:rPr>
                  <w:rFonts w:ascii="Cambria Math" w:eastAsia="Calibri" w:hAnsi="Cambria Math" w:cs="Arial"/>
                  <w:szCs w:val="20"/>
                </w:rPr>
                <m:t>u</m:t>
              </m:r>
            </m:e>
            <m:sub>
              <m:r>
                <m:rPr>
                  <m:sty m:val="b"/>
                </m:rPr>
                <w:rPr>
                  <w:rFonts w:ascii="Cambria Math" w:eastAsia="Calibri" w:hAnsi="Cambria Math" w:cs="Arial"/>
                  <w:szCs w:val="20"/>
                </w:rPr>
                <m:t>2</m:t>
              </m:r>
            </m:sub>
          </m:sSub>
          <m:r>
            <m:rPr>
              <m:sty m:val="bi"/>
            </m:rPr>
            <w:rPr>
              <w:rFonts w:ascii="Cambria Math" w:eastAsia="Calibri" w:hAnsi="Cambria Math" w:cs="Arial"/>
              <w:szCs w:val="20"/>
            </w:rPr>
            <m:t>O</m:t>
          </m:r>
        </m:oMath>
        <w:r w:rsidDel="006642DB">
          <w:rPr>
            <w:rFonts w:ascii="Times New Roman" w:eastAsia="Calibri" w:hAnsi="Times New Roman" w:cs="Arial"/>
            <w:iCs/>
          </w:rPr>
          <w:delText xml:space="preserve"> are predicted to have both high </w:delText>
        </w:r>
        <w:r w:rsidRPr="00E3100D" w:rsidDel="006642DB">
          <w:rPr>
            <w:rFonts w:ascii="Times New Roman" w:eastAsia="Calibri" w:hAnsi="Times New Roman" w:cs="Arial"/>
            <w:i/>
          </w:rPr>
          <w:delText>J</w:delText>
        </w:r>
        <w:r w:rsidRPr="00E3100D" w:rsidDel="006642DB">
          <w:rPr>
            <w:rFonts w:ascii="Times New Roman" w:eastAsia="Calibri" w:hAnsi="Times New Roman" w:cs="Arial"/>
            <w:i/>
            <w:vertAlign w:val="subscript"/>
          </w:rPr>
          <w:delText>SC</w:delText>
        </w:r>
        <w:r w:rsidDel="006642DB">
          <w:rPr>
            <w:rFonts w:ascii="Times New Roman" w:eastAsia="Calibri" w:hAnsi="Times New Roman" w:cs="Arial"/>
            <w:iCs/>
          </w:rPr>
          <w:delText xml:space="preserve"> and </w:delText>
        </w:r>
        <w:r w:rsidRPr="00E3100D" w:rsidDel="006642DB">
          <w:rPr>
            <w:rFonts w:ascii="Times New Roman" w:eastAsia="Calibri" w:hAnsi="Times New Roman" w:cs="Arial"/>
            <w:i/>
          </w:rPr>
          <w:delText>V</w:delText>
        </w:r>
        <w:r w:rsidRPr="00E3100D" w:rsidDel="006642DB">
          <w:rPr>
            <w:rFonts w:ascii="Times New Roman" w:eastAsia="Calibri" w:hAnsi="Times New Roman" w:cs="Arial"/>
            <w:i/>
            <w:vertAlign w:val="subscript"/>
          </w:rPr>
          <w:delText>OC</w:delText>
        </w:r>
        <w:r w:rsidDel="006642DB">
          <w:rPr>
            <w:rFonts w:ascii="Times New Roman" w:eastAsia="Calibri" w:hAnsi="Times New Roman" w:cs="Arial"/>
            <w:iCs/>
          </w:rPr>
          <w:delText xml:space="preserve"> values. These trends are largely in accord with previous conclusions on these systems deduced from experiments and other data mining approaches.</w:delText>
        </w:r>
        <w:r w:rsidR="00010C54" w:rsidRPr="00C62532" w:rsidDel="006642DB">
          <w:rPr>
            <w:rFonts w:ascii="Times New Roman" w:eastAsia="Calibri" w:hAnsi="Times New Roman" w:cs="Arial"/>
            <w:iCs/>
          </w:rPr>
          <w:fldChar w:fldCharType="begin"/>
        </w:r>
        <w:r w:rsidR="001C0A8A" w:rsidDel="006642DB">
          <w:rPr>
            <w:rFonts w:ascii="Times New Roman" w:eastAsia="Calibri" w:hAnsi="Times New Roman" w:cs="Arial"/>
            <w:iCs/>
          </w:rPr>
          <w:delInstrText xml:space="preserve"> ADDIN EN.CITE &lt;EndNote&gt;&lt;Cite&gt;&lt;Author&gt;Yosipof&lt;/Author&gt;&lt;Year&gt;2015&lt;/Year&gt;&lt;RecNum&gt;3&lt;/RecNum&gt;&lt;DisplayText&gt;&lt;style face="italic superscript"&gt;(23)&lt;/style&gt;&lt;/DisplayText&gt;&lt;record&gt;&lt;rec-number&gt;3&lt;/rec-number&gt;&lt;foreign-keys&gt;&lt;key app="EN" db-id="a550e29ro9vf20etr5rxfpaaawfvzfxwdz9p"&gt;3&lt;/key&gt;&lt;/foreign-keys&gt;&lt;ref-type name="Journal Article"&gt;17&lt;/ref-type&gt;&lt;contributors&gt;&lt;authors&gt;&lt;author&gt;Yosipof, Abraham&lt;/author&gt;&lt;author&gt;Nahum, Oren E.&lt;/author&gt;&lt;author&gt;Anderson, Assaf Y.&lt;/author&gt;&lt;author&gt;Barad, Hannah-Noa&lt;/author&gt;&lt;author&gt;Zaban, Arie&lt;/author&gt;&lt;author&gt;Senderowitz, Hanoch&lt;/author&gt;&lt;/authors&gt;&lt;/contributors&gt;&lt;titles&gt;&lt;title&gt;Data Mining and Machine Learning Tools for Combinatorial Material Science of All-Oxide Photovoltaic Cells&lt;/title&gt;&lt;secondary-title&gt;Molecular Informatics&lt;/secondary-title&gt;&lt;/titles&gt;&lt;periodical&gt;&lt;full-title&gt;Molecular Informatics&lt;/full-title&gt;&lt;/periodical&gt;&lt;pages&gt;367-379&lt;/pages&gt;&lt;volume&gt;34&lt;/volume&gt;&lt;number&gt;6-7&lt;/number&gt;&lt;keywords&gt;&lt;keyword&gt;Data mining&lt;/keyword&gt;&lt;keyword&gt;Machine learning&lt;/keyword&gt;&lt;keyword&gt;QSAR&lt;/keyword&gt;&lt;keyword&gt;Combinatorial material science&lt;/keyword&gt;&lt;keyword&gt;All oxide photovoltaic cells&lt;/keyword&gt;&lt;/keywords&gt;&lt;dates&gt;&lt;year&gt;2015&lt;/year&gt;&lt;/dates&gt;&lt;publisher&gt;WILEY-VCH Verlag&lt;/publisher&gt;&lt;isbn&gt;1868-1751&lt;/isbn&gt;&lt;urls&gt;&lt;related-urls&gt;&lt;url&gt;http://dx.doi.org/10.1002/minf.201400174&lt;/url&gt;&lt;/related-urls&gt;&lt;/urls&gt;&lt;electronic-resource-num&gt;10.1002/minf.201400174&lt;/electronic-resource-num&gt;&lt;/record&gt;&lt;/Cite&gt;&lt;/EndNote&gt;</w:delInstrText>
        </w:r>
        <w:r w:rsidR="00010C54" w:rsidRPr="00C62532" w:rsidDel="006642DB">
          <w:rPr>
            <w:rFonts w:ascii="Times New Roman" w:eastAsia="Calibri" w:hAnsi="Times New Roman" w:cs="Arial"/>
            <w:iCs/>
          </w:rPr>
          <w:fldChar w:fldCharType="separate"/>
        </w:r>
        <w:r w:rsidR="001C0A8A" w:rsidRPr="001C0A8A" w:rsidDel="006642DB">
          <w:rPr>
            <w:rFonts w:ascii="Times New Roman" w:eastAsia="Calibri" w:hAnsi="Times New Roman" w:cs="Arial"/>
            <w:i/>
            <w:iCs/>
            <w:noProof/>
            <w:vertAlign w:val="superscript"/>
          </w:rPr>
          <w:delText>(</w:delText>
        </w:r>
        <w:r w:rsidR="00937424" w:rsidDel="006642DB">
          <w:fldChar w:fldCharType="begin"/>
        </w:r>
        <w:r w:rsidR="00937424" w:rsidDel="006642DB">
          <w:delInstrText xml:space="preserve"> HYPERLINK \l "_ENREF_23" \o "Yosipof, 2015 #3" </w:delInstrText>
        </w:r>
        <w:r w:rsidR="00937424" w:rsidDel="006642DB">
          <w:fldChar w:fldCharType="separate"/>
        </w:r>
        <w:r w:rsidR="001C0A8A" w:rsidRPr="001C0A8A" w:rsidDel="006642DB">
          <w:rPr>
            <w:rFonts w:ascii="Times New Roman" w:eastAsia="Calibri" w:hAnsi="Times New Roman" w:cs="Arial"/>
            <w:i/>
            <w:iCs/>
            <w:noProof/>
            <w:vertAlign w:val="superscript"/>
          </w:rPr>
          <w:delText>23</w:delText>
        </w:r>
        <w:r w:rsidR="00937424" w:rsidDel="006642DB">
          <w:rPr>
            <w:rFonts w:ascii="Times New Roman" w:eastAsia="Calibri" w:hAnsi="Times New Roman" w:cs="Arial"/>
            <w:i/>
            <w:iCs/>
            <w:noProof/>
            <w:vertAlign w:val="superscript"/>
          </w:rPr>
          <w:fldChar w:fldCharType="end"/>
        </w:r>
        <w:r w:rsidR="001C0A8A" w:rsidRPr="001C0A8A" w:rsidDel="006642DB">
          <w:rPr>
            <w:rFonts w:ascii="Times New Roman" w:eastAsia="Calibri" w:hAnsi="Times New Roman" w:cs="Arial"/>
            <w:i/>
            <w:iCs/>
            <w:noProof/>
            <w:vertAlign w:val="superscript"/>
          </w:rPr>
          <w:delText>)</w:delText>
        </w:r>
        <w:r w:rsidR="00010C54" w:rsidRPr="00C62532" w:rsidDel="006642DB">
          <w:rPr>
            <w:rFonts w:ascii="Times New Roman" w:eastAsia="Calibri" w:hAnsi="Times New Roman" w:cs="Arial"/>
            <w:iCs/>
          </w:rPr>
          <w:fldChar w:fldCharType="end"/>
        </w:r>
        <w:r w:rsidRPr="00C62532" w:rsidDel="006642DB">
          <w:rPr>
            <w:rFonts w:ascii="Times New Roman" w:eastAsia="Calibri" w:hAnsi="Times New Roman" w:cs="Arial"/>
            <w:iCs/>
          </w:rPr>
          <w:delText xml:space="preserve"> </w:delText>
        </w:r>
      </w:del>
    </w:p>
    <w:p w14:paraId="72456087" w14:textId="2975B4F9" w:rsidR="00316821" w:rsidRPr="00C62532" w:rsidDel="006642DB" w:rsidRDefault="00316821" w:rsidP="006642DB">
      <w:pPr>
        <w:pStyle w:val="Heading1"/>
        <w:rPr>
          <w:del w:id="5247" w:author="Shy Alon" w:date="2017-07-21T16:25:00Z"/>
          <w:rFonts w:ascii="Times New Roman" w:eastAsia="Calibri" w:hAnsi="Times New Roman" w:cs="Arial"/>
          <w:iCs/>
        </w:rPr>
        <w:pPrChange w:id="5248" w:author="Shy Alon" w:date="2017-07-21T16:25:00Z">
          <w:pPr/>
        </w:pPrChange>
      </w:pPr>
    </w:p>
    <w:tbl>
      <w:tblPr>
        <w:tblStyle w:val="TableGrid"/>
        <w:tblpPr w:leftFromText="180" w:rightFromText="180" w:vertAnchor="text" w:horzAnchor="margin" w:tblpXSpec="right" w:tblpY="18"/>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15"/>
        <w:gridCol w:w="4961"/>
      </w:tblGrid>
      <w:tr w:rsidR="00316821" w:rsidDel="006642DB" w14:paraId="5B02DFF1" w14:textId="2B2FA21C" w:rsidTr="00564273">
        <w:trPr>
          <w:del w:id="5249" w:author="Shy Alon" w:date="2017-07-21T16:25:00Z"/>
        </w:trPr>
        <w:tc>
          <w:tcPr>
            <w:tcW w:w="4815" w:type="dxa"/>
          </w:tcPr>
          <w:p w14:paraId="6A94FD46" w14:textId="1C717651" w:rsidR="00316821" w:rsidDel="006642DB" w:rsidRDefault="00316821" w:rsidP="006642DB">
            <w:pPr>
              <w:pStyle w:val="Heading1"/>
              <w:rPr>
                <w:del w:id="5250" w:author="Shy Alon" w:date="2017-07-21T16:25:00Z"/>
                <w:rFonts w:ascii="Times New Roman" w:eastAsia="Calibri" w:hAnsi="Times New Roman" w:cs="Arial"/>
                <w:iCs/>
              </w:rPr>
              <w:pPrChange w:id="5251" w:author="Shy Alon" w:date="2017-07-21T16:25:00Z">
                <w:pPr>
                  <w:framePr w:hSpace="180" w:wrap="around" w:vAnchor="text" w:hAnchor="margin" w:xAlign="right" w:y="18"/>
                </w:pPr>
              </w:pPrChange>
            </w:pPr>
            <w:del w:id="5252" w:author="Shy Alon" w:date="2017-07-21T16:25:00Z">
              <w:r w:rsidDel="006642DB">
                <w:rPr>
                  <w:rFonts w:ascii="Times New Roman" w:eastAsia="Calibri" w:hAnsi="Times New Roman" w:cs="Arial"/>
                  <w:iCs/>
                  <w:noProof/>
                </w:rPr>
                <w:drawing>
                  <wp:inline distT="0" distB="0" distL="0" distR="0" wp14:anchorId="6A459D06" wp14:editId="0BA5CE91">
                    <wp:extent cx="3013546" cy="2069465"/>
                    <wp:effectExtent l="0" t="0" r="0" b="698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C.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47149" cy="2092541"/>
                            </a:xfrm>
                            <a:prstGeom prst="rect">
                              <a:avLst/>
                            </a:prstGeom>
                          </pic:spPr>
                        </pic:pic>
                      </a:graphicData>
                    </a:graphic>
                  </wp:inline>
                </w:drawing>
              </w:r>
            </w:del>
          </w:p>
        </w:tc>
        <w:tc>
          <w:tcPr>
            <w:tcW w:w="4961" w:type="dxa"/>
          </w:tcPr>
          <w:p w14:paraId="70C5455C" w14:textId="4423C454" w:rsidR="00316821" w:rsidDel="006642DB" w:rsidRDefault="00316821" w:rsidP="006642DB">
            <w:pPr>
              <w:pStyle w:val="Heading1"/>
              <w:rPr>
                <w:del w:id="5253" w:author="Shy Alon" w:date="2017-07-21T16:25:00Z"/>
                <w:rFonts w:ascii="Times New Roman" w:eastAsia="Calibri" w:hAnsi="Times New Roman" w:cs="Arial"/>
                <w:iCs/>
              </w:rPr>
              <w:pPrChange w:id="5254" w:author="Shy Alon" w:date="2017-07-21T16:25:00Z">
                <w:pPr>
                  <w:framePr w:hSpace="180" w:wrap="around" w:vAnchor="text" w:hAnchor="margin" w:xAlign="right" w:y="18"/>
                </w:pPr>
              </w:pPrChange>
            </w:pPr>
            <w:del w:id="5255" w:author="Shy Alon" w:date="2017-07-21T16:25:00Z">
              <w:r w:rsidDel="006642DB">
                <w:rPr>
                  <w:rFonts w:ascii="Times New Roman" w:eastAsia="Calibri" w:hAnsi="Times New Roman" w:cs="Arial"/>
                  <w:iCs/>
                  <w:noProof/>
                </w:rPr>
                <w:drawing>
                  <wp:inline distT="0" distB="0" distL="0" distR="0" wp14:anchorId="72F24CEA" wp14:editId="547DAEB5">
                    <wp:extent cx="3013075" cy="2069465"/>
                    <wp:effectExtent l="0" t="0" r="0" b="698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SC.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13075" cy="2069465"/>
                            </a:xfrm>
                            <a:prstGeom prst="rect">
                              <a:avLst/>
                            </a:prstGeom>
                          </pic:spPr>
                        </pic:pic>
                      </a:graphicData>
                    </a:graphic>
                  </wp:inline>
                </w:drawing>
              </w:r>
            </w:del>
          </w:p>
        </w:tc>
      </w:tr>
      <w:tr w:rsidR="00316821" w:rsidDel="006642DB" w14:paraId="509F92E7" w14:textId="3E789597" w:rsidTr="00564273">
        <w:trPr>
          <w:del w:id="5256" w:author="Shy Alon" w:date="2017-07-21T16:25:00Z"/>
        </w:trPr>
        <w:tc>
          <w:tcPr>
            <w:tcW w:w="4815" w:type="dxa"/>
          </w:tcPr>
          <w:p w14:paraId="185614C4" w14:textId="13DC8080" w:rsidR="00316821" w:rsidDel="006642DB" w:rsidRDefault="00316821" w:rsidP="006642DB">
            <w:pPr>
              <w:pStyle w:val="Heading1"/>
              <w:rPr>
                <w:del w:id="5257" w:author="Shy Alon" w:date="2017-07-21T16:25:00Z"/>
                <w:rFonts w:ascii="Times New Roman" w:eastAsia="Calibri" w:hAnsi="Times New Roman" w:cs="Arial"/>
                <w:iCs/>
              </w:rPr>
              <w:pPrChange w:id="5258" w:author="Shy Alon" w:date="2017-07-21T16:25:00Z">
                <w:pPr>
                  <w:framePr w:hSpace="180" w:wrap="around" w:vAnchor="text" w:hAnchor="margin" w:xAlign="right" w:y="18"/>
                </w:pPr>
              </w:pPrChange>
            </w:pPr>
            <w:del w:id="5259" w:author="Shy Alon" w:date="2017-07-21T16:25:00Z">
              <w:r w:rsidDel="006642DB">
                <w:rPr>
                  <w:rFonts w:ascii="Times New Roman" w:eastAsia="Calibri" w:hAnsi="Times New Roman" w:cs="Arial"/>
                  <w:iCs/>
                  <w:noProof/>
                </w:rPr>
                <w:drawing>
                  <wp:inline distT="0" distB="0" distL="0" distR="0" wp14:anchorId="74A43FC6" wp14:editId="5C2F8FF4">
                    <wp:extent cx="2983351" cy="2208811"/>
                    <wp:effectExtent l="0" t="0" r="7620" b="127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oc.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03422" cy="2223671"/>
                            </a:xfrm>
                            <a:prstGeom prst="rect">
                              <a:avLst/>
                            </a:prstGeom>
                          </pic:spPr>
                        </pic:pic>
                      </a:graphicData>
                    </a:graphic>
                  </wp:inline>
                </w:drawing>
              </w:r>
            </w:del>
          </w:p>
        </w:tc>
        <w:tc>
          <w:tcPr>
            <w:tcW w:w="4961" w:type="dxa"/>
          </w:tcPr>
          <w:p w14:paraId="3967727A" w14:textId="67518C19" w:rsidR="00316821" w:rsidDel="006642DB" w:rsidRDefault="00316821" w:rsidP="006642DB">
            <w:pPr>
              <w:pStyle w:val="Heading1"/>
              <w:rPr>
                <w:del w:id="5260" w:author="Shy Alon" w:date="2017-07-21T16:25:00Z"/>
                <w:rFonts w:ascii="Times New Roman" w:eastAsia="Calibri" w:hAnsi="Times New Roman" w:cs="Arial"/>
                <w:iCs/>
              </w:rPr>
              <w:pPrChange w:id="5261" w:author="Shy Alon" w:date="2017-07-21T16:25:00Z">
                <w:pPr>
                  <w:framePr w:hSpace="180" w:wrap="around" w:vAnchor="text" w:hAnchor="margin" w:xAlign="right" w:y="18"/>
                </w:pPr>
              </w:pPrChange>
            </w:pPr>
            <w:del w:id="5262" w:author="Shy Alon" w:date="2017-07-21T16:25:00Z">
              <w:r w:rsidDel="006642DB">
                <w:rPr>
                  <w:rFonts w:ascii="Times New Roman" w:eastAsia="Calibri" w:hAnsi="Times New Roman" w:cs="Arial"/>
                  <w:iCs/>
                  <w:noProof/>
                </w:rPr>
                <w:drawing>
                  <wp:inline distT="0" distB="0" distL="0" distR="0" wp14:anchorId="27B27BC1" wp14:editId="0542551D">
                    <wp:extent cx="3013075" cy="2230755"/>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OC.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13075" cy="2230755"/>
                            </a:xfrm>
                            <a:prstGeom prst="rect">
                              <a:avLst/>
                            </a:prstGeom>
                          </pic:spPr>
                        </pic:pic>
                      </a:graphicData>
                    </a:graphic>
                  </wp:inline>
                </w:drawing>
              </w:r>
            </w:del>
          </w:p>
        </w:tc>
      </w:tr>
      <w:tr w:rsidR="00316821" w:rsidDel="006642DB" w14:paraId="296A32A7" w14:textId="238AB275" w:rsidTr="00564273">
        <w:trPr>
          <w:del w:id="5263" w:author="Shy Alon" w:date="2017-07-21T16:25:00Z"/>
        </w:trPr>
        <w:tc>
          <w:tcPr>
            <w:tcW w:w="4815" w:type="dxa"/>
          </w:tcPr>
          <w:p w14:paraId="14D386EE" w14:textId="128976A4" w:rsidR="00316821" w:rsidDel="006642DB" w:rsidRDefault="00316821" w:rsidP="006642DB">
            <w:pPr>
              <w:pStyle w:val="Heading1"/>
              <w:rPr>
                <w:del w:id="5264" w:author="Shy Alon" w:date="2017-07-21T16:25:00Z"/>
                <w:rFonts w:ascii="Times New Roman" w:eastAsia="Calibri" w:hAnsi="Times New Roman" w:cs="Arial"/>
                <w:iCs/>
              </w:rPr>
              <w:pPrChange w:id="5265" w:author="Shy Alon" w:date="2017-07-21T16:25:00Z">
                <w:pPr>
                  <w:framePr w:hSpace="180" w:wrap="around" w:vAnchor="text" w:hAnchor="margin" w:xAlign="right" w:y="18"/>
                </w:pPr>
              </w:pPrChange>
            </w:pPr>
            <w:del w:id="5266" w:author="Shy Alon" w:date="2017-07-21T16:25:00Z">
              <w:r w:rsidDel="006642DB">
                <w:rPr>
                  <w:rFonts w:ascii="Times New Roman" w:eastAsia="Calibri" w:hAnsi="Times New Roman" w:cs="Arial"/>
                  <w:iCs/>
                  <w:noProof/>
                </w:rPr>
                <w:drawing>
                  <wp:inline distT="0" distB="0" distL="0" distR="0" wp14:anchorId="5CC7DD46" wp14:editId="7A80B8EB">
                    <wp:extent cx="2983350" cy="2208811"/>
                    <wp:effectExtent l="0" t="0" r="7620" b="127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QE.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25029" cy="2239669"/>
                            </a:xfrm>
                            <a:prstGeom prst="rect">
                              <a:avLst/>
                            </a:prstGeom>
                          </pic:spPr>
                        </pic:pic>
                      </a:graphicData>
                    </a:graphic>
                  </wp:inline>
                </w:drawing>
              </w:r>
            </w:del>
          </w:p>
        </w:tc>
        <w:tc>
          <w:tcPr>
            <w:tcW w:w="4961" w:type="dxa"/>
          </w:tcPr>
          <w:p w14:paraId="11EC183A" w14:textId="79894E38" w:rsidR="00316821" w:rsidDel="006642DB" w:rsidRDefault="00316821" w:rsidP="006642DB">
            <w:pPr>
              <w:pStyle w:val="Heading1"/>
              <w:rPr>
                <w:del w:id="5267" w:author="Shy Alon" w:date="2017-07-21T16:25:00Z"/>
                <w:rFonts w:ascii="Times New Roman" w:eastAsia="Calibri" w:hAnsi="Times New Roman" w:cs="Arial"/>
                <w:iCs/>
              </w:rPr>
              <w:pPrChange w:id="5268" w:author="Shy Alon" w:date="2017-07-21T16:25:00Z">
                <w:pPr>
                  <w:framePr w:hSpace="180" w:wrap="around" w:vAnchor="text" w:hAnchor="margin" w:xAlign="right" w:y="18"/>
                </w:pPr>
              </w:pPrChange>
            </w:pPr>
            <w:del w:id="5269" w:author="Shy Alon" w:date="2017-07-21T16:25:00Z">
              <w:r w:rsidDel="006642DB">
                <w:rPr>
                  <w:rFonts w:ascii="Times New Roman" w:eastAsia="Calibri" w:hAnsi="Times New Roman" w:cs="Arial"/>
                  <w:iCs/>
                  <w:noProof/>
                </w:rPr>
                <w:drawing>
                  <wp:inline distT="0" distB="0" distL="0" distR="0" wp14:anchorId="3742FE31" wp14:editId="201E6A28">
                    <wp:extent cx="3013075" cy="2230755"/>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QE.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13075" cy="2230755"/>
                            </a:xfrm>
                            <a:prstGeom prst="rect">
                              <a:avLst/>
                            </a:prstGeom>
                          </pic:spPr>
                        </pic:pic>
                      </a:graphicData>
                    </a:graphic>
                  </wp:inline>
                </w:drawing>
              </w:r>
            </w:del>
          </w:p>
        </w:tc>
      </w:tr>
    </w:tbl>
    <w:p w14:paraId="6A25F261" w14:textId="4EC1BC1D" w:rsidR="00316821" w:rsidDel="006642DB" w:rsidRDefault="001F64CF" w:rsidP="006642DB">
      <w:pPr>
        <w:pStyle w:val="Heading1"/>
        <w:rPr>
          <w:del w:id="5270" w:author="Shy Alon" w:date="2017-07-21T16:25:00Z"/>
        </w:rPr>
        <w:pPrChange w:id="5271" w:author="Shy Alon" w:date="2017-07-21T16:25:00Z">
          <w:pPr>
            <w:pStyle w:val="Caption"/>
          </w:pPr>
        </w:pPrChange>
      </w:pPr>
      <w:bookmarkStart w:id="5272" w:name="_Toc483041616"/>
      <w:del w:id="5273" w:author="Shy Alon" w:date="2017-07-21T16:25:00Z">
        <w:r w:rsidDel="006642DB">
          <w:delText xml:space="preserve">Figure </w:delText>
        </w:r>
        <w:r w:rsidR="009A312C" w:rsidDel="006642DB">
          <w:fldChar w:fldCharType="begin"/>
        </w:r>
        <w:r w:rsidR="00E20F2D" w:rsidDel="006642DB">
          <w:delInstrText xml:space="preserve"> SEQ Figure \* ARABIC </w:delInstrText>
        </w:r>
        <w:r w:rsidR="009A312C" w:rsidDel="006642DB">
          <w:fldChar w:fldCharType="separate"/>
        </w:r>
      </w:del>
      <w:del w:id="5274" w:author="Shy Alon" w:date="2017-07-05T22:58:00Z">
        <w:r w:rsidR="00A9699E" w:rsidDel="00C91D56">
          <w:rPr>
            <w:noProof/>
          </w:rPr>
          <w:delText>13</w:delText>
        </w:r>
      </w:del>
      <w:del w:id="5275" w:author="Shy Alon" w:date="2017-07-21T16:25:00Z">
        <w:r w:rsidR="009A312C" w:rsidDel="006642DB">
          <w:rPr>
            <w:noProof/>
          </w:rPr>
          <w:fldChar w:fldCharType="end"/>
        </w:r>
        <w:r w:rsidDel="006642DB">
          <w:delText xml:space="preserve">: </w:delText>
        </w:r>
        <w:r w:rsidR="00316821" w:rsidRPr="00230DA2" w:rsidDel="006642DB">
          <w:rPr>
            <w:b w:val="0"/>
            <w:bCs w:val="0"/>
          </w:rPr>
          <w:delText xml:space="preserve">Virtual cells based on the </w:delText>
        </w:r>
        <m:oMath>
          <m:r>
            <m:rPr>
              <m:sty m:val="bi"/>
            </m:rPr>
            <w:rPr>
              <w:rFonts w:ascii="Cambria Math" w:hAnsi="Cambria Math"/>
            </w:rPr>
            <m:t>Ti</m:t>
          </m:r>
          <m:sSub>
            <m:sSubPr>
              <m:ctrlPr>
                <w:rPr>
                  <w:rFonts w:ascii="Cambria Math" w:hAnsi="Cambria Math"/>
                  <w:b w:val="0"/>
                  <w:bCs w:val="0"/>
                  <w:i/>
                </w:rPr>
              </m:ctrlPr>
            </m:sSubPr>
            <m:e>
              <m:r>
                <m:rPr>
                  <m:sty m:val="bi"/>
                </m:rPr>
                <w:rPr>
                  <w:rFonts w:ascii="Cambria Math" w:hAnsi="Cambria Math"/>
                </w:rPr>
                <m:t>O</m:t>
              </m:r>
            </m:e>
            <m:sub>
              <m:r>
                <m:rPr>
                  <m:sty m:val="bi"/>
                </m:rPr>
                <w:rPr>
                  <w:rFonts w:ascii="Cambria Math" w:hAnsi="Cambria Math"/>
                </w:rPr>
                <m:t>2</m:t>
              </m:r>
            </m:sub>
          </m:sSub>
          <m:r>
            <m:rPr>
              <m:sty m:val="bi"/>
            </m:rPr>
            <w:rPr>
              <w:rFonts w:ascii="Cambria Math" w:hAnsi="Cambria Math"/>
            </w:rPr>
            <m:t>|C</m:t>
          </m:r>
          <m:sSub>
            <m:sSubPr>
              <m:ctrlPr>
                <w:rPr>
                  <w:rFonts w:ascii="Cambria Math" w:hAnsi="Cambria Math"/>
                  <w:b w:val="0"/>
                  <w:bCs w:val="0"/>
                  <w:i/>
                </w:rPr>
              </m:ctrlPr>
            </m:sSubPr>
            <m:e>
              <m:r>
                <m:rPr>
                  <m:sty m:val="bi"/>
                </m:rPr>
                <w:rPr>
                  <w:rFonts w:ascii="Cambria Math" w:hAnsi="Cambria Math"/>
                </w:rPr>
                <m:t>u</m:t>
              </m:r>
            </m:e>
            <m:sub>
              <m:r>
                <m:rPr>
                  <m:sty m:val="bi"/>
                </m:rPr>
                <w:rPr>
                  <w:rFonts w:ascii="Cambria Math" w:hAnsi="Cambria Math"/>
                </w:rPr>
                <m:t>2</m:t>
              </m:r>
            </m:sub>
          </m:sSub>
          <m:r>
            <m:rPr>
              <m:sty m:val="bi"/>
            </m:rPr>
            <w:rPr>
              <w:rFonts w:ascii="Cambria Math" w:hAnsi="Cambria Math"/>
            </w:rPr>
            <m:t>O</m:t>
          </m:r>
        </m:oMath>
        <w:r w:rsidR="00316821" w:rsidRPr="00230DA2" w:rsidDel="006642DB">
          <w:rPr>
            <w:rFonts w:eastAsia="Times New Roman"/>
            <w:b w:val="0"/>
            <w:bCs w:val="0"/>
            <w:i/>
          </w:rPr>
          <w:delText xml:space="preserve"> </w:delText>
        </w:r>
        <w:r w:rsidR="00316821" w:rsidRPr="00230DA2" w:rsidDel="006642DB">
          <w:rPr>
            <w:rFonts w:eastAsia="Times New Roman"/>
            <w:b w:val="0"/>
            <w:bCs w:val="0"/>
            <w:iCs/>
          </w:rPr>
          <w:delText>with Ag back contacts (</w:delText>
        </w:r>
        <w:r w:rsidR="00316821" w:rsidRPr="00230DA2" w:rsidDel="006642DB">
          <w:rPr>
            <w:b w:val="0"/>
            <w:bCs w:val="0"/>
          </w:rPr>
          <w:delText xml:space="preserve">A: </w:delText>
        </w:r>
        <w:r w:rsidR="00316821" w:rsidRPr="00230DA2" w:rsidDel="006642DB">
          <w:rPr>
            <w:b w:val="0"/>
            <w:bCs w:val="0"/>
            <w:i/>
            <w:iCs/>
          </w:rPr>
          <w:delText>J</w:delText>
        </w:r>
        <w:r w:rsidR="00316821" w:rsidRPr="00230DA2" w:rsidDel="006642DB">
          <w:rPr>
            <w:b w:val="0"/>
            <w:bCs w:val="0"/>
            <w:i/>
            <w:iCs/>
            <w:vertAlign w:val="subscript"/>
          </w:rPr>
          <w:delText>SC</w:delText>
        </w:r>
        <w:r w:rsidR="00316821" w:rsidRPr="00230DA2" w:rsidDel="006642DB">
          <w:rPr>
            <w:b w:val="0"/>
            <w:bCs w:val="0"/>
          </w:rPr>
          <w:delText xml:space="preserve"> </w:delText>
        </w:r>
        <w:r w:rsidR="00316821" w:rsidRPr="00230DA2" w:rsidDel="006642DB">
          <w:rPr>
            <w:b w:val="0"/>
            <w:bCs w:val="0"/>
            <w:i/>
            <w:iCs/>
          </w:rPr>
          <w:delText>(μA/cm</w:delText>
        </w:r>
        <w:r w:rsidR="00316821" w:rsidRPr="00230DA2" w:rsidDel="006642DB">
          <w:rPr>
            <w:b w:val="0"/>
            <w:bCs w:val="0"/>
            <w:i/>
            <w:iCs/>
            <w:vertAlign w:val="superscript"/>
          </w:rPr>
          <w:delText>2</w:delText>
        </w:r>
        <w:r w:rsidR="00316821" w:rsidRPr="00230DA2" w:rsidDel="006642DB">
          <w:rPr>
            <w:b w:val="0"/>
            <w:bCs w:val="0"/>
          </w:rPr>
          <w:delText>); B:</w:delText>
        </w:r>
        <w:r w:rsidR="00316821" w:rsidRPr="00230DA2" w:rsidDel="006642DB">
          <w:rPr>
            <w:b w:val="0"/>
            <w:bCs w:val="0"/>
            <w:i/>
            <w:iCs/>
          </w:rPr>
          <w:delText xml:space="preserve"> V</w:delText>
        </w:r>
        <w:r w:rsidR="00316821" w:rsidRPr="00230DA2" w:rsidDel="006642DB">
          <w:rPr>
            <w:b w:val="0"/>
            <w:bCs w:val="0"/>
            <w:i/>
            <w:iCs/>
            <w:vertAlign w:val="subscript"/>
          </w:rPr>
          <w:delText>OC</w:delText>
        </w:r>
        <w:r w:rsidR="00316821" w:rsidRPr="00230DA2" w:rsidDel="006642DB">
          <w:rPr>
            <w:b w:val="0"/>
            <w:bCs w:val="0"/>
          </w:rPr>
          <w:delText xml:space="preserve"> </w:delText>
        </w:r>
        <w:r w:rsidR="00316821" w:rsidRPr="00230DA2" w:rsidDel="006642DB">
          <w:rPr>
            <w:b w:val="0"/>
            <w:bCs w:val="0"/>
            <w:i/>
            <w:iCs/>
          </w:rPr>
          <w:delText xml:space="preserve">(V); </w:delText>
        </w:r>
        <w:r w:rsidR="00316821" w:rsidRPr="00230DA2" w:rsidDel="006642DB">
          <w:rPr>
            <w:b w:val="0"/>
            <w:bCs w:val="0"/>
          </w:rPr>
          <w:delText>C: IQE (%)</w:delText>
        </w:r>
        <w:r w:rsidR="00316821" w:rsidRPr="00230DA2" w:rsidDel="006642DB">
          <w:rPr>
            <w:rFonts w:eastAsia="Times New Roman"/>
            <w:b w:val="0"/>
            <w:bCs w:val="0"/>
            <w:iCs/>
          </w:rPr>
          <w:delText xml:space="preserve">) </w:delText>
        </w:r>
        <w:r w:rsidR="00316821" w:rsidRPr="00230DA2" w:rsidDel="006642DB">
          <w:rPr>
            <w:b w:val="0"/>
            <w:bCs w:val="0"/>
            <w:iCs/>
          </w:rPr>
          <w:delText xml:space="preserve">and </w:delText>
        </w:r>
        <m:oMath>
          <m:r>
            <m:rPr>
              <m:sty m:val="bi"/>
            </m:rPr>
            <w:rPr>
              <w:rFonts w:ascii="Cambria Math" w:hAnsi="Cambria Math"/>
            </w:rPr>
            <m:t>Ti</m:t>
          </m:r>
          <m:sSub>
            <m:sSubPr>
              <m:ctrlPr>
                <w:rPr>
                  <w:rFonts w:ascii="Cambria Math" w:hAnsi="Cambria Math"/>
                  <w:b w:val="0"/>
                  <w:bCs w:val="0"/>
                  <w:i/>
                </w:rPr>
              </m:ctrlPr>
            </m:sSubPr>
            <m:e>
              <m:r>
                <m:rPr>
                  <m:sty m:val="bi"/>
                </m:rPr>
                <w:rPr>
                  <w:rFonts w:ascii="Cambria Math" w:hAnsi="Cambria Math"/>
                </w:rPr>
                <m:t>O</m:t>
              </m:r>
            </m:e>
            <m:sub>
              <m:r>
                <m:rPr>
                  <m:sty m:val="bi"/>
                </m:rPr>
                <w:rPr>
                  <w:rFonts w:ascii="Cambria Math" w:hAnsi="Cambria Math"/>
                </w:rPr>
                <m:t>2</m:t>
              </m:r>
            </m:sub>
          </m:sSub>
          <m:r>
            <m:rPr>
              <m:sty m:val="bi"/>
            </m:rPr>
            <w:rPr>
              <w:rFonts w:ascii="Cambria Math" w:hAnsi="Cambria Math"/>
            </w:rPr>
            <m:t>|C</m:t>
          </m:r>
          <m:sSub>
            <m:sSubPr>
              <m:ctrlPr>
                <w:rPr>
                  <w:rFonts w:ascii="Cambria Math" w:hAnsi="Cambria Math"/>
                  <w:b w:val="0"/>
                  <w:bCs w:val="0"/>
                  <w:i/>
                </w:rPr>
              </m:ctrlPr>
            </m:sSubPr>
            <m:e>
              <m:r>
                <m:rPr>
                  <m:sty m:val="bi"/>
                </m:rPr>
                <w:rPr>
                  <w:rFonts w:ascii="Cambria Math" w:hAnsi="Cambria Math"/>
                </w:rPr>
                <m:t>u</m:t>
              </m:r>
            </m:e>
            <m:sub>
              <m:r>
                <m:rPr>
                  <m:sty m:val="bi"/>
                </m:rPr>
                <w:rPr>
                  <w:rFonts w:ascii="Cambria Math" w:hAnsi="Cambria Math"/>
                </w:rPr>
                <m:t>2</m:t>
              </m:r>
            </m:sub>
          </m:sSub>
          <m:r>
            <m:rPr>
              <m:sty m:val="bi"/>
            </m:rPr>
            <w:rPr>
              <w:rFonts w:ascii="Cambria Math" w:hAnsi="Cambria Math"/>
            </w:rPr>
            <m:t>O</m:t>
          </m:r>
        </m:oMath>
        <w:r w:rsidR="00316821" w:rsidRPr="00230DA2" w:rsidDel="006642DB">
          <w:rPr>
            <w:rFonts w:eastAsia="Times New Roman"/>
            <w:b w:val="0"/>
            <w:bCs w:val="0"/>
            <w:i/>
          </w:rPr>
          <w:delText xml:space="preserve"> </w:delText>
        </w:r>
        <w:r w:rsidR="00316821" w:rsidRPr="00230DA2" w:rsidDel="006642DB">
          <w:rPr>
            <w:rFonts w:eastAsia="Times New Roman"/>
            <w:b w:val="0"/>
            <w:bCs w:val="0"/>
            <w:iCs/>
          </w:rPr>
          <w:delText>With Ag|Cu Back Contacts (</w:delText>
        </w:r>
        <w:r w:rsidR="00316821" w:rsidRPr="00230DA2" w:rsidDel="006642DB">
          <w:rPr>
            <w:b w:val="0"/>
            <w:bCs w:val="0"/>
          </w:rPr>
          <w:delText>D:</w:delText>
        </w:r>
        <w:r w:rsidR="00316821" w:rsidRPr="00230DA2" w:rsidDel="006642DB">
          <w:rPr>
            <w:b w:val="0"/>
            <w:bCs w:val="0"/>
            <w:i/>
            <w:iCs/>
          </w:rPr>
          <w:delText xml:space="preserve"> J</w:delText>
        </w:r>
        <w:r w:rsidR="00316821" w:rsidRPr="00230DA2" w:rsidDel="006642DB">
          <w:rPr>
            <w:b w:val="0"/>
            <w:bCs w:val="0"/>
            <w:i/>
            <w:iCs/>
            <w:vertAlign w:val="subscript"/>
          </w:rPr>
          <w:delText>SC</w:delText>
        </w:r>
        <w:r w:rsidR="00316821" w:rsidRPr="00230DA2" w:rsidDel="006642DB">
          <w:rPr>
            <w:b w:val="0"/>
            <w:bCs w:val="0"/>
          </w:rPr>
          <w:delText xml:space="preserve"> </w:delText>
        </w:r>
        <w:r w:rsidR="00316821" w:rsidRPr="00230DA2" w:rsidDel="006642DB">
          <w:rPr>
            <w:b w:val="0"/>
            <w:bCs w:val="0"/>
            <w:i/>
            <w:iCs/>
          </w:rPr>
          <w:delText>(μA/cm</w:delText>
        </w:r>
        <w:r w:rsidR="00316821" w:rsidRPr="00230DA2" w:rsidDel="006642DB">
          <w:rPr>
            <w:b w:val="0"/>
            <w:bCs w:val="0"/>
            <w:i/>
            <w:iCs/>
            <w:vertAlign w:val="superscript"/>
          </w:rPr>
          <w:delText>2</w:delText>
        </w:r>
        <w:r w:rsidR="00316821" w:rsidRPr="00230DA2" w:rsidDel="006642DB">
          <w:rPr>
            <w:b w:val="0"/>
            <w:bCs w:val="0"/>
          </w:rPr>
          <w:delText>); E:</w:delText>
        </w:r>
        <w:r w:rsidR="00316821" w:rsidRPr="00230DA2" w:rsidDel="006642DB">
          <w:rPr>
            <w:b w:val="0"/>
            <w:bCs w:val="0"/>
            <w:i/>
            <w:iCs/>
          </w:rPr>
          <w:delText xml:space="preserve"> V</w:delText>
        </w:r>
        <w:r w:rsidR="00316821" w:rsidRPr="00230DA2" w:rsidDel="006642DB">
          <w:rPr>
            <w:b w:val="0"/>
            <w:bCs w:val="0"/>
            <w:i/>
            <w:iCs/>
            <w:vertAlign w:val="subscript"/>
          </w:rPr>
          <w:delText>OC</w:delText>
        </w:r>
        <w:r w:rsidR="00316821" w:rsidRPr="00230DA2" w:rsidDel="006642DB">
          <w:rPr>
            <w:b w:val="0"/>
            <w:bCs w:val="0"/>
          </w:rPr>
          <w:delText xml:space="preserve"> </w:delText>
        </w:r>
        <w:r w:rsidR="00316821" w:rsidRPr="00230DA2" w:rsidDel="006642DB">
          <w:rPr>
            <w:b w:val="0"/>
            <w:bCs w:val="0"/>
            <w:i/>
            <w:iCs/>
          </w:rPr>
          <w:delText xml:space="preserve">(V); </w:delText>
        </w:r>
        <w:r w:rsidR="00316821" w:rsidRPr="00230DA2" w:rsidDel="006642DB">
          <w:rPr>
            <w:b w:val="0"/>
            <w:bCs w:val="0"/>
          </w:rPr>
          <w:delText>F: IQE (%)</w:delText>
        </w:r>
        <w:r w:rsidR="00316821" w:rsidRPr="00230DA2" w:rsidDel="006642DB">
          <w:rPr>
            <w:rFonts w:eastAsia="Times New Roman"/>
            <w:b w:val="0"/>
            <w:bCs w:val="0"/>
            <w:iCs/>
          </w:rPr>
          <w:delText xml:space="preserve">) solar cells libraries. </w:delText>
        </w:r>
        <w:r w:rsidR="00316821" w:rsidRPr="00230DA2" w:rsidDel="006642DB">
          <w:rPr>
            <w:b w:val="0"/>
            <w:bCs w:val="0"/>
          </w:rPr>
          <w:delText>The white regions are outside of the model’s applicability domain.</w:delText>
        </w:r>
        <w:bookmarkEnd w:id="5272"/>
        <w:r w:rsidR="00316821" w:rsidRPr="00230DA2" w:rsidDel="006642DB">
          <w:rPr>
            <w:b w:val="0"/>
            <w:bCs w:val="0"/>
          </w:rPr>
          <w:delText xml:space="preserve"> </w:delText>
        </w:r>
      </w:del>
    </w:p>
    <w:p w14:paraId="4CD0588A" w14:textId="795A729B" w:rsidR="00316821" w:rsidRPr="00C62532" w:rsidDel="006642DB" w:rsidRDefault="00316821" w:rsidP="006642DB">
      <w:pPr>
        <w:pStyle w:val="Heading1"/>
        <w:rPr>
          <w:del w:id="5276" w:author="Shy Alon" w:date="2017-07-21T16:25:00Z"/>
          <w:rFonts w:ascii="Times New Roman" w:eastAsia="Calibri" w:hAnsi="Times New Roman" w:cs="Arial"/>
        </w:rPr>
        <w:pPrChange w:id="5277" w:author="Shy Alon" w:date="2017-07-21T16:25:00Z">
          <w:pPr>
            <w:ind w:left="360"/>
          </w:pPr>
        </w:pPrChange>
      </w:pPr>
    </w:p>
    <w:p w14:paraId="6FE19626" w14:textId="71EADE2D" w:rsidR="00316821" w:rsidRPr="002E704B" w:rsidDel="006642DB" w:rsidRDefault="00A822B3" w:rsidP="006642DB">
      <w:pPr>
        <w:pStyle w:val="Heading1"/>
        <w:rPr>
          <w:del w:id="5278" w:author="Shy Alon" w:date="2017-07-21T16:25:00Z"/>
        </w:rPr>
        <w:pPrChange w:id="5279" w:author="Shy Alon" w:date="2017-07-21T16:25:00Z">
          <w:pPr>
            <w:pStyle w:val="Heading3"/>
          </w:pPr>
        </w:pPrChange>
      </w:pPr>
      <w:del w:id="5280" w:author="Shy Alon" w:date="2017-07-21T16:25:00Z">
        <w:r w:rsidDel="006642DB">
          <w:delText>3</w:delText>
        </w:r>
        <w:r w:rsidR="00912597" w:rsidDel="006642DB">
          <w:delText xml:space="preserve">.4.2. </w:delText>
        </w:r>
        <m:oMath>
          <m:r>
            <m:rPr>
              <m:sty m:val="bi"/>
            </m:rPr>
            <w:rPr>
              <w:rFonts w:ascii="Cambria Math" w:hAnsi="Cambria Math"/>
            </w:rPr>
            <m:t>Ti</m:t>
          </m:r>
          <m:sSub>
            <m:sSubPr>
              <m:ctrlPr>
                <w:rPr>
                  <w:rFonts w:ascii="Cambria Math" w:hAnsi="Cambria Math"/>
                </w:rPr>
              </m:ctrlPr>
            </m:sSubPr>
            <m:e>
              <m:r>
                <m:rPr>
                  <m:sty m:val="bi"/>
                </m:rPr>
                <w:rPr>
                  <w:rFonts w:ascii="Cambria Math" w:hAnsi="Cambria Math"/>
                </w:rPr>
                <m:t>O</m:t>
              </m:r>
            </m:e>
            <m:sub>
              <m:r>
                <m:rPr>
                  <m:sty m:val="b"/>
                </m:rPr>
                <w:rPr>
                  <w:rFonts w:ascii="Cambria Math" w:hAnsi="Cambria Math"/>
                </w:rPr>
                <m:t>2</m:t>
              </m:r>
            </m:sub>
          </m:sSub>
          <m:d>
            <m:dPr>
              <m:begChr m:val="|"/>
              <m:endChr m:val="|"/>
              <m:ctrlPr>
                <w:rPr>
                  <w:rFonts w:ascii="Cambria Math" w:hAnsi="Cambria Math"/>
                </w:rPr>
              </m:ctrlPr>
            </m:dPr>
            <m:e>
              <m:r>
                <m:rPr>
                  <m:sty m:val="bi"/>
                </m:rPr>
                <w:rPr>
                  <w:rFonts w:ascii="Cambria Math" w:hAnsi="Cambria Math"/>
                </w:rPr>
                <m:t>C</m:t>
              </m:r>
              <m:sSub>
                <m:sSubPr>
                  <m:ctrlPr>
                    <w:rPr>
                      <w:rFonts w:ascii="Cambria Math" w:hAnsi="Cambria Math"/>
                    </w:rPr>
                  </m:ctrlPr>
                </m:sSubPr>
                <m:e>
                  <m:r>
                    <m:rPr>
                      <m:sty m:val="bi"/>
                    </m:rPr>
                    <w:rPr>
                      <w:rFonts w:ascii="Cambria Math" w:hAnsi="Cambria Math"/>
                    </w:rPr>
                    <m:t>o</m:t>
                  </m:r>
                </m:e>
                <m:sub>
                  <m:r>
                    <m:rPr>
                      <m:sty m:val="b"/>
                    </m:rPr>
                    <w:rPr>
                      <w:rFonts w:ascii="Cambria Math" w:hAnsi="Cambria Math"/>
                    </w:rPr>
                    <m:t>3</m:t>
                  </m:r>
                </m:sub>
              </m:sSub>
              <m:sSub>
                <m:sSubPr>
                  <m:ctrlPr>
                    <w:rPr>
                      <w:rFonts w:ascii="Cambria Math" w:hAnsi="Cambria Math"/>
                    </w:rPr>
                  </m:ctrlPr>
                </m:sSubPr>
                <m:e>
                  <m:r>
                    <m:rPr>
                      <m:sty m:val="bi"/>
                    </m:rPr>
                    <w:rPr>
                      <w:rFonts w:ascii="Cambria Math" w:hAnsi="Cambria Math"/>
                    </w:rPr>
                    <m:t>O</m:t>
                  </m:r>
                </m:e>
                <m:sub>
                  <m:r>
                    <m:rPr>
                      <m:sty m:val="b"/>
                    </m:rPr>
                    <w:rPr>
                      <w:rFonts w:ascii="Cambria Math" w:hAnsi="Cambria Math"/>
                    </w:rPr>
                    <m:t>4</m:t>
                  </m:r>
                </m:sub>
              </m:sSub>
            </m:e>
          </m:d>
          <m:r>
            <m:rPr>
              <m:sty m:val="bi"/>
            </m:rPr>
            <w:rPr>
              <w:rFonts w:ascii="Cambria Math" w:hAnsi="Cambria Math"/>
            </w:rPr>
            <m:t>Mo</m:t>
          </m:r>
          <m:sSub>
            <m:sSubPr>
              <m:ctrlPr>
                <w:rPr>
                  <w:rFonts w:ascii="Cambria Math" w:hAnsi="Cambria Math"/>
                </w:rPr>
              </m:ctrlPr>
            </m:sSubPr>
            <m:e>
              <m:r>
                <m:rPr>
                  <m:sty m:val="bi"/>
                </m:rPr>
                <w:rPr>
                  <w:rFonts w:ascii="Cambria Math" w:hAnsi="Cambria Math"/>
                </w:rPr>
                <m:t>O</m:t>
              </m:r>
            </m:e>
            <m:sub>
              <m:r>
                <m:rPr>
                  <m:sty m:val="b"/>
                </m:rPr>
                <w:rPr>
                  <w:rFonts w:ascii="Cambria Math" w:hAnsi="Cambria Math"/>
                </w:rPr>
                <m:t>3</m:t>
              </m:r>
            </m:sub>
          </m:sSub>
        </m:oMath>
        <w:r w:rsidR="00316821" w:rsidRPr="002E704B" w:rsidDel="006642DB">
          <w:rPr>
            <w:rFonts w:eastAsia="Times New Roman"/>
          </w:rPr>
          <w:delText xml:space="preserve"> virtual </w:delText>
        </w:r>
        <w:r w:rsidR="00316821" w:rsidRPr="002E704B" w:rsidDel="006642DB">
          <w:delText>library</w:delText>
        </w:r>
      </w:del>
    </w:p>
    <w:p w14:paraId="3C4A1ED9" w14:textId="5C4D5A15" w:rsidR="00316821" w:rsidDel="006642DB" w:rsidRDefault="00316821" w:rsidP="006642DB">
      <w:pPr>
        <w:pStyle w:val="Heading1"/>
        <w:rPr>
          <w:del w:id="5281" w:author="Shy Alon" w:date="2017-07-21T16:25:00Z"/>
          <w:rFonts w:ascii="Times New Roman" w:eastAsia="Calibri" w:hAnsi="Times New Roman" w:cs="Arial"/>
        </w:rPr>
        <w:pPrChange w:id="5282" w:author="Shy Alon" w:date="2017-07-21T16:25:00Z">
          <w:pPr/>
        </w:pPrChange>
      </w:pPr>
      <w:del w:id="5283" w:author="Shy Alon" w:date="2017-07-21T16:25:00Z">
        <w:r w:rsidRPr="00CE4043" w:rsidDel="006642DB">
          <w:rPr>
            <w:rFonts w:ascii="Times New Roman" w:eastAsia="Calibri" w:hAnsi="Times New Roman" w:cs="Arial"/>
          </w:rPr>
          <w:delText xml:space="preserve">In a similar manner, another virtual </w:delText>
        </w:r>
        <w:r w:rsidDel="006642DB">
          <w:rPr>
            <w:rFonts w:ascii="Times New Roman" w:eastAsia="Calibri" w:hAnsi="Times New Roman" w:cs="Arial"/>
          </w:rPr>
          <w:delText xml:space="preserve">library </w:delText>
        </w:r>
        <w:r w:rsidRPr="00CE4043" w:rsidDel="006642DB">
          <w:rPr>
            <w:rFonts w:ascii="Times New Roman" w:eastAsia="Calibri" w:hAnsi="Times New Roman" w:cs="Arial"/>
          </w:rPr>
          <w:delText xml:space="preserve">was constructed for the </w:delText>
        </w:r>
        <m:oMath>
          <m:r>
            <m:rPr>
              <m:sty m:val="bi"/>
            </m:rPr>
            <w:rPr>
              <w:rFonts w:ascii="Cambria Math" w:eastAsia="Calibri" w:hAnsi="Cambria Math" w:cs="Arial"/>
            </w:rPr>
            <m:t>Ti</m:t>
          </m:r>
          <m:sSub>
            <m:sSubPr>
              <m:ctrlPr>
                <w:rPr>
                  <w:rFonts w:ascii="Cambria Math" w:eastAsia="Calibri" w:hAnsi="Cambria Math" w:cs="Arial"/>
                  <w:i/>
                  <w:iCs/>
                </w:rPr>
              </m:ctrlPr>
            </m:sSubPr>
            <m:e>
              <m:r>
                <m:rPr>
                  <m:sty m:val="bi"/>
                </m:rPr>
                <w:rPr>
                  <w:rFonts w:ascii="Cambria Math" w:eastAsia="Calibri" w:hAnsi="Cambria Math" w:cs="Arial"/>
                </w:rPr>
                <m:t>O</m:t>
              </m:r>
            </m:e>
            <m:sub>
              <m:r>
                <m:rPr>
                  <m:sty m:val="bi"/>
                </m:rPr>
                <w:rPr>
                  <w:rFonts w:ascii="Cambria Math" w:eastAsia="Calibri" w:hAnsi="Cambria Math" w:cs="Arial"/>
                </w:rPr>
                <m:t>2</m:t>
              </m:r>
            </m:sub>
          </m:sSub>
          <m:d>
            <m:dPr>
              <m:begChr m:val="|"/>
              <m:endChr m:val="|"/>
              <m:ctrlPr>
                <w:rPr>
                  <w:rFonts w:ascii="Cambria Math" w:eastAsia="Calibri" w:hAnsi="Cambria Math" w:cs="Arial"/>
                  <w:i/>
                  <w:iCs/>
                </w:rPr>
              </m:ctrlPr>
            </m:dPr>
            <m:e>
              <m:r>
                <m:rPr>
                  <m:sty m:val="bi"/>
                </m:rPr>
                <w:rPr>
                  <w:rFonts w:ascii="Cambria Math" w:eastAsia="Calibri" w:hAnsi="Cambria Math" w:cs="Arial"/>
                </w:rPr>
                <m:t>C</m:t>
              </m:r>
              <m:sSub>
                <m:sSubPr>
                  <m:ctrlPr>
                    <w:rPr>
                      <w:rFonts w:ascii="Cambria Math" w:eastAsia="Calibri" w:hAnsi="Cambria Math" w:cs="Arial"/>
                      <w:i/>
                      <w:iCs/>
                    </w:rPr>
                  </m:ctrlPr>
                </m:sSubPr>
                <m:e>
                  <m:r>
                    <m:rPr>
                      <m:sty m:val="bi"/>
                    </m:rPr>
                    <w:rPr>
                      <w:rFonts w:ascii="Cambria Math" w:eastAsia="Calibri" w:hAnsi="Cambria Math" w:cs="Arial"/>
                    </w:rPr>
                    <m:t>o</m:t>
                  </m:r>
                </m:e>
                <m:sub>
                  <m:r>
                    <m:rPr>
                      <m:sty m:val="bi"/>
                    </m:rPr>
                    <w:rPr>
                      <w:rFonts w:ascii="Cambria Math" w:eastAsia="Calibri" w:hAnsi="Cambria Math" w:cs="Arial"/>
                    </w:rPr>
                    <m:t>3</m:t>
                  </m:r>
                </m:sub>
              </m:sSub>
              <m:sSub>
                <m:sSubPr>
                  <m:ctrlPr>
                    <w:rPr>
                      <w:rFonts w:ascii="Cambria Math" w:eastAsia="Calibri" w:hAnsi="Cambria Math" w:cs="Arial"/>
                      <w:i/>
                      <w:iCs/>
                    </w:rPr>
                  </m:ctrlPr>
                </m:sSubPr>
                <m:e>
                  <m:r>
                    <m:rPr>
                      <m:sty m:val="bi"/>
                    </m:rPr>
                    <w:rPr>
                      <w:rFonts w:ascii="Cambria Math" w:eastAsia="Calibri" w:hAnsi="Cambria Math" w:cs="Arial"/>
                    </w:rPr>
                    <m:t>O</m:t>
                  </m:r>
                </m:e>
                <m:sub>
                  <m:r>
                    <m:rPr>
                      <m:sty m:val="bi"/>
                    </m:rPr>
                    <w:rPr>
                      <w:rFonts w:ascii="Cambria Math" w:eastAsia="Calibri" w:hAnsi="Cambria Math" w:cs="Arial"/>
                    </w:rPr>
                    <m:t>4</m:t>
                  </m:r>
                </m:sub>
              </m:sSub>
            </m:e>
          </m:d>
          <m:r>
            <m:rPr>
              <m:sty m:val="bi"/>
            </m:rPr>
            <w:rPr>
              <w:rFonts w:ascii="Cambria Math" w:eastAsia="Calibri" w:hAnsi="Cambria Math" w:cs="Arial"/>
            </w:rPr>
            <m:t>Mo</m:t>
          </m:r>
          <m:sSub>
            <m:sSubPr>
              <m:ctrlPr>
                <w:rPr>
                  <w:rFonts w:ascii="Cambria Math" w:eastAsia="Calibri" w:hAnsi="Cambria Math" w:cs="Arial"/>
                  <w:i/>
                  <w:iCs/>
                </w:rPr>
              </m:ctrlPr>
            </m:sSubPr>
            <m:e>
              <m:r>
                <m:rPr>
                  <m:sty m:val="bi"/>
                </m:rPr>
                <w:rPr>
                  <w:rFonts w:ascii="Cambria Math" w:eastAsia="Calibri" w:hAnsi="Cambria Math" w:cs="Arial"/>
                </w:rPr>
                <m:t>O</m:t>
              </m:r>
            </m:e>
            <m:sub>
              <m:r>
                <m:rPr>
                  <m:sty m:val="bi"/>
                </m:rPr>
                <w:rPr>
                  <w:rFonts w:ascii="Cambria Math" w:eastAsia="Calibri" w:hAnsi="Cambria Math" w:cs="Arial"/>
                </w:rPr>
                <m:t>3</m:t>
              </m:r>
            </m:sub>
          </m:sSub>
        </m:oMath>
        <w:r w:rsidRPr="00CE4043" w:rsidDel="006642DB">
          <w:rPr>
            <w:rFonts w:ascii="Times New Roman" w:eastAsia="Calibri" w:hAnsi="Times New Roman" w:cs="Arial"/>
            <w:iCs/>
          </w:rPr>
          <w:delText xml:space="preserve"> </w:delText>
        </w:r>
        <w:r w:rsidDel="006642DB">
          <w:rPr>
            <w:rFonts w:ascii="Times New Roman" w:eastAsia="Calibri" w:hAnsi="Times New Roman" w:cs="Arial"/>
            <w:iCs/>
          </w:rPr>
          <w:delText>MOs composition</w:delText>
        </w:r>
        <w:r w:rsidRPr="00CE4043" w:rsidDel="006642DB">
          <w:rPr>
            <w:rFonts w:ascii="Times New Roman" w:eastAsia="Calibri" w:hAnsi="Times New Roman" w:cs="Arial"/>
            <w:iCs/>
          </w:rPr>
          <w:delText xml:space="preserve">. In the original library, the thicknesses of the different layers ranged from 289.9 nm to 354.8, nm, from 30.7 nm to 245 nm and from 38.9 nm to 61.7 for </w:delText>
        </w:r>
        <w:r w:rsidRPr="00CE4043" w:rsidDel="006642DB">
          <w:rPr>
            <w:rFonts w:ascii="Times New Roman" w:eastAsia="Calibri" w:hAnsi="Times New Roman" w:cs="Arial"/>
          </w:rPr>
          <w:delText>TiO</w:delText>
        </w:r>
        <w:r w:rsidRPr="00CE4043" w:rsidDel="006642DB">
          <w:rPr>
            <w:rFonts w:ascii="Times New Roman" w:eastAsia="Calibri" w:hAnsi="Times New Roman" w:cs="Arial"/>
            <w:vertAlign w:val="subscript"/>
          </w:rPr>
          <w:delText>2</w:delText>
        </w:r>
        <w:r w:rsidRPr="00CE4043" w:rsidDel="006642DB">
          <w:rPr>
            <w:rFonts w:ascii="Times New Roman" w:eastAsia="Calibri" w:hAnsi="Times New Roman" w:cs="Arial"/>
          </w:rPr>
          <w:delText>,</w:delText>
        </w:r>
        <w:r w:rsidDel="006642DB">
          <w:rPr>
            <w:rFonts w:ascii="Times New Roman" w:eastAsia="Calibri" w:hAnsi="Times New Roman" w:cs="Arial"/>
          </w:rPr>
          <w:delText xml:space="preserve"> Co</w:delText>
        </w:r>
        <w:r w:rsidRPr="00FC6AFE" w:rsidDel="006642DB">
          <w:rPr>
            <w:rFonts w:ascii="Times New Roman" w:eastAsia="Calibri" w:hAnsi="Times New Roman" w:cs="Arial"/>
            <w:vertAlign w:val="subscript"/>
          </w:rPr>
          <w:delText>3</w:delText>
        </w:r>
        <w:r w:rsidDel="006642DB">
          <w:rPr>
            <w:rFonts w:ascii="Times New Roman" w:eastAsia="Calibri" w:hAnsi="Times New Roman" w:cs="Arial"/>
          </w:rPr>
          <w:delText>O</w:delText>
        </w:r>
        <w:r w:rsidDel="006642DB">
          <w:rPr>
            <w:rFonts w:ascii="Times New Roman" w:eastAsia="Calibri" w:hAnsi="Times New Roman" w:cs="Arial"/>
            <w:vertAlign w:val="subscript"/>
          </w:rPr>
          <w:delText>4</w:delText>
        </w:r>
        <w:r w:rsidDel="006642DB">
          <w:rPr>
            <w:rFonts w:ascii="Times New Roman" w:eastAsia="Calibri" w:hAnsi="Times New Roman" w:cs="Arial"/>
          </w:rPr>
          <w:delText xml:space="preserve"> and MoO</w:delText>
        </w:r>
        <w:r w:rsidRPr="00064705" w:rsidDel="006642DB">
          <w:rPr>
            <w:rFonts w:ascii="Times New Roman" w:eastAsia="Calibri" w:hAnsi="Times New Roman" w:cs="Arial"/>
            <w:vertAlign w:val="subscript"/>
          </w:rPr>
          <w:delText>3</w:delText>
        </w:r>
        <w:r w:rsidRPr="00CE4043" w:rsidDel="006642DB">
          <w:rPr>
            <w:rFonts w:ascii="Times New Roman" w:eastAsia="Calibri" w:hAnsi="Times New Roman" w:cs="Arial"/>
          </w:rPr>
          <w:delText>,</w:delText>
        </w:r>
        <w:r w:rsidDel="006642DB">
          <w:rPr>
            <w:rFonts w:ascii="Times New Roman" w:eastAsia="Calibri" w:hAnsi="Times New Roman" w:cs="Arial"/>
            <w:vertAlign w:val="subscript"/>
          </w:rPr>
          <w:delText xml:space="preserve"> </w:delText>
        </w:r>
        <w:r w:rsidDel="006642DB">
          <w:rPr>
            <w:rFonts w:ascii="Times New Roman" w:eastAsia="Calibri" w:hAnsi="Times New Roman" w:cs="Arial"/>
          </w:rPr>
          <w:delText>respectively. In the virtual library, these ranges were increased to 30 nm to 500 nm and to 40 nm to 100 nm for the Co</w:delText>
        </w:r>
        <w:r w:rsidRPr="00FC6AFE" w:rsidDel="006642DB">
          <w:rPr>
            <w:rFonts w:ascii="Times New Roman" w:eastAsia="Calibri" w:hAnsi="Times New Roman" w:cs="Arial"/>
            <w:vertAlign w:val="subscript"/>
          </w:rPr>
          <w:delText>3</w:delText>
        </w:r>
        <w:r w:rsidDel="006642DB">
          <w:rPr>
            <w:rFonts w:ascii="Times New Roman" w:eastAsia="Calibri" w:hAnsi="Times New Roman" w:cs="Arial"/>
          </w:rPr>
          <w:delText>O</w:delText>
        </w:r>
        <w:r w:rsidDel="006642DB">
          <w:rPr>
            <w:rFonts w:ascii="Times New Roman" w:eastAsia="Calibri" w:hAnsi="Times New Roman" w:cs="Arial"/>
            <w:vertAlign w:val="subscript"/>
          </w:rPr>
          <w:delText>4</w:delText>
        </w:r>
        <w:r w:rsidDel="006642DB">
          <w:rPr>
            <w:rFonts w:ascii="Times New Roman" w:eastAsia="Calibri" w:hAnsi="Times New Roman" w:cs="Arial"/>
          </w:rPr>
          <w:delText xml:space="preserve"> layer and MoO</w:delText>
        </w:r>
        <w:r w:rsidRPr="00064705" w:rsidDel="006642DB">
          <w:rPr>
            <w:rFonts w:ascii="Times New Roman" w:eastAsia="Calibri" w:hAnsi="Times New Roman" w:cs="Arial"/>
            <w:vertAlign w:val="subscript"/>
          </w:rPr>
          <w:delText>3</w:delText>
        </w:r>
        <w:r w:rsidDel="006642DB">
          <w:rPr>
            <w:rFonts w:ascii="Times New Roman" w:eastAsia="Calibri" w:hAnsi="Times New Roman" w:cs="Arial"/>
            <w:vertAlign w:val="subscript"/>
          </w:rPr>
          <w:delText xml:space="preserve"> </w:delText>
        </w:r>
        <w:r w:rsidDel="006642DB">
          <w:rPr>
            <w:rFonts w:ascii="Times New Roman" w:eastAsia="Calibri" w:hAnsi="Times New Roman" w:cs="Arial"/>
          </w:rPr>
          <w:delText>layer, respectively (50 bins for each range) while the TiO</w:delText>
        </w:r>
        <w:r w:rsidRPr="00064705" w:rsidDel="006642DB">
          <w:rPr>
            <w:rFonts w:ascii="Times New Roman" w:eastAsia="Calibri" w:hAnsi="Times New Roman" w:cs="Arial"/>
            <w:vertAlign w:val="subscript"/>
          </w:rPr>
          <w:delText>2</w:delText>
        </w:r>
        <w:r w:rsidDel="006642DB">
          <w:rPr>
            <w:rFonts w:ascii="Times New Roman" w:eastAsia="Calibri" w:hAnsi="Times New Roman" w:cs="Arial"/>
          </w:rPr>
          <w:delText xml:space="preserve"> layer was kept at a constant value of 340 nm. This led to a virtual library consisting of 2,500 cells. </w:delText>
        </w:r>
      </w:del>
    </w:p>
    <w:p w14:paraId="028E4C2B" w14:textId="1E85D06A" w:rsidR="00316821" w:rsidDel="006642DB" w:rsidRDefault="00316821" w:rsidP="006642DB">
      <w:pPr>
        <w:pStyle w:val="Heading1"/>
        <w:rPr>
          <w:del w:id="5284" w:author="Shy Alon" w:date="2017-07-21T16:25:00Z"/>
          <w:rFonts w:ascii="Times New Roman" w:eastAsia="Calibri" w:hAnsi="Times New Roman" w:cs="Arial"/>
        </w:rPr>
        <w:pPrChange w:id="5285" w:author="Shy Alon" w:date="2017-07-21T16:25:00Z">
          <w:pPr/>
        </w:pPrChange>
      </w:pPr>
    </w:p>
    <w:p w14:paraId="280CBF3A" w14:textId="3BD6FB0D" w:rsidR="00316821" w:rsidDel="006642DB" w:rsidRDefault="00316821" w:rsidP="006642DB">
      <w:pPr>
        <w:pStyle w:val="Heading1"/>
        <w:rPr>
          <w:del w:id="5286" w:author="Shy Alon" w:date="2017-07-21T16:25:00Z"/>
          <w:rFonts w:ascii="Times New Roman" w:eastAsia="Calibri" w:hAnsi="Times New Roman" w:cs="Arial"/>
        </w:rPr>
        <w:pPrChange w:id="5287" w:author="Shy Alon" w:date="2017-07-21T16:25:00Z">
          <w:pPr/>
        </w:pPrChange>
      </w:pPr>
      <w:del w:id="5288" w:author="Shy Alon" w:date="2017-07-21T16:25:00Z">
        <w:r w:rsidDel="006642DB">
          <w:rPr>
            <w:rFonts w:ascii="Times New Roman" w:eastAsia="Calibri" w:hAnsi="Times New Roman" w:cs="Arial"/>
          </w:rPr>
          <w:delText>For this particular library</w:delText>
        </w:r>
        <w:r w:rsidRPr="00C62532" w:rsidDel="006642DB">
          <w:rPr>
            <w:rFonts w:ascii="Times New Roman" w:eastAsia="Calibri" w:hAnsi="Times New Roman" w:cs="Arial"/>
          </w:rPr>
          <w:delText>, Koushik et al.</w:delText>
        </w:r>
        <w:r w:rsidR="00010C54" w:rsidRPr="00C62532" w:rsidDel="006642DB">
          <w:rPr>
            <w:rFonts w:ascii="Times New Roman" w:eastAsia="Calibri" w:hAnsi="Times New Roman" w:cs="Arial"/>
          </w:rPr>
          <w:fldChar w:fldCharType="begin"/>
        </w:r>
        <w:r w:rsidR="00CF03CA" w:rsidDel="006642DB">
          <w:rPr>
            <w:rFonts w:ascii="Times New Roman" w:eastAsia="Calibri" w:hAnsi="Times New Roman" w:cs="Arial"/>
          </w:rPr>
          <w:del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delInstrText>
        </w:r>
        <w:r w:rsidR="00010C54" w:rsidRPr="00C62532" w:rsidDel="006642DB">
          <w:rPr>
            <w:rFonts w:ascii="Times New Roman" w:eastAsia="Calibri" w:hAnsi="Times New Roman" w:cs="Arial"/>
          </w:rPr>
          <w:fldChar w:fldCharType="separate"/>
        </w:r>
        <w:r w:rsidR="00CF03CA" w:rsidRPr="00CF03CA" w:rsidDel="006642DB">
          <w:rPr>
            <w:rFonts w:ascii="Times New Roman" w:eastAsia="Calibri" w:hAnsi="Times New Roman" w:cs="Arial"/>
            <w:i/>
            <w:noProof/>
            <w:vertAlign w:val="superscript"/>
          </w:rPr>
          <w:delText>(</w:delText>
        </w:r>
        <w:r w:rsidR="00937424" w:rsidDel="006642DB">
          <w:fldChar w:fldCharType="begin"/>
        </w:r>
        <w:r w:rsidR="00937424" w:rsidDel="006642DB">
          <w:delInstrText xml:space="preserve"> HYPERLINK \l "_ENREF_5" \o "Hill, 2016 #426" </w:delInstrText>
        </w:r>
        <w:r w:rsidR="00937424" w:rsidDel="006642DB">
          <w:fldChar w:fldCharType="separate"/>
        </w:r>
        <w:r w:rsidR="001C0A8A" w:rsidRPr="00CF03CA" w:rsidDel="006642DB">
          <w:rPr>
            <w:rFonts w:ascii="Times New Roman" w:eastAsia="Calibri" w:hAnsi="Times New Roman" w:cs="Arial"/>
            <w:i/>
            <w:noProof/>
            <w:vertAlign w:val="superscript"/>
          </w:rPr>
          <w:delText>5</w:delText>
        </w:r>
        <w:r w:rsidR="00937424" w:rsidDel="006642DB">
          <w:rPr>
            <w:rFonts w:ascii="Times New Roman" w:eastAsia="Calibri" w:hAnsi="Times New Roman" w:cs="Arial"/>
            <w:i/>
            <w:noProof/>
            <w:vertAlign w:val="superscript"/>
          </w:rPr>
          <w:fldChar w:fldCharType="end"/>
        </w:r>
        <w:r w:rsidR="00CF03CA" w:rsidRPr="00CF03CA" w:rsidDel="006642DB">
          <w:rPr>
            <w:rFonts w:ascii="Times New Roman" w:eastAsia="Calibri" w:hAnsi="Times New Roman" w:cs="Arial"/>
            <w:i/>
            <w:noProof/>
            <w:vertAlign w:val="superscript"/>
          </w:rPr>
          <w:delText>)</w:delText>
        </w:r>
        <w:r w:rsidR="00010C54" w:rsidRPr="00C62532" w:rsidDel="006642DB">
          <w:rPr>
            <w:rFonts w:ascii="Times New Roman" w:eastAsia="Calibri" w:hAnsi="Times New Roman" w:cs="Arial"/>
          </w:rPr>
          <w:fldChar w:fldCharType="end"/>
        </w:r>
        <w:r w:rsidR="00606C50" w:rsidDel="006642DB">
          <w:rPr>
            <w:rFonts w:ascii="Times New Roman" w:eastAsia="Calibri" w:hAnsi="Times New Roman" w:cs="Arial"/>
          </w:rPr>
          <w:delText xml:space="preserve"> shows</w:delText>
        </w:r>
        <w:r w:rsidRPr="00C62532" w:rsidDel="006642DB">
          <w:rPr>
            <w:rFonts w:ascii="Times New Roman" w:eastAsia="Calibri" w:hAnsi="Times New Roman" w:cs="Arial"/>
          </w:rPr>
          <w:delText xml:space="preserve"> that IQE </w:delText>
        </w:r>
        <w:r w:rsidDel="006642DB">
          <w:rPr>
            <w:rFonts w:ascii="Times New Roman" w:eastAsia="Calibri" w:hAnsi="Times New Roman" w:cs="Arial"/>
          </w:rPr>
          <w:delText>is</w:delText>
        </w:r>
        <w:r w:rsidRPr="00C62532" w:rsidDel="006642DB">
          <w:rPr>
            <w:rFonts w:ascii="Times New Roman" w:eastAsia="Calibri" w:hAnsi="Times New Roman" w:cs="Arial"/>
          </w:rPr>
          <w:delText xml:space="preserve"> mainly affected by the thickness of </w:delText>
        </w:r>
        <w:r w:rsidDel="006642DB">
          <w:rPr>
            <w:rFonts w:ascii="Times New Roman" w:eastAsia="Calibri" w:hAnsi="Times New Roman" w:cs="Arial"/>
          </w:rPr>
          <w:delText xml:space="preserve">both the </w:delText>
        </w:r>
        <m:oMath>
          <m:r>
            <m:rPr>
              <m:sty m:val="bi"/>
            </m:rPr>
            <w:rPr>
              <w:rFonts w:ascii="Cambria Math" w:eastAsia="Calibri" w:hAnsi="Cambria Math" w:cs="Arial"/>
            </w:rPr>
            <m:t>C</m:t>
          </m:r>
          <m:sSub>
            <m:sSubPr>
              <m:ctrlPr>
                <w:rPr>
                  <w:rFonts w:ascii="Cambria Math" w:eastAsia="Calibri" w:hAnsi="Cambria Math" w:cs="Arial"/>
                  <w:i/>
                  <w:iCs/>
                </w:rPr>
              </m:ctrlPr>
            </m:sSubPr>
            <m:e>
              <m:r>
                <m:rPr>
                  <m:sty m:val="bi"/>
                </m:rPr>
                <w:rPr>
                  <w:rFonts w:ascii="Cambria Math" w:eastAsia="Calibri" w:hAnsi="Cambria Math" w:cs="Arial"/>
                </w:rPr>
                <m:t>o</m:t>
              </m:r>
            </m:e>
            <m:sub>
              <m:r>
                <m:rPr>
                  <m:sty m:val="bi"/>
                </m:rPr>
                <w:rPr>
                  <w:rFonts w:ascii="Cambria Math" w:eastAsia="Calibri" w:hAnsi="Cambria Math" w:cs="Arial"/>
                </w:rPr>
                <m:t>3</m:t>
              </m:r>
            </m:sub>
          </m:sSub>
          <m:sSub>
            <m:sSubPr>
              <m:ctrlPr>
                <w:rPr>
                  <w:rFonts w:ascii="Cambria Math" w:eastAsia="Calibri" w:hAnsi="Cambria Math" w:cs="Arial"/>
                  <w:i/>
                  <w:iCs/>
                </w:rPr>
              </m:ctrlPr>
            </m:sSubPr>
            <m:e>
              <m:r>
                <m:rPr>
                  <m:sty m:val="bi"/>
                </m:rPr>
                <w:rPr>
                  <w:rFonts w:ascii="Cambria Math" w:eastAsia="Calibri" w:hAnsi="Cambria Math" w:cs="Arial"/>
                </w:rPr>
                <m:t>O</m:t>
              </m:r>
            </m:e>
            <m:sub>
              <m:r>
                <m:rPr>
                  <m:sty m:val="bi"/>
                </m:rPr>
                <w:rPr>
                  <w:rFonts w:ascii="Cambria Math" w:eastAsia="Calibri" w:hAnsi="Cambria Math" w:cs="Arial"/>
                </w:rPr>
                <m:t>4</m:t>
              </m:r>
            </m:sub>
          </m:sSub>
        </m:oMath>
        <w:r w:rsidRPr="00C62532" w:rsidDel="006642DB">
          <w:rPr>
            <w:rFonts w:ascii="Times New Roman" w:eastAsia="Times New Roman" w:hAnsi="Times New Roman" w:cs="Arial"/>
          </w:rPr>
          <w:delText xml:space="preserve"> </w:delText>
        </w:r>
        <w:r w:rsidDel="006642DB">
          <w:rPr>
            <w:rFonts w:ascii="Times New Roman" w:eastAsia="Times New Roman" w:hAnsi="Times New Roman" w:cs="Arial"/>
          </w:rPr>
          <w:delText xml:space="preserve">and </w:delText>
        </w:r>
        <m:oMath>
          <m:r>
            <m:rPr>
              <m:sty m:val="bi"/>
            </m:rPr>
            <w:rPr>
              <w:rFonts w:ascii="Cambria Math" w:eastAsia="Calibri" w:hAnsi="Cambria Math" w:cs="Arial"/>
            </w:rPr>
            <m:t>Mo</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oMath>
        <w:r w:rsidRPr="00C62532" w:rsidDel="006642DB">
          <w:rPr>
            <w:rFonts w:ascii="Times New Roman" w:eastAsia="Times New Roman" w:hAnsi="Times New Roman" w:cs="Arial"/>
          </w:rPr>
          <w:delText>layer</w:delText>
        </w:r>
        <w:r w:rsidDel="006642DB">
          <w:rPr>
            <w:rFonts w:ascii="Times New Roman" w:eastAsia="Times New Roman" w:hAnsi="Times New Roman" w:cs="Arial"/>
          </w:rPr>
          <w:delText>s</w:delText>
        </w:r>
        <w:r w:rsidRPr="00C62532" w:rsidDel="006642DB">
          <w:rPr>
            <w:rFonts w:ascii="Times New Roman" w:eastAsia="Calibri" w:hAnsi="Times New Roman" w:cs="Arial"/>
          </w:rPr>
          <w:delText xml:space="preserve">. </w:delText>
        </w:r>
        <w:r w:rsidDel="006642DB">
          <w:rPr>
            <w:rFonts w:ascii="Times New Roman" w:eastAsia="Calibri" w:hAnsi="Times New Roman" w:cs="Arial"/>
          </w:rPr>
          <w:delText>This</w:delText>
        </w:r>
        <w:r w:rsidRPr="00C62532" w:rsidDel="006642DB">
          <w:rPr>
            <w:rFonts w:ascii="Times New Roman" w:eastAsia="Calibri" w:hAnsi="Times New Roman" w:cs="Arial"/>
          </w:rPr>
          <w:delText xml:space="preserve"> conclusion </w:delText>
        </w:r>
        <w:r w:rsidDel="006642DB">
          <w:rPr>
            <w:rFonts w:ascii="Times New Roman" w:eastAsia="Calibri" w:hAnsi="Times New Roman" w:cs="Arial"/>
          </w:rPr>
          <w:delText>was</w:delText>
        </w:r>
        <w:r w:rsidRPr="00C62532" w:rsidDel="006642DB">
          <w:rPr>
            <w:rFonts w:ascii="Times New Roman" w:eastAsia="Calibri" w:hAnsi="Times New Roman" w:cs="Arial"/>
          </w:rPr>
          <w:delText xml:space="preserve"> </w:delText>
        </w:r>
        <w:r w:rsidDel="006642DB">
          <w:rPr>
            <w:rFonts w:ascii="Times New Roman" w:eastAsia="Calibri" w:hAnsi="Times New Roman" w:cs="Arial"/>
          </w:rPr>
          <w:delText>further supported by a computational analysis.</w:delText>
        </w:r>
        <w:r w:rsidR="00010C54" w:rsidRPr="00CE0C94" w:rsidDel="006642DB">
          <w:rPr>
            <w:rFonts w:ascii="Times New Roman" w:eastAsia="Calibri" w:hAnsi="Times New Roman" w:cs="Arial"/>
          </w:rPr>
          <w:fldChar w:fldCharType="begin">
            <w:fldData xml:space="preserve">PEVuZE5vdGU+PENpdGU+PEF1dGhvcj5HaWxhZDwvQXV0aG9yPjxZZWFyPjIwMTU8L1llYXI+PFJl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==
</w:fldData>
          </w:fldChar>
        </w:r>
        <w:r w:rsidR="001C0A8A" w:rsidDel="006642DB">
          <w:rPr>
            <w:rFonts w:ascii="Times New Roman" w:eastAsia="Calibri" w:hAnsi="Times New Roman" w:cs="Arial"/>
          </w:rPr>
          <w:delInstrText xml:space="preserve"> ADDIN EN.CITE </w:delInstrText>
        </w:r>
        <w:r w:rsidR="001C0A8A" w:rsidDel="006642DB">
          <w:rPr>
            <w:rFonts w:ascii="Times New Roman" w:eastAsia="Calibri" w:hAnsi="Times New Roman" w:cs="Arial"/>
          </w:rPr>
          <w:fldChar w:fldCharType="begin">
            <w:fldData xml:space="preserve">PEVuZE5vdGU+PENpdGU+PEF1dGhvcj5HaWxhZDwvQXV0aG9yPjxZZWFyPjIwMTU8L1llYXI+PFJl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==
</w:fldData>
          </w:fldChar>
        </w:r>
        <w:r w:rsidR="001C0A8A" w:rsidDel="006642DB">
          <w:rPr>
            <w:rFonts w:ascii="Times New Roman" w:eastAsia="Calibri" w:hAnsi="Times New Roman" w:cs="Arial"/>
          </w:rPr>
          <w:delInstrText xml:space="preserve"> ADDIN EN.CITE.DATA </w:delInstrText>
        </w:r>
        <w:r w:rsidR="001C0A8A" w:rsidDel="006642DB">
          <w:rPr>
            <w:rFonts w:ascii="Times New Roman" w:eastAsia="Calibri" w:hAnsi="Times New Roman" w:cs="Arial"/>
          </w:rPr>
        </w:r>
        <w:r w:rsidR="001C0A8A" w:rsidDel="006642DB">
          <w:rPr>
            <w:rFonts w:ascii="Times New Roman" w:eastAsia="Calibri" w:hAnsi="Times New Roman" w:cs="Arial"/>
          </w:rPr>
          <w:fldChar w:fldCharType="end"/>
        </w:r>
        <w:r w:rsidR="00010C54" w:rsidRPr="00CE0C94" w:rsidDel="006642DB">
          <w:rPr>
            <w:rFonts w:ascii="Times New Roman" w:eastAsia="Calibri" w:hAnsi="Times New Roman" w:cs="Arial"/>
          </w:rPr>
        </w:r>
        <w:r w:rsidR="00010C54" w:rsidRPr="00CE0C94" w:rsidDel="006642DB">
          <w:rPr>
            <w:rFonts w:ascii="Times New Roman" w:eastAsia="Calibri" w:hAnsi="Times New Roman" w:cs="Arial"/>
          </w:rPr>
          <w:fldChar w:fldCharType="separate"/>
        </w:r>
        <w:r w:rsidR="001C0A8A" w:rsidRPr="001C0A8A" w:rsidDel="006642DB">
          <w:rPr>
            <w:rFonts w:ascii="Times New Roman" w:eastAsia="Calibri" w:hAnsi="Times New Roman" w:cs="Arial"/>
            <w:i/>
            <w:noProof/>
            <w:vertAlign w:val="superscript"/>
          </w:rPr>
          <w:delText>(</w:delText>
        </w:r>
        <w:r w:rsidR="00937424" w:rsidDel="006642DB">
          <w:fldChar w:fldCharType="begin"/>
        </w:r>
        <w:r w:rsidR="00937424" w:rsidDel="006642DB">
          <w:delInstrText xml:space="preserve"> HYPERLINK \l "_ENREF_25" \o "Gilad, 2015 #427" </w:delInstrText>
        </w:r>
        <w:r w:rsidR="00937424" w:rsidDel="006642DB">
          <w:fldChar w:fldCharType="separate"/>
        </w:r>
        <w:r w:rsidR="001C0A8A" w:rsidRPr="001C0A8A" w:rsidDel="006642DB">
          <w:rPr>
            <w:rFonts w:ascii="Times New Roman" w:eastAsia="Calibri" w:hAnsi="Times New Roman" w:cs="Arial"/>
            <w:i/>
            <w:noProof/>
            <w:vertAlign w:val="superscript"/>
          </w:rPr>
          <w:delText>25</w:delText>
        </w:r>
        <w:r w:rsidR="00937424" w:rsidDel="006642DB">
          <w:rPr>
            <w:rFonts w:ascii="Times New Roman" w:eastAsia="Calibri" w:hAnsi="Times New Roman" w:cs="Arial"/>
            <w:i/>
            <w:noProof/>
            <w:vertAlign w:val="superscript"/>
          </w:rPr>
          <w:fldChar w:fldCharType="end"/>
        </w:r>
        <w:r w:rsidR="001C0A8A" w:rsidRPr="001C0A8A" w:rsidDel="006642DB">
          <w:rPr>
            <w:rFonts w:ascii="Times New Roman" w:eastAsia="Calibri" w:hAnsi="Times New Roman" w:cs="Arial"/>
            <w:i/>
            <w:noProof/>
            <w:vertAlign w:val="superscript"/>
          </w:rPr>
          <w:delText>)</w:delText>
        </w:r>
        <w:r w:rsidR="00010C54" w:rsidRPr="00CE0C94" w:rsidDel="006642DB">
          <w:rPr>
            <w:rFonts w:ascii="Times New Roman" w:eastAsia="Calibri" w:hAnsi="Times New Roman" w:cs="Arial"/>
          </w:rPr>
          <w:fldChar w:fldCharType="end"/>
        </w:r>
        <w:r w:rsidRPr="00CE0C94" w:rsidDel="006642DB">
          <w:rPr>
            <w:rFonts w:ascii="Times New Roman" w:eastAsia="Calibri" w:hAnsi="Times New Roman" w:cs="Arial"/>
          </w:rPr>
          <w:delText xml:space="preserve"> </w:delText>
        </w:r>
        <w:r w:rsidRPr="00C62532" w:rsidDel="006642DB">
          <w:rPr>
            <w:rFonts w:ascii="Times New Roman" w:eastAsia="Calibri" w:hAnsi="Times New Roman" w:cs="Arial"/>
          </w:rPr>
          <w:delText>Figure</w:delText>
        </w:r>
        <w:r w:rsidDel="006642DB">
          <w:rPr>
            <w:rFonts w:ascii="Times New Roman" w:eastAsia="Calibri" w:hAnsi="Times New Roman" w:cs="Arial"/>
          </w:rPr>
          <w:delText xml:space="preserve"> </w:delText>
        </w:r>
        <w:r w:rsidR="00E644EC" w:rsidDel="006642DB">
          <w:rPr>
            <w:rFonts w:ascii="Times New Roman" w:eastAsia="Calibri" w:hAnsi="Times New Roman" w:cs="Arial"/>
          </w:rPr>
          <w:delText>13</w:delText>
        </w:r>
        <w:r w:rsidRPr="00CE0C94" w:rsidDel="006642DB">
          <w:rPr>
            <w:rFonts w:ascii="Times New Roman" w:eastAsia="Calibri" w:hAnsi="Times New Roman" w:cs="Arial"/>
          </w:rPr>
          <w:delText xml:space="preserve"> shows that RANSAC’s </w:delText>
        </w:r>
        <w:r w:rsidDel="006642DB">
          <w:rPr>
            <w:rFonts w:ascii="Times New Roman" w:eastAsia="Calibri" w:hAnsi="Times New Roman" w:cs="Arial"/>
          </w:rPr>
          <w:delText xml:space="preserve">prediction is in line with this proposition </w:delText>
        </w:r>
        <w:r w:rsidRPr="00CE0C94" w:rsidDel="006642DB">
          <w:rPr>
            <w:rFonts w:ascii="Times New Roman" w:eastAsia="Calibri" w:hAnsi="Times New Roman" w:cs="Arial"/>
          </w:rPr>
          <w:delText>(i.e.</w:delText>
        </w:r>
        <w:r w:rsidDel="006642DB">
          <w:rPr>
            <w:rFonts w:ascii="Times New Roman" w:eastAsia="Calibri" w:hAnsi="Times New Roman" w:cs="Arial"/>
          </w:rPr>
          <w:delText>,</w:delText>
        </w:r>
        <w:r w:rsidRPr="00CE0C94" w:rsidDel="006642DB">
          <w:rPr>
            <w:rFonts w:ascii="Times New Roman" w:eastAsia="Calibri" w:hAnsi="Times New Roman" w:cs="Arial"/>
          </w:rPr>
          <w:delText xml:space="preserve"> </w:delText>
        </w:r>
        <w:r w:rsidDel="006642DB">
          <w:rPr>
            <w:rFonts w:ascii="Times New Roman" w:eastAsia="Calibri" w:hAnsi="Times New Roman" w:cs="Arial"/>
          </w:rPr>
          <w:delText>t</w:delText>
        </w:r>
        <w:r w:rsidRPr="00CE0C94" w:rsidDel="006642DB">
          <w:rPr>
            <w:rFonts w:ascii="Times New Roman" w:eastAsia="Calibri" w:hAnsi="Times New Roman" w:cs="Arial"/>
          </w:rPr>
          <w:delText>o achieve relatively high IQE</w:delText>
        </w:r>
        <w:r w:rsidDel="006642DB">
          <w:rPr>
            <w:rFonts w:ascii="Times New Roman" w:eastAsia="Calibri" w:hAnsi="Times New Roman" w:cs="Arial"/>
          </w:rPr>
          <w:delText xml:space="preserve"> values</w:delText>
        </w:r>
        <w:r w:rsidRPr="00CE0C94" w:rsidDel="006642DB">
          <w:rPr>
            <w:rFonts w:ascii="Times New Roman" w:eastAsia="Calibri" w:hAnsi="Times New Roman" w:cs="Arial"/>
          </w:rPr>
          <w:delText xml:space="preserve">, the thickness of </w:delText>
        </w:r>
        <w:r w:rsidRPr="000B61B6" w:rsidDel="006642DB">
          <w:rPr>
            <w:rFonts w:ascii="Times New Roman" w:eastAsia="Calibri" w:hAnsi="Times New Roman" w:cs="Arial"/>
          </w:rPr>
          <w:delText>the</w:delText>
        </w:r>
        <w:r w:rsidRPr="00C62532" w:rsidDel="006642DB">
          <w:rPr>
            <w:rFonts w:ascii="Times New Roman" w:eastAsia="Calibri" w:hAnsi="Times New Roman" w:cs="Arial"/>
          </w:rPr>
          <w:delText xml:space="preserve"> </w:delText>
        </w:r>
        <m:oMath>
          <m:r>
            <m:rPr>
              <m:sty m:val="bi"/>
            </m:rPr>
            <w:rPr>
              <w:rFonts w:ascii="Cambria Math" w:eastAsia="Calibri" w:hAnsi="Cambria Math" w:cs="Arial"/>
            </w:rPr>
            <m:t>C</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4</m:t>
              </m:r>
            </m:sub>
          </m:sSub>
        </m:oMath>
        <w:r w:rsidRPr="00C62532" w:rsidDel="006642DB">
          <w:rPr>
            <w:rFonts w:ascii="Times New Roman" w:eastAsia="Times New Roman" w:hAnsi="Times New Roman" w:cs="Arial"/>
          </w:rPr>
          <w:delText xml:space="preserve"> layer</w:delText>
        </w:r>
        <w:r w:rsidRPr="000B61B6" w:rsidDel="006642DB">
          <w:rPr>
            <w:rFonts w:ascii="Times New Roman" w:eastAsia="Calibri" w:hAnsi="Times New Roman" w:cs="Arial"/>
          </w:rPr>
          <w:delText xml:space="preserve"> must</w:delText>
        </w:r>
        <w:r w:rsidRPr="00CE0C94" w:rsidDel="006642DB">
          <w:rPr>
            <w:rFonts w:ascii="Times New Roman" w:eastAsia="Calibri" w:hAnsi="Times New Roman" w:cs="Arial"/>
          </w:rPr>
          <w:delText xml:space="preserve"> be low – smaller than 150</w:delText>
        </w:r>
        <w:r w:rsidDel="006642DB">
          <w:rPr>
            <w:rFonts w:ascii="Times New Roman" w:eastAsia="Calibri" w:hAnsi="Times New Roman" w:cs="Arial"/>
          </w:rPr>
          <w:delText xml:space="preserve"> </w:delText>
        </w:r>
        <w:r w:rsidRPr="00CE0C94" w:rsidDel="006642DB">
          <w:rPr>
            <w:rFonts w:ascii="Times New Roman" w:eastAsia="Calibri" w:hAnsi="Times New Roman" w:cs="Arial"/>
          </w:rPr>
          <w:delText>nm</w:delText>
        </w:r>
        <w:r w:rsidDel="006642DB">
          <w:rPr>
            <w:rFonts w:ascii="Times New Roman" w:eastAsia="Calibri" w:hAnsi="Times New Roman" w:cs="Arial"/>
          </w:rPr>
          <w:delText xml:space="preserve"> and this property is also  influenced by the </w:delText>
        </w:r>
        <w:r w:rsidDel="006642DB">
          <w:rPr>
            <w:rFonts w:ascii="Times New Roman" w:eastAsia="Times New Roman" w:hAnsi="Times New Roman" w:cs="Arial"/>
          </w:rPr>
          <w:delText>thickness of the</w:delText>
        </w:r>
        <w:r w:rsidDel="006642DB">
          <w:rPr>
            <w:rFonts w:ascii="Times New Roman" w:eastAsia="Calibri" w:hAnsi="Times New Roman" w:cs="Arial"/>
          </w:rPr>
          <w:delText xml:space="preserve"> </w:delText>
        </w:r>
        <m:oMath>
          <m:r>
            <m:rPr>
              <m:sty m:val="bi"/>
            </m:rPr>
            <w:rPr>
              <w:rFonts w:ascii="Cambria Math" w:eastAsia="Calibri" w:hAnsi="Cambria Math" w:cs="Arial"/>
            </w:rPr>
            <m:t>Mo</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oMath>
        <w:r w:rsidRPr="00C62532" w:rsidDel="006642DB">
          <w:rPr>
            <w:rFonts w:ascii="Times New Roman" w:eastAsia="Times New Roman" w:hAnsi="Times New Roman" w:cs="Arial"/>
          </w:rPr>
          <w:delText>layer</w:delText>
        </w:r>
        <w:r w:rsidRPr="00CE0C94" w:rsidDel="006642DB">
          <w:rPr>
            <w:rFonts w:ascii="Times New Roman" w:eastAsia="Calibri" w:hAnsi="Times New Roman" w:cs="Arial"/>
          </w:rPr>
          <w:delText>)</w:delText>
        </w:r>
        <w:r w:rsidDel="006642DB">
          <w:rPr>
            <w:rFonts w:ascii="Times New Roman" w:eastAsia="Calibri" w:hAnsi="Times New Roman" w:cs="Arial"/>
          </w:rPr>
          <w:delText>.</w:delText>
        </w:r>
        <w:r w:rsidRPr="00CE0C94" w:rsidDel="006642DB">
          <w:rPr>
            <w:rFonts w:ascii="Times New Roman" w:eastAsia="Calibri" w:hAnsi="Times New Roman" w:cs="Arial"/>
          </w:rPr>
          <w:delText xml:space="preserve"> </w:delText>
        </w:r>
        <w:r w:rsidDel="006642DB">
          <w:rPr>
            <w:rFonts w:ascii="Times New Roman" w:eastAsia="Calibri" w:hAnsi="Times New Roman" w:cs="Arial"/>
          </w:rPr>
          <w:delText xml:space="preserve">In addition, </w:delText>
        </w:r>
        <w:r w:rsidRPr="000B61B6" w:rsidDel="006642DB">
          <w:rPr>
            <w:rFonts w:ascii="Times New Roman" w:eastAsia="Calibri" w:hAnsi="Times New Roman" w:cs="Arial"/>
          </w:rPr>
          <w:delText>RANSAC’s model</w:delText>
        </w:r>
        <w:r w:rsidDel="006642DB">
          <w:rPr>
            <w:rFonts w:ascii="Times New Roman" w:eastAsia="Calibri" w:hAnsi="Times New Roman" w:cs="Arial"/>
          </w:rPr>
          <w:delText>s</w:delText>
        </w:r>
        <w:r w:rsidRPr="000B61B6" w:rsidDel="006642DB">
          <w:rPr>
            <w:rFonts w:ascii="Times New Roman" w:eastAsia="Calibri" w:hAnsi="Times New Roman" w:cs="Arial"/>
          </w:rPr>
          <w:delText xml:space="preserve"> </w:delText>
        </w:r>
        <w:r w:rsidDel="006642DB">
          <w:rPr>
            <w:rFonts w:ascii="Times New Roman" w:eastAsia="Calibri" w:hAnsi="Times New Roman" w:cs="Arial"/>
          </w:rPr>
          <w:delText xml:space="preserve">point to an inherent problem in producing solar cells with both high </w:delText>
        </w:r>
        <w:r w:rsidRPr="00CB78A4" w:rsidDel="006642DB">
          <w:rPr>
            <w:rFonts w:ascii="Times New Roman" w:eastAsia="Calibri" w:hAnsi="Times New Roman" w:cs="Arial"/>
            <w:i/>
            <w:iCs/>
          </w:rPr>
          <w:delText>J</w:delText>
        </w:r>
        <w:r w:rsidRPr="00CB78A4" w:rsidDel="006642DB">
          <w:rPr>
            <w:rFonts w:ascii="Times New Roman" w:eastAsia="Calibri" w:hAnsi="Times New Roman" w:cs="Arial"/>
            <w:i/>
            <w:iCs/>
            <w:vertAlign w:val="subscript"/>
          </w:rPr>
          <w:delText>SC</w:delText>
        </w:r>
        <w:r w:rsidDel="006642DB">
          <w:rPr>
            <w:rFonts w:ascii="Times New Roman" w:eastAsia="Calibri" w:hAnsi="Times New Roman" w:cs="Arial"/>
          </w:rPr>
          <w:delText xml:space="preserve"> and </w:delText>
        </w:r>
        <w:r w:rsidRPr="00E3100D" w:rsidDel="006642DB">
          <w:rPr>
            <w:rFonts w:ascii="Times New Roman" w:eastAsia="Calibri" w:hAnsi="Times New Roman" w:cs="Arial"/>
          </w:rPr>
          <w:delText>IQE</w:delText>
        </w:r>
        <w:r w:rsidDel="006642DB">
          <w:rPr>
            <w:rFonts w:ascii="Times New Roman" w:eastAsia="Calibri" w:hAnsi="Times New Roman" w:cs="Arial"/>
          </w:rPr>
          <w:delText xml:space="preserve"> values for this MOs combination since the former seems to yield maximum value at </w:delText>
        </w:r>
        <m:oMath>
          <m:r>
            <m:rPr>
              <m:sty m:val="bi"/>
            </m:rPr>
            <w:rPr>
              <w:rFonts w:ascii="Cambria Math" w:eastAsia="Calibri" w:hAnsi="Cambria Math" w:cs="Arial"/>
            </w:rPr>
            <m:t>C</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4</m:t>
              </m:r>
            </m:sub>
          </m:sSub>
        </m:oMath>
        <w:r w:rsidRPr="00C62532" w:rsidDel="006642DB">
          <w:rPr>
            <w:rFonts w:ascii="Times New Roman" w:eastAsia="Times New Roman" w:hAnsi="Times New Roman" w:cs="Arial"/>
          </w:rPr>
          <w:delText xml:space="preserve"> layer</w:delText>
        </w:r>
        <w:r w:rsidDel="006642DB">
          <w:rPr>
            <w:rFonts w:ascii="Times New Roman" w:eastAsia="Times New Roman" w:hAnsi="Times New Roman" w:cs="Arial"/>
          </w:rPr>
          <w:delText xml:space="preserve"> thickness at the 500 nm region</w:delText>
        </w:r>
        <w:r w:rsidDel="006642DB">
          <w:rPr>
            <w:rFonts w:ascii="Times New Roman" w:eastAsia="Calibri" w:hAnsi="Times New Roman" w:cs="Arial"/>
          </w:rPr>
          <w:delText xml:space="preserve"> while the latter, yields its global maxima at the 30 nm region. </w:delText>
        </w:r>
        <w:r w:rsidRPr="00CB78A4" w:rsidDel="006642DB">
          <w:rPr>
            <w:rFonts w:ascii="Times New Roman" w:eastAsia="Calibri" w:hAnsi="Times New Roman" w:cs="Arial"/>
          </w:rPr>
          <w:delText>Finally,</w:delText>
        </w:r>
        <w:r w:rsidDel="006642DB">
          <w:rPr>
            <w:rFonts w:ascii="Times New Roman" w:eastAsia="Calibri" w:hAnsi="Times New Roman" w:cs="Arial"/>
          </w:rPr>
          <w:delText xml:space="preserve"> Figure </w:delText>
        </w:r>
        <w:r w:rsidR="00E644EC" w:rsidDel="006642DB">
          <w:rPr>
            <w:rFonts w:ascii="Times New Roman" w:eastAsia="Calibri" w:hAnsi="Times New Roman" w:cs="Arial"/>
          </w:rPr>
          <w:delText>13</w:delText>
        </w:r>
        <w:r w:rsidDel="006642DB">
          <w:rPr>
            <w:rFonts w:ascii="Times New Roman" w:eastAsia="Calibri" w:hAnsi="Times New Roman" w:cs="Arial"/>
          </w:rPr>
          <w:delText xml:space="preserve"> suggests possible combinations for additional experiments that may lead to high IQE values, </w:delText>
        </w:r>
        <w:r w:rsidRPr="00CB78A4" w:rsidDel="006642DB">
          <w:rPr>
            <w:rFonts w:ascii="Times New Roman" w:eastAsia="Calibri" w:hAnsi="Times New Roman" w:cs="Arial"/>
          </w:rPr>
          <w:delText>for example</w:delText>
        </w:r>
        <w:r w:rsidDel="006642DB">
          <w:rPr>
            <w:rFonts w:ascii="Times New Roman" w:eastAsia="Calibri" w:hAnsi="Times New Roman" w:cs="Arial"/>
          </w:rPr>
          <w:delText xml:space="preserve"> </w:delText>
        </w:r>
        <w:r w:rsidRPr="00CE0C94" w:rsidDel="006642DB">
          <w:rPr>
            <w:rFonts w:ascii="Times New Roman" w:eastAsia="Calibri" w:hAnsi="Times New Roman" w:cs="Arial"/>
          </w:rPr>
          <w:delText>small thickness</w:delText>
        </w:r>
        <w:r w:rsidDel="006642DB">
          <w:rPr>
            <w:rFonts w:ascii="Times New Roman" w:eastAsia="Calibri" w:hAnsi="Times New Roman" w:cs="Arial"/>
          </w:rPr>
          <w:delText>es</w:delText>
        </w:r>
        <w:r w:rsidRPr="00CE0C94" w:rsidDel="006642DB">
          <w:rPr>
            <w:rFonts w:ascii="Times New Roman" w:eastAsia="Calibri" w:hAnsi="Times New Roman" w:cs="Arial"/>
          </w:rPr>
          <w:delText xml:space="preserve"> </w:delText>
        </w:r>
        <w:r w:rsidRPr="000B61B6" w:rsidDel="006642DB">
          <w:rPr>
            <w:rFonts w:ascii="Times New Roman" w:eastAsia="Calibri" w:hAnsi="Times New Roman" w:cs="Arial"/>
          </w:rPr>
          <w:delText xml:space="preserve">of </w:delText>
        </w:r>
        <w:r w:rsidDel="006642DB">
          <w:rPr>
            <w:rFonts w:ascii="Times New Roman" w:eastAsia="Calibri" w:hAnsi="Times New Roman" w:cs="Arial"/>
          </w:rPr>
          <w:delText>both</w:delText>
        </w:r>
        <w:r w:rsidRPr="000B61B6" w:rsidDel="006642DB">
          <w:rPr>
            <w:rFonts w:ascii="Times New Roman" w:eastAsia="Calibri" w:hAnsi="Times New Roman" w:cs="Arial"/>
          </w:rPr>
          <w:delText xml:space="preserve"> </w:delText>
        </w:r>
        <m:oMath>
          <m:r>
            <m:rPr>
              <m:sty m:val="bi"/>
            </m:rPr>
            <w:rPr>
              <w:rFonts w:ascii="Cambria Math" w:eastAsia="Calibri" w:hAnsi="Cambria Math" w:cs="Arial"/>
            </w:rPr>
            <m:t>C</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4</m:t>
              </m:r>
            </m:sub>
          </m:sSub>
        </m:oMath>
        <w:r w:rsidRPr="00C62532" w:rsidDel="006642DB">
          <w:rPr>
            <w:rFonts w:ascii="Times New Roman" w:eastAsia="Times New Roman" w:hAnsi="Times New Roman" w:cs="Arial"/>
          </w:rPr>
          <w:delText xml:space="preserve"> </w:delText>
        </w:r>
        <w:r w:rsidDel="006642DB">
          <w:rPr>
            <w:rFonts w:ascii="Times New Roman" w:eastAsia="Times New Roman" w:hAnsi="Times New Roman" w:cs="Arial"/>
          </w:rPr>
          <w:delText xml:space="preserve">and </w:delText>
        </w:r>
        <m:oMath>
          <m:r>
            <m:rPr>
              <m:sty m:val="bi"/>
            </m:rPr>
            <w:rPr>
              <w:rFonts w:ascii="Cambria Math" w:eastAsia="Calibri" w:hAnsi="Cambria Math" w:cs="Arial"/>
            </w:rPr>
            <m:t>Mo</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oMath>
        <w:r w:rsidRPr="00C62532" w:rsidDel="006642DB">
          <w:rPr>
            <w:rFonts w:ascii="Times New Roman" w:eastAsia="Times New Roman" w:hAnsi="Times New Roman" w:cs="Arial"/>
          </w:rPr>
          <w:delText xml:space="preserve"> </w:delText>
        </w:r>
        <w:r w:rsidRPr="00C62532" w:rsidDel="006642DB">
          <w:rPr>
            <w:rFonts w:ascii="Times New Roman" w:eastAsia="Calibri" w:hAnsi="Times New Roman" w:cs="Arial"/>
          </w:rPr>
          <w:delText>layer</w:delText>
        </w:r>
        <w:r w:rsidDel="006642DB">
          <w:rPr>
            <w:rFonts w:ascii="Times New Roman" w:eastAsia="Times New Roman" w:hAnsi="Times New Roman" w:cs="Arial"/>
          </w:rPr>
          <w:delText>s.</w:delText>
        </w:r>
        <w:r w:rsidRPr="00CC5916" w:rsidDel="006642DB">
          <w:rPr>
            <w:rFonts w:ascii="Times New Roman" w:eastAsia="Calibri" w:hAnsi="Times New Roman" w:cs="Arial"/>
            <w:highlight w:val="yellow"/>
          </w:rPr>
          <w:delText xml:space="preserve"> </w:delText>
        </w:r>
        <w:r w:rsidRPr="000B61B6" w:rsidDel="006642DB">
          <w:rPr>
            <w:rFonts w:ascii="Times New Roman" w:eastAsia="Calibri" w:hAnsi="Times New Roman" w:cs="Arial"/>
          </w:rPr>
          <w:delText xml:space="preserve"> </w:delText>
        </w:r>
      </w:del>
    </w:p>
    <w:tbl>
      <w:tblPr>
        <w:tblStyle w:val="TableGrid"/>
        <w:tblW w:w="9776" w:type="dxa"/>
        <w:tblInd w:w="-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15"/>
        <w:gridCol w:w="4961"/>
      </w:tblGrid>
      <w:tr w:rsidR="00316821" w:rsidDel="006642DB" w14:paraId="19E22C52" w14:textId="35D8F167" w:rsidTr="00564273">
        <w:trPr>
          <w:del w:id="5289" w:author="Shy Alon" w:date="2017-07-21T16:25:00Z"/>
        </w:trPr>
        <w:tc>
          <w:tcPr>
            <w:tcW w:w="4815" w:type="dxa"/>
          </w:tcPr>
          <w:p w14:paraId="0C10D0FE" w14:textId="51D7A4B5" w:rsidR="00316821" w:rsidDel="006642DB" w:rsidRDefault="00316821" w:rsidP="006642DB">
            <w:pPr>
              <w:pStyle w:val="Heading1"/>
              <w:rPr>
                <w:del w:id="5290" w:author="Shy Alon" w:date="2017-07-21T16:25:00Z"/>
                <w:rFonts w:ascii="Times New Roman" w:eastAsia="Calibri" w:hAnsi="Times New Roman" w:cs="Arial"/>
                <w:iCs/>
              </w:rPr>
              <w:pPrChange w:id="5291" w:author="Shy Alon" w:date="2017-07-21T16:25:00Z">
                <w:pPr/>
              </w:pPrChange>
            </w:pPr>
            <w:del w:id="5292" w:author="Shy Alon" w:date="2017-07-21T16:25:00Z">
              <w:r w:rsidDel="006642DB">
                <w:rPr>
                  <w:rFonts w:ascii="Times New Roman" w:eastAsia="Calibri" w:hAnsi="Times New Roman" w:cs="Arial"/>
                  <w:iCs/>
                  <w:noProof/>
                </w:rPr>
                <w:drawing>
                  <wp:inline distT="0" distB="0" distL="0" distR="0" wp14:anchorId="49DB3787" wp14:editId="79EE1C51">
                    <wp:extent cx="2920365" cy="202184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SC.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20365" cy="2021840"/>
                            </a:xfrm>
                            <a:prstGeom prst="rect">
                              <a:avLst/>
                            </a:prstGeom>
                          </pic:spPr>
                        </pic:pic>
                      </a:graphicData>
                    </a:graphic>
                  </wp:inline>
                </w:drawing>
              </w:r>
            </w:del>
          </w:p>
        </w:tc>
        <w:tc>
          <w:tcPr>
            <w:tcW w:w="4961" w:type="dxa"/>
          </w:tcPr>
          <w:p w14:paraId="7C2E5E3C" w14:textId="5B7F186D" w:rsidR="00316821" w:rsidDel="006642DB" w:rsidRDefault="00316821" w:rsidP="006642DB">
            <w:pPr>
              <w:pStyle w:val="Heading1"/>
              <w:rPr>
                <w:del w:id="5293" w:author="Shy Alon" w:date="2017-07-21T16:25:00Z"/>
                <w:rFonts w:ascii="Times New Roman" w:eastAsia="Calibri" w:hAnsi="Times New Roman" w:cs="Arial"/>
                <w:iCs/>
              </w:rPr>
              <w:pPrChange w:id="5294" w:author="Shy Alon" w:date="2017-07-21T16:25:00Z">
                <w:pPr/>
              </w:pPrChange>
            </w:pPr>
            <w:del w:id="5295" w:author="Shy Alon" w:date="2017-07-21T16:25:00Z">
              <w:r w:rsidDel="006642DB">
                <w:rPr>
                  <w:rFonts w:ascii="Times New Roman" w:eastAsia="Calibri" w:hAnsi="Times New Roman" w:cs="Arial"/>
                  <w:iCs/>
                  <w:noProof/>
                </w:rPr>
                <w:drawing>
                  <wp:inline distT="0" distB="0" distL="0" distR="0" wp14:anchorId="3EC14D4E" wp14:editId="18BF892C">
                    <wp:extent cx="3012801" cy="2230755"/>
                    <wp:effectExtent l="0" t="0" r="0" b="0"/>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QE.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12801" cy="2230755"/>
                            </a:xfrm>
                            <a:prstGeom prst="rect">
                              <a:avLst/>
                            </a:prstGeom>
                          </pic:spPr>
                        </pic:pic>
                      </a:graphicData>
                    </a:graphic>
                  </wp:inline>
                </w:drawing>
              </w:r>
            </w:del>
          </w:p>
        </w:tc>
      </w:tr>
      <w:tr w:rsidR="00316821" w:rsidDel="006642DB" w14:paraId="7A5B89E3" w14:textId="6B349EDD" w:rsidTr="00564273">
        <w:trPr>
          <w:del w:id="5296" w:author="Shy Alon" w:date="2017-07-21T16:25:00Z"/>
        </w:trPr>
        <w:tc>
          <w:tcPr>
            <w:tcW w:w="4815" w:type="dxa"/>
          </w:tcPr>
          <w:p w14:paraId="14CAF778" w14:textId="190476CE" w:rsidR="00316821" w:rsidDel="006642DB" w:rsidRDefault="00316821" w:rsidP="006642DB">
            <w:pPr>
              <w:pStyle w:val="Heading1"/>
              <w:rPr>
                <w:del w:id="5297" w:author="Shy Alon" w:date="2017-07-21T16:25:00Z"/>
                <w:rFonts w:ascii="Times New Roman" w:eastAsia="Calibri" w:hAnsi="Times New Roman" w:cs="Arial"/>
                <w:iCs/>
              </w:rPr>
              <w:pPrChange w:id="5298" w:author="Shy Alon" w:date="2017-07-21T16:25:00Z">
                <w:pPr/>
              </w:pPrChange>
            </w:pPr>
            <w:del w:id="5299" w:author="Shy Alon" w:date="2017-07-21T16:25:00Z">
              <w:r w:rsidDel="006642DB">
                <w:rPr>
                  <w:rFonts w:ascii="Times New Roman" w:eastAsia="Calibri" w:hAnsi="Times New Roman" w:cs="Arial"/>
                  <w:iCs/>
                  <w:noProof/>
                </w:rPr>
                <w:drawing>
                  <wp:inline distT="0" distB="0" distL="0" distR="0" wp14:anchorId="06FE1CAD" wp14:editId="5D9EDB75">
                    <wp:extent cx="2920365" cy="2085340"/>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OC.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20365" cy="2085340"/>
                            </a:xfrm>
                            <a:prstGeom prst="rect">
                              <a:avLst/>
                            </a:prstGeom>
                          </pic:spPr>
                        </pic:pic>
                      </a:graphicData>
                    </a:graphic>
                  </wp:inline>
                </w:drawing>
              </w:r>
            </w:del>
          </w:p>
        </w:tc>
        <w:tc>
          <w:tcPr>
            <w:tcW w:w="4961" w:type="dxa"/>
          </w:tcPr>
          <w:p w14:paraId="49847A7B" w14:textId="5B4E703C" w:rsidR="00316821" w:rsidDel="006642DB" w:rsidRDefault="00316821" w:rsidP="006642DB">
            <w:pPr>
              <w:pStyle w:val="Heading1"/>
              <w:rPr>
                <w:del w:id="5300" w:author="Shy Alon" w:date="2017-07-21T16:25:00Z"/>
                <w:rFonts w:ascii="Times New Roman" w:eastAsia="Calibri" w:hAnsi="Times New Roman" w:cs="Arial"/>
                <w:iCs/>
              </w:rPr>
              <w:pPrChange w:id="5301" w:author="Shy Alon" w:date="2017-07-21T16:25:00Z">
                <w:pPr/>
              </w:pPrChange>
            </w:pPr>
          </w:p>
        </w:tc>
      </w:tr>
    </w:tbl>
    <w:p w14:paraId="24C5B510" w14:textId="16113BF6" w:rsidR="00316821" w:rsidRPr="00497CFA" w:rsidDel="006642DB" w:rsidRDefault="002E6C00" w:rsidP="006642DB">
      <w:pPr>
        <w:pStyle w:val="Heading1"/>
        <w:rPr>
          <w:del w:id="5302" w:author="Shy Alon" w:date="2017-07-21T16:25:00Z"/>
        </w:rPr>
        <w:pPrChange w:id="5303" w:author="Shy Alon" w:date="2017-07-21T16:25:00Z">
          <w:pPr>
            <w:pStyle w:val="Caption"/>
          </w:pPr>
        </w:pPrChange>
      </w:pPr>
      <w:bookmarkStart w:id="5304" w:name="_Toc483041617"/>
      <w:del w:id="5305" w:author="Shy Alon" w:date="2017-07-21T16:25:00Z">
        <w:r w:rsidDel="006642DB">
          <w:delText xml:space="preserve">Figure </w:delText>
        </w:r>
        <w:r w:rsidR="009A312C" w:rsidDel="006642DB">
          <w:fldChar w:fldCharType="begin"/>
        </w:r>
        <w:r w:rsidR="00E20F2D" w:rsidDel="006642DB">
          <w:delInstrText xml:space="preserve"> SEQ Figure \* ARABIC </w:delInstrText>
        </w:r>
        <w:r w:rsidR="009A312C" w:rsidDel="006642DB">
          <w:fldChar w:fldCharType="separate"/>
        </w:r>
      </w:del>
      <w:del w:id="5306" w:author="Shy Alon" w:date="2017-07-05T22:58:00Z">
        <w:r w:rsidR="00A9699E" w:rsidDel="00C91D56">
          <w:rPr>
            <w:noProof/>
          </w:rPr>
          <w:delText>14</w:delText>
        </w:r>
      </w:del>
      <w:del w:id="5307" w:author="Shy Alon" w:date="2017-07-21T16:25:00Z">
        <w:r w:rsidR="009A312C" w:rsidDel="006642DB">
          <w:rPr>
            <w:noProof/>
          </w:rPr>
          <w:fldChar w:fldCharType="end"/>
        </w:r>
        <w:r w:rsidDel="006642DB">
          <w:delText xml:space="preserve">: </w:delText>
        </w:r>
        <w:r w:rsidR="00316821" w:rsidRPr="00B502C1" w:rsidDel="006642DB">
          <w:rPr>
            <w:b w:val="0"/>
            <w:bCs w:val="0"/>
          </w:rPr>
          <w:delText xml:space="preserve">Virtual cells based on the </w:delText>
        </w:r>
        <m:oMath>
          <m:r>
            <m:rPr>
              <m:sty m:val="bi"/>
            </m:rPr>
            <w:rPr>
              <w:rFonts w:ascii="Cambria Math" w:hAnsi="Cambria Math"/>
            </w:rPr>
            <m:t>Ti</m:t>
          </m:r>
          <m:sSub>
            <m:sSubPr>
              <m:ctrlPr>
                <w:rPr>
                  <w:rFonts w:ascii="Cambria Math" w:hAnsi="Cambria Math"/>
                  <w:b w:val="0"/>
                  <w:bCs w:val="0"/>
                </w:rPr>
              </m:ctrlPr>
            </m:sSubPr>
            <m:e>
              <m:r>
                <m:rPr>
                  <m:sty m:val="bi"/>
                </m:rPr>
                <w:rPr>
                  <w:rFonts w:ascii="Cambria Math" w:hAnsi="Cambria Math"/>
                </w:rPr>
                <m:t>O</m:t>
              </m:r>
            </m:e>
            <m:sub>
              <m:r>
                <m:rPr>
                  <m:sty m:val="b"/>
                </m:rPr>
                <w:rPr>
                  <w:rFonts w:ascii="Cambria Math" w:hAnsi="Cambria Math"/>
                </w:rPr>
                <m:t>2</m:t>
              </m:r>
            </m:sub>
          </m:sSub>
          <m:d>
            <m:dPr>
              <m:begChr m:val="|"/>
              <m:endChr m:val="|"/>
              <m:ctrlPr>
                <w:rPr>
                  <w:rFonts w:ascii="Cambria Math" w:hAnsi="Cambria Math"/>
                  <w:b w:val="0"/>
                  <w:bCs w:val="0"/>
                </w:rPr>
              </m:ctrlPr>
            </m:dPr>
            <m:e>
              <m:r>
                <m:rPr>
                  <m:sty m:val="bi"/>
                </m:rPr>
                <w:rPr>
                  <w:rFonts w:ascii="Cambria Math" w:hAnsi="Cambria Math"/>
                </w:rPr>
                <m:t>C</m:t>
              </m:r>
              <m:sSub>
                <m:sSubPr>
                  <m:ctrlPr>
                    <w:rPr>
                      <w:rFonts w:ascii="Cambria Math" w:hAnsi="Cambria Math"/>
                      <w:b w:val="0"/>
                      <w:bCs w:val="0"/>
                    </w:rPr>
                  </m:ctrlPr>
                </m:sSubPr>
                <m:e>
                  <m:r>
                    <m:rPr>
                      <m:sty m:val="bi"/>
                    </m:rPr>
                    <w:rPr>
                      <w:rFonts w:ascii="Cambria Math" w:hAnsi="Cambria Math"/>
                    </w:rPr>
                    <m:t>o</m:t>
                  </m:r>
                </m:e>
                <m:sub>
                  <m:r>
                    <m:rPr>
                      <m:sty m:val="b"/>
                    </m:rPr>
                    <w:rPr>
                      <w:rFonts w:ascii="Cambria Math" w:hAnsi="Cambria Math"/>
                    </w:rPr>
                    <m:t>3</m:t>
                  </m:r>
                </m:sub>
              </m:sSub>
              <m:sSub>
                <m:sSubPr>
                  <m:ctrlPr>
                    <w:rPr>
                      <w:rFonts w:ascii="Cambria Math" w:hAnsi="Cambria Math"/>
                      <w:b w:val="0"/>
                      <w:bCs w:val="0"/>
                    </w:rPr>
                  </m:ctrlPr>
                </m:sSubPr>
                <m:e>
                  <m:r>
                    <m:rPr>
                      <m:sty m:val="bi"/>
                    </m:rPr>
                    <w:rPr>
                      <w:rFonts w:ascii="Cambria Math" w:hAnsi="Cambria Math"/>
                    </w:rPr>
                    <m:t>O</m:t>
                  </m:r>
                </m:e>
                <m:sub>
                  <m:r>
                    <m:rPr>
                      <m:sty m:val="b"/>
                    </m:rPr>
                    <w:rPr>
                      <w:rFonts w:ascii="Cambria Math" w:hAnsi="Cambria Math"/>
                    </w:rPr>
                    <m:t>4</m:t>
                  </m:r>
                </m:sub>
              </m:sSub>
            </m:e>
          </m:d>
          <m:r>
            <m:rPr>
              <m:sty m:val="bi"/>
            </m:rPr>
            <w:rPr>
              <w:rFonts w:ascii="Cambria Math" w:hAnsi="Cambria Math"/>
            </w:rPr>
            <m:t>Mo</m:t>
          </m:r>
          <m:sSub>
            <m:sSubPr>
              <m:ctrlPr>
                <w:rPr>
                  <w:rFonts w:ascii="Cambria Math" w:hAnsi="Cambria Math"/>
                  <w:b w:val="0"/>
                  <w:bCs w:val="0"/>
                </w:rPr>
              </m:ctrlPr>
            </m:sSubPr>
            <m:e>
              <m:r>
                <m:rPr>
                  <m:sty m:val="bi"/>
                </m:rPr>
                <w:rPr>
                  <w:rFonts w:ascii="Cambria Math" w:hAnsi="Cambria Math"/>
                </w:rPr>
                <m:t>O</m:t>
              </m:r>
            </m:e>
            <m:sub>
              <m:r>
                <m:rPr>
                  <m:sty m:val="b"/>
                </m:rPr>
                <w:rPr>
                  <w:rFonts w:ascii="Cambria Math" w:hAnsi="Cambria Math"/>
                </w:rPr>
                <m:t>3</m:t>
              </m:r>
            </m:sub>
          </m:sSub>
        </m:oMath>
        <w:r w:rsidR="00316821" w:rsidRPr="00B502C1" w:rsidDel="006642DB">
          <w:rPr>
            <w:rFonts w:eastAsia="Times New Roman"/>
            <w:b w:val="0"/>
            <w:bCs w:val="0"/>
          </w:rPr>
          <w:delText xml:space="preserve"> </w:delText>
        </w:r>
        <w:r w:rsidR="00316821" w:rsidRPr="00B502C1" w:rsidDel="006642DB">
          <w:rPr>
            <w:rFonts w:eastAsia="Times New Roman"/>
            <w:b w:val="0"/>
            <w:bCs w:val="0"/>
            <w:iCs/>
          </w:rPr>
          <w:delText>library (</w:delText>
        </w:r>
        <w:r w:rsidR="00316821" w:rsidRPr="00B502C1" w:rsidDel="006642DB">
          <w:rPr>
            <w:b w:val="0"/>
            <w:bCs w:val="0"/>
          </w:rPr>
          <w:delText xml:space="preserve">A: </w:delText>
        </w:r>
        <w:r w:rsidR="00316821" w:rsidRPr="00B502C1" w:rsidDel="006642DB">
          <w:rPr>
            <w:b w:val="0"/>
            <w:bCs w:val="0"/>
            <w:i/>
            <w:iCs/>
          </w:rPr>
          <w:delText>J</w:delText>
        </w:r>
        <w:r w:rsidR="00316821" w:rsidRPr="00B502C1" w:rsidDel="006642DB">
          <w:rPr>
            <w:b w:val="0"/>
            <w:bCs w:val="0"/>
            <w:i/>
            <w:iCs/>
            <w:vertAlign w:val="subscript"/>
          </w:rPr>
          <w:delText>SC</w:delText>
        </w:r>
        <w:r w:rsidR="00316821" w:rsidRPr="00B502C1" w:rsidDel="006642DB">
          <w:rPr>
            <w:b w:val="0"/>
            <w:bCs w:val="0"/>
          </w:rPr>
          <w:delText xml:space="preserve"> </w:delText>
        </w:r>
        <w:r w:rsidR="00316821" w:rsidRPr="00B502C1" w:rsidDel="006642DB">
          <w:rPr>
            <w:b w:val="0"/>
            <w:bCs w:val="0"/>
            <w:i/>
            <w:iCs/>
          </w:rPr>
          <w:delText>(μA/cm</w:delText>
        </w:r>
        <w:r w:rsidR="00316821" w:rsidRPr="00B502C1" w:rsidDel="006642DB">
          <w:rPr>
            <w:b w:val="0"/>
            <w:bCs w:val="0"/>
            <w:i/>
            <w:iCs/>
            <w:vertAlign w:val="superscript"/>
          </w:rPr>
          <w:delText>2</w:delText>
        </w:r>
        <w:r w:rsidR="00316821" w:rsidRPr="00B502C1" w:rsidDel="006642DB">
          <w:rPr>
            <w:b w:val="0"/>
            <w:bCs w:val="0"/>
          </w:rPr>
          <w:delText>); B:</w:delText>
        </w:r>
        <w:r w:rsidR="00316821" w:rsidRPr="00B502C1" w:rsidDel="006642DB">
          <w:rPr>
            <w:b w:val="0"/>
            <w:bCs w:val="0"/>
            <w:i/>
            <w:iCs/>
          </w:rPr>
          <w:delText xml:space="preserve"> V</w:delText>
        </w:r>
        <w:r w:rsidR="00316821" w:rsidRPr="00B502C1" w:rsidDel="006642DB">
          <w:rPr>
            <w:b w:val="0"/>
            <w:bCs w:val="0"/>
            <w:i/>
            <w:iCs/>
            <w:vertAlign w:val="subscript"/>
          </w:rPr>
          <w:delText>OC</w:delText>
        </w:r>
        <w:r w:rsidR="00316821" w:rsidRPr="00B502C1" w:rsidDel="006642DB">
          <w:rPr>
            <w:b w:val="0"/>
            <w:bCs w:val="0"/>
          </w:rPr>
          <w:delText xml:space="preserve"> </w:delText>
        </w:r>
        <w:r w:rsidR="00316821" w:rsidRPr="00B502C1" w:rsidDel="006642DB">
          <w:rPr>
            <w:b w:val="0"/>
            <w:bCs w:val="0"/>
            <w:i/>
            <w:iCs/>
          </w:rPr>
          <w:delText xml:space="preserve">(V); </w:delText>
        </w:r>
        <w:r w:rsidR="00316821" w:rsidRPr="00B502C1" w:rsidDel="006642DB">
          <w:rPr>
            <w:b w:val="0"/>
            <w:bCs w:val="0"/>
          </w:rPr>
          <w:delText>C: IQE (%)</w:delText>
        </w:r>
        <w:r w:rsidR="00316821" w:rsidRPr="00B502C1" w:rsidDel="006642DB">
          <w:rPr>
            <w:rFonts w:eastAsia="Times New Roman"/>
            <w:b w:val="0"/>
            <w:bCs w:val="0"/>
            <w:iCs/>
          </w:rPr>
          <w:delText>)</w:delText>
        </w:r>
        <w:r w:rsidR="00316821" w:rsidRPr="00B502C1" w:rsidDel="006642DB">
          <w:rPr>
            <w:b w:val="0"/>
            <w:bCs w:val="0"/>
            <w:iCs/>
          </w:rPr>
          <w:delText xml:space="preserve">. </w:delText>
        </w:r>
        <w:r w:rsidR="00316821" w:rsidRPr="00B502C1" w:rsidDel="006642DB">
          <w:rPr>
            <w:b w:val="0"/>
            <w:bCs w:val="0"/>
          </w:rPr>
          <w:delText>The white regions are outside of the model’s applicability domain.</w:delText>
        </w:r>
        <w:bookmarkEnd w:id="5304"/>
      </w:del>
    </w:p>
    <w:p w14:paraId="4FBFFA5B" w14:textId="2E35FEF2" w:rsidR="00316821" w:rsidRPr="00BD5502" w:rsidDel="006642DB" w:rsidRDefault="00316821" w:rsidP="006642DB">
      <w:pPr>
        <w:pStyle w:val="Heading1"/>
        <w:rPr>
          <w:del w:id="5308" w:author="Shy Alon" w:date="2017-07-21T16:25:00Z"/>
          <w:rFonts w:ascii="Times New Roman" w:eastAsia="Calibri" w:hAnsi="Times New Roman" w:cs="Arial"/>
          <w:i/>
          <w:iCs/>
        </w:rPr>
        <w:pPrChange w:id="5309" w:author="Shy Alon" w:date="2017-07-21T16:25:00Z">
          <w:pPr>
            <w:suppressAutoHyphens/>
            <w:ind w:firstLine="720"/>
          </w:pPr>
        </w:pPrChange>
      </w:pPr>
    </w:p>
    <w:p w14:paraId="12F46335" w14:textId="6AF7EEC7" w:rsidR="00EA59C3" w:rsidDel="006642DB" w:rsidRDefault="00EA59C3" w:rsidP="006642DB">
      <w:pPr>
        <w:pStyle w:val="Heading1"/>
        <w:rPr>
          <w:del w:id="5310" w:author="Shy Alon" w:date="2017-07-21T16:25:00Z"/>
          <w:rFonts w:ascii="Palatino Linotype" w:hAnsi="Palatino Linotype" w:cs="Times New Roman"/>
          <w:b w:val="0"/>
          <w:bCs w:val="0"/>
          <w:lang w:val="en-GB" w:eastAsia="de-AT" w:bidi="ar-SA"/>
        </w:rPr>
        <w:pPrChange w:id="5311" w:author="Shy Alon" w:date="2017-07-21T16:25:00Z">
          <w:pPr>
            <w:spacing w:line="276" w:lineRule="auto"/>
          </w:pPr>
        </w:pPrChange>
      </w:pPr>
      <w:del w:id="5312" w:author="Shy Alon" w:date="2017-07-21T16:25:00Z">
        <w:r w:rsidDel="006642DB">
          <w:br w:type="page"/>
        </w:r>
      </w:del>
    </w:p>
    <w:p w14:paraId="448E9C2E" w14:textId="1EF78BD9" w:rsidR="00281E88" w:rsidDel="006642DB" w:rsidRDefault="00A822B3" w:rsidP="006642DB">
      <w:pPr>
        <w:pStyle w:val="Heading1"/>
        <w:rPr>
          <w:del w:id="5313" w:author="Shy Alon" w:date="2017-07-21T16:25:00Z"/>
        </w:rPr>
        <w:pPrChange w:id="5314" w:author="Shy Alon" w:date="2017-07-21T16:25:00Z">
          <w:pPr>
            <w:pStyle w:val="Heading1"/>
          </w:pPr>
        </w:pPrChange>
      </w:pPr>
      <w:del w:id="5315" w:author="Shy Alon" w:date="2017-07-21T16:25:00Z">
        <w:r w:rsidDel="006642DB">
          <w:delText>4</w:delText>
        </w:r>
        <w:r w:rsidR="00E369F0" w:rsidDel="006642DB">
          <w:delText xml:space="preserve">. </w:delText>
        </w:r>
        <w:r w:rsidR="00281E88" w:rsidDel="006642DB">
          <w:delText>Conclusion</w:delText>
        </w:r>
      </w:del>
    </w:p>
    <w:p w14:paraId="2E0A65D5" w14:textId="146DFFF3" w:rsidR="00281E88" w:rsidDel="006642DB" w:rsidRDefault="00281E88" w:rsidP="006642DB">
      <w:pPr>
        <w:pStyle w:val="Heading1"/>
        <w:rPr>
          <w:del w:id="5316" w:author="Shy Alon" w:date="2017-07-21T16:25:00Z"/>
        </w:rPr>
        <w:pPrChange w:id="5317" w:author="Shy Alon" w:date="2017-07-21T16:25:00Z">
          <w:pPr/>
        </w:pPrChange>
      </w:pPr>
      <w:del w:id="5318" w:author="Shy Alon" w:date="2017-07-21T16:25:00Z">
        <w:r w:rsidDel="006642DB">
          <w:delText xml:space="preserve">In this work, we combined several </w:delText>
        </w:r>
        <w:r w:rsidR="00694BE3" w:rsidDel="006642DB">
          <w:delText xml:space="preserve">data mining </w:delText>
        </w:r>
        <w:r w:rsidDel="006642DB">
          <w:delText xml:space="preserve">methods </w:delText>
        </w:r>
        <w:r w:rsidR="00D1539A" w:rsidDel="006642DB">
          <w:delText>into a unified DSS</w:delText>
        </w:r>
        <w:r w:rsidR="00694BE3" w:rsidDel="006642DB">
          <w:delText xml:space="preserve"> for PV solar cells libraries</w:delText>
        </w:r>
        <w:r w:rsidDel="006642DB">
          <w:delText xml:space="preserve">. </w:delText>
        </w:r>
        <w:r w:rsidR="00D1539A" w:rsidDel="006642DB">
          <w:delText xml:space="preserve">Furthermore, the DSS was equipped with a simple, user friendly GIU. </w:delText>
        </w:r>
        <w:r w:rsidDel="006642DB">
          <w:delText xml:space="preserve">To the best of our knowledge, this is the first example of a completely automated tool that applies Data mining in the field of </w:delText>
        </w:r>
        <w:r w:rsidR="00FE7470" w:rsidDel="006642DB">
          <w:delText>material informatics</w:delText>
        </w:r>
        <w:r w:rsidDel="006642DB">
          <w:delText xml:space="preserve">. The ability to use such tools for the </w:delText>
        </w:r>
        <w:r w:rsidR="00D1539A" w:rsidDel="006642DB">
          <w:delText>analysis of</w:delText>
        </w:r>
        <w:r w:rsidR="00616B44" w:rsidDel="006642DB">
          <w:delText xml:space="preserve"> </w:delText>
        </w:r>
        <w:r w:rsidR="00D1539A" w:rsidDel="006642DB">
          <w:delText>solar cell libraries</w:delText>
        </w:r>
        <w:r w:rsidDel="006642DB">
          <w:delText xml:space="preserve"> opens new opportunities for understanding the factors affecting solar cells performances and for designing new solar cells. Clearly, this research should be conducted in close collaboration with experts in the field to both provide physics/chemistry based explanation to the observed trends and to capitalize on the results. We expect that the tools and methods implemented in this work will further be used in material science researches.</w:delText>
        </w:r>
      </w:del>
    </w:p>
    <w:p w14:paraId="5FF15D0A" w14:textId="460E1E81" w:rsidR="00281E88" w:rsidDel="00F3386E" w:rsidRDefault="00281E88" w:rsidP="006642DB">
      <w:pPr>
        <w:pStyle w:val="Heading1"/>
        <w:rPr>
          <w:del w:id="5319" w:author="Shy Alon" w:date="2017-07-29T20:48:00Z"/>
        </w:rPr>
        <w:pPrChange w:id="5320" w:author="Shy Alon" w:date="2017-07-21T16:25:00Z">
          <w:pPr/>
        </w:pPrChange>
      </w:pPr>
    </w:p>
    <w:p w14:paraId="498B3F78" w14:textId="77777777" w:rsidR="00EA59C3" w:rsidRDefault="00EA59C3">
      <w:pPr>
        <w:spacing w:line="276" w:lineRule="auto"/>
        <w:rPr>
          <w:rFonts w:ascii="Palatino Linotype" w:hAnsi="Palatino Linotype"/>
          <w:b/>
          <w:bCs/>
          <w:sz w:val="28"/>
          <w:szCs w:val="28"/>
          <w:lang w:val="en-GB" w:eastAsia="de-AT" w:bidi="ar-SA"/>
        </w:rPr>
      </w:pPr>
      <w:bookmarkStart w:id="5321" w:name="_Toc421631609"/>
      <w:bookmarkStart w:id="5322" w:name="_Toc421658575"/>
      <w:r>
        <w:br w:type="page"/>
      </w:r>
    </w:p>
    <w:p w14:paraId="7E0EBB94" w14:textId="6C2E14C1" w:rsidR="00FE7503" w:rsidRDefault="00A822B3" w:rsidP="00EA32EF">
      <w:pPr>
        <w:pStyle w:val="Heading1"/>
      </w:pPr>
      <w:bookmarkStart w:id="5323" w:name="_Toc488420194"/>
      <w:bookmarkStart w:id="5324" w:name="_Toc489130779"/>
      <w:r>
        <w:lastRenderedPageBreak/>
        <w:t>5</w:t>
      </w:r>
      <w:r w:rsidR="00E369F0">
        <w:t xml:space="preserve">. </w:t>
      </w:r>
      <w:r w:rsidR="00FE7503">
        <w:t>List of Publications</w:t>
      </w:r>
      <w:bookmarkEnd w:id="5321"/>
      <w:bookmarkEnd w:id="5322"/>
      <w:bookmarkEnd w:id="5323"/>
      <w:bookmarkEnd w:id="5324"/>
    </w:p>
    <w:p w14:paraId="163F0691" w14:textId="77777777" w:rsidR="00FE7503" w:rsidRPr="00281E88" w:rsidRDefault="004D26AF" w:rsidP="00E24D3E">
      <w:pPr>
        <w:pStyle w:val="ListParagraph"/>
        <w:numPr>
          <w:ilvl w:val="0"/>
          <w:numId w:val="39"/>
        </w:numPr>
      </w:pPr>
      <w:r>
        <w:t>Y</w:t>
      </w:r>
      <w:r w:rsidR="00FE7503" w:rsidRPr="004D26AF">
        <w:t xml:space="preserve">osipof, A.; Kaspi, O.; Majhi, K.; Senderowitz, H., Visualization Based Data Mining for Comparison Between Two Solar Cell Libraries. </w:t>
      </w:r>
      <w:r w:rsidR="00FE7503" w:rsidRPr="00786461">
        <w:rPr>
          <w:i/>
        </w:rPr>
        <w:t xml:space="preserve">Molecular Informatics </w:t>
      </w:r>
      <w:r w:rsidR="00FE7503" w:rsidRPr="00786461">
        <w:rPr>
          <w:b/>
        </w:rPr>
        <w:t>2016</w:t>
      </w:r>
      <w:r w:rsidR="00FE7503" w:rsidRPr="004D26AF">
        <w:t>, 35, 622-628.</w:t>
      </w:r>
    </w:p>
    <w:p w14:paraId="0AEBAE70" w14:textId="77777777" w:rsidR="00281E88" w:rsidRPr="00497CFA" w:rsidRDefault="00281E88" w:rsidP="009B1370">
      <w:pPr>
        <w:rPr>
          <w:rFonts w:ascii="Times New Roman" w:eastAsia="Calibri" w:hAnsi="Times New Roman" w:cs="Arial"/>
        </w:rPr>
      </w:pPr>
    </w:p>
    <w:p w14:paraId="0E8FB64A" w14:textId="77777777" w:rsidR="00DB3F48" w:rsidRDefault="00DB3F48" w:rsidP="009B1370">
      <w:pPr>
        <w:spacing w:line="276" w:lineRule="auto"/>
        <w:rPr>
          <w:rFonts w:eastAsiaTheme="majorEastAsia"/>
          <w:b/>
          <w:bCs/>
          <w:sz w:val="28"/>
          <w:szCs w:val="28"/>
        </w:rPr>
      </w:pPr>
      <w:r>
        <w:br w:type="page"/>
      </w:r>
    </w:p>
    <w:p w14:paraId="06F27142" w14:textId="3DF07ED3" w:rsidR="00C84B90" w:rsidRDefault="00C84B90" w:rsidP="00647193">
      <w:pPr>
        <w:pStyle w:val="Heading1"/>
        <w:numPr>
          <w:ilvl w:val="0"/>
          <w:numId w:val="77"/>
        </w:numPr>
        <w:rPr>
          <w:rFonts w:asciiTheme="majorBidi" w:hAnsiTheme="majorBidi"/>
          <w:sz w:val="24"/>
          <w:szCs w:val="24"/>
        </w:rPr>
        <w:pPrChange w:id="5325" w:author="Shy Alon" w:date="2017-07-29T22:16:00Z">
          <w:pPr>
            <w:pStyle w:val="Heading1"/>
            <w:numPr>
              <w:numId w:val="40"/>
            </w:numPr>
            <w:ind w:left="284" w:hanging="284"/>
          </w:pPr>
        </w:pPrChange>
      </w:pPr>
      <w:bookmarkStart w:id="5326" w:name="_Toc488420195"/>
      <w:bookmarkStart w:id="5327" w:name="_Toc489130780"/>
      <w:r>
        <w:rPr>
          <w:rFonts w:asciiTheme="majorBidi" w:hAnsiTheme="majorBidi"/>
          <w:sz w:val="24"/>
          <w:szCs w:val="24"/>
        </w:rPr>
        <w:lastRenderedPageBreak/>
        <w:t>References</w:t>
      </w:r>
      <w:bookmarkEnd w:id="5326"/>
      <w:bookmarkEnd w:id="5327"/>
    </w:p>
    <w:p w14:paraId="3C5781B5" w14:textId="77777777" w:rsidR="00C52EA8" w:rsidRPr="00C52EA8" w:rsidRDefault="00C52EA8" w:rsidP="00C84B90">
      <w:pPr>
        <w:pStyle w:val="ListParagraph"/>
        <w:numPr>
          <w:ilvl w:val="0"/>
          <w:numId w:val="43"/>
        </w:numPr>
        <w:rPr>
          <w:lang w:val="en-GB" w:eastAsia="de-AT" w:bidi="ar-SA"/>
        </w:rPr>
      </w:pPr>
      <w:bookmarkStart w:id="5328" w:name="_Ref483425540"/>
      <w:r w:rsidRPr="00DF6DDD">
        <w:t xml:space="preserve">English, R.; Lebovitz, Y.; Griffin, R., Institute of Medicine (US) Forum on Drug Discovery Development and Translation. Transforming clinical research in the United States. Challenges and opportunities: workshop summary. </w:t>
      </w:r>
      <w:r w:rsidRPr="00DF6DDD">
        <w:rPr>
          <w:i/>
        </w:rPr>
        <w:t xml:space="preserve">Washington (DC): National Academies Press (US); PubMed PMID: 21210556 </w:t>
      </w:r>
      <w:r w:rsidRPr="00DF6DDD">
        <w:rPr>
          <w:b/>
        </w:rPr>
        <w:t>2010</w:t>
      </w:r>
    </w:p>
    <w:p w14:paraId="7F0A8FF2" w14:textId="6296D11B" w:rsidR="00C84B90" w:rsidRDefault="00C52EA8" w:rsidP="00C52EA8">
      <w:pPr>
        <w:pStyle w:val="ListParagraph"/>
        <w:numPr>
          <w:ilvl w:val="0"/>
          <w:numId w:val="43"/>
        </w:numPr>
        <w:rPr>
          <w:rFonts w:ascii="Times New Roman" w:eastAsia="Times New Roman" w:hAnsi="Times New Roman"/>
        </w:rPr>
      </w:pPr>
      <w:bookmarkStart w:id="5329" w:name="_Ref483672806"/>
      <w:r w:rsidRPr="00C52EA8">
        <w:rPr>
          <w:rFonts w:ascii="Times New Roman" w:eastAsia="Times New Roman" w:hAnsi="Times New Roman"/>
        </w:rPr>
        <w:t>Joseph A. DiMasi, Tufts Center for the Study</w:t>
      </w:r>
      <w:r>
        <w:rPr>
          <w:rFonts w:ascii="Times New Roman" w:eastAsia="Times New Roman" w:hAnsi="Times New Roman"/>
        </w:rPr>
        <w:t xml:space="preserve"> </w:t>
      </w:r>
      <w:r w:rsidRPr="00C52EA8">
        <w:rPr>
          <w:rFonts w:ascii="Times New Roman" w:eastAsia="Times New Roman" w:hAnsi="Times New Roman"/>
        </w:rPr>
        <w:t>of Drug Development</w:t>
      </w:r>
      <w:r>
        <w:rPr>
          <w:rFonts w:ascii="Times New Roman" w:eastAsia="Times New Roman" w:hAnsi="Times New Roman"/>
        </w:rPr>
        <w:t xml:space="preserve">, </w:t>
      </w:r>
      <w:r w:rsidRPr="00C52EA8">
        <w:rPr>
          <w:rFonts w:ascii="Times New Roman" w:eastAsia="Times New Roman" w:hAnsi="Times New Roman"/>
        </w:rPr>
        <w:t>Cost of Developing a New Drug</w:t>
      </w:r>
      <w:bookmarkEnd w:id="5328"/>
      <w:bookmarkEnd w:id="5329"/>
    </w:p>
    <w:p w14:paraId="4E19FF2A" w14:textId="4B52E849" w:rsidR="006B7427" w:rsidRDefault="006B7427" w:rsidP="00257F4F">
      <w:pPr>
        <w:pStyle w:val="ListParagraph"/>
        <w:numPr>
          <w:ilvl w:val="0"/>
          <w:numId w:val="43"/>
        </w:numPr>
        <w:rPr>
          <w:rFonts w:ascii="Times New Roman" w:eastAsia="Times New Roman" w:hAnsi="Times New Roman"/>
        </w:rPr>
      </w:pPr>
      <w:r w:rsidRPr="006B7427">
        <w:rPr>
          <w:rFonts w:ascii="Times New Roman" w:eastAsia="Times New Roman" w:hAnsi="Times New Roman"/>
        </w:rPr>
        <w:t>H Geerts; A Spiros; P Roberts and R Carr, Has the Time Come for Predictive Computer Modeling in CNS Drug Discovery and Development?</w:t>
      </w:r>
      <w:r>
        <w:rPr>
          <w:rFonts w:ascii="Times New Roman" w:eastAsia="Times New Roman" w:hAnsi="Times New Roman"/>
        </w:rPr>
        <w:t xml:space="preserve"> CPT: </w:t>
      </w:r>
      <w:r w:rsidRPr="006B7427">
        <w:rPr>
          <w:rFonts w:ascii="Times New Roman" w:eastAsia="Times New Roman" w:hAnsi="Times New Roman"/>
        </w:rPr>
        <w:t>Pharmacometrics and Systems Pharmacology · November 2012</w:t>
      </w:r>
    </w:p>
    <w:p w14:paraId="46A60ADE" w14:textId="5A81E854" w:rsidR="006B7427" w:rsidRDefault="009C635B" w:rsidP="00257F4F">
      <w:pPr>
        <w:pStyle w:val="ListParagraph"/>
        <w:numPr>
          <w:ilvl w:val="0"/>
          <w:numId w:val="43"/>
        </w:numPr>
        <w:rPr>
          <w:ins w:id="5330" w:author="Shy Alon" w:date="2017-07-05T22:18:00Z"/>
          <w:rFonts w:ascii="Times New Roman" w:eastAsia="Times New Roman" w:hAnsi="Times New Roman"/>
        </w:rPr>
      </w:pPr>
      <w:r w:rsidRPr="009C635B">
        <w:rPr>
          <w:rFonts w:ascii="Times New Roman" w:eastAsia="Times New Roman" w:hAnsi="Times New Roman"/>
        </w:rPr>
        <w:t>Breakthrough Business Models</w:t>
      </w:r>
      <w:r>
        <w:rPr>
          <w:rFonts w:ascii="Times New Roman" w:eastAsia="Times New Roman" w:hAnsi="Times New Roman"/>
        </w:rPr>
        <w:t xml:space="preserve">: </w:t>
      </w:r>
      <w:r w:rsidRPr="009C635B">
        <w:rPr>
          <w:rFonts w:ascii="Times New Roman" w:eastAsia="Times New Roman" w:hAnsi="Times New Roman"/>
        </w:rPr>
        <w:t>Drug Development for Rare and Neglected Diseases and Individualized Therapies: Workshop Summary</w:t>
      </w:r>
      <w:r>
        <w:rPr>
          <w:rFonts w:ascii="Times New Roman" w:eastAsia="Times New Roman" w:hAnsi="Times New Roman"/>
        </w:rPr>
        <w:t xml:space="preserve">, </w:t>
      </w:r>
      <w:r w:rsidRPr="009C635B">
        <w:rPr>
          <w:rFonts w:ascii="Times New Roman" w:eastAsia="Times New Roman" w:hAnsi="Times New Roman"/>
        </w:rPr>
        <w:t>National Academies Press</w:t>
      </w:r>
    </w:p>
    <w:p w14:paraId="6E21EF9D" w14:textId="5F649DFB" w:rsidR="008F7007" w:rsidRPr="008F7007" w:rsidRDefault="008F7007" w:rsidP="008F7007">
      <w:pPr>
        <w:pStyle w:val="ListParagraph"/>
        <w:numPr>
          <w:ilvl w:val="0"/>
          <w:numId w:val="43"/>
        </w:numPr>
        <w:rPr>
          <w:rFonts w:ascii="Times New Roman" w:eastAsia="Times New Roman" w:hAnsi="Times New Roman"/>
        </w:rPr>
      </w:pPr>
      <w:ins w:id="5331" w:author="Shy Alon" w:date="2017-07-05T22:18:00Z">
        <w:r w:rsidRPr="008F7007">
          <w:rPr>
            <w:rFonts w:ascii="Times New Roman" w:eastAsia="Times New Roman" w:hAnsi="Times New Roman"/>
          </w:rPr>
          <w:t xml:space="preserve">An analysis of the attrition of drug candidates from four major pharmaceutical companies: </w:t>
        </w:r>
        <w:r>
          <w:rPr>
            <w:rFonts w:ascii="Times New Roman" w:eastAsia="Times New Roman" w:hAnsi="Times New Roman"/>
          </w:rPr>
          <w:t>Michael J. Waring,</w:t>
        </w:r>
      </w:ins>
      <w:ins w:id="5332" w:author="Shy Alon" w:date="2017-07-05T22:19:00Z">
        <w:r>
          <w:rPr>
            <w:rFonts w:ascii="Times New Roman" w:eastAsia="Times New Roman" w:hAnsi="Times New Roman"/>
          </w:rPr>
          <w:t xml:space="preserve"> </w:t>
        </w:r>
      </w:ins>
      <w:ins w:id="5333" w:author="Shy Alon" w:date="2017-07-05T22:18:00Z">
        <w:r>
          <w:rPr>
            <w:rFonts w:ascii="Times New Roman" w:eastAsia="Times New Roman" w:hAnsi="Times New Roman"/>
          </w:rPr>
          <w:t>John Arrowsmith,</w:t>
        </w:r>
      </w:ins>
      <w:ins w:id="5334" w:author="Shy Alon" w:date="2017-07-05T22:19:00Z">
        <w:r>
          <w:rPr>
            <w:rFonts w:ascii="Times New Roman" w:eastAsia="Times New Roman" w:hAnsi="Times New Roman"/>
          </w:rPr>
          <w:t xml:space="preserve"> </w:t>
        </w:r>
      </w:ins>
      <w:ins w:id="5335" w:author="Shy Alon" w:date="2017-07-05T22:18:00Z">
        <w:r>
          <w:rPr>
            <w:rFonts w:ascii="Times New Roman" w:eastAsia="Times New Roman" w:hAnsi="Times New Roman"/>
          </w:rPr>
          <w:t>Andrew R. Leach,</w:t>
        </w:r>
      </w:ins>
      <w:ins w:id="5336" w:author="Shy Alon" w:date="2017-07-05T22:19:00Z">
        <w:r>
          <w:rPr>
            <w:rFonts w:ascii="Times New Roman" w:eastAsia="Times New Roman" w:hAnsi="Times New Roman"/>
          </w:rPr>
          <w:t xml:space="preserve"> </w:t>
        </w:r>
      </w:ins>
      <w:ins w:id="5337" w:author="Shy Alon" w:date="2017-07-05T22:18:00Z">
        <w:r>
          <w:rPr>
            <w:rFonts w:ascii="Times New Roman" w:eastAsia="Times New Roman" w:hAnsi="Times New Roman"/>
          </w:rPr>
          <w:t>Paul D. Leeson,</w:t>
        </w:r>
      </w:ins>
      <w:ins w:id="5338" w:author="Shy Alon" w:date="2017-07-05T22:19:00Z">
        <w:r>
          <w:rPr>
            <w:rFonts w:ascii="Times New Roman" w:eastAsia="Times New Roman" w:hAnsi="Times New Roman"/>
          </w:rPr>
          <w:t xml:space="preserve"> </w:t>
        </w:r>
      </w:ins>
      <w:ins w:id="5339" w:author="Shy Alon" w:date="2017-07-05T22:18:00Z">
        <w:r>
          <w:rPr>
            <w:rFonts w:ascii="Times New Roman" w:eastAsia="Times New Roman" w:hAnsi="Times New Roman"/>
          </w:rPr>
          <w:t>Sam Mandrell,</w:t>
        </w:r>
      </w:ins>
      <w:ins w:id="5340" w:author="Shy Alon" w:date="2017-07-05T22:19:00Z">
        <w:r>
          <w:rPr>
            <w:rFonts w:ascii="Times New Roman" w:eastAsia="Times New Roman" w:hAnsi="Times New Roman"/>
          </w:rPr>
          <w:t xml:space="preserve"> </w:t>
        </w:r>
      </w:ins>
      <w:ins w:id="5341" w:author="Shy Alon" w:date="2017-07-05T22:18:00Z">
        <w:r>
          <w:rPr>
            <w:rFonts w:ascii="Times New Roman" w:eastAsia="Times New Roman" w:hAnsi="Times New Roman"/>
          </w:rPr>
          <w:t>Robert M. Owen,</w:t>
        </w:r>
      </w:ins>
      <w:ins w:id="5342" w:author="Shy Alon" w:date="2017-07-05T22:19:00Z">
        <w:r>
          <w:rPr>
            <w:rFonts w:ascii="Times New Roman" w:eastAsia="Times New Roman" w:hAnsi="Times New Roman"/>
          </w:rPr>
          <w:t xml:space="preserve"> </w:t>
        </w:r>
      </w:ins>
      <w:ins w:id="5343" w:author="Shy Alon" w:date="2017-07-05T22:18:00Z">
        <w:r>
          <w:rPr>
            <w:rFonts w:ascii="Times New Roman" w:eastAsia="Times New Roman" w:hAnsi="Times New Roman"/>
          </w:rPr>
          <w:t>Garry Pairaudeau,</w:t>
        </w:r>
      </w:ins>
      <w:ins w:id="5344" w:author="Shy Alon" w:date="2017-07-05T22:19:00Z">
        <w:r>
          <w:rPr>
            <w:rFonts w:ascii="Times New Roman" w:eastAsia="Times New Roman" w:hAnsi="Times New Roman"/>
          </w:rPr>
          <w:t xml:space="preserve"> </w:t>
        </w:r>
      </w:ins>
      <w:ins w:id="5345" w:author="Shy Alon" w:date="2017-07-05T22:18:00Z">
        <w:r w:rsidRPr="008F7007">
          <w:rPr>
            <w:rFonts w:ascii="Times New Roman" w:eastAsia="Times New Roman" w:hAnsi="Times New Roman"/>
          </w:rPr>
          <w:t>William</w:t>
        </w:r>
        <w:r>
          <w:rPr>
            <w:rFonts w:ascii="Times New Roman" w:eastAsia="Times New Roman" w:hAnsi="Times New Roman"/>
          </w:rPr>
          <w:t xml:space="preserve"> D. Pennie,</w:t>
        </w:r>
        <w:r>
          <w:rPr>
            <w:rFonts w:ascii="Times New Roman" w:eastAsia="Times New Roman" w:hAnsi="Times New Roman"/>
          </w:rPr>
          <w:tab/>
          <w:t>Stephen D. Pickett,</w:t>
        </w:r>
      </w:ins>
      <w:ins w:id="5346" w:author="Shy Alon" w:date="2017-07-05T22:19:00Z">
        <w:r>
          <w:rPr>
            <w:rFonts w:ascii="Times New Roman" w:eastAsia="Times New Roman" w:hAnsi="Times New Roman"/>
          </w:rPr>
          <w:t xml:space="preserve"> </w:t>
        </w:r>
      </w:ins>
      <w:ins w:id="5347" w:author="Shy Alon" w:date="2017-07-05T22:18:00Z">
        <w:r>
          <w:rPr>
            <w:rFonts w:ascii="Times New Roman" w:eastAsia="Times New Roman" w:hAnsi="Times New Roman"/>
          </w:rPr>
          <w:t>Jibo Wang,</w:t>
        </w:r>
      </w:ins>
      <w:ins w:id="5348" w:author="Shy Alon" w:date="2017-07-05T22:19:00Z">
        <w:r>
          <w:rPr>
            <w:rFonts w:ascii="Times New Roman" w:eastAsia="Times New Roman" w:hAnsi="Times New Roman"/>
          </w:rPr>
          <w:t xml:space="preserve"> </w:t>
        </w:r>
      </w:ins>
      <w:ins w:id="5349" w:author="Shy Alon" w:date="2017-07-05T22:18:00Z">
        <w:r>
          <w:rPr>
            <w:rFonts w:ascii="Times New Roman" w:eastAsia="Times New Roman" w:hAnsi="Times New Roman"/>
          </w:rPr>
          <w:t>Owen Wallace</w:t>
        </w:r>
      </w:ins>
      <w:ins w:id="5350" w:author="Shy Alon" w:date="2017-07-05T22:19:00Z">
        <w:r>
          <w:rPr>
            <w:rFonts w:ascii="Times New Roman" w:eastAsia="Times New Roman" w:hAnsi="Times New Roman"/>
          </w:rPr>
          <w:t xml:space="preserve"> </w:t>
        </w:r>
      </w:ins>
      <w:ins w:id="5351" w:author="Shy Alon" w:date="2017-07-05T22:18:00Z">
        <w:r w:rsidRPr="008F7007">
          <w:rPr>
            <w:rFonts w:ascii="Times New Roman" w:eastAsia="Times New Roman" w:hAnsi="Times New Roman"/>
          </w:rPr>
          <w:t>&amp; Alex Weir</w:t>
        </w:r>
      </w:ins>
      <w:ins w:id="5352" w:author="Shy Alon" w:date="2017-07-05T22:19:00Z">
        <w:r>
          <w:rPr>
            <w:rFonts w:ascii="Times New Roman" w:eastAsia="Times New Roman" w:hAnsi="Times New Roman"/>
          </w:rPr>
          <w:t>.</w:t>
        </w:r>
      </w:ins>
    </w:p>
    <w:bookmarkEnd w:id="3358"/>
    <w:p w14:paraId="187A2E8B" w14:textId="26B3D803" w:rsidR="0029679F" w:rsidRPr="009C635B" w:rsidRDefault="0029679F" w:rsidP="009C635B">
      <w:pPr>
        <w:rPr>
          <w:lang w:val="en-GB" w:eastAsia="de-AT" w:bidi="ar-SA"/>
        </w:rPr>
      </w:pPr>
    </w:p>
    <w:sectPr w:rsidR="0029679F" w:rsidRPr="009C635B" w:rsidSect="009A0EEA">
      <w:pgSz w:w="11906" w:h="16838"/>
      <w:pgMar w:top="1440" w:right="1800" w:bottom="1440" w:left="1800" w:header="706" w:footer="706" w:gutter="0"/>
      <w:pgNumType w:start="1" w:chapStyle="1"/>
      <w:cols w:space="708"/>
      <w:titlePg/>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37" w:author="Abraham Yosipof" w:date="2017-06-06T09:15:00Z" w:initials="AY">
    <w:p w14:paraId="490DFE5B" w14:textId="79F5B963" w:rsidR="00647193" w:rsidRDefault="00647193">
      <w:pPr>
        <w:pStyle w:val="CommentText"/>
        <w:rPr>
          <w:rtl/>
        </w:rPr>
      </w:pPr>
      <w:r>
        <w:rPr>
          <w:rStyle w:val="CommentReference"/>
        </w:rPr>
        <w:annotationRef/>
      </w:r>
      <w:r>
        <w:rPr>
          <w:rFonts w:hint="cs"/>
          <w:rtl/>
        </w:rPr>
        <w:t>עלייך להסביר בכמה במילים בטקסט על כל שלב לפני הפיסקה הבאה.</w:t>
      </w:r>
    </w:p>
  </w:comment>
  <w:comment w:id="1554" w:author="Abraham Yosipof" w:date="2017-06-06T09:10:00Z" w:initials="AY">
    <w:p w14:paraId="6C50DC5C" w14:textId="77777777" w:rsidR="00647193" w:rsidRDefault="00647193" w:rsidP="00916194">
      <w:pPr>
        <w:pStyle w:val="CommentText"/>
        <w:bidi/>
        <w:rPr>
          <w:rtl/>
        </w:rPr>
      </w:pPr>
      <w:r>
        <w:rPr>
          <w:rStyle w:val="CommentReference"/>
        </w:rPr>
        <w:annotationRef/>
      </w:r>
    </w:p>
    <w:p w14:paraId="304912F9" w14:textId="77777777" w:rsidR="00647193" w:rsidRDefault="00647193" w:rsidP="00916194">
      <w:pPr>
        <w:pStyle w:val="CommentText"/>
        <w:bidi/>
        <w:rPr>
          <w:rtl/>
        </w:rPr>
      </w:pPr>
      <w:r>
        <w:rPr>
          <w:rFonts w:hint="cs"/>
          <w:rtl/>
        </w:rPr>
        <w:t xml:space="preserve">תכניס בהסבר על </w:t>
      </w:r>
      <w:r>
        <w:t>preclinical tests</w:t>
      </w:r>
    </w:p>
    <w:p w14:paraId="7F599E2F" w14:textId="77777777" w:rsidR="00647193" w:rsidRDefault="00647193" w:rsidP="00916194">
      <w:pPr>
        <w:pStyle w:val="CommentText"/>
        <w:bidi/>
        <w:rPr>
          <w:rtl/>
        </w:rPr>
      </w:pPr>
    </w:p>
    <w:p w14:paraId="486D0061" w14:textId="0FA6716A" w:rsidR="00647193" w:rsidRDefault="00647193" w:rsidP="00916194">
      <w:pPr>
        <w:pStyle w:val="CommentText"/>
        <w:bidi/>
        <w:rPr>
          <w:rtl/>
        </w:rPr>
      </w:pPr>
      <w:r>
        <w:rPr>
          <w:rFonts w:hint="cs"/>
          <w:rtl/>
        </w:rPr>
        <w:t xml:space="preserve"> ניסוח, אתה מביא פה דוגמא לתרופות למערכת העצבים, עלייך לפתוח את הפיסקה  בהסבר כללי ולאחר מכאן לתת את הדוגמא של </w:t>
      </w:r>
      <w:r>
        <w:t>area of Central Nervous Systems</w:t>
      </w:r>
      <w:r>
        <w:rPr>
          <w:rFonts w:hint="cs"/>
          <w:rtl/>
        </w:rPr>
        <w:t xml:space="preserve">. כלומר לרשום שבסביבות 90% מהתרופות לא עוברות את </w:t>
      </w:r>
      <w:r>
        <w:t>pass preclinical tests</w:t>
      </w:r>
    </w:p>
    <w:p w14:paraId="6F1734EA" w14:textId="02B10CB7" w:rsidR="00647193" w:rsidRDefault="00647193" w:rsidP="00916194">
      <w:pPr>
        <w:pStyle w:val="CommentText"/>
        <w:bidi/>
        <w:rPr>
          <w:rtl/>
        </w:rPr>
      </w:pPr>
      <w:r>
        <w:rPr>
          <w:rFonts w:hint="cs"/>
          <w:rtl/>
        </w:rPr>
        <w:t xml:space="preserve"> ולדוגמא תחום מערכת העצבים ................</w:t>
      </w:r>
    </w:p>
  </w:comment>
  <w:comment w:id="1563" w:author="Abraham Yosipof" w:date="2017-06-06T09:17:00Z" w:initials="AY">
    <w:p w14:paraId="36C70AC1" w14:textId="333DF78B" w:rsidR="00647193" w:rsidRDefault="00647193" w:rsidP="00916194">
      <w:pPr>
        <w:pStyle w:val="CommentText"/>
        <w:bidi/>
        <w:rPr>
          <w:rtl/>
        </w:rPr>
      </w:pPr>
      <w:r>
        <w:rPr>
          <w:rStyle w:val="CommentReference"/>
        </w:rPr>
        <w:annotationRef/>
      </w:r>
      <w:r>
        <w:rPr>
          <w:rFonts w:hint="cs"/>
          <w:rtl/>
        </w:rPr>
        <w:t xml:space="preserve">מה זה ציר </w:t>
      </w:r>
      <w:r>
        <w:rPr>
          <w:rFonts w:hint="cs"/>
        </w:rPr>
        <w:t>X</w:t>
      </w:r>
    </w:p>
  </w:comment>
  <w:comment w:id="1569" w:author="Abraham Yosipof" w:date="2017-06-06T09:18:00Z" w:initials="AY">
    <w:p w14:paraId="00EDA4D7" w14:textId="72560BA9" w:rsidR="00647193" w:rsidRDefault="00647193">
      <w:pPr>
        <w:pStyle w:val="CommentText"/>
      </w:pPr>
      <w:r>
        <w:rPr>
          <w:rStyle w:val="CommentReference"/>
        </w:rPr>
        <w:annotationRef/>
      </w:r>
      <w:r>
        <w:rPr>
          <w:rFonts w:hint="cs"/>
          <w:rtl/>
        </w:rPr>
        <w:t>יפה להרחיב</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90DFE5B" w15:done="0"/>
  <w15:commentEx w15:paraId="6F1734EA" w15:done="0"/>
  <w15:commentEx w15:paraId="36C70AC1" w15:done="0"/>
  <w15:commentEx w15:paraId="00EDA4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90DFE5B" w16cid:durableId="1D164B8F"/>
  <w16cid:commentId w16cid:paraId="6F1734EA" w16cid:durableId="1D164B90"/>
  <w16cid:commentId w16cid:paraId="36C70AC1" w16cid:durableId="1D164B91"/>
  <w16cid:commentId w16cid:paraId="00EDA4D7" w16cid:durableId="1D164B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3B479B" w14:textId="77777777" w:rsidR="00276993" w:rsidRDefault="00276993" w:rsidP="00F5168A">
      <w:r>
        <w:separator/>
      </w:r>
    </w:p>
  </w:endnote>
  <w:endnote w:type="continuationSeparator" w:id="0">
    <w:p w14:paraId="44F653AB" w14:textId="77777777" w:rsidR="00276993" w:rsidRDefault="00276993" w:rsidP="00F516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URWPalladioL-Roma">
    <w:altName w:val="Calibri"/>
    <w:panose1 w:val="00000000000000000000"/>
    <w:charset w:val="00"/>
    <w:family w:val="auto"/>
    <w:notTrueType/>
    <w:pitch w:val="default"/>
    <w:sig w:usb0="00000003" w:usb1="00000000" w:usb2="00000000" w:usb3="00000000" w:csb0="00000001" w:csb1="00000000"/>
  </w:font>
  <w:font w:name="URWPalladio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DelRangeStart w:id="853" w:author="Shy Alon" w:date="2017-07-21T17:15:00Z"/>
  <w:sdt>
    <w:sdtPr>
      <w:id w:val="994457210"/>
      <w:docPartObj>
        <w:docPartGallery w:val="Page Numbers (Bottom of Page)"/>
        <w:docPartUnique/>
      </w:docPartObj>
    </w:sdtPr>
    <w:sdtContent>
      <w:customXmlDelRangeEnd w:id="853"/>
      <w:p w14:paraId="6C6891E7" w14:textId="54C170B0" w:rsidR="00647193" w:rsidRDefault="00647193">
        <w:pPr>
          <w:pStyle w:val="Footer"/>
          <w:rPr>
            <w:rtl/>
            <w:cs/>
          </w:rPr>
        </w:pPr>
        <w:del w:id="854" w:author="Shy Alon" w:date="2017-07-21T17:15:00Z">
          <w:r w:rsidDel="003D3E5F">
            <w:fldChar w:fldCharType="begin"/>
          </w:r>
          <w:r w:rsidDel="003D3E5F">
            <w:delInstrText>PAGE   \* MERGEFORMAT</w:delInstrText>
          </w:r>
          <w:r w:rsidDel="003D3E5F">
            <w:fldChar w:fldCharType="separate"/>
          </w:r>
          <w:r w:rsidRPr="003D3E5F" w:rsidDel="003D3E5F">
            <w:rPr>
              <w:noProof/>
              <w:lang w:val="he-IL"/>
            </w:rPr>
            <w:delText>2</w:delText>
          </w:r>
          <w:r w:rsidDel="003D3E5F">
            <w:rPr>
              <w:noProof/>
              <w:lang w:val="he-IL"/>
            </w:rPr>
            <w:fldChar w:fldCharType="end"/>
          </w:r>
        </w:del>
      </w:p>
      <w:customXmlDelRangeStart w:id="855" w:author="Shy Alon" w:date="2017-07-21T17:15:00Z"/>
    </w:sdtContent>
  </w:sdt>
  <w:customXmlDelRangeEnd w:id="855"/>
  <w:p w14:paraId="02B24E59" w14:textId="77777777" w:rsidR="00647193" w:rsidRDefault="00647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D89468" w14:textId="77777777" w:rsidR="00276993" w:rsidRDefault="00276993" w:rsidP="00F5168A">
      <w:r>
        <w:separator/>
      </w:r>
    </w:p>
  </w:footnote>
  <w:footnote w:type="continuationSeparator" w:id="0">
    <w:p w14:paraId="3FE96267" w14:textId="77777777" w:rsidR="00276993" w:rsidRDefault="00276993" w:rsidP="00F516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848" w:author="Shy Alon" w:date="2017-07-21T17:16:00Z"/>
  <w:sdt>
    <w:sdtPr>
      <w:id w:val="-819661162"/>
      <w:docPartObj>
        <w:docPartGallery w:val="Page Numbers (Top of Page)"/>
        <w:docPartUnique/>
      </w:docPartObj>
    </w:sdtPr>
    <w:sdtEndPr>
      <w:rPr>
        <w:noProof/>
      </w:rPr>
    </w:sdtEndPr>
    <w:sdtContent>
      <w:customXmlInsRangeEnd w:id="848"/>
      <w:p w14:paraId="175958E7" w14:textId="5F219956" w:rsidR="00647193" w:rsidRDefault="00647193">
        <w:pPr>
          <w:pStyle w:val="Header"/>
          <w:rPr>
            <w:ins w:id="849" w:author="Shy Alon" w:date="2017-07-21T17:16:00Z"/>
          </w:rPr>
        </w:pPr>
        <w:ins w:id="850" w:author="Shy Alon" w:date="2017-07-21T17:16:00Z">
          <w:r>
            <w:fldChar w:fldCharType="begin"/>
          </w:r>
          <w:r>
            <w:instrText xml:space="preserve"> PAGE   \* MERGEFORMAT </w:instrText>
          </w:r>
          <w:r>
            <w:fldChar w:fldCharType="separate"/>
          </w:r>
        </w:ins>
        <w:r w:rsidR="004647BC">
          <w:rPr>
            <w:noProof/>
          </w:rPr>
          <w:t>x</w:t>
        </w:r>
        <w:ins w:id="851" w:author="Shy Alon" w:date="2017-07-21T17:16:00Z">
          <w:r>
            <w:rPr>
              <w:noProof/>
            </w:rPr>
            <w:fldChar w:fldCharType="end"/>
          </w:r>
        </w:ins>
      </w:p>
      <w:customXmlInsRangeStart w:id="852" w:author="Shy Alon" w:date="2017-07-21T17:16:00Z"/>
    </w:sdtContent>
  </w:sdt>
  <w:customXmlInsRangeEnd w:id="852"/>
  <w:p w14:paraId="38692A3B" w14:textId="2CFC5146" w:rsidR="00647193" w:rsidRDefault="006471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41F442" w14:textId="1C194723" w:rsidR="00647193" w:rsidRPr="00A90C14" w:rsidRDefault="00647193" w:rsidP="00E27B2A">
    <w:pPr>
      <w:pStyle w:val="Header"/>
      <w:bidi/>
    </w:pPr>
    <w:r w:rsidRPr="00A90C14">
      <w:rPr>
        <w:noProof/>
        <w:rtl/>
      </w:rPr>
      <w:drawing>
        <wp:anchor distT="0" distB="0" distL="114300" distR="114300" simplePos="0" relativeHeight="251659264" behindDoc="0" locked="0" layoutInCell="1" allowOverlap="1" wp14:anchorId="71FDAA8D" wp14:editId="2B84D5A4">
          <wp:simplePos x="0" y="0"/>
          <wp:positionH relativeFrom="column">
            <wp:posOffset>917575</wp:posOffset>
          </wp:positionH>
          <wp:positionV relativeFrom="paragraph">
            <wp:posOffset>-224553</wp:posOffset>
          </wp:positionV>
          <wp:extent cx="3439160" cy="446405"/>
          <wp:effectExtent l="0" t="0" r="8890" b="0"/>
          <wp:wrapNone/>
          <wp:docPr id="67"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afekaEng_newColor2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439160" cy="446405"/>
                  </a:xfrm>
                  <a:prstGeom prst="rect">
                    <a:avLst/>
                  </a:prstGeom>
                </pic:spPr>
              </pic:pic>
            </a:graphicData>
          </a:graphic>
        </wp:anchor>
      </w:drawing>
    </w:r>
    <w:r>
      <w:t>038505665</w:t>
    </w:r>
    <w:r w:rsidRPr="00A90C14">
      <w:rPr>
        <w:rtl/>
      </w:rPr>
      <w:ptab w:relativeTo="margin" w:alignment="center" w:leader="none"/>
    </w:r>
    <w:r w:rsidRPr="00A90C14">
      <w:rPr>
        <w:rtl/>
      </w:rPr>
      <w:ptab w:relativeTo="margin" w:alignment="right" w:leader="none"/>
    </w:r>
    <w:r>
      <w:t>Shy Alon</w:t>
    </w:r>
  </w:p>
  <w:p w14:paraId="77444EB5" w14:textId="77777777" w:rsidR="00647193" w:rsidRDefault="006471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01E5A"/>
    <w:multiLevelType w:val="multilevel"/>
    <w:tmpl w:val="1C8C9B8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0F10A8"/>
    <w:multiLevelType w:val="multilevel"/>
    <w:tmpl w:val="F2D0A094"/>
    <w:styleLink w:val="Headings"/>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pStyle w:val="H2"/>
      <w:suff w:val="space"/>
      <w:lvlText w:val="%1.%2."/>
      <w:lvlJc w:val="left"/>
      <w:pPr>
        <w:ind w:left="0" w:firstLine="0"/>
      </w:pPr>
      <w:rPr>
        <w:rFonts w:ascii="Palatino Linotype" w:hAnsi="Palatino Linotype" w:hint="default"/>
        <w:b/>
        <w:i w:val="0"/>
        <w:sz w:val="20"/>
      </w:rPr>
    </w:lvl>
    <w:lvl w:ilvl="2">
      <w:start w:val="1"/>
      <w:numFmt w:val="decimal"/>
      <w:pStyle w:val="H3"/>
      <w:suff w:val="space"/>
      <w:lvlText w:val="%1.%2.%3."/>
      <w:lvlJc w:val="left"/>
      <w:pPr>
        <w:ind w:left="0" w:firstLine="0"/>
      </w:pPr>
      <w:rPr>
        <w:rFonts w:ascii="Palatino Linotype" w:hAnsi="Palatino Linotype" w:hint="default"/>
        <w:b w:val="0"/>
        <w:i/>
        <w:sz w:val="20"/>
      </w:rPr>
    </w:lvl>
    <w:lvl w:ilvl="3">
      <w:start w:val="1"/>
      <w:numFmt w:val="decimal"/>
      <w:pStyle w:val="H4"/>
      <w:suff w:val="space"/>
      <w:lvlText w:val="%1.%2.%3.%4."/>
      <w:lvlJc w:val="left"/>
      <w:pPr>
        <w:ind w:left="0" w:firstLine="0"/>
      </w:pPr>
      <w:rPr>
        <w:rFonts w:ascii="Palatino Linotype" w:hAnsi="Palatino Linotype" w:hint="default"/>
        <w:b w:val="0"/>
        <w:i/>
        <w:sz w:val="18"/>
      </w:rPr>
    </w:lvl>
    <w:lvl w:ilvl="4">
      <w:start w:val="1"/>
      <w:numFmt w:val="decimal"/>
      <w:pStyle w:val="H5"/>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05262113"/>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201B1"/>
    <w:multiLevelType w:val="hybridMultilevel"/>
    <w:tmpl w:val="14F41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F37F8"/>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15:restartNumberingAfterBreak="0">
    <w:nsid w:val="0E480E1E"/>
    <w:multiLevelType w:val="hybridMultilevel"/>
    <w:tmpl w:val="31C49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E4350A"/>
    <w:multiLevelType w:val="hybridMultilevel"/>
    <w:tmpl w:val="99B65B3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14D7D01"/>
    <w:multiLevelType w:val="hybridMultilevel"/>
    <w:tmpl w:val="5E845506"/>
    <w:lvl w:ilvl="0" w:tplc="313AFF7E">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119E0BB6"/>
    <w:multiLevelType w:val="hybridMultilevel"/>
    <w:tmpl w:val="00008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01174C"/>
    <w:multiLevelType w:val="hybridMultilevel"/>
    <w:tmpl w:val="7C2C372C"/>
    <w:lvl w:ilvl="0" w:tplc="1ACEC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5EB10A2"/>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8007B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A6F391D"/>
    <w:multiLevelType w:val="hybridMultilevel"/>
    <w:tmpl w:val="90441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0377F0"/>
    <w:multiLevelType w:val="hybridMultilevel"/>
    <w:tmpl w:val="68506280"/>
    <w:lvl w:ilvl="0" w:tplc="582C137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C04A41"/>
    <w:multiLevelType w:val="hybridMultilevel"/>
    <w:tmpl w:val="86DC09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AD463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24B3E86"/>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43E0D80"/>
    <w:multiLevelType w:val="hybridMultilevel"/>
    <w:tmpl w:val="D20225E8"/>
    <w:lvl w:ilvl="0" w:tplc="294A6C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DA0A09"/>
    <w:multiLevelType w:val="hybridMultilevel"/>
    <w:tmpl w:val="F99A1A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D217FC"/>
    <w:multiLevelType w:val="hybridMultilevel"/>
    <w:tmpl w:val="80BAD3FA"/>
    <w:lvl w:ilvl="0" w:tplc="8C947AF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5B2136"/>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29376A3"/>
    <w:multiLevelType w:val="multilevel"/>
    <w:tmpl w:val="EF2C13E8"/>
    <w:lvl w:ilvl="0">
      <w:start w:val="1"/>
      <w:numFmt w:val="decimal"/>
      <w:lvlText w:val="%1."/>
      <w:lvlJc w:val="left"/>
      <w:pPr>
        <w:ind w:left="360" w:hanging="360"/>
      </w:pPr>
    </w:lvl>
    <w:lvl w:ilvl="1">
      <w:start w:val="1"/>
      <w:numFmt w:val="decimal"/>
      <w:isLgl/>
      <w:lvlText w:val="%1.%2."/>
      <w:lvlJc w:val="left"/>
      <w:pPr>
        <w:ind w:left="960" w:hanging="960"/>
      </w:pPr>
      <w:rPr>
        <w:rFonts w:hint="default"/>
        <w:i/>
        <w:u w:val="none"/>
      </w:rPr>
    </w:lvl>
    <w:lvl w:ilvl="2">
      <w:start w:val="2"/>
      <w:numFmt w:val="decimal"/>
      <w:isLgl/>
      <w:lvlText w:val="%1.%2.%3."/>
      <w:lvlJc w:val="left"/>
      <w:pPr>
        <w:ind w:left="960" w:hanging="960"/>
      </w:pPr>
      <w:rPr>
        <w:rFonts w:hint="default"/>
        <w:i/>
        <w:u w:val="none"/>
      </w:rPr>
    </w:lvl>
    <w:lvl w:ilvl="3">
      <w:start w:val="3"/>
      <w:numFmt w:val="decimal"/>
      <w:isLgl/>
      <w:lvlText w:val="%1.%2.%3.%4."/>
      <w:lvlJc w:val="left"/>
      <w:pPr>
        <w:ind w:left="960" w:hanging="960"/>
      </w:pPr>
      <w:rPr>
        <w:rFonts w:hint="default"/>
        <w:i/>
        <w:u w:val="none"/>
      </w:rPr>
    </w:lvl>
    <w:lvl w:ilvl="4">
      <w:start w:val="1"/>
      <w:numFmt w:val="decimal"/>
      <w:isLgl/>
      <w:lvlText w:val="%1.%2.%3.%4.%5."/>
      <w:lvlJc w:val="left"/>
      <w:pPr>
        <w:ind w:left="1080" w:hanging="1080"/>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5">
      <w:start w:val="1"/>
      <w:numFmt w:val="decimal"/>
      <w:isLgl/>
      <w:lvlText w:val="%1.%2.%3.%4.%5.%6."/>
      <w:lvlJc w:val="left"/>
      <w:pPr>
        <w:ind w:left="1080" w:hanging="1080"/>
      </w:pPr>
      <w:rPr>
        <w:rFonts w:hint="default"/>
        <w:i/>
        <w:u w:val="none"/>
      </w:rPr>
    </w:lvl>
    <w:lvl w:ilvl="6">
      <w:start w:val="1"/>
      <w:numFmt w:val="decimal"/>
      <w:isLgl/>
      <w:lvlText w:val="%1.%2.%3.%4.%5.%6.%7."/>
      <w:lvlJc w:val="left"/>
      <w:pPr>
        <w:ind w:left="1440" w:hanging="1440"/>
      </w:pPr>
      <w:rPr>
        <w:rFonts w:hint="default"/>
        <w:i/>
        <w:u w:val="none"/>
      </w:rPr>
    </w:lvl>
    <w:lvl w:ilvl="7">
      <w:start w:val="1"/>
      <w:numFmt w:val="decimal"/>
      <w:isLgl/>
      <w:lvlText w:val="%1.%2.%3.%4.%5.%6.%7.%8."/>
      <w:lvlJc w:val="left"/>
      <w:pPr>
        <w:ind w:left="1440" w:hanging="1440"/>
      </w:pPr>
      <w:rPr>
        <w:rFonts w:hint="default"/>
        <w:i/>
        <w:u w:val="none"/>
      </w:rPr>
    </w:lvl>
    <w:lvl w:ilvl="8">
      <w:start w:val="1"/>
      <w:numFmt w:val="decimal"/>
      <w:isLgl/>
      <w:lvlText w:val="%1.%2.%3.%4.%5.%6.%7.%8.%9."/>
      <w:lvlJc w:val="left"/>
      <w:pPr>
        <w:ind w:left="1800" w:hanging="1800"/>
      </w:pPr>
      <w:rPr>
        <w:rFonts w:hint="default"/>
        <w:i/>
        <w:u w:val="none"/>
      </w:rPr>
    </w:lvl>
  </w:abstractNum>
  <w:abstractNum w:abstractNumId="23" w15:restartNumberingAfterBreak="0">
    <w:nsid w:val="339D4C21"/>
    <w:multiLevelType w:val="hybridMultilevel"/>
    <w:tmpl w:val="800E3616"/>
    <w:lvl w:ilvl="0" w:tplc="6EA083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6A71A6"/>
    <w:multiLevelType w:val="hybridMultilevel"/>
    <w:tmpl w:val="4A3666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AE52E9"/>
    <w:multiLevelType w:val="hybridMultilevel"/>
    <w:tmpl w:val="D8FA8ED0"/>
    <w:lvl w:ilvl="0" w:tplc="2B0256F0">
      <w:start w:val="1"/>
      <w:numFmt w:val="bullet"/>
      <w:lvlText w:val="•"/>
      <w:lvlJc w:val="left"/>
      <w:pPr>
        <w:tabs>
          <w:tab w:val="num" w:pos="720"/>
        </w:tabs>
        <w:ind w:left="720" w:hanging="360"/>
      </w:pPr>
      <w:rPr>
        <w:rFonts w:ascii="Times New Roman" w:hAnsi="Times New Roman" w:hint="default"/>
      </w:rPr>
    </w:lvl>
    <w:lvl w:ilvl="1" w:tplc="9F3670E4" w:tentative="1">
      <w:start w:val="1"/>
      <w:numFmt w:val="bullet"/>
      <w:lvlText w:val="•"/>
      <w:lvlJc w:val="left"/>
      <w:pPr>
        <w:tabs>
          <w:tab w:val="num" w:pos="1440"/>
        </w:tabs>
        <w:ind w:left="1440" w:hanging="360"/>
      </w:pPr>
      <w:rPr>
        <w:rFonts w:ascii="Times New Roman" w:hAnsi="Times New Roman" w:hint="default"/>
      </w:rPr>
    </w:lvl>
    <w:lvl w:ilvl="2" w:tplc="494695F8" w:tentative="1">
      <w:start w:val="1"/>
      <w:numFmt w:val="bullet"/>
      <w:lvlText w:val="•"/>
      <w:lvlJc w:val="left"/>
      <w:pPr>
        <w:tabs>
          <w:tab w:val="num" w:pos="2160"/>
        </w:tabs>
        <w:ind w:left="2160" w:hanging="360"/>
      </w:pPr>
      <w:rPr>
        <w:rFonts w:ascii="Times New Roman" w:hAnsi="Times New Roman" w:hint="default"/>
      </w:rPr>
    </w:lvl>
    <w:lvl w:ilvl="3" w:tplc="B1BAC1F4" w:tentative="1">
      <w:start w:val="1"/>
      <w:numFmt w:val="bullet"/>
      <w:lvlText w:val="•"/>
      <w:lvlJc w:val="left"/>
      <w:pPr>
        <w:tabs>
          <w:tab w:val="num" w:pos="2880"/>
        </w:tabs>
        <w:ind w:left="2880" w:hanging="360"/>
      </w:pPr>
      <w:rPr>
        <w:rFonts w:ascii="Times New Roman" w:hAnsi="Times New Roman" w:hint="default"/>
      </w:rPr>
    </w:lvl>
    <w:lvl w:ilvl="4" w:tplc="4A46B778" w:tentative="1">
      <w:start w:val="1"/>
      <w:numFmt w:val="bullet"/>
      <w:lvlText w:val="•"/>
      <w:lvlJc w:val="left"/>
      <w:pPr>
        <w:tabs>
          <w:tab w:val="num" w:pos="3600"/>
        </w:tabs>
        <w:ind w:left="3600" w:hanging="360"/>
      </w:pPr>
      <w:rPr>
        <w:rFonts w:ascii="Times New Roman" w:hAnsi="Times New Roman" w:hint="default"/>
      </w:rPr>
    </w:lvl>
    <w:lvl w:ilvl="5" w:tplc="17160CBA" w:tentative="1">
      <w:start w:val="1"/>
      <w:numFmt w:val="bullet"/>
      <w:lvlText w:val="•"/>
      <w:lvlJc w:val="left"/>
      <w:pPr>
        <w:tabs>
          <w:tab w:val="num" w:pos="4320"/>
        </w:tabs>
        <w:ind w:left="4320" w:hanging="360"/>
      </w:pPr>
      <w:rPr>
        <w:rFonts w:ascii="Times New Roman" w:hAnsi="Times New Roman" w:hint="default"/>
      </w:rPr>
    </w:lvl>
    <w:lvl w:ilvl="6" w:tplc="8006D776" w:tentative="1">
      <w:start w:val="1"/>
      <w:numFmt w:val="bullet"/>
      <w:lvlText w:val="•"/>
      <w:lvlJc w:val="left"/>
      <w:pPr>
        <w:tabs>
          <w:tab w:val="num" w:pos="5040"/>
        </w:tabs>
        <w:ind w:left="5040" w:hanging="360"/>
      </w:pPr>
      <w:rPr>
        <w:rFonts w:ascii="Times New Roman" w:hAnsi="Times New Roman" w:hint="default"/>
      </w:rPr>
    </w:lvl>
    <w:lvl w:ilvl="7" w:tplc="7CDED482" w:tentative="1">
      <w:start w:val="1"/>
      <w:numFmt w:val="bullet"/>
      <w:lvlText w:val="•"/>
      <w:lvlJc w:val="left"/>
      <w:pPr>
        <w:tabs>
          <w:tab w:val="num" w:pos="5760"/>
        </w:tabs>
        <w:ind w:left="5760" w:hanging="360"/>
      </w:pPr>
      <w:rPr>
        <w:rFonts w:ascii="Times New Roman" w:hAnsi="Times New Roman" w:hint="default"/>
      </w:rPr>
    </w:lvl>
    <w:lvl w:ilvl="8" w:tplc="0BC6E7B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3AF330A9"/>
    <w:multiLevelType w:val="hybridMultilevel"/>
    <w:tmpl w:val="E90060E6"/>
    <w:lvl w:ilvl="0" w:tplc="0409000F">
      <w:start w:val="1"/>
      <w:numFmt w:val="decimal"/>
      <w:lvlText w:val="%1."/>
      <w:lvlJc w:val="left"/>
      <w:pPr>
        <w:ind w:left="924" w:hanging="360"/>
      </w:p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27" w15:restartNumberingAfterBreak="0">
    <w:nsid w:val="3DA52D26"/>
    <w:multiLevelType w:val="hybridMultilevel"/>
    <w:tmpl w:val="AE243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E980093"/>
    <w:multiLevelType w:val="hybridMultilevel"/>
    <w:tmpl w:val="89669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F233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AE624FB"/>
    <w:multiLevelType w:val="hybridMultilevel"/>
    <w:tmpl w:val="078CBE84"/>
    <w:lvl w:ilvl="0" w:tplc="80A009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B682136"/>
    <w:multiLevelType w:val="hybridMultilevel"/>
    <w:tmpl w:val="4A3666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C0812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D697182"/>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4" w15:restartNumberingAfterBreak="0">
    <w:nsid w:val="4D9064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E26537B"/>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FAA68C7"/>
    <w:multiLevelType w:val="hybridMultilevel"/>
    <w:tmpl w:val="C9848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0725FD0"/>
    <w:multiLevelType w:val="multilevel"/>
    <w:tmpl w:val="5164FE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515C7F22"/>
    <w:multiLevelType w:val="hybridMultilevel"/>
    <w:tmpl w:val="458ED3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1D64D64"/>
    <w:multiLevelType w:val="hybridMultilevel"/>
    <w:tmpl w:val="2674A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1E1724"/>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34589F"/>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52A4287F"/>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3E5365E"/>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553F2833"/>
    <w:multiLevelType w:val="hybridMultilevel"/>
    <w:tmpl w:val="42FAC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9709DD"/>
    <w:multiLevelType w:val="hybridMultilevel"/>
    <w:tmpl w:val="292A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CC6732B"/>
    <w:multiLevelType w:val="hybridMultilevel"/>
    <w:tmpl w:val="74D8DCCA"/>
    <w:lvl w:ilvl="0" w:tplc="7CEA7A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31C6DE2"/>
    <w:multiLevelType w:val="hybridMultilevel"/>
    <w:tmpl w:val="E2B02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4210BC4"/>
    <w:multiLevelType w:val="hybridMultilevel"/>
    <w:tmpl w:val="076046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4263F12"/>
    <w:multiLevelType w:val="hybridMultilevel"/>
    <w:tmpl w:val="3028C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4E74C80"/>
    <w:multiLevelType w:val="hybridMultilevel"/>
    <w:tmpl w:val="83F23B9E"/>
    <w:lvl w:ilvl="0" w:tplc="F3767A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8472EA4"/>
    <w:multiLevelType w:val="hybridMultilevel"/>
    <w:tmpl w:val="2572F4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D594A93"/>
    <w:multiLevelType w:val="hybridMultilevel"/>
    <w:tmpl w:val="714E5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E517252"/>
    <w:multiLevelType w:val="hybridMultilevel"/>
    <w:tmpl w:val="8BE0B642"/>
    <w:lvl w:ilvl="0" w:tplc="5A62B5F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2B31753"/>
    <w:multiLevelType w:val="hybridMultilevel"/>
    <w:tmpl w:val="F2ECCC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73BA6A19"/>
    <w:multiLevelType w:val="hybridMultilevel"/>
    <w:tmpl w:val="05445C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7F82F06"/>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7" w15:restartNumberingAfterBreak="0">
    <w:nsid w:val="782B6E26"/>
    <w:multiLevelType w:val="hybridMultilevel"/>
    <w:tmpl w:val="969E8FC0"/>
    <w:lvl w:ilvl="0" w:tplc="18445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48113A"/>
    <w:multiLevelType w:val="hybridMultilevel"/>
    <w:tmpl w:val="1E1CA33C"/>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59" w15:restartNumberingAfterBreak="0">
    <w:nsid w:val="7A281474"/>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7A8F244B"/>
    <w:multiLevelType w:val="hybridMultilevel"/>
    <w:tmpl w:val="3A88D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B3F7D00"/>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2" w15:restartNumberingAfterBreak="0">
    <w:nsid w:val="7CCC5F32"/>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3" w15:restartNumberingAfterBreak="0">
    <w:nsid w:val="7DD8123D"/>
    <w:multiLevelType w:val="hybridMultilevel"/>
    <w:tmpl w:val="A706285E"/>
    <w:lvl w:ilvl="0" w:tplc="1ACEC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E6A016F"/>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19"/>
  </w:num>
  <w:num w:numId="2">
    <w:abstractNumId w:val="3"/>
  </w:num>
  <w:num w:numId="3">
    <w:abstractNumId w:val="26"/>
  </w:num>
  <w:num w:numId="4">
    <w:abstractNumId w:val="58"/>
  </w:num>
  <w:num w:numId="5">
    <w:abstractNumId w:val="37"/>
  </w:num>
  <w:num w:numId="6">
    <w:abstractNumId w:val="9"/>
  </w:num>
  <w:num w:numId="7">
    <w:abstractNumId w:val="63"/>
  </w:num>
  <w:num w:numId="8">
    <w:abstractNumId w:val="1"/>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9">
    <w:abstractNumId w:val="7"/>
  </w:num>
  <w:num w:numId="10">
    <w:abstractNumId w:val="1"/>
  </w:num>
  <w:num w:numId="11">
    <w:abstractNumId w:val="15"/>
  </w:num>
  <w:num w:numId="12">
    <w:abstractNumId w:val="25"/>
  </w:num>
  <w:num w:numId="13">
    <w:abstractNumId w:val="1"/>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14">
    <w:abstractNumId w:val="1"/>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15">
    <w:abstractNumId w:val="40"/>
  </w:num>
  <w:num w:numId="16">
    <w:abstractNumId w:val="35"/>
  </w:num>
  <w:num w:numId="17">
    <w:abstractNumId w:val="30"/>
  </w:num>
  <w:num w:numId="18">
    <w:abstractNumId w:val="55"/>
  </w:num>
  <w:num w:numId="19">
    <w:abstractNumId w:val="48"/>
  </w:num>
  <w:num w:numId="20">
    <w:abstractNumId w:val="50"/>
  </w:num>
  <w:num w:numId="21">
    <w:abstractNumId w:val="42"/>
  </w:num>
  <w:num w:numId="22">
    <w:abstractNumId w:val="2"/>
  </w:num>
  <w:num w:numId="23">
    <w:abstractNumId w:val="38"/>
  </w:num>
  <w:num w:numId="24">
    <w:abstractNumId w:val="57"/>
  </w:num>
  <w:num w:numId="25">
    <w:abstractNumId w:val="6"/>
  </w:num>
  <w:num w:numId="26">
    <w:abstractNumId w:val="53"/>
  </w:num>
  <w:num w:numId="27">
    <w:abstractNumId w:val="46"/>
  </w:num>
  <w:num w:numId="28">
    <w:abstractNumId w:val="18"/>
  </w:num>
  <w:num w:numId="29">
    <w:abstractNumId w:val="44"/>
  </w:num>
  <w:num w:numId="30">
    <w:abstractNumId w:val="47"/>
  </w:num>
  <w:num w:numId="31">
    <w:abstractNumId w:val="5"/>
  </w:num>
  <w:num w:numId="32">
    <w:abstractNumId w:val="49"/>
  </w:num>
  <w:num w:numId="33">
    <w:abstractNumId w:val="39"/>
  </w:num>
  <w:num w:numId="34">
    <w:abstractNumId w:val="27"/>
  </w:num>
  <w:num w:numId="35">
    <w:abstractNumId w:val="14"/>
  </w:num>
  <w:num w:numId="36">
    <w:abstractNumId w:val="52"/>
  </w:num>
  <w:num w:numId="37">
    <w:abstractNumId w:val="23"/>
  </w:num>
  <w:num w:numId="38">
    <w:abstractNumId w:val="22"/>
  </w:num>
  <w:num w:numId="39">
    <w:abstractNumId w:val="28"/>
  </w:num>
  <w:num w:numId="40">
    <w:abstractNumId w:val="31"/>
  </w:num>
  <w:num w:numId="41">
    <w:abstractNumId w:val="60"/>
  </w:num>
  <w:num w:numId="42">
    <w:abstractNumId w:val="54"/>
  </w:num>
  <w:num w:numId="43">
    <w:abstractNumId w:val="24"/>
  </w:num>
  <w:num w:numId="44">
    <w:abstractNumId w:val="45"/>
  </w:num>
  <w:num w:numId="45">
    <w:abstractNumId w:val="51"/>
  </w:num>
  <w:num w:numId="46">
    <w:abstractNumId w:val="13"/>
  </w:num>
  <w:num w:numId="47">
    <w:abstractNumId w:val="10"/>
  </w:num>
  <w:num w:numId="48">
    <w:abstractNumId w:val="10"/>
  </w:num>
  <w:num w:numId="49">
    <w:abstractNumId w:val="10"/>
  </w:num>
  <w:num w:numId="50">
    <w:abstractNumId w:val="10"/>
  </w:num>
  <w:num w:numId="51">
    <w:abstractNumId w:val="10"/>
  </w:num>
  <w:num w:numId="52">
    <w:abstractNumId w:val="10"/>
  </w:num>
  <w:num w:numId="53">
    <w:abstractNumId w:val="10"/>
  </w:num>
  <w:num w:numId="54">
    <w:abstractNumId w:val="10"/>
  </w:num>
  <w:num w:numId="55">
    <w:abstractNumId w:val="10"/>
  </w:num>
  <w:num w:numId="56">
    <w:abstractNumId w:val="10"/>
  </w:num>
  <w:num w:numId="57">
    <w:abstractNumId w:val="36"/>
  </w:num>
  <w:num w:numId="58">
    <w:abstractNumId w:val="41"/>
  </w:num>
  <w:num w:numId="59">
    <w:abstractNumId w:val="17"/>
  </w:num>
  <w:num w:numId="60">
    <w:abstractNumId w:val="59"/>
  </w:num>
  <w:num w:numId="61">
    <w:abstractNumId w:val="8"/>
  </w:num>
  <w:num w:numId="62">
    <w:abstractNumId w:val="43"/>
  </w:num>
  <w:num w:numId="63">
    <w:abstractNumId w:val="21"/>
  </w:num>
  <w:num w:numId="64">
    <w:abstractNumId w:val="11"/>
  </w:num>
  <w:num w:numId="65">
    <w:abstractNumId w:val="20"/>
  </w:num>
  <w:num w:numId="66">
    <w:abstractNumId w:val="62"/>
  </w:num>
  <w:num w:numId="67">
    <w:abstractNumId w:val="16"/>
  </w:num>
  <w:num w:numId="68">
    <w:abstractNumId w:val="33"/>
  </w:num>
  <w:num w:numId="69">
    <w:abstractNumId w:val="61"/>
  </w:num>
  <w:num w:numId="70">
    <w:abstractNumId w:val="56"/>
  </w:num>
  <w:num w:numId="71">
    <w:abstractNumId w:val="4"/>
  </w:num>
  <w:num w:numId="72">
    <w:abstractNumId w:val="64"/>
  </w:num>
  <w:num w:numId="73">
    <w:abstractNumId w:val="32"/>
  </w:num>
  <w:num w:numId="74">
    <w:abstractNumId w:val="29"/>
  </w:num>
  <w:num w:numId="75">
    <w:abstractNumId w:val="12"/>
  </w:num>
  <w:num w:numId="76">
    <w:abstractNumId w:val="34"/>
  </w:num>
  <w:num w:numId="77">
    <w:abstractNumId w:val="0"/>
  </w:num>
  <w:numIdMacAtCleanup w:val="7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y Alon">
    <w15:presenceInfo w15:providerId="None" w15:userId="Shy Alon"/>
  </w15:person>
  <w15:person w15:author="Abraham Yosipof">
    <w15:presenceInfo w15:providerId="None" w15:userId="Abraham Yosipo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ar-SA" w:vendorID="64" w:dllVersion="0" w:nlCheck="1" w:checkStyle="0"/>
  <w:activeWritingStyle w:appName="MSWord" w:lang="en-GB" w:vendorID="64" w:dllVersion="0" w:nlCheck="1" w:checkStyle="0"/>
  <w:activeWritingStyle w:appName="MSWord" w:lang="en-US" w:vendorID="64" w:dllVersion="0" w:nlCheck="1" w:checkStyle="0"/>
  <w:activeWritingStyle w:appName="MSWord" w:lang="en-US" w:vendorID="64" w:dllVersion="6" w:nlCheck="1" w:checkStyle="0"/>
  <w:activeWritingStyle w:appName="MSWord" w:lang="en-GB" w:vendorID="64" w:dllVersion="6" w:nlCheck="1" w:checkStyle="0"/>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iochemistr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550e29ro9vf20etr5rxfpaaawfvzfxwdz9p&quot;&gt;Citation_Lib&lt;record-ids&gt;&lt;item&gt;1&lt;/item&gt;&lt;item&gt;2&lt;/item&gt;&lt;item&gt;3&lt;/item&gt;&lt;item&gt;398&lt;/item&gt;&lt;item&gt;400&lt;/item&gt;&lt;item&gt;407&lt;/item&gt;&lt;item&gt;411&lt;/item&gt;&lt;item&gt;412&lt;/item&gt;&lt;item&gt;426&lt;/item&gt;&lt;item&gt;427&lt;/item&gt;&lt;item&gt;428&lt;/item&gt;&lt;item&gt;429&lt;/item&gt;&lt;item&gt;434&lt;/item&gt;&lt;item&gt;435&lt;/item&gt;&lt;item&gt;436&lt;/item&gt;&lt;item&gt;438&lt;/item&gt;&lt;/record-ids&gt;&lt;/item&gt;&lt;/Libraries&gt;"/>
  </w:docVars>
  <w:rsids>
    <w:rsidRoot w:val="00AF5099"/>
    <w:rsid w:val="000036B7"/>
    <w:rsid w:val="00003A3F"/>
    <w:rsid w:val="00010C54"/>
    <w:rsid w:val="00012229"/>
    <w:rsid w:val="00016323"/>
    <w:rsid w:val="00016383"/>
    <w:rsid w:val="00020BA2"/>
    <w:rsid w:val="0002259B"/>
    <w:rsid w:val="00023D53"/>
    <w:rsid w:val="00031AF1"/>
    <w:rsid w:val="00031B18"/>
    <w:rsid w:val="00034CEA"/>
    <w:rsid w:val="0003667C"/>
    <w:rsid w:val="00040E51"/>
    <w:rsid w:val="00042130"/>
    <w:rsid w:val="000447CC"/>
    <w:rsid w:val="00046575"/>
    <w:rsid w:val="000508ED"/>
    <w:rsid w:val="0005114B"/>
    <w:rsid w:val="00052903"/>
    <w:rsid w:val="00057E98"/>
    <w:rsid w:val="00061DDB"/>
    <w:rsid w:val="000645D7"/>
    <w:rsid w:val="00065FEA"/>
    <w:rsid w:val="00066A9D"/>
    <w:rsid w:val="00066DF3"/>
    <w:rsid w:val="00067CAE"/>
    <w:rsid w:val="00074C8B"/>
    <w:rsid w:val="000776FB"/>
    <w:rsid w:val="00080C3D"/>
    <w:rsid w:val="0008166F"/>
    <w:rsid w:val="000830DF"/>
    <w:rsid w:val="000856D0"/>
    <w:rsid w:val="00086B96"/>
    <w:rsid w:val="000903BA"/>
    <w:rsid w:val="0009123C"/>
    <w:rsid w:val="00093DD5"/>
    <w:rsid w:val="00097201"/>
    <w:rsid w:val="000977F9"/>
    <w:rsid w:val="000A1578"/>
    <w:rsid w:val="000A30E4"/>
    <w:rsid w:val="000A3332"/>
    <w:rsid w:val="000A453D"/>
    <w:rsid w:val="000A4949"/>
    <w:rsid w:val="000A5E43"/>
    <w:rsid w:val="000A5EA7"/>
    <w:rsid w:val="000B2401"/>
    <w:rsid w:val="000B317B"/>
    <w:rsid w:val="000B490F"/>
    <w:rsid w:val="000C1413"/>
    <w:rsid w:val="000C14AD"/>
    <w:rsid w:val="000C27A5"/>
    <w:rsid w:val="000C33D3"/>
    <w:rsid w:val="000C6CF7"/>
    <w:rsid w:val="000D005B"/>
    <w:rsid w:val="000D0C3D"/>
    <w:rsid w:val="000D108A"/>
    <w:rsid w:val="000D45AB"/>
    <w:rsid w:val="000E10DC"/>
    <w:rsid w:val="000E2114"/>
    <w:rsid w:val="000E2C3B"/>
    <w:rsid w:val="000E3F9F"/>
    <w:rsid w:val="000E66C5"/>
    <w:rsid w:val="000F113B"/>
    <w:rsid w:val="000F2955"/>
    <w:rsid w:val="000F4833"/>
    <w:rsid w:val="000F4FEF"/>
    <w:rsid w:val="000F5381"/>
    <w:rsid w:val="000F5A8F"/>
    <w:rsid w:val="00105B32"/>
    <w:rsid w:val="00107CD4"/>
    <w:rsid w:val="001139BF"/>
    <w:rsid w:val="001145ED"/>
    <w:rsid w:val="0011773D"/>
    <w:rsid w:val="00117CB5"/>
    <w:rsid w:val="00117E8F"/>
    <w:rsid w:val="001204AB"/>
    <w:rsid w:val="001215D3"/>
    <w:rsid w:val="00124DA0"/>
    <w:rsid w:val="00124F55"/>
    <w:rsid w:val="00126772"/>
    <w:rsid w:val="00130419"/>
    <w:rsid w:val="001312EF"/>
    <w:rsid w:val="00134A43"/>
    <w:rsid w:val="00134F74"/>
    <w:rsid w:val="001412A4"/>
    <w:rsid w:val="00144BDE"/>
    <w:rsid w:val="001510A0"/>
    <w:rsid w:val="00151222"/>
    <w:rsid w:val="00151403"/>
    <w:rsid w:val="00151961"/>
    <w:rsid w:val="00151AA8"/>
    <w:rsid w:val="00152594"/>
    <w:rsid w:val="001537C8"/>
    <w:rsid w:val="00160EBC"/>
    <w:rsid w:val="00161134"/>
    <w:rsid w:val="00163D51"/>
    <w:rsid w:val="001647B7"/>
    <w:rsid w:val="0016482A"/>
    <w:rsid w:val="001648D8"/>
    <w:rsid w:val="00165450"/>
    <w:rsid w:val="00165CF4"/>
    <w:rsid w:val="00167BA4"/>
    <w:rsid w:val="00174834"/>
    <w:rsid w:val="001749D7"/>
    <w:rsid w:val="00175E29"/>
    <w:rsid w:val="00176EED"/>
    <w:rsid w:val="00177186"/>
    <w:rsid w:val="00184F66"/>
    <w:rsid w:val="00185BBB"/>
    <w:rsid w:val="00185D79"/>
    <w:rsid w:val="001935C3"/>
    <w:rsid w:val="00197676"/>
    <w:rsid w:val="00197C16"/>
    <w:rsid w:val="001A0446"/>
    <w:rsid w:val="001A0CDB"/>
    <w:rsid w:val="001A14EF"/>
    <w:rsid w:val="001A55AD"/>
    <w:rsid w:val="001B158D"/>
    <w:rsid w:val="001B539D"/>
    <w:rsid w:val="001B5502"/>
    <w:rsid w:val="001B6659"/>
    <w:rsid w:val="001B6BD6"/>
    <w:rsid w:val="001B7A05"/>
    <w:rsid w:val="001C0A2A"/>
    <w:rsid w:val="001C0A8A"/>
    <w:rsid w:val="001C66D8"/>
    <w:rsid w:val="001D5436"/>
    <w:rsid w:val="001D635C"/>
    <w:rsid w:val="001D67AC"/>
    <w:rsid w:val="001D74BA"/>
    <w:rsid w:val="001D7AB8"/>
    <w:rsid w:val="001E252E"/>
    <w:rsid w:val="001E5FAF"/>
    <w:rsid w:val="001E7485"/>
    <w:rsid w:val="001E7767"/>
    <w:rsid w:val="001F192B"/>
    <w:rsid w:val="001F2D13"/>
    <w:rsid w:val="001F4519"/>
    <w:rsid w:val="001F5593"/>
    <w:rsid w:val="001F5626"/>
    <w:rsid w:val="001F5C66"/>
    <w:rsid w:val="001F63C8"/>
    <w:rsid w:val="001F64CF"/>
    <w:rsid w:val="00203C6B"/>
    <w:rsid w:val="00203DC5"/>
    <w:rsid w:val="0020765A"/>
    <w:rsid w:val="002140F8"/>
    <w:rsid w:val="0021734A"/>
    <w:rsid w:val="00223083"/>
    <w:rsid w:val="00224604"/>
    <w:rsid w:val="00225A72"/>
    <w:rsid w:val="00225CC3"/>
    <w:rsid w:val="00230DA2"/>
    <w:rsid w:val="0023195C"/>
    <w:rsid w:val="00231FDD"/>
    <w:rsid w:val="00236EBA"/>
    <w:rsid w:val="00241B40"/>
    <w:rsid w:val="00242AA9"/>
    <w:rsid w:val="002435D4"/>
    <w:rsid w:val="00245218"/>
    <w:rsid w:val="00247C0F"/>
    <w:rsid w:val="00250C90"/>
    <w:rsid w:val="002528DF"/>
    <w:rsid w:val="00254202"/>
    <w:rsid w:val="002548DD"/>
    <w:rsid w:val="00257F4F"/>
    <w:rsid w:val="0026028E"/>
    <w:rsid w:val="0026070C"/>
    <w:rsid w:val="00266940"/>
    <w:rsid w:val="00267054"/>
    <w:rsid w:val="002677C1"/>
    <w:rsid w:val="00270339"/>
    <w:rsid w:val="00270393"/>
    <w:rsid w:val="00271763"/>
    <w:rsid w:val="002731A6"/>
    <w:rsid w:val="00273FE5"/>
    <w:rsid w:val="00276384"/>
    <w:rsid w:val="00276993"/>
    <w:rsid w:val="00280972"/>
    <w:rsid w:val="00281E88"/>
    <w:rsid w:val="00284CBA"/>
    <w:rsid w:val="00293A26"/>
    <w:rsid w:val="0029672C"/>
    <w:rsid w:val="0029679F"/>
    <w:rsid w:val="002A0552"/>
    <w:rsid w:val="002A0C90"/>
    <w:rsid w:val="002A3360"/>
    <w:rsid w:val="002A498D"/>
    <w:rsid w:val="002A63EA"/>
    <w:rsid w:val="002B15F0"/>
    <w:rsid w:val="002B2783"/>
    <w:rsid w:val="002B64E5"/>
    <w:rsid w:val="002B7A66"/>
    <w:rsid w:val="002C0E1F"/>
    <w:rsid w:val="002C39B9"/>
    <w:rsid w:val="002C4B9B"/>
    <w:rsid w:val="002C55CF"/>
    <w:rsid w:val="002D41D4"/>
    <w:rsid w:val="002D509A"/>
    <w:rsid w:val="002D6D51"/>
    <w:rsid w:val="002E6C00"/>
    <w:rsid w:val="002E6DB3"/>
    <w:rsid w:val="003009C3"/>
    <w:rsid w:val="00306983"/>
    <w:rsid w:val="0030788D"/>
    <w:rsid w:val="003102B7"/>
    <w:rsid w:val="003102FC"/>
    <w:rsid w:val="003159D3"/>
    <w:rsid w:val="00316094"/>
    <w:rsid w:val="00316524"/>
    <w:rsid w:val="00316821"/>
    <w:rsid w:val="00322957"/>
    <w:rsid w:val="0033475F"/>
    <w:rsid w:val="00334DF0"/>
    <w:rsid w:val="003359CE"/>
    <w:rsid w:val="0033624C"/>
    <w:rsid w:val="00340B05"/>
    <w:rsid w:val="00343EBD"/>
    <w:rsid w:val="00345837"/>
    <w:rsid w:val="00346A5F"/>
    <w:rsid w:val="00357A7B"/>
    <w:rsid w:val="00357C98"/>
    <w:rsid w:val="003607E9"/>
    <w:rsid w:val="003608F0"/>
    <w:rsid w:val="003619ED"/>
    <w:rsid w:val="00362E32"/>
    <w:rsid w:val="003641D7"/>
    <w:rsid w:val="00365CF9"/>
    <w:rsid w:val="003671C9"/>
    <w:rsid w:val="003710A6"/>
    <w:rsid w:val="003715C9"/>
    <w:rsid w:val="0037167E"/>
    <w:rsid w:val="003725B6"/>
    <w:rsid w:val="0037492E"/>
    <w:rsid w:val="0037500B"/>
    <w:rsid w:val="00375C17"/>
    <w:rsid w:val="003806AF"/>
    <w:rsid w:val="00383B30"/>
    <w:rsid w:val="00385E65"/>
    <w:rsid w:val="003861D9"/>
    <w:rsid w:val="00391E5D"/>
    <w:rsid w:val="00394893"/>
    <w:rsid w:val="00395A89"/>
    <w:rsid w:val="00395C1D"/>
    <w:rsid w:val="0039762B"/>
    <w:rsid w:val="00397D32"/>
    <w:rsid w:val="003A1FBD"/>
    <w:rsid w:val="003A25AF"/>
    <w:rsid w:val="003A3369"/>
    <w:rsid w:val="003A64EF"/>
    <w:rsid w:val="003A6DCC"/>
    <w:rsid w:val="003B1470"/>
    <w:rsid w:val="003C27E4"/>
    <w:rsid w:val="003D38BB"/>
    <w:rsid w:val="003D3A2B"/>
    <w:rsid w:val="003D3E5F"/>
    <w:rsid w:val="003D4916"/>
    <w:rsid w:val="003D707F"/>
    <w:rsid w:val="003D7A4C"/>
    <w:rsid w:val="003E36DA"/>
    <w:rsid w:val="003E5C0E"/>
    <w:rsid w:val="003E6B83"/>
    <w:rsid w:val="003F21D2"/>
    <w:rsid w:val="003F2DE9"/>
    <w:rsid w:val="003F3B18"/>
    <w:rsid w:val="003F6C5F"/>
    <w:rsid w:val="003F7936"/>
    <w:rsid w:val="00406795"/>
    <w:rsid w:val="00407913"/>
    <w:rsid w:val="0041186D"/>
    <w:rsid w:val="00411A30"/>
    <w:rsid w:val="004146FE"/>
    <w:rsid w:val="00414D1B"/>
    <w:rsid w:val="00417293"/>
    <w:rsid w:val="00422009"/>
    <w:rsid w:val="00427F34"/>
    <w:rsid w:val="00431B07"/>
    <w:rsid w:val="00431DE6"/>
    <w:rsid w:val="00434464"/>
    <w:rsid w:val="00440FB8"/>
    <w:rsid w:val="00445F59"/>
    <w:rsid w:val="00460628"/>
    <w:rsid w:val="004647BC"/>
    <w:rsid w:val="004652BF"/>
    <w:rsid w:val="004661BB"/>
    <w:rsid w:val="00466403"/>
    <w:rsid w:val="0046772B"/>
    <w:rsid w:val="00467AE7"/>
    <w:rsid w:val="00474438"/>
    <w:rsid w:val="00477E0C"/>
    <w:rsid w:val="00480830"/>
    <w:rsid w:val="0048215E"/>
    <w:rsid w:val="0048648B"/>
    <w:rsid w:val="004864C6"/>
    <w:rsid w:val="0048660F"/>
    <w:rsid w:val="004866F5"/>
    <w:rsid w:val="00486DF9"/>
    <w:rsid w:val="0048744F"/>
    <w:rsid w:val="00490492"/>
    <w:rsid w:val="0049095E"/>
    <w:rsid w:val="00492245"/>
    <w:rsid w:val="0049525F"/>
    <w:rsid w:val="004A1EA9"/>
    <w:rsid w:val="004A2417"/>
    <w:rsid w:val="004A3772"/>
    <w:rsid w:val="004B0FDB"/>
    <w:rsid w:val="004B19A3"/>
    <w:rsid w:val="004B3C13"/>
    <w:rsid w:val="004B43E0"/>
    <w:rsid w:val="004B6004"/>
    <w:rsid w:val="004B6266"/>
    <w:rsid w:val="004C10FD"/>
    <w:rsid w:val="004C3556"/>
    <w:rsid w:val="004C6F6F"/>
    <w:rsid w:val="004D0501"/>
    <w:rsid w:val="004D1D4C"/>
    <w:rsid w:val="004D26AF"/>
    <w:rsid w:val="004D2F71"/>
    <w:rsid w:val="004D3BAD"/>
    <w:rsid w:val="004D7EBC"/>
    <w:rsid w:val="004E339D"/>
    <w:rsid w:val="004E36CB"/>
    <w:rsid w:val="004E4E17"/>
    <w:rsid w:val="004E62A7"/>
    <w:rsid w:val="004E7A26"/>
    <w:rsid w:val="004F2E94"/>
    <w:rsid w:val="004F3365"/>
    <w:rsid w:val="004F5000"/>
    <w:rsid w:val="00503250"/>
    <w:rsid w:val="00503FDE"/>
    <w:rsid w:val="005047E3"/>
    <w:rsid w:val="005078D6"/>
    <w:rsid w:val="0051273B"/>
    <w:rsid w:val="00512A4F"/>
    <w:rsid w:val="00513344"/>
    <w:rsid w:val="005151ED"/>
    <w:rsid w:val="0051625D"/>
    <w:rsid w:val="00516CBF"/>
    <w:rsid w:val="00522E40"/>
    <w:rsid w:val="00532EE6"/>
    <w:rsid w:val="00535843"/>
    <w:rsid w:val="00540016"/>
    <w:rsid w:val="00540345"/>
    <w:rsid w:val="00541988"/>
    <w:rsid w:val="005442E2"/>
    <w:rsid w:val="00547E74"/>
    <w:rsid w:val="00552950"/>
    <w:rsid w:val="005533DD"/>
    <w:rsid w:val="00553D5C"/>
    <w:rsid w:val="0055410B"/>
    <w:rsid w:val="00555D57"/>
    <w:rsid w:val="00563C74"/>
    <w:rsid w:val="00564273"/>
    <w:rsid w:val="00564E65"/>
    <w:rsid w:val="00565321"/>
    <w:rsid w:val="00565A86"/>
    <w:rsid w:val="005674FD"/>
    <w:rsid w:val="00570BAC"/>
    <w:rsid w:val="0057180E"/>
    <w:rsid w:val="0057369A"/>
    <w:rsid w:val="00580039"/>
    <w:rsid w:val="0058069E"/>
    <w:rsid w:val="00580B6E"/>
    <w:rsid w:val="00583AFA"/>
    <w:rsid w:val="0058509D"/>
    <w:rsid w:val="00585461"/>
    <w:rsid w:val="005905DE"/>
    <w:rsid w:val="00592721"/>
    <w:rsid w:val="0059554B"/>
    <w:rsid w:val="00595781"/>
    <w:rsid w:val="005A1CB7"/>
    <w:rsid w:val="005A48B1"/>
    <w:rsid w:val="005A5609"/>
    <w:rsid w:val="005A6118"/>
    <w:rsid w:val="005A7E23"/>
    <w:rsid w:val="005B1C21"/>
    <w:rsid w:val="005C2C0A"/>
    <w:rsid w:val="005C79C1"/>
    <w:rsid w:val="005D2CA6"/>
    <w:rsid w:val="005D66B0"/>
    <w:rsid w:val="005D7B47"/>
    <w:rsid w:val="005F0382"/>
    <w:rsid w:val="005F0CD2"/>
    <w:rsid w:val="005F3D5A"/>
    <w:rsid w:val="005F7E88"/>
    <w:rsid w:val="006016DF"/>
    <w:rsid w:val="00602B15"/>
    <w:rsid w:val="00606C50"/>
    <w:rsid w:val="00607D67"/>
    <w:rsid w:val="0061024D"/>
    <w:rsid w:val="00611091"/>
    <w:rsid w:val="00611CB9"/>
    <w:rsid w:val="00615B13"/>
    <w:rsid w:val="00616B44"/>
    <w:rsid w:val="00620BB5"/>
    <w:rsid w:val="00623FEC"/>
    <w:rsid w:val="00627EF0"/>
    <w:rsid w:val="00630153"/>
    <w:rsid w:val="00631484"/>
    <w:rsid w:val="00632679"/>
    <w:rsid w:val="00633D10"/>
    <w:rsid w:val="00634862"/>
    <w:rsid w:val="0063597C"/>
    <w:rsid w:val="00636A26"/>
    <w:rsid w:val="00637DA5"/>
    <w:rsid w:val="00642888"/>
    <w:rsid w:val="00647193"/>
    <w:rsid w:val="00650532"/>
    <w:rsid w:val="00655EBA"/>
    <w:rsid w:val="0065659E"/>
    <w:rsid w:val="00656C3E"/>
    <w:rsid w:val="00663BA5"/>
    <w:rsid w:val="006642DB"/>
    <w:rsid w:val="00667AF0"/>
    <w:rsid w:val="00675F80"/>
    <w:rsid w:val="006762D5"/>
    <w:rsid w:val="00684E63"/>
    <w:rsid w:val="006876C1"/>
    <w:rsid w:val="0069002A"/>
    <w:rsid w:val="0069137B"/>
    <w:rsid w:val="00692F28"/>
    <w:rsid w:val="00694BE3"/>
    <w:rsid w:val="00695C4F"/>
    <w:rsid w:val="006A3F0C"/>
    <w:rsid w:val="006A7157"/>
    <w:rsid w:val="006B1AD5"/>
    <w:rsid w:val="006B32C4"/>
    <w:rsid w:val="006B3C0C"/>
    <w:rsid w:val="006B59F0"/>
    <w:rsid w:val="006B6595"/>
    <w:rsid w:val="006B7427"/>
    <w:rsid w:val="006C00C4"/>
    <w:rsid w:val="006C181E"/>
    <w:rsid w:val="006C26D1"/>
    <w:rsid w:val="006C2BB3"/>
    <w:rsid w:val="006C38B9"/>
    <w:rsid w:val="006C3932"/>
    <w:rsid w:val="006C5273"/>
    <w:rsid w:val="006C5698"/>
    <w:rsid w:val="006C6931"/>
    <w:rsid w:val="006C72CC"/>
    <w:rsid w:val="006D058A"/>
    <w:rsid w:val="006D162A"/>
    <w:rsid w:val="006D35D0"/>
    <w:rsid w:val="006D3E22"/>
    <w:rsid w:val="006E13EE"/>
    <w:rsid w:val="006E2ED1"/>
    <w:rsid w:val="006E407D"/>
    <w:rsid w:val="006E449C"/>
    <w:rsid w:val="006E4C32"/>
    <w:rsid w:val="006E51CC"/>
    <w:rsid w:val="006E6095"/>
    <w:rsid w:val="006E66A3"/>
    <w:rsid w:val="006F0700"/>
    <w:rsid w:val="006F3D4D"/>
    <w:rsid w:val="006F5120"/>
    <w:rsid w:val="006F66C7"/>
    <w:rsid w:val="00703955"/>
    <w:rsid w:val="00704509"/>
    <w:rsid w:val="007050FE"/>
    <w:rsid w:val="0070512C"/>
    <w:rsid w:val="00706A3A"/>
    <w:rsid w:val="007073BD"/>
    <w:rsid w:val="00710E12"/>
    <w:rsid w:val="00711435"/>
    <w:rsid w:val="00711853"/>
    <w:rsid w:val="00713C4D"/>
    <w:rsid w:val="00713F21"/>
    <w:rsid w:val="0071415D"/>
    <w:rsid w:val="0072035E"/>
    <w:rsid w:val="0072562E"/>
    <w:rsid w:val="00725A78"/>
    <w:rsid w:val="00725E06"/>
    <w:rsid w:val="007273C8"/>
    <w:rsid w:val="00732CDE"/>
    <w:rsid w:val="007354DD"/>
    <w:rsid w:val="00743133"/>
    <w:rsid w:val="00745F14"/>
    <w:rsid w:val="00747BAA"/>
    <w:rsid w:val="00754876"/>
    <w:rsid w:val="007647BD"/>
    <w:rsid w:val="00766FA1"/>
    <w:rsid w:val="0076705B"/>
    <w:rsid w:val="007736E2"/>
    <w:rsid w:val="00774E78"/>
    <w:rsid w:val="0077632E"/>
    <w:rsid w:val="00783E02"/>
    <w:rsid w:val="00784B55"/>
    <w:rsid w:val="00786461"/>
    <w:rsid w:val="007903AD"/>
    <w:rsid w:val="00790947"/>
    <w:rsid w:val="007910A5"/>
    <w:rsid w:val="00791506"/>
    <w:rsid w:val="00791CDC"/>
    <w:rsid w:val="00792538"/>
    <w:rsid w:val="007A22DB"/>
    <w:rsid w:val="007A2901"/>
    <w:rsid w:val="007A2B64"/>
    <w:rsid w:val="007A500F"/>
    <w:rsid w:val="007B07F6"/>
    <w:rsid w:val="007B0953"/>
    <w:rsid w:val="007B0F20"/>
    <w:rsid w:val="007B296B"/>
    <w:rsid w:val="007B375F"/>
    <w:rsid w:val="007B5509"/>
    <w:rsid w:val="007C1969"/>
    <w:rsid w:val="007C37C6"/>
    <w:rsid w:val="007C39B9"/>
    <w:rsid w:val="007C7C65"/>
    <w:rsid w:val="007D02CA"/>
    <w:rsid w:val="007D068E"/>
    <w:rsid w:val="007D0DEC"/>
    <w:rsid w:val="007D27C1"/>
    <w:rsid w:val="007D3EC5"/>
    <w:rsid w:val="007D434E"/>
    <w:rsid w:val="007E1979"/>
    <w:rsid w:val="007E1DAE"/>
    <w:rsid w:val="007E40C3"/>
    <w:rsid w:val="007E48FE"/>
    <w:rsid w:val="007E4EE1"/>
    <w:rsid w:val="007E7D2C"/>
    <w:rsid w:val="007F4197"/>
    <w:rsid w:val="007F44AB"/>
    <w:rsid w:val="0080054E"/>
    <w:rsid w:val="00802AFE"/>
    <w:rsid w:val="00802D29"/>
    <w:rsid w:val="00802FE6"/>
    <w:rsid w:val="0080351A"/>
    <w:rsid w:val="008050CD"/>
    <w:rsid w:val="0081006F"/>
    <w:rsid w:val="008119E0"/>
    <w:rsid w:val="008170D4"/>
    <w:rsid w:val="008260EB"/>
    <w:rsid w:val="0082699C"/>
    <w:rsid w:val="00826B66"/>
    <w:rsid w:val="00827C24"/>
    <w:rsid w:val="00837B47"/>
    <w:rsid w:val="00841661"/>
    <w:rsid w:val="008421D9"/>
    <w:rsid w:val="00846B10"/>
    <w:rsid w:val="00847729"/>
    <w:rsid w:val="00851A08"/>
    <w:rsid w:val="00851E76"/>
    <w:rsid w:val="008536D9"/>
    <w:rsid w:val="00855422"/>
    <w:rsid w:val="0085633B"/>
    <w:rsid w:val="00856EC7"/>
    <w:rsid w:val="00861A77"/>
    <w:rsid w:val="008664E6"/>
    <w:rsid w:val="008711EF"/>
    <w:rsid w:val="00873262"/>
    <w:rsid w:val="0087682D"/>
    <w:rsid w:val="008829E7"/>
    <w:rsid w:val="008850D5"/>
    <w:rsid w:val="008851FE"/>
    <w:rsid w:val="00892BB7"/>
    <w:rsid w:val="008943B0"/>
    <w:rsid w:val="008945B4"/>
    <w:rsid w:val="00897675"/>
    <w:rsid w:val="008A717F"/>
    <w:rsid w:val="008B0F45"/>
    <w:rsid w:val="008B17CF"/>
    <w:rsid w:val="008B4643"/>
    <w:rsid w:val="008C0AA5"/>
    <w:rsid w:val="008C0C5D"/>
    <w:rsid w:val="008C0E20"/>
    <w:rsid w:val="008D3CE9"/>
    <w:rsid w:val="008E27D9"/>
    <w:rsid w:val="008E3789"/>
    <w:rsid w:val="008E38FB"/>
    <w:rsid w:val="008F2D03"/>
    <w:rsid w:val="008F4971"/>
    <w:rsid w:val="008F5CAB"/>
    <w:rsid w:val="008F7007"/>
    <w:rsid w:val="009038F0"/>
    <w:rsid w:val="00906680"/>
    <w:rsid w:val="00906D0F"/>
    <w:rsid w:val="00910737"/>
    <w:rsid w:val="00910F48"/>
    <w:rsid w:val="009120B4"/>
    <w:rsid w:val="00912597"/>
    <w:rsid w:val="00912EDB"/>
    <w:rsid w:val="00916080"/>
    <w:rsid w:val="00916194"/>
    <w:rsid w:val="00916802"/>
    <w:rsid w:val="00917992"/>
    <w:rsid w:val="00921C81"/>
    <w:rsid w:val="00925B27"/>
    <w:rsid w:val="00927183"/>
    <w:rsid w:val="00927729"/>
    <w:rsid w:val="0093011B"/>
    <w:rsid w:val="00930317"/>
    <w:rsid w:val="0093169B"/>
    <w:rsid w:val="0093249C"/>
    <w:rsid w:val="009324C3"/>
    <w:rsid w:val="00932E5B"/>
    <w:rsid w:val="009341E5"/>
    <w:rsid w:val="00934F66"/>
    <w:rsid w:val="00936097"/>
    <w:rsid w:val="00937424"/>
    <w:rsid w:val="00942C46"/>
    <w:rsid w:val="00944111"/>
    <w:rsid w:val="00946890"/>
    <w:rsid w:val="00946C18"/>
    <w:rsid w:val="00947E69"/>
    <w:rsid w:val="0095113F"/>
    <w:rsid w:val="009516D9"/>
    <w:rsid w:val="0095192B"/>
    <w:rsid w:val="00952FA5"/>
    <w:rsid w:val="00966403"/>
    <w:rsid w:val="009671E1"/>
    <w:rsid w:val="009701BE"/>
    <w:rsid w:val="00972723"/>
    <w:rsid w:val="009728A1"/>
    <w:rsid w:val="00976468"/>
    <w:rsid w:val="009765B9"/>
    <w:rsid w:val="00977720"/>
    <w:rsid w:val="00977C86"/>
    <w:rsid w:val="0098070D"/>
    <w:rsid w:val="00982331"/>
    <w:rsid w:val="009836A6"/>
    <w:rsid w:val="00983F95"/>
    <w:rsid w:val="0098774D"/>
    <w:rsid w:val="00993FD6"/>
    <w:rsid w:val="00994722"/>
    <w:rsid w:val="00994E2D"/>
    <w:rsid w:val="009968A1"/>
    <w:rsid w:val="00996E79"/>
    <w:rsid w:val="00996EF5"/>
    <w:rsid w:val="00996FDB"/>
    <w:rsid w:val="009A0EEA"/>
    <w:rsid w:val="009A1980"/>
    <w:rsid w:val="009A312C"/>
    <w:rsid w:val="009A58F7"/>
    <w:rsid w:val="009A7825"/>
    <w:rsid w:val="009A794F"/>
    <w:rsid w:val="009B0DC2"/>
    <w:rsid w:val="009B1370"/>
    <w:rsid w:val="009B1B1A"/>
    <w:rsid w:val="009B1FD6"/>
    <w:rsid w:val="009B31B6"/>
    <w:rsid w:val="009B45ED"/>
    <w:rsid w:val="009B46C6"/>
    <w:rsid w:val="009B4DF2"/>
    <w:rsid w:val="009B527E"/>
    <w:rsid w:val="009B7AB5"/>
    <w:rsid w:val="009C5E13"/>
    <w:rsid w:val="009C5EAE"/>
    <w:rsid w:val="009C635B"/>
    <w:rsid w:val="009C7C05"/>
    <w:rsid w:val="009D21DF"/>
    <w:rsid w:val="009D2F91"/>
    <w:rsid w:val="009D310E"/>
    <w:rsid w:val="009D3161"/>
    <w:rsid w:val="009D31CD"/>
    <w:rsid w:val="009D4315"/>
    <w:rsid w:val="009D47C8"/>
    <w:rsid w:val="009E2579"/>
    <w:rsid w:val="009E2DFD"/>
    <w:rsid w:val="009F0AAF"/>
    <w:rsid w:val="009F0C87"/>
    <w:rsid w:val="00A02850"/>
    <w:rsid w:val="00A02A89"/>
    <w:rsid w:val="00A03DEC"/>
    <w:rsid w:val="00A04323"/>
    <w:rsid w:val="00A05084"/>
    <w:rsid w:val="00A05E74"/>
    <w:rsid w:val="00A061DA"/>
    <w:rsid w:val="00A10474"/>
    <w:rsid w:val="00A12891"/>
    <w:rsid w:val="00A15B6F"/>
    <w:rsid w:val="00A2148F"/>
    <w:rsid w:val="00A33B29"/>
    <w:rsid w:val="00A364FB"/>
    <w:rsid w:val="00A40D49"/>
    <w:rsid w:val="00A4326F"/>
    <w:rsid w:val="00A456E8"/>
    <w:rsid w:val="00A45D6F"/>
    <w:rsid w:val="00A4641C"/>
    <w:rsid w:val="00A50E3F"/>
    <w:rsid w:val="00A522A1"/>
    <w:rsid w:val="00A55ABD"/>
    <w:rsid w:val="00A55DF3"/>
    <w:rsid w:val="00A60730"/>
    <w:rsid w:val="00A60E71"/>
    <w:rsid w:val="00A64F0A"/>
    <w:rsid w:val="00A714AD"/>
    <w:rsid w:val="00A743E1"/>
    <w:rsid w:val="00A822B3"/>
    <w:rsid w:val="00A84934"/>
    <w:rsid w:val="00A90C2D"/>
    <w:rsid w:val="00A9341C"/>
    <w:rsid w:val="00A968DA"/>
    <w:rsid w:val="00A9699E"/>
    <w:rsid w:val="00AA2BE1"/>
    <w:rsid w:val="00AA3807"/>
    <w:rsid w:val="00AA74A5"/>
    <w:rsid w:val="00AB2501"/>
    <w:rsid w:val="00AB2C3B"/>
    <w:rsid w:val="00AB2F81"/>
    <w:rsid w:val="00AB5702"/>
    <w:rsid w:val="00AD6958"/>
    <w:rsid w:val="00AD7F44"/>
    <w:rsid w:val="00AE01E9"/>
    <w:rsid w:val="00AE1267"/>
    <w:rsid w:val="00AE221B"/>
    <w:rsid w:val="00AE4263"/>
    <w:rsid w:val="00AE4566"/>
    <w:rsid w:val="00AE5004"/>
    <w:rsid w:val="00AF07E4"/>
    <w:rsid w:val="00AF16E0"/>
    <w:rsid w:val="00AF1BA7"/>
    <w:rsid w:val="00AF26D4"/>
    <w:rsid w:val="00AF3B4B"/>
    <w:rsid w:val="00AF5099"/>
    <w:rsid w:val="00AF7BA1"/>
    <w:rsid w:val="00B01819"/>
    <w:rsid w:val="00B026DD"/>
    <w:rsid w:val="00B02A7F"/>
    <w:rsid w:val="00B02BC0"/>
    <w:rsid w:val="00B03904"/>
    <w:rsid w:val="00B0396D"/>
    <w:rsid w:val="00B10D28"/>
    <w:rsid w:val="00B12B54"/>
    <w:rsid w:val="00B169B4"/>
    <w:rsid w:val="00B20220"/>
    <w:rsid w:val="00B20363"/>
    <w:rsid w:val="00B25EE5"/>
    <w:rsid w:val="00B266C3"/>
    <w:rsid w:val="00B27E51"/>
    <w:rsid w:val="00B32590"/>
    <w:rsid w:val="00B34313"/>
    <w:rsid w:val="00B346BB"/>
    <w:rsid w:val="00B377AC"/>
    <w:rsid w:val="00B44E6E"/>
    <w:rsid w:val="00B46648"/>
    <w:rsid w:val="00B502C1"/>
    <w:rsid w:val="00B536D4"/>
    <w:rsid w:val="00B57957"/>
    <w:rsid w:val="00B67C11"/>
    <w:rsid w:val="00B70098"/>
    <w:rsid w:val="00B74380"/>
    <w:rsid w:val="00B77246"/>
    <w:rsid w:val="00B77F63"/>
    <w:rsid w:val="00B80092"/>
    <w:rsid w:val="00B835CF"/>
    <w:rsid w:val="00B858AF"/>
    <w:rsid w:val="00B9189D"/>
    <w:rsid w:val="00B933AC"/>
    <w:rsid w:val="00B95C56"/>
    <w:rsid w:val="00BA6EEA"/>
    <w:rsid w:val="00BB19D2"/>
    <w:rsid w:val="00BB29F0"/>
    <w:rsid w:val="00BB3B28"/>
    <w:rsid w:val="00BB3FC9"/>
    <w:rsid w:val="00BB50E1"/>
    <w:rsid w:val="00BB5C21"/>
    <w:rsid w:val="00BB6662"/>
    <w:rsid w:val="00BB69A2"/>
    <w:rsid w:val="00BB6BF3"/>
    <w:rsid w:val="00BB7E43"/>
    <w:rsid w:val="00BC1D4C"/>
    <w:rsid w:val="00BC2437"/>
    <w:rsid w:val="00BD252A"/>
    <w:rsid w:val="00BD4DF9"/>
    <w:rsid w:val="00BD5502"/>
    <w:rsid w:val="00BD55DD"/>
    <w:rsid w:val="00BE0068"/>
    <w:rsid w:val="00BE426D"/>
    <w:rsid w:val="00BE630A"/>
    <w:rsid w:val="00BE70F6"/>
    <w:rsid w:val="00BE7DE3"/>
    <w:rsid w:val="00BF432B"/>
    <w:rsid w:val="00BF4866"/>
    <w:rsid w:val="00BF528F"/>
    <w:rsid w:val="00BF6BAD"/>
    <w:rsid w:val="00C00876"/>
    <w:rsid w:val="00C0119C"/>
    <w:rsid w:val="00C04026"/>
    <w:rsid w:val="00C1455E"/>
    <w:rsid w:val="00C228AA"/>
    <w:rsid w:val="00C23882"/>
    <w:rsid w:val="00C2711A"/>
    <w:rsid w:val="00C30890"/>
    <w:rsid w:val="00C31110"/>
    <w:rsid w:val="00C34528"/>
    <w:rsid w:val="00C414FF"/>
    <w:rsid w:val="00C42959"/>
    <w:rsid w:val="00C42FA8"/>
    <w:rsid w:val="00C47B12"/>
    <w:rsid w:val="00C47F4B"/>
    <w:rsid w:val="00C5063A"/>
    <w:rsid w:val="00C52EA8"/>
    <w:rsid w:val="00C55A09"/>
    <w:rsid w:val="00C579CC"/>
    <w:rsid w:val="00C62851"/>
    <w:rsid w:val="00C636FE"/>
    <w:rsid w:val="00C65033"/>
    <w:rsid w:val="00C70F35"/>
    <w:rsid w:val="00C7132D"/>
    <w:rsid w:val="00C724DF"/>
    <w:rsid w:val="00C740DF"/>
    <w:rsid w:val="00C7482A"/>
    <w:rsid w:val="00C77C04"/>
    <w:rsid w:val="00C81B08"/>
    <w:rsid w:val="00C821DC"/>
    <w:rsid w:val="00C84B90"/>
    <w:rsid w:val="00C8543B"/>
    <w:rsid w:val="00C85F20"/>
    <w:rsid w:val="00C86EF2"/>
    <w:rsid w:val="00C870E9"/>
    <w:rsid w:val="00C87881"/>
    <w:rsid w:val="00C87986"/>
    <w:rsid w:val="00C87E79"/>
    <w:rsid w:val="00C91D56"/>
    <w:rsid w:val="00C92700"/>
    <w:rsid w:val="00C9499A"/>
    <w:rsid w:val="00C94D5C"/>
    <w:rsid w:val="00C95CA6"/>
    <w:rsid w:val="00CA246F"/>
    <w:rsid w:val="00CA4A3F"/>
    <w:rsid w:val="00CA65BC"/>
    <w:rsid w:val="00CA68AD"/>
    <w:rsid w:val="00CA77D0"/>
    <w:rsid w:val="00CB2899"/>
    <w:rsid w:val="00CB578F"/>
    <w:rsid w:val="00CB6E20"/>
    <w:rsid w:val="00CC125B"/>
    <w:rsid w:val="00CC590B"/>
    <w:rsid w:val="00CD2571"/>
    <w:rsid w:val="00CD4284"/>
    <w:rsid w:val="00CD5CD9"/>
    <w:rsid w:val="00CD5EDF"/>
    <w:rsid w:val="00CE38F9"/>
    <w:rsid w:val="00CE411F"/>
    <w:rsid w:val="00CE6687"/>
    <w:rsid w:val="00CF006F"/>
    <w:rsid w:val="00CF03CA"/>
    <w:rsid w:val="00CF3D65"/>
    <w:rsid w:val="00CF4AF6"/>
    <w:rsid w:val="00CF4C1C"/>
    <w:rsid w:val="00CF60BE"/>
    <w:rsid w:val="00CF652C"/>
    <w:rsid w:val="00CF78C6"/>
    <w:rsid w:val="00CF7F64"/>
    <w:rsid w:val="00D02BFE"/>
    <w:rsid w:val="00D03F5F"/>
    <w:rsid w:val="00D10D1B"/>
    <w:rsid w:val="00D119E1"/>
    <w:rsid w:val="00D1228F"/>
    <w:rsid w:val="00D12A29"/>
    <w:rsid w:val="00D140B5"/>
    <w:rsid w:val="00D1539A"/>
    <w:rsid w:val="00D16EE5"/>
    <w:rsid w:val="00D224A3"/>
    <w:rsid w:val="00D23655"/>
    <w:rsid w:val="00D27A94"/>
    <w:rsid w:val="00D329A0"/>
    <w:rsid w:val="00D34362"/>
    <w:rsid w:val="00D36C2A"/>
    <w:rsid w:val="00D41157"/>
    <w:rsid w:val="00D41733"/>
    <w:rsid w:val="00D51A51"/>
    <w:rsid w:val="00D52468"/>
    <w:rsid w:val="00D53688"/>
    <w:rsid w:val="00D53F7C"/>
    <w:rsid w:val="00D57C27"/>
    <w:rsid w:val="00D57FA4"/>
    <w:rsid w:val="00D607ED"/>
    <w:rsid w:val="00D6770B"/>
    <w:rsid w:val="00D70C3B"/>
    <w:rsid w:val="00D74E29"/>
    <w:rsid w:val="00D758E6"/>
    <w:rsid w:val="00D776F3"/>
    <w:rsid w:val="00D8127B"/>
    <w:rsid w:val="00D82162"/>
    <w:rsid w:val="00D840A1"/>
    <w:rsid w:val="00D84FA4"/>
    <w:rsid w:val="00D86305"/>
    <w:rsid w:val="00D86FB4"/>
    <w:rsid w:val="00D87063"/>
    <w:rsid w:val="00D94076"/>
    <w:rsid w:val="00D967DF"/>
    <w:rsid w:val="00D97801"/>
    <w:rsid w:val="00DA0475"/>
    <w:rsid w:val="00DA279F"/>
    <w:rsid w:val="00DA291E"/>
    <w:rsid w:val="00DA65B3"/>
    <w:rsid w:val="00DA68C8"/>
    <w:rsid w:val="00DA7809"/>
    <w:rsid w:val="00DB3F48"/>
    <w:rsid w:val="00DB43F7"/>
    <w:rsid w:val="00DB59A2"/>
    <w:rsid w:val="00DB6018"/>
    <w:rsid w:val="00DB6FF2"/>
    <w:rsid w:val="00DC008E"/>
    <w:rsid w:val="00DC0C48"/>
    <w:rsid w:val="00DC0E53"/>
    <w:rsid w:val="00DC0FE3"/>
    <w:rsid w:val="00DC1878"/>
    <w:rsid w:val="00DC3CEE"/>
    <w:rsid w:val="00DC600D"/>
    <w:rsid w:val="00DD2849"/>
    <w:rsid w:val="00DD5B2E"/>
    <w:rsid w:val="00DE08CC"/>
    <w:rsid w:val="00DE32F3"/>
    <w:rsid w:val="00DE6B09"/>
    <w:rsid w:val="00DE7DB1"/>
    <w:rsid w:val="00DF0A5B"/>
    <w:rsid w:val="00DF1523"/>
    <w:rsid w:val="00DF2D27"/>
    <w:rsid w:val="00DF3825"/>
    <w:rsid w:val="00DF4404"/>
    <w:rsid w:val="00DF55AA"/>
    <w:rsid w:val="00DF63DD"/>
    <w:rsid w:val="00E01CEB"/>
    <w:rsid w:val="00E03750"/>
    <w:rsid w:val="00E040C0"/>
    <w:rsid w:val="00E0683A"/>
    <w:rsid w:val="00E113D1"/>
    <w:rsid w:val="00E13B39"/>
    <w:rsid w:val="00E13ED0"/>
    <w:rsid w:val="00E168FD"/>
    <w:rsid w:val="00E20615"/>
    <w:rsid w:val="00E20F2D"/>
    <w:rsid w:val="00E222B4"/>
    <w:rsid w:val="00E247AC"/>
    <w:rsid w:val="00E24D3E"/>
    <w:rsid w:val="00E2688D"/>
    <w:rsid w:val="00E271C9"/>
    <w:rsid w:val="00E27B2A"/>
    <w:rsid w:val="00E30E99"/>
    <w:rsid w:val="00E31566"/>
    <w:rsid w:val="00E335E1"/>
    <w:rsid w:val="00E35BD0"/>
    <w:rsid w:val="00E369F0"/>
    <w:rsid w:val="00E4691D"/>
    <w:rsid w:val="00E47525"/>
    <w:rsid w:val="00E502DF"/>
    <w:rsid w:val="00E51782"/>
    <w:rsid w:val="00E561CD"/>
    <w:rsid w:val="00E644EC"/>
    <w:rsid w:val="00E67777"/>
    <w:rsid w:val="00E75799"/>
    <w:rsid w:val="00E815D8"/>
    <w:rsid w:val="00E8240D"/>
    <w:rsid w:val="00E82EEB"/>
    <w:rsid w:val="00E84092"/>
    <w:rsid w:val="00E84579"/>
    <w:rsid w:val="00E928B5"/>
    <w:rsid w:val="00E945DD"/>
    <w:rsid w:val="00E95FB7"/>
    <w:rsid w:val="00EA0D58"/>
    <w:rsid w:val="00EA1917"/>
    <w:rsid w:val="00EA32EF"/>
    <w:rsid w:val="00EA59C3"/>
    <w:rsid w:val="00EA746D"/>
    <w:rsid w:val="00EB28AB"/>
    <w:rsid w:val="00EB3320"/>
    <w:rsid w:val="00EC0CE8"/>
    <w:rsid w:val="00EC1A72"/>
    <w:rsid w:val="00EC4278"/>
    <w:rsid w:val="00EC4D3D"/>
    <w:rsid w:val="00ED0DC9"/>
    <w:rsid w:val="00ED304D"/>
    <w:rsid w:val="00ED3292"/>
    <w:rsid w:val="00EE2860"/>
    <w:rsid w:val="00EE473E"/>
    <w:rsid w:val="00EE4A07"/>
    <w:rsid w:val="00EF3A24"/>
    <w:rsid w:val="00EF3FFB"/>
    <w:rsid w:val="00EF5043"/>
    <w:rsid w:val="00EF619D"/>
    <w:rsid w:val="00EF7031"/>
    <w:rsid w:val="00EF70BB"/>
    <w:rsid w:val="00F028D8"/>
    <w:rsid w:val="00F029B0"/>
    <w:rsid w:val="00F04130"/>
    <w:rsid w:val="00F1013A"/>
    <w:rsid w:val="00F1067C"/>
    <w:rsid w:val="00F13AF4"/>
    <w:rsid w:val="00F16C61"/>
    <w:rsid w:val="00F17A23"/>
    <w:rsid w:val="00F207A3"/>
    <w:rsid w:val="00F20AD8"/>
    <w:rsid w:val="00F21239"/>
    <w:rsid w:val="00F22E89"/>
    <w:rsid w:val="00F2727D"/>
    <w:rsid w:val="00F321E6"/>
    <w:rsid w:val="00F33757"/>
    <w:rsid w:val="00F3386E"/>
    <w:rsid w:val="00F36377"/>
    <w:rsid w:val="00F371B6"/>
    <w:rsid w:val="00F41611"/>
    <w:rsid w:val="00F41AA1"/>
    <w:rsid w:val="00F44432"/>
    <w:rsid w:val="00F45482"/>
    <w:rsid w:val="00F5168A"/>
    <w:rsid w:val="00F52F66"/>
    <w:rsid w:val="00F53160"/>
    <w:rsid w:val="00F6113E"/>
    <w:rsid w:val="00F6139E"/>
    <w:rsid w:val="00F62C8F"/>
    <w:rsid w:val="00F6368B"/>
    <w:rsid w:val="00F71172"/>
    <w:rsid w:val="00F733D3"/>
    <w:rsid w:val="00F74C05"/>
    <w:rsid w:val="00F76223"/>
    <w:rsid w:val="00F770F7"/>
    <w:rsid w:val="00F80391"/>
    <w:rsid w:val="00F809DB"/>
    <w:rsid w:val="00F8183F"/>
    <w:rsid w:val="00F81C63"/>
    <w:rsid w:val="00F917AD"/>
    <w:rsid w:val="00F963C0"/>
    <w:rsid w:val="00FA0F31"/>
    <w:rsid w:val="00FA237B"/>
    <w:rsid w:val="00FA6BE2"/>
    <w:rsid w:val="00FB01EF"/>
    <w:rsid w:val="00FB211D"/>
    <w:rsid w:val="00FB3DD6"/>
    <w:rsid w:val="00FB4C9F"/>
    <w:rsid w:val="00FB4FF5"/>
    <w:rsid w:val="00FB55F0"/>
    <w:rsid w:val="00FB5FFC"/>
    <w:rsid w:val="00FB685B"/>
    <w:rsid w:val="00FB688C"/>
    <w:rsid w:val="00FB69D7"/>
    <w:rsid w:val="00FB69F7"/>
    <w:rsid w:val="00FC0133"/>
    <w:rsid w:val="00FC427E"/>
    <w:rsid w:val="00FC6214"/>
    <w:rsid w:val="00FD0935"/>
    <w:rsid w:val="00FD1F80"/>
    <w:rsid w:val="00FD2436"/>
    <w:rsid w:val="00FD64F7"/>
    <w:rsid w:val="00FD6A2B"/>
    <w:rsid w:val="00FE5FA4"/>
    <w:rsid w:val="00FE7470"/>
    <w:rsid w:val="00FE7503"/>
    <w:rsid w:val="00FF0AB5"/>
    <w:rsid w:val="00FF3979"/>
    <w:rsid w:val="00FF6C06"/>
    <w:rsid w:val="00FF7B1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4A7C0"/>
  <w15:docId w15:val="{5B138D96-707B-4D3C-A4CE-44CF2E950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D3E5F"/>
  </w:style>
  <w:style w:type="paragraph" w:styleId="Heading1">
    <w:name w:val="heading 1"/>
    <w:basedOn w:val="Normal"/>
    <w:next w:val="Normal"/>
    <w:link w:val="Heading1Char"/>
    <w:uiPriority w:val="9"/>
    <w:qFormat/>
    <w:rsid w:val="003D3E5F"/>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3D3E5F"/>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3D3E5F"/>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3D3E5F"/>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3D3E5F"/>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3D3E5F"/>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D3E5F"/>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3D3E5F"/>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3D3E5F"/>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semiHidden/>
    <w:unhideWhenUsed/>
    <w:rsid w:val="00434464"/>
    <w:pPr>
      <w:spacing w:after="0" w:line="240" w:lineRule="auto"/>
    </w:pPr>
    <w:rPr>
      <w:rFonts w:ascii="Tahoma" w:hAnsi="Tahoma" w:cs="Tahoma"/>
      <w:sz w:val="16"/>
      <w:szCs w:val="16"/>
    </w:rPr>
  </w:style>
  <w:style w:type="character" w:customStyle="1" w:styleId="BalloonTextChar1">
    <w:name w:val="Balloon Text Char1"/>
    <w:basedOn w:val="DefaultParagraphFont"/>
    <w:link w:val="BalloonText"/>
    <w:uiPriority w:val="99"/>
    <w:semiHidden/>
    <w:rsid w:val="00434464"/>
    <w:rPr>
      <w:rFonts w:ascii="Tahoma" w:hAnsi="Tahoma" w:cs="Tahoma"/>
      <w:sz w:val="16"/>
      <w:szCs w:val="16"/>
    </w:rPr>
  </w:style>
  <w:style w:type="paragraph" w:styleId="Caption">
    <w:name w:val="caption"/>
    <w:basedOn w:val="Normal"/>
    <w:next w:val="Normal"/>
    <w:uiPriority w:val="35"/>
    <w:unhideWhenUsed/>
    <w:qFormat/>
    <w:rsid w:val="003D3E5F"/>
    <w:rPr>
      <w:b/>
      <w:bCs/>
      <w:sz w:val="18"/>
      <w:szCs w:val="18"/>
    </w:rPr>
  </w:style>
  <w:style w:type="character" w:customStyle="1" w:styleId="Heading1Char">
    <w:name w:val="Heading 1 Char"/>
    <w:basedOn w:val="DefaultParagraphFont"/>
    <w:link w:val="Heading1"/>
    <w:uiPriority w:val="9"/>
    <w:rsid w:val="003D3E5F"/>
    <w:rPr>
      <w:rFonts w:asciiTheme="majorHAnsi" w:eastAsiaTheme="majorEastAsia" w:hAnsiTheme="majorHAnsi" w:cstheme="majorBidi"/>
      <w:b/>
      <w:bCs/>
      <w:caps/>
      <w:spacing w:val="4"/>
      <w:sz w:val="28"/>
      <w:szCs w:val="28"/>
    </w:rPr>
  </w:style>
  <w:style w:type="paragraph" w:styleId="ListParagraph">
    <w:name w:val="List Paragraph"/>
    <w:basedOn w:val="Normal"/>
    <w:uiPriority w:val="34"/>
    <w:qFormat/>
    <w:rsid w:val="001C0A2A"/>
    <w:pPr>
      <w:ind w:left="720"/>
      <w:contextualSpacing/>
    </w:pPr>
  </w:style>
  <w:style w:type="character" w:styleId="Hyperlink">
    <w:name w:val="Hyperlink"/>
    <w:basedOn w:val="DefaultParagraphFont"/>
    <w:uiPriority w:val="99"/>
    <w:unhideWhenUsed/>
    <w:rsid w:val="00D70C3B"/>
    <w:rPr>
      <w:color w:val="0000FF" w:themeColor="hyperlink"/>
      <w:u w:val="single"/>
    </w:rPr>
  </w:style>
  <w:style w:type="table" w:styleId="TableGrid">
    <w:name w:val="Table Grid"/>
    <w:basedOn w:val="TableNormal"/>
    <w:uiPriority w:val="39"/>
    <w:rsid w:val="000E2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4604"/>
    <w:pPr>
      <w:tabs>
        <w:tab w:val="center" w:pos="4153"/>
        <w:tab w:val="right" w:pos="8306"/>
      </w:tabs>
      <w:spacing w:after="0" w:line="240" w:lineRule="auto"/>
    </w:pPr>
  </w:style>
  <w:style w:type="character" w:customStyle="1" w:styleId="HeaderChar">
    <w:name w:val="Header Char"/>
    <w:basedOn w:val="DefaultParagraphFont"/>
    <w:link w:val="Header"/>
    <w:uiPriority w:val="99"/>
    <w:rsid w:val="00224604"/>
  </w:style>
  <w:style w:type="paragraph" w:styleId="Footer">
    <w:name w:val="footer"/>
    <w:basedOn w:val="Normal"/>
    <w:link w:val="FooterChar"/>
    <w:uiPriority w:val="99"/>
    <w:unhideWhenUsed/>
    <w:rsid w:val="00224604"/>
    <w:pPr>
      <w:tabs>
        <w:tab w:val="center" w:pos="4153"/>
        <w:tab w:val="right" w:pos="8306"/>
      </w:tabs>
      <w:spacing w:after="0" w:line="240" w:lineRule="auto"/>
    </w:pPr>
  </w:style>
  <w:style w:type="character" w:customStyle="1" w:styleId="FooterChar">
    <w:name w:val="Footer Char"/>
    <w:basedOn w:val="DefaultParagraphFont"/>
    <w:link w:val="Footer"/>
    <w:uiPriority w:val="99"/>
    <w:rsid w:val="00224604"/>
  </w:style>
  <w:style w:type="character" w:customStyle="1" w:styleId="Heading2Char">
    <w:name w:val="Heading 2 Char"/>
    <w:basedOn w:val="DefaultParagraphFont"/>
    <w:link w:val="Heading2"/>
    <w:uiPriority w:val="9"/>
    <w:rsid w:val="003D3E5F"/>
    <w:rPr>
      <w:rFonts w:asciiTheme="majorHAnsi" w:eastAsiaTheme="majorEastAsia" w:hAnsiTheme="majorHAnsi" w:cstheme="majorBidi"/>
      <w:b/>
      <w:bCs/>
      <w:sz w:val="28"/>
      <w:szCs w:val="28"/>
    </w:rPr>
  </w:style>
  <w:style w:type="character" w:styleId="CommentReference">
    <w:name w:val="annotation reference"/>
    <w:basedOn w:val="DefaultParagraphFont"/>
    <w:uiPriority w:val="99"/>
    <w:semiHidden/>
    <w:unhideWhenUsed/>
    <w:rsid w:val="00DB43F7"/>
    <w:rPr>
      <w:sz w:val="16"/>
      <w:szCs w:val="16"/>
    </w:rPr>
  </w:style>
  <w:style w:type="paragraph" w:styleId="CommentText">
    <w:name w:val="annotation text"/>
    <w:basedOn w:val="Normal"/>
    <w:link w:val="CommentTextChar1"/>
    <w:uiPriority w:val="99"/>
    <w:unhideWhenUsed/>
    <w:rsid w:val="00DB43F7"/>
    <w:pPr>
      <w:spacing w:line="240" w:lineRule="auto"/>
    </w:pPr>
    <w:rPr>
      <w:sz w:val="20"/>
      <w:szCs w:val="20"/>
    </w:rPr>
  </w:style>
  <w:style w:type="character" w:customStyle="1" w:styleId="CommentTextChar1">
    <w:name w:val="Comment Text Char1"/>
    <w:basedOn w:val="DefaultParagraphFont"/>
    <w:link w:val="CommentText"/>
    <w:uiPriority w:val="99"/>
    <w:rsid w:val="00DB43F7"/>
    <w:rPr>
      <w:sz w:val="20"/>
      <w:szCs w:val="20"/>
    </w:rPr>
  </w:style>
  <w:style w:type="paragraph" w:styleId="CommentSubject">
    <w:name w:val="annotation subject"/>
    <w:basedOn w:val="CommentText"/>
    <w:next w:val="CommentText"/>
    <w:link w:val="CommentSubjectChar"/>
    <w:uiPriority w:val="99"/>
    <w:semiHidden/>
    <w:unhideWhenUsed/>
    <w:rsid w:val="00DB43F7"/>
    <w:rPr>
      <w:b/>
      <w:bCs/>
    </w:rPr>
  </w:style>
  <w:style w:type="character" w:customStyle="1" w:styleId="CommentSubjectChar">
    <w:name w:val="Comment Subject Char"/>
    <w:basedOn w:val="CommentTextChar1"/>
    <w:link w:val="CommentSubject"/>
    <w:uiPriority w:val="99"/>
    <w:semiHidden/>
    <w:rsid w:val="00DB43F7"/>
    <w:rPr>
      <w:b/>
      <w:bCs/>
      <w:sz w:val="20"/>
      <w:szCs w:val="20"/>
    </w:rPr>
  </w:style>
  <w:style w:type="paragraph" w:customStyle="1" w:styleId="H1">
    <w:name w:val="H1"/>
    <w:basedOn w:val="Normal"/>
    <w:next w:val="paragraph"/>
    <w:rsid w:val="00117CB5"/>
    <w:pPr>
      <w:tabs>
        <w:tab w:val="left" w:pos="227"/>
      </w:tabs>
      <w:autoSpaceDE w:val="0"/>
      <w:autoSpaceDN w:val="0"/>
      <w:adjustRightInd w:val="0"/>
      <w:spacing w:before="360" w:after="240" w:line="240" w:lineRule="auto"/>
    </w:pPr>
    <w:rPr>
      <w:rFonts w:ascii="Palatino Linotype" w:hAnsi="Palatino Linotype" w:cs="Times New Roman"/>
      <w:b/>
      <w:bCs/>
      <w:sz w:val="28"/>
      <w:szCs w:val="28"/>
      <w:lang w:val="en-GB" w:eastAsia="de-AT" w:bidi="ar-SA"/>
    </w:rPr>
  </w:style>
  <w:style w:type="paragraph" w:customStyle="1" w:styleId="H2">
    <w:name w:val="H2"/>
    <w:basedOn w:val="Normal"/>
    <w:next w:val="paragraph"/>
    <w:rsid w:val="000D005B"/>
    <w:pPr>
      <w:numPr>
        <w:ilvl w:val="1"/>
        <w:numId w:val="8"/>
      </w:numPr>
      <w:autoSpaceDE w:val="0"/>
      <w:autoSpaceDN w:val="0"/>
      <w:adjustRightInd w:val="0"/>
      <w:spacing w:before="280" w:after="240" w:line="240" w:lineRule="auto"/>
    </w:pPr>
    <w:rPr>
      <w:rFonts w:ascii="Palatino Linotype" w:eastAsia="PMingLiU" w:hAnsi="Palatino Linotype" w:cs="Times New Roman"/>
      <w:b/>
      <w:bCs/>
      <w:lang w:val="en-GB" w:eastAsia="de-AT" w:bidi="ar-SA"/>
    </w:rPr>
  </w:style>
  <w:style w:type="paragraph" w:customStyle="1" w:styleId="H3">
    <w:name w:val="H3"/>
    <w:basedOn w:val="H2"/>
    <w:next w:val="paragraph"/>
    <w:rsid w:val="00EC0CE8"/>
    <w:pPr>
      <w:numPr>
        <w:ilvl w:val="2"/>
      </w:numPr>
    </w:pPr>
    <w:rPr>
      <w:b w:val="0"/>
      <w:i/>
      <w:lang w:eastAsia="en-US"/>
    </w:rPr>
  </w:style>
  <w:style w:type="paragraph" w:customStyle="1" w:styleId="H4">
    <w:name w:val="H4"/>
    <w:basedOn w:val="Normal"/>
    <w:next w:val="paragraph"/>
    <w:rsid w:val="00EC0CE8"/>
    <w:pPr>
      <w:numPr>
        <w:ilvl w:val="3"/>
        <w:numId w:val="8"/>
      </w:numPr>
      <w:spacing w:before="120" w:after="120" w:line="240" w:lineRule="auto"/>
    </w:pPr>
    <w:rPr>
      <w:rFonts w:ascii="Palatino Linotype" w:eastAsia="Times New Roman" w:hAnsi="Palatino Linotype" w:cs="Times New Roman"/>
      <w:i/>
      <w:iCs/>
      <w:sz w:val="18"/>
      <w:szCs w:val="20"/>
      <w:lang w:val="en-GB" w:eastAsia="de-AT" w:bidi="ar-SA"/>
    </w:rPr>
  </w:style>
  <w:style w:type="paragraph" w:customStyle="1" w:styleId="paragraph">
    <w:name w:val="paragraph"/>
    <w:basedOn w:val="Normal"/>
    <w:rsid w:val="00EC0CE8"/>
    <w:pPr>
      <w:spacing w:before="120" w:after="120" w:line="240" w:lineRule="auto"/>
    </w:pPr>
    <w:rPr>
      <w:rFonts w:ascii="Palatino Linotype" w:eastAsia="Times New Roman" w:hAnsi="Palatino Linotype" w:cs="Times New Roman"/>
      <w:sz w:val="18"/>
      <w:szCs w:val="20"/>
      <w:lang w:val="en-GB" w:eastAsia="de-AT" w:bidi="ar-SA"/>
    </w:rPr>
  </w:style>
  <w:style w:type="paragraph" w:customStyle="1" w:styleId="H5">
    <w:name w:val="H5+"/>
    <w:basedOn w:val="H4"/>
    <w:next w:val="paragraph"/>
    <w:rsid w:val="00EC0CE8"/>
    <w:pPr>
      <w:numPr>
        <w:ilvl w:val="4"/>
      </w:numPr>
    </w:pPr>
  </w:style>
  <w:style w:type="numbering" w:customStyle="1" w:styleId="Headings">
    <w:name w:val="Headings"/>
    <w:uiPriority w:val="99"/>
    <w:rsid w:val="00EC0CE8"/>
    <w:pPr>
      <w:numPr>
        <w:numId w:val="10"/>
      </w:numPr>
    </w:pPr>
  </w:style>
  <w:style w:type="paragraph" w:styleId="NoSpacing">
    <w:name w:val="No Spacing"/>
    <w:uiPriority w:val="1"/>
    <w:qFormat/>
    <w:rsid w:val="003D3E5F"/>
    <w:pPr>
      <w:spacing w:after="0" w:line="240" w:lineRule="auto"/>
    </w:pPr>
  </w:style>
  <w:style w:type="paragraph" w:styleId="TOCHeading">
    <w:name w:val="TOC Heading"/>
    <w:basedOn w:val="Heading1"/>
    <w:next w:val="Normal"/>
    <w:uiPriority w:val="39"/>
    <w:unhideWhenUsed/>
    <w:qFormat/>
    <w:rsid w:val="003D3E5F"/>
    <w:pPr>
      <w:outlineLvl w:val="9"/>
    </w:pPr>
  </w:style>
  <w:style w:type="paragraph" w:styleId="TOC1">
    <w:name w:val="toc 1"/>
    <w:basedOn w:val="Normal"/>
    <w:next w:val="Normal"/>
    <w:autoRedefine/>
    <w:uiPriority w:val="39"/>
    <w:unhideWhenUsed/>
    <w:rsid w:val="004647BC"/>
    <w:pPr>
      <w:tabs>
        <w:tab w:val="right" w:pos="8296"/>
      </w:tabs>
      <w:spacing w:before="360" w:after="0"/>
      <w:jc w:val="left"/>
      <w:pPrChange w:id="0" w:author="Shy Alon" w:date="2017-07-29T22:29:00Z">
        <w:pPr>
          <w:tabs>
            <w:tab w:val="right" w:leader="dot" w:pos="8296"/>
          </w:tabs>
          <w:spacing w:before="360" w:line="252" w:lineRule="auto"/>
          <w:jc w:val="both"/>
        </w:pPr>
      </w:pPrChange>
    </w:pPr>
    <w:rPr>
      <w:rFonts w:asciiTheme="majorHAnsi" w:hAnsiTheme="majorHAnsi" w:cs="Times New Roman"/>
      <w:b/>
      <w:bCs/>
      <w:caps/>
      <w:sz w:val="24"/>
      <w:szCs w:val="24"/>
      <w:rPrChange w:id="0" w:author="Shy Alon" w:date="2017-07-29T22:29:00Z">
        <w:rPr>
          <w:rFonts w:asciiTheme="majorHAnsi" w:eastAsiaTheme="minorEastAsia" w:hAnsiTheme="majorHAnsi"/>
          <w:b/>
          <w:bCs/>
          <w:caps/>
          <w:sz w:val="22"/>
          <w:szCs w:val="22"/>
          <w:lang w:val="en-US" w:eastAsia="en-US" w:bidi="he-IL"/>
        </w:rPr>
      </w:rPrChange>
    </w:rPr>
  </w:style>
  <w:style w:type="paragraph" w:styleId="TOC2">
    <w:name w:val="toc 2"/>
    <w:basedOn w:val="Normal"/>
    <w:next w:val="Normal"/>
    <w:autoRedefine/>
    <w:uiPriority w:val="39"/>
    <w:unhideWhenUsed/>
    <w:rsid w:val="00CD5CD9"/>
    <w:pPr>
      <w:bidi/>
      <w:spacing w:before="240" w:after="0"/>
      <w:jc w:val="left"/>
    </w:pPr>
    <w:rPr>
      <w:rFonts w:cs="Times New Roman"/>
      <w:b/>
      <w:bCs/>
      <w:sz w:val="20"/>
      <w:szCs w:val="20"/>
    </w:rPr>
  </w:style>
  <w:style w:type="paragraph" w:styleId="TOC3">
    <w:name w:val="toc 3"/>
    <w:basedOn w:val="Normal"/>
    <w:next w:val="Normal"/>
    <w:autoRedefine/>
    <w:uiPriority w:val="39"/>
    <w:unhideWhenUsed/>
    <w:rsid w:val="00CD5CD9"/>
    <w:pPr>
      <w:bidi/>
      <w:spacing w:after="0"/>
      <w:ind w:left="220"/>
      <w:jc w:val="left"/>
    </w:pPr>
    <w:rPr>
      <w:rFonts w:cs="Times New Roman"/>
      <w:sz w:val="20"/>
      <w:szCs w:val="20"/>
    </w:rPr>
  </w:style>
  <w:style w:type="paragraph" w:styleId="TOC4">
    <w:name w:val="toc 4"/>
    <w:basedOn w:val="Normal"/>
    <w:next w:val="Normal"/>
    <w:autoRedefine/>
    <w:uiPriority w:val="39"/>
    <w:unhideWhenUsed/>
    <w:rsid w:val="00CD5CD9"/>
    <w:pPr>
      <w:bidi/>
      <w:spacing w:after="0"/>
      <w:ind w:left="440"/>
      <w:jc w:val="left"/>
    </w:pPr>
    <w:rPr>
      <w:rFonts w:cs="Times New Roman"/>
      <w:sz w:val="20"/>
      <w:szCs w:val="20"/>
    </w:rPr>
  </w:style>
  <w:style w:type="paragraph" w:styleId="TOC5">
    <w:name w:val="toc 5"/>
    <w:basedOn w:val="Normal"/>
    <w:next w:val="Normal"/>
    <w:autoRedefine/>
    <w:uiPriority w:val="39"/>
    <w:unhideWhenUsed/>
    <w:rsid w:val="00CD5CD9"/>
    <w:pPr>
      <w:bidi/>
      <w:spacing w:after="0"/>
      <w:ind w:left="660"/>
      <w:jc w:val="left"/>
    </w:pPr>
    <w:rPr>
      <w:rFonts w:cs="Times New Roman"/>
      <w:sz w:val="20"/>
      <w:szCs w:val="20"/>
    </w:rPr>
  </w:style>
  <w:style w:type="paragraph" w:styleId="TOC6">
    <w:name w:val="toc 6"/>
    <w:basedOn w:val="Normal"/>
    <w:next w:val="Normal"/>
    <w:autoRedefine/>
    <w:uiPriority w:val="39"/>
    <w:unhideWhenUsed/>
    <w:rsid w:val="00CD5CD9"/>
    <w:pPr>
      <w:bidi/>
      <w:spacing w:after="0"/>
      <w:ind w:left="880"/>
      <w:jc w:val="left"/>
    </w:pPr>
    <w:rPr>
      <w:rFonts w:cs="Times New Roman"/>
      <w:sz w:val="20"/>
      <w:szCs w:val="20"/>
    </w:rPr>
  </w:style>
  <w:style w:type="paragraph" w:styleId="TOC7">
    <w:name w:val="toc 7"/>
    <w:basedOn w:val="Normal"/>
    <w:next w:val="Normal"/>
    <w:autoRedefine/>
    <w:uiPriority w:val="39"/>
    <w:unhideWhenUsed/>
    <w:rsid w:val="00CD5CD9"/>
    <w:pPr>
      <w:bidi/>
      <w:spacing w:after="0"/>
      <w:ind w:left="1100"/>
      <w:jc w:val="left"/>
    </w:pPr>
    <w:rPr>
      <w:rFonts w:cs="Times New Roman"/>
      <w:sz w:val="20"/>
      <w:szCs w:val="20"/>
    </w:rPr>
  </w:style>
  <w:style w:type="paragraph" w:styleId="TOC8">
    <w:name w:val="toc 8"/>
    <w:basedOn w:val="Normal"/>
    <w:next w:val="Normal"/>
    <w:autoRedefine/>
    <w:uiPriority w:val="39"/>
    <w:unhideWhenUsed/>
    <w:rsid w:val="00CD5CD9"/>
    <w:pPr>
      <w:bidi/>
      <w:spacing w:after="0"/>
      <w:ind w:left="1320"/>
      <w:jc w:val="left"/>
    </w:pPr>
    <w:rPr>
      <w:rFonts w:cs="Times New Roman"/>
      <w:sz w:val="20"/>
      <w:szCs w:val="20"/>
    </w:rPr>
  </w:style>
  <w:style w:type="paragraph" w:styleId="TOC9">
    <w:name w:val="toc 9"/>
    <w:basedOn w:val="Normal"/>
    <w:next w:val="Normal"/>
    <w:autoRedefine/>
    <w:uiPriority w:val="39"/>
    <w:unhideWhenUsed/>
    <w:rsid w:val="00CD5CD9"/>
    <w:pPr>
      <w:bidi/>
      <w:spacing w:after="0"/>
      <w:ind w:left="1540"/>
      <w:jc w:val="left"/>
    </w:pPr>
    <w:rPr>
      <w:rFonts w:cs="Times New Roman"/>
      <w:sz w:val="20"/>
      <w:szCs w:val="20"/>
    </w:rPr>
  </w:style>
  <w:style w:type="character" w:customStyle="1" w:styleId="apple-converted-space">
    <w:name w:val="apple-converted-space"/>
    <w:basedOn w:val="DefaultParagraphFont"/>
    <w:rsid w:val="00F04130"/>
  </w:style>
  <w:style w:type="table" w:customStyle="1" w:styleId="TableGrid1">
    <w:name w:val="Table Grid1"/>
    <w:basedOn w:val="TableNormal"/>
    <w:next w:val="TableGrid"/>
    <w:uiPriority w:val="39"/>
    <w:rsid w:val="00711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1">
    <w:name w:val="Heading 11"/>
    <w:basedOn w:val="Normal"/>
    <w:next w:val="Normal"/>
    <w:uiPriority w:val="9"/>
    <w:rsid w:val="00802AFE"/>
    <w:pPr>
      <w:keepNext/>
      <w:keepLines/>
      <w:spacing w:after="0"/>
      <w:ind w:left="360"/>
      <w:jc w:val="left"/>
      <w:outlineLvl w:val="0"/>
    </w:pPr>
    <w:rPr>
      <w:rFonts w:ascii="Times New Roman" w:eastAsia="Times New Roman" w:hAnsi="Times New Roman" w:cs="Times New Roman"/>
      <w:b/>
      <w:bCs/>
      <w:sz w:val="28"/>
      <w:szCs w:val="28"/>
    </w:rPr>
  </w:style>
  <w:style w:type="numbering" w:customStyle="1" w:styleId="NoList1">
    <w:name w:val="No List1"/>
    <w:next w:val="NoList"/>
    <w:uiPriority w:val="99"/>
    <w:semiHidden/>
    <w:unhideWhenUsed/>
    <w:rsid w:val="00802AFE"/>
  </w:style>
  <w:style w:type="character" w:styleId="PlaceholderText">
    <w:name w:val="Placeholder Text"/>
    <w:basedOn w:val="DefaultParagraphFont"/>
    <w:uiPriority w:val="99"/>
    <w:semiHidden/>
    <w:rsid w:val="00802AFE"/>
    <w:rPr>
      <w:color w:val="808080"/>
    </w:rPr>
  </w:style>
  <w:style w:type="paragraph" w:customStyle="1" w:styleId="CommentText1">
    <w:name w:val="Comment Text1"/>
    <w:basedOn w:val="Normal"/>
    <w:next w:val="CommentText"/>
    <w:link w:val="CommentTextChar"/>
    <w:uiPriority w:val="99"/>
    <w:unhideWhenUsed/>
    <w:rsid w:val="00802AFE"/>
    <w:pPr>
      <w:spacing w:after="0" w:line="240" w:lineRule="auto"/>
      <w:ind w:left="360" w:firstLine="142"/>
    </w:pPr>
    <w:rPr>
      <w:rFonts w:ascii="Arial" w:hAnsi="Arial"/>
      <w:sz w:val="20"/>
      <w:szCs w:val="20"/>
    </w:rPr>
  </w:style>
  <w:style w:type="character" w:customStyle="1" w:styleId="CommentTextChar">
    <w:name w:val="Comment Text Char"/>
    <w:basedOn w:val="DefaultParagraphFont"/>
    <w:link w:val="CommentText1"/>
    <w:uiPriority w:val="99"/>
    <w:rsid w:val="00802AFE"/>
    <w:rPr>
      <w:rFonts w:ascii="Arial" w:hAnsi="Arial"/>
      <w:sz w:val="20"/>
      <w:szCs w:val="20"/>
    </w:rPr>
  </w:style>
  <w:style w:type="paragraph" w:customStyle="1" w:styleId="BalloonText1">
    <w:name w:val="Balloon Text1"/>
    <w:basedOn w:val="Normal"/>
    <w:next w:val="BalloonText"/>
    <w:link w:val="BalloonTextChar"/>
    <w:uiPriority w:val="99"/>
    <w:semiHidden/>
    <w:unhideWhenUsed/>
    <w:rsid w:val="00802AFE"/>
    <w:pPr>
      <w:spacing w:after="0" w:line="240" w:lineRule="auto"/>
      <w:ind w:left="360"/>
    </w:pPr>
    <w:rPr>
      <w:rFonts w:ascii="Tahoma" w:hAnsi="Tahoma" w:cs="Tahoma"/>
      <w:sz w:val="18"/>
      <w:szCs w:val="18"/>
    </w:rPr>
  </w:style>
  <w:style w:type="character" w:customStyle="1" w:styleId="BalloonTextChar">
    <w:name w:val="Balloon Text Char"/>
    <w:basedOn w:val="DefaultParagraphFont"/>
    <w:link w:val="BalloonText1"/>
    <w:uiPriority w:val="99"/>
    <w:semiHidden/>
    <w:rsid w:val="00802AFE"/>
    <w:rPr>
      <w:rFonts w:ascii="Tahoma" w:hAnsi="Tahoma" w:cs="Tahoma"/>
      <w:sz w:val="18"/>
      <w:szCs w:val="18"/>
    </w:rPr>
  </w:style>
  <w:style w:type="paragraph" w:customStyle="1" w:styleId="ListParagraph1">
    <w:name w:val="List Paragraph1"/>
    <w:basedOn w:val="Normal"/>
    <w:next w:val="ListParagraph"/>
    <w:uiPriority w:val="34"/>
    <w:rsid w:val="00802AFE"/>
    <w:pPr>
      <w:ind w:left="720"/>
      <w:contextualSpacing/>
    </w:pPr>
    <w:rPr>
      <w:rFonts w:ascii="Times New Roman" w:hAnsi="Times New Roman"/>
    </w:rPr>
  </w:style>
  <w:style w:type="paragraph" w:customStyle="1" w:styleId="CommentSubject1">
    <w:name w:val="Comment Subject1"/>
    <w:basedOn w:val="CommentText"/>
    <w:next w:val="CommentText"/>
    <w:uiPriority w:val="99"/>
    <w:semiHidden/>
    <w:unhideWhenUsed/>
    <w:rsid w:val="00802AFE"/>
    <w:pPr>
      <w:ind w:left="360"/>
    </w:pPr>
    <w:rPr>
      <w:b/>
      <w:bCs/>
    </w:rPr>
  </w:style>
  <w:style w:type="character" w:customStyle="1" w:styleId="Hyperlink1">
    <w:name w:val="Hyperlink1"/>
    <w:basedOn w:val="DefaultParagraphFont"/>
    <w:uiPriority w:val="99"/>
    <w:unhideWhenUsed/>
    <w:rsid w:val="00802AFE"/>
    <w:rPr>
      <w:color w:val="0563C1"/>
      <w:u w:val="single"/>
    </w:rPr>
  </w:style>
  <w:style w:type="table" w:customStyle="1" w:styleId="PlainTable41">
    <w:name w:val="Plain Table 41"/>
    <w:basedOn w:val="TableNormal"/>
    <w:next w:val="PlainTable42"/>
    <w:uiPriority w:val="44"/>
    <w:rsid w:val="00802AF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Strong">
    <w:name w:val="Strong"/>
    <w:basedOn w:val="DefaultParagraphFont"/>
    <w:uiPriority w:val="22"/>
    <w:qFormat/>
    <w:rsid w:val="003D3E5F"/>
    <w:rPr>
      <w:b/>
      <w:bCs/>
      <w:color w:val="auto"/>
    </w:rPr>
  </w:style>
  <w:style w:type="paragraph" w:customStyle="1" w:styleId="NormalWeb1">
    <w:name w:val="Normal (Web)1"/>
    <w:basedOn w:val="Normal"/>
    <w:next w:val="NormalWeb"/>
    <w:uiPriority w:val="99"/>
    <w:semiHidden/>
    <w:unhideWhenUsed/>
    <w:rsid w:val="00802AFE"/>
    <w:pPr>
      <w:spacing w:before="100" w:beforeAutospacing="1" w:after="100" w:afterAutospacing="1" w:line="240" w:lineRule="auto"/>
      <w:jc w:val="left"/>
    </w:pPr>
    <w:rPr>
      <w:rFonts w:ascii="Times New Roman" w:eastAsia="Times New Roman" w:hAnsi="Times New Roman" w:cs="Times New Roman"/>
    </w:rPr>
  </w:style>
  <w:style w:type="paragraph" w:customStyle="1" w:styleId="Caption1">
    <w:name w:val="Caption1"/>
    <w:basedOn w:val="Normal"/>
    <w:next w:val="Normal"/>
    <w:unhideWhenUsed/>
    <w:rsid w:val="00802AFE"/>
    <w:pPr>
      <w:spacing w:line="240" w:lineRule="auto"/>
    </w:pPr>
    <w:rPr>
      <w:rFonts w:ascii="Times New Roman" w:hAnsi="Times New Roman" w:cs="Times New Roman"/>
      <w:b/>
      <w:bCs/>
      <w:color w:val="5B9BD5"/>
      <w:sz w:val="18"/>
      <w:szCs w:val="18"/>
    </w:rPr>
  </w:style>
  <w:style w:type="paragraph" w:customStyle="1" w:styleId="NoSpacing1">
    <w:name w:val="No Spacing1"/>
    <w:basedOn w:val="Normal"/>
    <w:next w:val="NoSpacing"/>
    <w:uiPriority w:val="1"/>
    <w:rsid w:val="00802AFE"/>
    <w:pPr>
      <w:spacing w:after="0"/>
      <w:jc w:val="center"/>
    </w:pPr>
    <w:rPr>
      <w:rFonts w:ascii="Times New Roman" w:hAnsi="Times New Roman"/>
      <w:szCs w:val="20"/>
    </w:rPr>
  </w:style>
  <w:style w:type="paragraph" w:customStyle="1" w:styleId="Revision1">
    <w:name w:val="Revision1"/>
    <w:next w:val="Revision"/>
    <w:hidden/>
    <w:uiPriority w:val="99"/>
    <w:semiHidden/>
    <w:rsid w:val="00802AFE"/>
    <w:pPr>
      <w:spacing w:after="0" w:line="240" w:lineRule="auto"/>
    </w:pPr>
    <w:rPr>
      <w:rFonts w:ascii="Times New Roman" w:hAnsi="Times New Roman"/>
      <w:sz w:val="24"/>
    </w:rPr>
  </w:style>
  <w:style w:type="paragraph" w:customStyle="1" w:styleId="EndNoteBibliographyTitle">
    <w:name w:val="EndNote Bibliography Title"/>
    <w:basedOn w:val="Normal"/>
    <w:link w:val="EndNoteBibliographyTitleChar"/>
    <w:rsid w:val="00802AFE"/>
    <w:pPr>
      <w:spacing w:after="0"/>
      <w:ind w:left="36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802AFE"/>
    <w:rPr>
      <w:rFonts w:ascii="Calibri" w:hAnsi="Calibri" w:cs="Calibri"/>
      <w:noProof/>
    </w:rPr>
  </w:style>
  <w:style w:type="paragraph" w:customStyle="1" w:styleId="EndNoteBibliography">
    <w:name w:val="EndNote Bibliography"/>
    <w:basedOn w:val="Normal"/>
    <w:link w:val="EndNoteBibliographyChar"/>
    <w:rsid w:val="00802AFE"/>
    <w:pPr>
      <w:spacing w:line="240" w:lineRule="auto"/>
      <w:ind w:left="360"/>
    </w:pPr>
    <w:rPr>
      <w:rFonts w:ascii="Calibri" w:hAnsi="Calibri" w:cs="Calibri"/>
      <w:noProof/>
    </w:rPr>
  </w:style>
  <w:style w:type="character" w:customStyle="1" w:styleId="EndNoteBibliographyChar">
    <w:name w:val="EndNote Bibliography Char"/>
    <w:basedOn w:val="DefaultParagraphFont"/>
    <w:link w:val="EndNoteBibliography"/>
    <w:rsid w:val="00802AFE"/>
    <w:rPr>
      <w:rFonts w:ascii="Calibri" w:hAnsi="Calibri" w:cs="Calibri"/>
      <w:noProof/>
    </w:rPr>
  </w:style>
  <w:style w:type="character" w:styleId="Emphasis">
    <w:name w:val="Emphasis"/>
    <w:basedOn w:val="DefaultParagraphFont"/>
    <w:uiPriority w:val="20"/>
    <w:qFormat/>
    <w:rsid w:val="003D3E5F"/>
    <w:rPr>
      <w:i/>
      <w:iCs/>
      <w:color w:val="auto"/>
    </w:rPr>
  </w:style>
  <w:style w:type="character" w:customStyle="1" w:styleId="Heading1Char1">
    <w:name w:val="Heading 1 Char1"/>
    <w:basedOn w:val="DefaultParagraphFont"/>
    <w:uiPriority w:val="9"/>
    <w:rsid w:val="00802AFE"/>
    <w:rPr>
      <w:rFonts w:asciiTheme="majorHAnsi" w:eastAsiaTheme="majorEastAsia" w:hAnsiTheme="majorHAnsi" w:cstheme="majorBidi"/>
      <w:color w:val="365F91" w:themeColor="accent1" w:themeShade="BF"/>
      <w:sz w:val="32"/>
      <w:szCs w:val="32"/>
    </w:rPr>
  </w:style>
  <w:style w:type="character" w:customStyle="1" w:styleId="CommentSubjectChar1">
    <w:name w:val="Comment Subject Char1"/>
    <w:basedOn w:val="CommentTextChar1"/>
    <w:uiPriority w:val="99"/>
    <w:semiHidden/>
    <w:rsid w:val="00802AFE"/>
    <w:rPr>
      <w:b/>
      <w:bCs/>
      <w:sz w:val="20"/>
      <w:szCs w:val="20"/>
    </w:rPr>
  </w:style>
  <w:style w:type="table" w:customStyle="1" w:styleId="PlainTable42">
    <w:name w:val="Plain Table 42"/>
    <w:basedOn w:val="TableNormal"/>
    <w:uiPriority w:val="44"/>
    <w:rsid w:val="00802AF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802AFE"/>
    <w:pPr>
      <w:bidi/>
      <w:spacing w:line="259" w:lineRule="auto"/>
      <w:jc w:val="left"/>
    </w:pPr>
    <w:rPr>
      <w:rFonts w:ascii="Times New Roman" w:hAnsi="Times New Roman" w:cs="Times New Roman"/>
    </w:rPr>
  </w:style>
  <w:style w:type="paragraph" w:styleId="Revision">
    <w:name w:val="Revision"/>
    <w:hidden/>
    <w:uiPriority w:val="99"/>
    <w:semiHidden/>
    <w:rsid w:val="00802AFE"/>
    <w:pPr>
      <w:spacing w:after="0" w:line="240" w:lineRule="auto"/>
    </w:pPr>
  </w:style>
  <w:style w:type="paragraph" w:customStyle="1" w:styleId="desc">
    <w:name w:val="desc"/>
    <w:basedOn w:val="Normal"/>
    <w:rsid w:val="00802AFE"/>
    <w:pPr>
      <w:spacing w:before="100" w:beforeAutospacing="1" w:after="100" w:afterAutospacing="1" w:line="240" w:lineRule="auto"/>
      <w:jc w:val="left"/>
    </w:pPr>
    <w:rPr>
      <w:rFonts w:ascii="Times New Roman" w:eastAsia="Times New Roman" w:hAnsi="Times New Roman" w:cs="Times New Roman"/>
    </w:rPr>
  </w:style>
  <w:style w:type="paragraph" w:customStyle="1" w:styleId="details">
    <w:name w:val="details"/>
    <w:basedOn w:val="Normal"/>
    <w:rsid w:val="00802AFE"/>
    <w:pPr>
      <w:spacing w:before="100" w:beforeAutospacing="1" w:after="100" w:afterAutospacing="1" w:line="240" w:lineRule="auto"/>
      <w:jc w:val="left"/>
    </w:pPr>
    <w:rPr>
      <w:rFonts w:ascii="Times New Roman" w:eastAsia="Times New Roman" w:hAnsi="Times New Roman" w:cs="Times New Roman"/>
    </w:rPr>
  </w:style>
  <w:style w:type="character" w:customStyle="1" w:styleId="jrnl">
    <w:name w:val="jrnl"/>
    <w:basedOn w:val="DefaultParagraphFont"/>
    <w:rsid w:val="00802AFE"/>
  </w:style>
  <w:style w:type="paragraph" w:styleId="TableofFigures">
    <w:name w:val="table of figures"/>
    <w:basedOn w:val="Normal"/>
    <w:next w:val="Normal"/>
    <w:uiPriority w:val="99"/>
    <w:unhideWhenUsed/>
    <w:rsid w:val="009B1370"/>
    <w:pPr>
      <w:bidi/>
      <w:ind w:left="480" w:hanging="480"/>
    </w:pPr>
    <w:rPr>
      <w:rFonts w:cstheme="minorHAnsi"/>
      <w:caps/>
      <w:sz w:val="20"/>
      <w:szCs w:val="20"/>
    </w:rPr>
  </w:style>
  <w:style w:type="character" w:customStyle="1" w:styleId="Heading3Char">
    <w:name w:val="Heading 3 Char"/>
    <w:basedOn w:val="DefaultParagraphFont"/>
    <w:link w:val="Heading3"/>
    <w:uiPriority w:val="9"/>
    <w:rsid w:val="003D3E5F"/>
    <w:rPr>
      <w:rFonts w:asciiTheme="majorHAnsi" w:eastAsiaTheme="majorEastAsia" w:hAnsiTheme="majorHAnsi" w:cstheme="majorBidi"/>
      <w:spacing w:val="4"/>
      <w:sz w:val="24"/>
      <w:szCs w:val="24"/>
    </w:rPr>
  </w:style>
  <w:style w:type="table" w:styleId="GridTable1Light">
    <w:name w:val="Grid Table 1 Light"/>
    <w:basedOn w:val="TableNormal"/>
    <w:uiPriority w:val="46"/>
    <w:rsid w:val="006C393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C52EA8"/>
    <w:rPr>
      <w:color w:val="800080" w:themeColor="followedHyperlink"/>
      <w:u w:val="single"/>
    </w:rPr>
  </w:style>
  <w:style w:type="table" w:customStyle="1" w:styleId="TableGrid0">
    <w:name w:val="TableGrid"/>
    <w:rsid w:val="00B346BB"/>
    <w:pPr>
      <w:spacing w:after="0" w:line="240" w:lineRule="auto"/>
    </w:p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3D3E5F"/>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3D3E5F"/>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3D3E5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D3E5F"/>
    <w:rPr>
      <w:i/>
      <w:iCs/>
    </w:rPr>
  </w:style>
  <w:style w:type="character" w:customStyle="1" w:styleId="Heading8Char">
    <w:name w:val="Heading 8 Char"/>
    <w:basedOn w:val="DefaultParagraphFont"/>
    <w:link w:val="Heading8"/>
    <w:uiPriority w:val="9"/>
    <w:semiHidden/>
    <w:rsid w:val="003D3E5F"/>
    <w:rPr>
      <w:b/>
      <w:bCs/>
    </w:rPr>
  </w:style>
  <w:style w:type="character" w:customStyle="1" w:styleId="Heading9Char">
    <w:name w:val="Heading 9 Char"/>
    <w:basedOn w:val="DefaultParagraphFont"/>
    <w:link w:val="Heading9"/>
    <w:uiPriority w:val="9"/>
    <w:semiHidden/>
    <w:rsid w:val="003D3E5F"/>
    <w:rPr>
      <w:i/>
      <w:iCs/>
    </w:rPr>
  </w:style>
  <w:style w:type="paragraph" w:styleId="Title">
    <w:name w:val="Title"/>
    <w:basedOn w:val="Normal"/>
    <w:next w:val="Normal"/>
    <w:link w:val="TitleChar"/>
    <w:uiPriority w:val="10"/>
    <w:qFormat/>
    <w:rsid w:val="003D3E5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3D3E5F"/>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3D3E5F"/>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D3E5F"/>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3D3E5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3D3E5F"/>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3D3E5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3D3E5F"/>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3D3E5F"/>
    <w:rPr>
      <w:i/>
      <w:iCs/>
      <w:color w:val="auto"/>
    </w:rPr>
  </w:style>
  <w:style w:type="character" w:styleId="IntenseEmphasis">
    <w:name w:val="Intense Emphasis"/>
    <w:basedOn w:val="DefaultParagraphFont"/>
    <w:uiPriority w:val="21"/>
    <w:qFormat/>
    <w:rsid w:val="003D3E5F"/>
    <w:rPr>
      <w:b/>
      <w:bCs/>
      <w:i/>
      <w:iCs/>
      <w:color w:val="auto"/>
    </w:rPr>
  </w:style>
  <w:style w:type="character" w:styleId="SubtleReference">
    <w:name w:val="Subtle Reference"/>
    <w:basedOn w:val="DefaultParagraphFont"/>
    <w:uiPriority w:val="31"/>
    <w:qFormat/>
    <w:rsid w:val="003D3E5F"/>
    <w:rPr>
      <w:smallCaps/>
      <w:color w:val="auto"/>
      <w:u w:val="single" w:color="7F7F7F" w:themeColor="text1" w:themeTint="80"/>
    </w:rPr>
  </w:style>
  <w:style w:type="character" w:styleId="IntenseReference">
    <w:name w:val="Intense Reference"/>
    <w:basedOn w:val="DefaultParagraphFont"/>
    <w:uiPriority w:val="32"/>
    <w:qFormat/>
    <w:rsid w:val="003D3E5F"/>
    <w:rPr>
      <w:b/>
      <w:bCs/>
      <w:smallCaps/>
      <w:color w:val="auto"/>
      <w:u w:val="single"/>
    </w:rPr>
  </w:style>
  <w:style w:type="character" w:styleId="BookTitle">
    <w:name w:val="Book Title"/>
    <w:basedOn w:val="DefaultParagraphFont"/>
    <w:uiPriority w:val="33"/>
    <w:qFormat/>
    <w:rsid w:val="003D3E5F"/>
    <w:rPr>
      <w:b/>
      <w:bCs/>
      <w:smallCap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225143">
      <w:bodyDiv w:val="1"/>
      <w:marLeft w:val="0"/>
      <w:marRight w:val="0"/>
      <w:marTop w:val="0"/>
      <w:marBottom w:val="0"/>
      <w:divBdr>
        <w:top w:val="none" w:sz="0" w:space="0" w:color="auto"/>
        <w:left w:val="none" w:sz="0" w:space="0" w:color="auto"/>
        <w:bottom w:val="none" w:sz="0" w:space="0" w:color="auto"/>
        <w:right w:val="none" w:sz="0" w:space="0" w:color="auto"/>
      </w:divBdr>
    </w:div>
    <w:div w:id="162596881">
      <w:bodyDiv w:val="1"/>
      <w:marLeft w:val="0"/>
      <w:marRight w:val="0"/>
      <w:marTop w:val="0"/>
      <w:marBottom w:val="0"/>
      <w:divBdr>
        <w:top w:val="none" w:sz="0" w:space="0" w:color="auto"/>
        <w:left w:val="none" w:sz="0" w:space="0" w:color="auto"/>
        <w:bottom w:val="none" w:sz="0" w:space="0" w:color="auto"/>
        <w:right w:val="none" w:sz="0" w:space="0" w:color="auto"/>
      </w:divBdr>
    </w:div>
    <w:div w:id="171143330">
      <w:bodyDiv w:val="1"/>
      <w:marLeft w:val="0"/>
      <w:marRight w:val="0"/>
      <w:marTop w:val="0"/>
      <w:marBottom w:val="0"/>
      <w:divBdr>
        <w:top w:val="none" w:sz="0" w:space="0" w:color="auto"/>
        <w:left w:val="none" w:sz="0" w:space="0" w:color="auto"/>
        <w:bottom w:val="none" w:sz="0" w:space="0" w:color="auto"/>
        <w:right w:val="none" w:sz="0" w:space="0" w:color="auto"/>
      </w:divBdr>
    </w:div>
    <w:div w:id="268245275">
      <w:bodyDiv w:val="1"/>
      <w:marLeft w:val="0"/>
      <w:marRight w:val="0"/>
      <w:marTop w:val="0"/>
      <w:marBottom w:val="0"/>
      <w:divBdr>
        <w:top w:val="none" w:sz="0" w:space="0" w:color="auto"/>
        <w:left w:val="none" w:sz="0" w:space="0" w:color="auto"/>
        <w:bottom w:val="none" w:sz="0" w:space="0" w:color="auto"/>
        <w:right w:val="none" w:sz="0" w:space="0" w:color="auto"/>
      </w:divBdr>
      <w:divsChild>
        <w:div w:id="1071926491">
          <w:marLeft w:val="547"/>
          <w:marRight w:val="0"/>
          <w:marTop w:val="0"/>
          <w:marBottom w:val="0"/>
          <w:divBdr>
            <w:top w:val="none" w:sz="0" w:space="0" w:color="auto"/>
            <w:left w:val="none" w:sz="0" w:space="0" w:color="auto"/>
            <w:bottom w:val="none" w:sz="0" w:space="0" w:color="auto"/>
            <w:right w:val="none" w:sz="0" w:space="0" w:color="auto"/>
          </w:divBdr>
        </w:div>
      </w:divsChild>
    </w:div>
    <w:div w:id="427431203">
      <w:bodyDiv w:val="1"/>
      <w:marLeft w:val="0"/>
      <w:marRight w:val="0"/>
      <w:marTop w:val="0"/>
      <w:marBottom w:val="0"/>
      <w:divBdr>
        <w:top w:val="none" w:sz="0" w:space="0" w:color="auto"/>
        <w:left w:val="none" w:sz="0" w:space="0" w:color="auto"/>
        <w:bottom w:val="none" w:sz="0" w:space="0" w:color="auto"/>
        <w:right w:val="none" w:sz="0" w:space="0" w:color="auto"/>
      </w:divBdr>
      <w:divsChild>
        <w:div w:id="897017497">
          <w:marLeft w:val="0"/>
          <w:marRight w:val="0"/>
          <w:marTop w:val="0"/>
          <w:marBottom w:val="0"/>
          <w:divBdr>
            <w:top w:val="none" w:sz="0" w:space="0" w:color="auto"/>
            <w:left w:val="none" w:sz="0" w:space="0" w:color="auto"/>
            <w:bottom w:val="none" w:sz="0" w:space="0" w:color="auto"/>
            <w:right w:val="none" w:sz="0" w:space="0" w:color="auto"/>
          </w:divBdr>
        </w:div>
      </w:divsChild>
    </w:div>
    <w:div w:id="553202946">
      <w:bodyDiv w:val="1"/>
      <w:marLeft w:val="0"/>
      <w:marRight w:val="0"/>
      <w:marTop w:val="0"/>
      <w:marBottom w:val="0"/>
      <w:divBdr>
        <w:top w:val="none" w:sz="0" w:space="0" w:color="auto"/>
        <w:left w:val="none" w:sz="0" w:space="0" w:color="auto"/>
        <w:bottom w:val="none" w:sz="0" w:space="0" w:color="auto"/>
        <w:right w:val="none" w:sz="0" w:space="0" w:color="auto"/>
      </w:divBdr>
      <w:divsChild>
        <w:div w:id="1826117932">
          <w:marLeft w:val="547"/>
          <w:marRight w:val="0"/>
          <w:marTop w:val="0"/>
          <w:marBottom w:val="0"/>
          <w:divBdr>
            <w:top w:val="none" w:sz="0" w:space="0" w:color="auto"/>
            <w:left w:val="none" w:sz="0" w:space="0" w:color="auto"/>
            <w:bottom w:val="none" w:sz="0" w:space="0" w:color="auto"/>
            <w:right w:val="none" w:sz="0" w:space="0" w:color="auto"/>
          </w:divBdr>
        </w:div>
      </w:divsChild>
    </w:div>
    <w:div w:id="851257276">
      <w:bodyDiv w:val="1"/>
      <w:marLeft w:val="0"/>
      <w:marRight w:val="0"/>
      <w:marTop w:val="0"/>
      <w:marBottom w:val="0"/>
      <w:divBdr>
        <w:top w:val="none" w:sz="0" w:space="0" w:color="auto"/>
        <w:left w:val="none" w:sz="0" w:space="0" w:color="auto"/>
        <w:bottom w:val="none" w:sz="0" w:space="0" w:color="auto"/>
        <w:right w:val="none" w:sz="0" w:space="0" w:color="auto"/>
      </w:divBdr>
    </w:div>
    <w:div w:id="1294562393">
      <w:bodyDiv w:val="1"/>
      <w:marLeft w:val="0"/>
      <w:marRight w:val="0"/>
      <w:marTop w:val="0"/>
      <w:marBottom w:val="0"/>
      <w:divBdr>
        <w:top w:val="none" w:sz="0" w:space="0" w:color="auto"/>
        <w:left w:val="none" w:sz="0" w:space="0" w:color="auto"/>
        <w:bottom w:val="none" w:sz="0" w:space="0" w:color="auto"/>
        <w:right w:val="none" w:sz="0" w:space="0" w:color="auto"/>
      </w:divBdr>
    </w:div>
    <w:div w:id="2026058584">
      <w:bodyDiv w:val="1"/>
      <w:marLeft w:val="0"/>
      <w:marRight w:val="0"/>
      <w:marTop w:val="0"/>
      <w:marBottom w:val="0"/>
      <w:divBdr>
        <w:top w:val="none" w:sz="0" w:space="0" w:color="auto"/>
        <w:left w:val="none" w:sz="0" w:space="0" w:color="auto"/>
        <w:bottom w:val="none" w:sz="0" w:space="0" w:color="auto"/>
        <w:right w:val="none" w:sz="0" w:space="0" w:color="auto"/>
      </w:divBdr>
    </w:div>
    <w:div w:id="2032147982">
      <w:bodyDiv w:val="1"/>
      <w:marLeft w:val="0"/>
      <w:marRight w:val="0"/>
      <w:marTop w:val="0"/>
      <w:marBottom w:val="0"/>
      <w:divBdr>
        <w:top w:val="none" w:sz="0" w:space="0" w:color="auto"/>
        <w:left w:val="none" w:sz="0" w:space="0" w:color="auto"/>
        <w:bottom w:val="none" w:sz="0" w:space="0" w:color="auto"/>
        <w:right w:val="none" w:sz="0" w:space="0" w:color="auto"/>
      </w:divBdr>
    </w:div>
    <w:div w:id="210044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microsoft.com/office/2016/09/relationships/commentsIds" Target="commentsIds.xml"/><Relationship Id="rId26" Type="http://schemas.openxmlformats.org/officeDocument/2006/relationships/diagramColors" Target="diagrams/colors2.xml"/><Relationship Id="rId39" Type="http://schemas.openxmlformats.org/officeDocument/2006/relationships/image" Target="media/image14.png"/><Relationship Id="rId21" Type="http://schemas.openxmlformats.org/officeDocument/2006/relationships/chart" Target="charts/chart3.xm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image" Target="media/image22.jpeg"/><Relationship Id="rId50" Type="http://schemas.openxmlformats.org/officeDocument/2006/relationships/image" Target="media/image25.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Layout" Target="diagrams/layout1.xml"/><Relationship Id="rId17" Type="http://schemas.microsoft.com/office/2011/relationships/commentsExtended" Target="commentsExtended.xml"/><Relationship Id="rId25" Type="http://schemas.openxmlformats.org/officeDocument/2006/relationships/diagramQuickStyle" Target="diagrams/quickStyle2.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chart" Target="charts/chart2.xml"/><Relationship Id="rId29" Type="http://schemas.openxmlformats.org/officeDocument/2006/relationships/image" Target="media/image4.png"/><Relationship Id="rId41" Type="http://schemas.openxmlformats.org/officeDocument/2006/relationships/image" Target="media/image16.jpeg"/><Relationship Id="rId54"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diagramLayout" Target="diagrams/layout2.xml"/><Relationship Id="rId32" Type="http://schemas.openxmlformats.org/officeDocument/2006/relationships/image" Target="media/image7.png"/><Relationship Id="rId37" Type="http://schemas.openxmlformats.org/officeDocument/2006/relationships/image" Target="media/image12.emf"/><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image" Target="media/image28.jpeg"/><Relationship Id="rId58"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Data" Target="diagrams/data2.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jpeg"/><Relationship Id="rId57"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chart" Target="charts/chart1.xml"/><Relationship Id="rId31" Type="http://schemas.openxmlformats.org/officeDocument/2006/relationships/image" Target="media/image6.png"/><Relationship Id="rId44" Type="http://schemas.openxmlformats.org/officeDocument/2006/relationships/image" Target="media/image19.jpeg"/><Relationship Id="rId52"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image" Target="media/image2.png"/><Relationship Id="rId27" Type="http://schemas.microsoft.com/office/2007/relationships/diagramDrawing" Target="diagrams/drawing2.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image" Target="media/image23.jpeg"/><Relationship Id="rId56"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26.jpe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Work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shyalon\Dropbox\Avi_and_the_Gang\Shy\Drawing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shyalon\Dropbox\Avi_and_the_Gang\Shy\Drawing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ln>
                  <a:noFill/>
                </a:ln>
                <a:solidFill>
                  <a:schemeClr val="tx1">
                    <a:lumMod val="65000"/>
                    <a:lumOff val="35000"/>
                  </a:schemeClr>
                </a:solidFill>
                <a:latin typeface="+mn-lt"/>
                <a:ea typeface="+mn-ea"/>
                <a:cs typeface="+mn-cs"/>
              </a:defRPr>
            </a:pPr>
            <a:r>
              <a:rPr lang="en-US"/>
              <a:t>R&amp;D Expenditure</a:t>
            </a:r>
          </a:p>
        </c:rich>
      </c:tx>
      <c:overlay val="0"/>
      <c:spPr>
        <a:noFill/>
        <a:ln>
          <a:noFill/>
        </a:ln>
        <a:effectLst/>
      </c:spPr>
      <c:txPr>
        <a:bodyPr rot="0" spcFirstLastPara="1" vertOverflow="ellipsis" vert="horz" wrap="square" anchor="ctr" anchorCtr="1"/>
        <a:lstStyle/>
        <a:p>
          <a:pPr>
            <a:defRPr sz="1400" b="0" i="0" u="none" strike="noStrike" kern="1200" spc="0" baseline="0">
              <a:ln>
                <a:noFill/>
              </a:ln>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Preclinical </c:v>
          </c:tx>
          <c:spPr>
            <a:solidFill>
              <a:schemeClr val="accent1"/>
            </a:solidFill>
            <a:ln>
              <a:noFill/>
            </a:ln>
            <a:effectLst/>
          </c:spPr>
          <c:invertIfNegative val="0"/>
          <c:val>
            <c:numRef>
              <c:f>Sheet1!$A$2:$A$6</c:f>
              <c:numCache>
                <c:formatCode>General</c:formatCode>
                <c:ptCount val="5"/>
                <c:pt idx="0">
                  <c:v>135</c:v>
                </c:pt>
                <c:pt idx="1">
                  <c:v>406</c:v>
                </c:pt>
                <c:pt idx="2">
                  <c:v>1082</c:v>
                </c:pt>
                <c:pt idx="3">
                  <c:v>1759</c:v>
                </c:pt>
                <c:pt idx="4">
                  <c:v>2558</c:v>
                </c:pt>
              </c:numCache>
            </c:numRef>
          </c:val>
          <c:extLst>
            <c:ext xmlns:c16="http://schemas.microsoft.com/office/drawing/2014/chart" uri="{C3380CC4-5D6E-409C-BE32-E72D297353CC}">
              <c16:uniqueId val="{00000000-6E8A-40F9-89F3-C34600C3DD92}"/>
            </c:ext>
          </c:extLst>
        </c:ser>
        <c:ser>
          <c:idx val="1"/>
          <c:order val="1"/>
          <c:tx>
            <c:v>Clinical </c:v>
          </c:tx>
          <c:spPr>
            <a:solidFill>
              <a:schemeClr val="accent2"/>
            </a:solidFill>
            <a:ln>
              <a:noFill/>
            </a:ln>
            <a:effectLst/>
          </c:spPr>
          <c:invertIfNegative val="0"/>
          <c:val>
            <c:numRef>
              <c:f>Sheet1!$B$2:$B$6</c:f>
              <c:numCache>
                <c:formatCode>General</c:formatCode>
                <c:ptCount val="5"/>
                <c:pt idx="0">
                  <c:v>100</c:v>
                </c:pt>
                <c:pt idx="1">
                  <c:v>300</c:v>
                </c:pt>
                <c:pt idx="2">
                  <c:v>800</c:v>
                </c:pt>
                <c:pt idx="3">
                  <c:v>1300</c:v>
                </c:pt>
                <c:pt idx="4">
                  <c:v>1891</c:v>
                </c:pt>
              </c:numCache>
            </c:numRef>
          </c:val>
          <c:extLst>
            <c:ext xmlns:c16="http://schemas.microsoft.com/office/drawing/2014/chart" uri="{C3380CC4-5D6E-409C-BE32-E72D297353CC}">
              <c16:uniqueId val="{00000001-6E8A-40F9-89F3-C34600C3DD92}"/>
            </c:ext>
          </c:extLst>
        </c:ser>
        <c:dLbls>
          <c:showLegendKey val="0"/>
          <c:showVal val="0"/>
          <c:showCatName val="0"/>
          <c:showSerName val="0"/>
          <c:showPercent val="0"/>
          <c:showBubbleSize val="0"/>
        </c:dLbls>
        <c:gapWidth val="219"/>
        <c:overlap val="-27"/>
        <c:axId val="266850480"/>
        <c:axId val="266798816"/>
      </c:barChart>
      <c:catAx>
        <c:axId val="266850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266798816"/>
        <c:crosses val="autoZero"/>
        <c:auto val="1"/>
        <c:lblAlgn val="ctr"/>
        <c:lblOffset val="100"/>
        <c:noMultiLvlLbl val="0"/>
      </c:catAx>
      <c:valAx>
        <c:axId val="266798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266850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n>
            <a:noFill/>
          </a:ln>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r>
              <a:rPr lang="en-US"/>
              <a:t>PhRMA Member Company R&amp;D Expenditures, 1995-2015</a:t>
            </a:r>
          </a:p>
        </c:rich>
      </c:tx>
      <c:overlay val="0"/>
      <c:spPr>
        <a:noFill/>
        <a:ln>
          <a:noFill/>
        </a:ln>
        <a:effectLst/>
      </c:spPr>
      <c:txPr>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endParaRPr lang="en-US"/>
        </a:p>
      </c:tx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Sheet2!$A$1:$A$21</c:f>
              <c:numCache>
                <c:formatCode>General</c:formatCode>
                <c:ptCount val="21"/>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numCache>
            </c:numRef>
          </c:cat>
          <c:val>
            <c:numRef>
              <c:f>Sheet2!$B$1:$B$21</c:f>
              <c:numCache>
                <c:formatCode>General</c:formatCode>
                <c:ptCount val="21"/>
                <c:pt idx="0">
                  <c:v>15.2</c:v>
                </c:pt>
                <c:pt idx="5">
                  <c:v>26</c:v>
                </c:pt>
                <c:pt idx="10">
                  <c:v>39.9</c:v>
                </c:pt>
                <c:pt idx="15">
                  <c:v>50.7</c:v>
                </c:pt>
                <c:pt idx="20">
                  <c:v>58.8</c:v>
                </c:pt>
              </c:numCache>
            </c:numRef>
          </c:val>
          <c:extLst>
            <c:ext xmlns:c16="http://schemas.microsoft.com/office/drawing/2014/chart" uri="{C3380CC4-5D6E-409C-BE32-E72D297353CC}">
              <c16:uniqueId val="{00000000-65AE-4C48-AF64-64FDAC2E1CCC}"/>
            </c:ext>
          </c:extLst>
        </c:ser>
        <c:dLbls>
          <c:dLblPos val="inEnd"/>
          <c:showLegendKey val="0"/>
          <c:showVal val="1"/>
          <c:showCatName val="0"/>
          <c:showSerName val="0"/>
          <c:showPercent val="0"/>
          <c:showBubbleSize val="0"/>
        </c:dLbls>
        <c:gapWidth val="41"/>
        <c:axId val="265457648"/>
        <c:axId val="265460768"/>
      </c:barChart>
      <c:catAx>
        <c:axId val="265457648"/>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effectLst/>
                <a:latin typeface="+mn-lt"/>
                <a:ea typeface="+mn-ea"/>
                <a:cs typeface="+mn-cs"/>
              </a:defRPr>
            </a:pPr>
            <a:endParaRPr lang="en-US"/>
          </a:p>
        </c:txPr>
        <c:crossAx val="265460768"/>
        <c:crosses val="autoZero"/>
        <c:auto val="1"/>
        <c:lblAlgn val="ctr"/>
        <c:lblOffset val="100"/>
        <c:noMultiLvlLbl val="0"/>
      </c:catAx>
      <c:valAx>
        <c:axId val="265460768"/>
        <c:scaling>
          <c:orientation val="minMax"/>
        </c:scaling>
        <c:delete val="1"/>
        <c:axPos val="l"/>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Expenditure (in Billions of Dollars)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265457648"/>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Candidates Required for a Single Release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Sheet3!$B$1:$I$1</c:f>
              <c:strCache>
                <c:ptCount val="8"/>
                <c:pt idx="0">
                  <c:v>Target to Hit</c:v>
                </c:pt>
                <c:pt idx="1">
                  <c:v>Hit to Lead</c:v>
                </c:pt>
                <c:pt idx="2">
                  <c:v>Lead Optimization</c:v>
                </c:pt>
                <c:pt idx="3">
                  <c:v>Preclinical</c:v>
                </c:pt>
                <c:pt idx="4">
                  <c:v>Phase 1</c:v>
                </c:pt>
                <c:pt idx="5">
                  <c:v>Phase 2</c:v>
                </c:pt>
                <c:pt idx="6">
                  <c:v>Phase 3</c:v>
                </c:pt>
                <c:pt idx="7">
                  <c:v>Submission</c:v>
                </c:pt>
              </c:strCache>
            </c:strRef>
          </c:cat>
          <c:val>
            <c:numRef>
              <c:f>Sheet3!$B$2:$I$2</c:f>
              <c:numCache>
                <c:formatCode>General</c:formatCode>
                <c:ptCount val="8"/>
                <c:pt idx="0">
                  <c:v>24.3</c:v>
                </c:pt>
                <c:pt idx="1">
                  <c:v>19.399999999999999</c:v>
                </c:pt>
                <c:pt idx="2">
                  <c:v>14.6</c:v>
                </c:pt>
                <c:pt idx="3">
                  <c:v>12.4</c:v>
                </c:pt>
                <c:pt idx="4">
                  <c:v>8.6</c:v>
                </c:pt>
                <c:pt idx="5">
                  <c:v>4.5999999999999996</c:v>
                </c:pt>
                <c:pt idx="6">
                  <c:v>1.6</c:v>
                </c:pt>
                <c:pt idx="7">
                  <c:v>1.1000000000000001</c:v>
                </c:pt>
              </c:numCache>
            </c:numRef>
          </c:val>
          <c:extLst>
            <c:ext xmlns:c16="http://schemas.microsoft.com/office/drawing/2014/chart" uri="{C3380CC4-5D6E-409C-BE32-E72D297353CC}">
              <c16:uniqueId val="{00000000-B1EC-4BC5-8642-B4EA2E09082F}"/>
            </c:ext>
          </c:extLst>
        </c:ser>
        <c:dLbls>
          <c:showLegendKey val="0"/>
          <c:showVal val="0"/>
          <c:showCatName val="0"/>
          <c:showSerName val="0"/>
          <c:showPercent val="0"/>
          <c:showBubbleSize val="0"/>
        </c:dLbls>
        <c:gapWidth val="219"/>
        <c:overlap val="-27"/>
        <c:axId val="-187045344"/>
        <c:axId val="-187043568"/>
      </c:barChart>
      <c:catAx>
        <c:axId val="-187045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043568"/>
        <c:crosses val="autoZero"/>
        <c:auto val="1"/>
        <c:lblAlgn val="ctr"/>
        <c:lblOffset val="100"/>
        <c:noMultiLvlLbl val="0"/>
      </c:catAx>
      <c:valAx>
        <c:axId val="-187043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045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5F8F3F-0BA6-2F48-A398-8C0862D9F5FC}" type="doc">
      <dgm:prSet loTypeId="urn:microsoft.com/office/officeart/2005/8/layout/pyramid1" loCatId="" qsTypeId="urn:microsoft.com/office/officeart/2005/8/quickstyle/3D9" qsCatId="3D" csTypeId="urn:microsoft.com/office/officeart/2005/8/colors/accent1_2" csCatId="accent1" phldr="1"/>
      <dgm:spPr/>
    </dgm:pt>
    <dgm:pt modelId="{5F5B49E1-EF68-5240-B06F-3D2C8E563AB7}">
      <dgm:prSet phldrT="[Text]"/>
      <dgm:spPr/>
      <dgm:t>
        <a:bodyPr/>
        <a:lstStyle/>
        <a:p>
          <a:r>
            <a:rPr lang="en-US" dirty="0"/>
            <a:t>Clinical Research</a:t>
          </a:r>
        </a:p>
      </dgm:t>
    </dgm:pt>
    <dgm:pt modelId="{F9F6EE8A-6587-8A49-9EF4-07BA1A73C792}" type="parTrans" cxnId="{A1328122-1B4C-F441-9397-7039F7D77EF8}">
      <dgm:prSet/>
      <dgm:spPr/>
      <dgm:t>
        <a:bodyPr/>
        <a:lstStyle/>
        <a:p>
          <a:endParaRPr lang="en-US"/>
        </a:p>
      </dgm:t>
    </dgm:pt>
    <dgm:pt modelId="{A99F1446-CE8B-F446-9B04-FB5885835949}" type="sibTrans" cxnId="{A1328122-1B4C-F441-9397-7039F7D77EF8}">
      <dgm:prSet/>
      <dgm:spPr/>
      <dgm:t>
        <a:bodyPr/>
        <a:lstStyle/>
        <a:p>
          <a:endParaRPr lang="en-US"/>
        </a:p>
      </dgm:t>
    </dgm:pt>
    <dgm:pt modelId="{35FF0453-B221-1241-AE72-CABA013CE7BE}">
      <dgm:prSet phldrT="[Text]"/>
      <dgm:spPr/>
      <dgm:t>
        <a:bodyPr/>
        <a:lstStyle/>
        <a:p>
          <a:r>
            <a:rPr lang="en-US"/>
            <a:t>Preclinical Research</a:t>
          </a:r>
          <a:endParaRPr lang="en-US" dirty="0"/>
        </a:p>
      </dgm:t>
    </dgm:pt>
    <dgm:pt modelId="{2D6DF64B-498C-EE49-8A37-BB21A9674D44}" type="parTrans" cxnId="{B70DB819-A142-464D-8E65-215EE2C5E5EB}">
      <dgm:prSet/>
      <dgm:spPr/>
      <dgm:t>
        <a:bodyPr/>
        <a:lstStyle/>
        <a:p>
          <a:endParaRPr lang="en-US"/>
        </a:p>
      </dgm:t>
    </dgm:pt>
    <dgm:pt modelId="{AC515C32-77B4-B546-9B11-4D696E3C6CEB}" type="sibTrans" cxnId="{B70DB819-A142-464D-8E65-215EE2C5E5EB}">
      <dgm:prSet/>
      <dgm:spPr/>
      <dgm:t>
        <a:bodyPr/>
        <a:lstStyle/>
        <a:p>
          <a:endParaRPr lang="en-US"/>
        </a:p>
      </dgm:t>
    </dgm:pt>
    <dgm:pt modelId="{D5BA85B2-7E57-4243-AC65-A7FC106FF9AF}">
      <dgm:prSet phldrT="[Text]"/>
      <dgm:spPr/>
      <dgm:t>
        <a:bodyPr/>
        <a:lstStyle/>
        <a:p>
          <a:r>
            <a:rPr lang="en-US" dirty="0"/>
            <a:t>Drug Discovery and Development</a:t>
          </a:r>
        </a:p>
      </dgm:t>
    </dgm:pt>
    <dgm:pt modelId="{F7CE9930-12F3-F043-BE1A-969E003C419A}" type="parTrans" cxnId="{9353ADA4-337D-624C-904A-8ED2B01C89A2}">
      <dgm:prSet/>
      <dgm:spPr/>
      <dgm:t>
        <a:bodyPr/>
        <a:lstStyle/>
        <a:p>
          <a:endParaRPr lang="en-US"/>
        </a:p>
      </dgm:t>
    </dgm:pt>
    <dgm:pt modelId="{EA0BDBD0-51E6-7141-AD9B-25DAC259D029}" type="sibTrans" cxnId="{9353ADA4-337D-624C-904A-8ED2B01C89A2}">
      <dgm:prSet/>
      <dgm:spPr/>
      <dgm:t>
        <a:bodyPr/>
        <a:lstStyle/>
        <a:p>
          <a:pPr rtl="0"/>
          <a:endParaRPr lang="en-US"/>
        </a:p>
      </dgm:t>
    </dgm:pt>
    <dgm:pt modelId="{FCBFD569-601A-894E-989A-14DF18A59169}">
      <dgm:prSet phldrT="[Text]"/>
      <dgm:spPr/>
      <dgm:t>
        <a:bodyPr/>
        <a:lstStyle/>
        <a:p>
          <a:r>
            <a:rPr lang="en-US" dirty="0"/>
            <a:t>FDA Review</a:t>
          </a:r>
        </a:p>
      </dgm:t>
    </dgm:pt>
    <dgm:pt modelId="{7B717FEF-EAF6-9D49-A0BF-5CED4B8D1FA8}" type="parTrans" cxnId="{34EE3CA2-189A-B04A-938C-8B9F9810BB50}">
      <dgm:prSet/>
      <dgm:spPr/>
      <dgm:t>
        <a:bodyPr/>
        <a:lstStyle/>
        <a:p>
          <a:endParaRPr lang="en-US"/>
        </a:p>
      </dgm:t>
    </dgm:pt>
    <dgm:pt modelId="{7B2755FF-296D-CB41-99AD-81FCF8BA65C0}" type="sibTrans" cxnId="{34EE3CA2-189A-B04A-938C-8B9F9810BB50}">
      <dgm:prSet/>
      <dgm:spPr/>
      <dgm:t>
        <a:bodyPr/>
        <a:lstStyle/>
        <a:p>
          <a:endParaRPr lang="en-US"/>
        </a:p>
      </dgm:t>
    </dgm:pt>
    <dgm:pt modelId="{71DB9CEF-5F58-B544-98F4-D9DCBBA71730}">
      <dgm:prSet phldrT="[Text]"/>
      <dgm:spPr/>
      <dgm:t>
        <a:bodyPr/>
        <a:lstStyle/>
        <a:p>
          <a:pPr rtl="0"/>
          <a:r>
            <a:rPr lang="en-US" dirty="0"/>
            <a:t>10,000 Compounds</a:t>
          </a:r>
        </a:p>
      </dgm:t>
    </dgm:pt>
    <dgm:pt modelId="{3237F60A-4975-D249-A6EF-665EA28FE46F}" type="parTrans" cxnId="{E484416E-5570-2B49-9724-3BD7E8CB63F4}">
      <dgm:prSet/>
      <dgm:spPr/>
      <dgm:t>
        <a:bodyPr/>
        <a:lstStyle/>
        <a:p>
          <a:endParaRPr lang="en-US"/>
        </a:p>
      </dgm:t>
    </dgm:pt>
    <dgm:pt modelId="{F9204B98-4CDE-C242-BC22-6A7FEB62D179}" type="sibTrans" cxnId="{E484416E-5570-2B49-9724-3BD7E8CB63F4}">
      <dgm:prSet/>
      <dgm:spPr/>
      <dgm:t>
        <a:bodyPr/>
        <a:lstStyle/>
        <a:p>
          <a:endParaRPr lang="en-US"/>
        </a:p>
      </dgm:t>
    </dgm:pt>
    <dgm:pt modelId="{9D9EA0FC-3E23-EA40-B86E-06C56498BDFC}">
      <dgm:prSet phldrT="[Text]"/>
      <dgm:spPr/>
      <dgm:t>
        <a:bodyPr/>
        <a:lstStyle/>
        <a:p>
          <a:r>
            <a:rPr lang="en-US" dirty="0"/>
            <a:t>Single Compound</a:t>
          </a:r>
        </a:p>
      </dgm:t>
    </dgm:pt>
    <dgm:pt modelId="{2A5430C5-C1F4-7246-B35F-A1EEA744C157}" type="parTrans" cxnId="{7CC6506C-532E-F940-9E38-517B41AF2C31}">
      <dgm:prSet/>
      <dgm:spPr/>
      <dgm:t>
        <a:bodyPr/>
        <a:lstStyle/>
        <a:p>
          <a:endParaRPr lang="en-US"/>
        </a:p>
      </dgm:t>
    </dgm:pt>
    <dgm:pt modelId="{1D226291-5828-F54E-98F7-2278E7223294}" type="sibTrans" cxnId="{7CC6506C-532E-F940-9E38-517B41AF2C31}">
      <dgm:prSet/>
      <dgm:spPr/>
      <dgm:t>
        <a:bodyPr/>
        <a:lstStyle/>
        <a:p>
          <a:endParaRPr lang="en-US"/>
        </a:p>
      </dgm:t>
    </dgm:pt>
    <dgm:pt modelId="{0637584F-662F-BB46-AFA6-1A31BEA4DAD5}" type="pres">
      <dgm:prSet presAssocID="{D75F8F3F-0BA6-2F48-A398-8C0862D9F5FC}" presName="Name0" presStyleCnt="0">
        <dgm:presLayoutVars>
          <dgm:dir/>
          <dgm:animLvl val="lvl"/>
          <dgm:resizeHandles val="exact"/>
        </dgm:presLayoutVars>
      </dgm:prSet>
      <dgm:spPr/>
    </dgm:pt>
    <dgm:pt modelId="{2DA696AE-EC86-2445-8D0A-79783CB13C2C}" type="pres">
      <dgm:prSet presAssocID="{FCBFD569-601A-894E-989A-14DF18A59169}" presName="Name8" presStyleCnt="0"/>
      <dgm:spPr/>
    </dgm:pt>
    <dgm:pt modelId="{D7D37E4C-533C-4B43-A597-D71146D050A8}" type="pres">
      <dgm:prSet presAssocID="{FCBFD569-601A-894E-989A-14DF18A59169}" presName="acctBkgd" presStyleLbl="alignAcc1" presStyleIdx="0" presStyleCnt="2"/>
      <dgm:spPr/>
    </dgm:pt>
    <dgm:pt modelId="{A963FABD-EC36-744E-B167-9A01500CF0BE}" type="pres">
      <dgm:prSet presAssocID="{FCBFD569-601A-894E-989A-14DF18A59169}" presName="acctTx" presStyleLbl="alignAcc1" presStyleIdx="0" presStyleCnt="2">
        <dgm:presLayoutVars>
          <dgm:bulletEnabled val="1"/>
        </dgm:presLayoutVars>
      </dgm:prSet>
      <dgm:spPr/>
    </dgm:pt>
    <dgm:pt modelId="{7BF0B0BA-BD65-CC45-96C4-45747372F7FE}" type="pres">
      <dgm:prSet presAssocID="{FCBFD569-601A-894E-989A-14DF18A59169}" presName="level" presStyleLbl="node1" presStyleIdx="0" presStyleCnt="4">
        <dgm:presLayoutVars>
          <dgm:chMax val="1"/>
          <dgm:bulletEnabled val="1"/>
        </dgm:presLayoutVars>
      </dgm:prSet>
      <dgm:spPr/>
    </dgm:pt>
    <dgm:pt modelId="{C1925F40-9DC3-194D-B560-6ED3DE315714}" type="pres">
      <dgm:prSet presAssocID="{FCBFD569-601A-894E-989A-14DF18A59169}" presName="levelTx" presStyleLbl="revTx" presStyleIdx="0" presStyleCnt="0">
        <dgm:presLayoutVars>
          <dgm:chMax val="1"/>
          <dgm:bulletEnabled val="1"/>
        </dgm:presLayoutVars>
      </dgm:prSet>
      <dgm:spPr/>
    </dgm:pt>
    <dgm:pt modelId="{F3F25FFC-A715-CA4E-AF74-F155FAC23B38}" type="pres">
      <dgm:prSet presAssocID="{5F5B49E1-EF68-5240-B06F-3D2C8E563AB7}" presName="Name8" presStyleCnt="0"/>
      <dgm:spPr/>
    </dgm:pt>
    <dgm:pt modelId="{D59E43C9-B3AF-1C4E-9E77-6356C7736AB2}" type="pres">
      <dgm:prSet presAssocID="{5F5B49E1-EF68-5240-B06F-3D2C8E563AB7}" presName="level" presStyleLbl="node1" presStyleIdx="1" presStyleCnt="4">
        <dgm:presLayoutVars>
          <dgm:chMax val="1"/>
          <dgm:bulletEnabled val="1"/>
        </dgm:presLayoutVars>
      </dgm:prSet>
      <dgm:spPr/>
    </dgm:pt>
    <dgm:pt modelId="{32457A81-D338-BE4C-86C1-C594DF8D8F33}" type="pres">
      <dgm:prSet presAssocID="{5F5B49E1-EF68-5240-B06F-3D2C8E563AB7}" presName="levelTx" presStyleLbl="revTx" presStyleIdx="0" presStyleCnt="0">
        <dgm:presLayoutVars>
          <dgm:chMax val="1"/>
          <dgm:bulletEnabled val="1"/>
        </dgm:presLayoutVars>
      </dgm:prSet>
      <dgm:spPr/>
    </dgm:pt>
    <dgm:pt modelId="{DC13E647-F978-3149-A6E8-3C1398909D6C}" type="pres">
      <dgm:prSet presAssocID="{35FF0453-B221-1241-AE72-CABA013CE7BE}" presName="Name8" presStyleCnt="0"/>
      <dgm:spPr/>
    </dgm:pt>
    <dgm:pt modelId="{334E4FC9-8C3A-6644-BF4D-2835EBA9CCB5}" type="pres">
      <dgm:prSet presAssocID="{35FF0453-B221-1241-AE72-CABA013CE7BE}" presName="level" presStyleLbl="node1" presStyleIdx="2" presStyleCnt="4">
        <dgm:presLayoutVars>
          <dgm:chMax val="1"/>
          <dgm:bulletEnabled val="1"/>
        </dgm:presLayoutVars>
      </dgm:prSet>
      <dgm:spPr/>
    </dgm:pt>
    <dgm:pt modelId="{6D0D0893-3CA6-2449-9CF2-02BCBC4E5A1B}" type="pres">
      <dgm:prSet presAssocID="{35FF0453-B221-1241-AE72-CABA013CE7BE}" presName="levelTx" presStyleLbl="revTx" presStyleIdx="0" presStyleCnt="0">
        <dgm:presLayoutVars>
          <dgm:chMax val="1"/>
          <dgm:bulletEnabled val="1"/>
        </dgm:presLayoutVars>
      </dgm:prSet>
      <dgm:spPr/>
    </dgm:pt>
    <dgm:pt modelId="{E5020FA0-7994-C642-AA9E-395996CC7F07}" type="pres">
      <dgm:prSet presAssocID="{D5BA85B2-7E57-4243-AC65-A7FC106FF9AF}" presName="Name8" presStyleCnt="0"/>
      <dgm:spPr/>
    </dgm:pt>
    <dgm:pt modelId="{F2642C30-8FE8-6F44-92E5-D6F60D099695}" type="pres">
      <dgm:prSet presAssocID="{D5BA85B2-7E57-4243-AC65-A7FC106FF9AF}" presName="acctBkgd" presStyleLbl="alignAcc1" presStyleIdx="1" presStyleCnt="2"/>
      <dgm:spPr/>
    </dgm:pt>
    <dgm:pt modelId="{8F0B263F-1B63-BE4D-80F0-56E5BBC369DE}" type="pres">
      <dgm:prSet presAssocID="{D5BA85B2-7E57-4243-AC65-A7FC106FF9AF}" presName="acctTx" presStyleLbl="alignAcc1" presStyleIdx="1" presStyleCnt="2">
        <dgm:presLayoutVars>
          <dgm:bulletEnabled val="1"/>
        </dgm:presLayoutVars>
      </dgm:prSet>
      <dgm:spPr/>
    </dgm:pt>
    <dgm:pt modelId="{4E64983A-2A66-134B-BD99-6F129C8D0B2E}" type="pres">
      <dgm:prSet presAssocID="{D5BA85B2-7E57-4243-AC65-A7FC106FF9AF}" presName="level" presStyleLbl="node1" presStyleIdx="3" presStyleCnt="4" custLinFactNeighborX="-1192" custLinFactNeighborY="236">
        <dgm:presLayoutVars>
          <dgm:chMax val="1"/>
          <dgm:bulletEnabled val="1"/>
        </dgm:presLayoutVars>
      </dgm:prSet>
      <dgm:spPr/>
    </dgm:pt>
    <dgm:pt modelId="{098E3346-6692-FB44-894E-A79EFA0702A4}" type="pres">
      <dgm:prSet presAssocID="{D5BA85B2-7E57-4243-AC65-A7FC106FF9AF}" presName="levelTx" presStyleLbl="revTx" presStyleIdx="0" presStyleCnt="0">
        <dgm:presLayoutVars>
          <dgm:chMax val="1"/>
          <dgm:bulletEnabled val="1"/>
        </dgm:presLayoutVars>
      </dgm:prSet>
      <dgm:spPr/>
    </dgm:pt>
  </dgm:ptLst>
  <dgm:cxnLst>
    <dgm:cxn modelId="{41E98500-19BF-DF4A-BB62-25C124F440D6}" type="presOf" srcId="{71DB9CEF-5F58-B544-98F4-D9DCBBA71730}" destId="{F2642C30-8FE8-6F44-92E5-D6F60D099695}" srcOrd="0" destOrd="0" presId="urn:microsoft.com/office/officeart/2005/8/layout/pyramid1"/>
    <dgm:cxn modelId="{789B0E07-B0AA-464F-97EB-202CC59AB9C3}" type="presOf" srcId="{71DB9CEF-5F58-B544-98F4-D9DCBBA71730}" destId="{8F0B263F-1B63-BE4D-80F0-56E5BBC369DE}" srcOrd="1" destOrd="0" presId="urn:microsoft.com/office/officeart/2005/8/layout/pyramid1"/>
    <dgm:cxn modelId="{54BE3E0A-BC56-CE43-B830-F27DEB87D72D}" type="presOf" srcId="{9D9EA0FC-3E23-EA40-B86E-06C56498BDFC}" destId="{D7D37E4C-533C-4B43-A597-D71146D050A8}" srcOrd="0" destOrd="0" presId="urn:microsoft.com/office/officeart/2005/8/layout/pyramid1"/>
    <dgm:cxn modelId="{327BC814-F093-9E49-A679-347AF3DD9DEB}" type="presOf" srcId="{35FF0453-B221-1241-AE72-CABA013CE7BE}" destId="{334E4FC9-8C3A-6644-BF4D-2835EBA9CCB5}" srcOrd="0" destOrd="0" presId="urn:microsoft.com/office/officeart/2005/8/layout/pyramid1"/>
    <dgm:cxn modelId="{B70DB819-A142-464D-8E65-215EE2C5E5EB}" srcId="{D75F8F3F-0BA6-2F48-A398-8C0862D9F5FC}" destId="{35FF0453-B221-1241-AE72-CABA013CE7BE}" srcOrd="2" destOrd="0" parTransId="{2D6DF64B-498C-EE49-8A37-BB21A9674D44}" sibTransId="{AC515C32-77B4-B546-9B11-4D696E3C6CEB}"/>
    <dgm:cxn modelId="{A1328122-1B4C-F441-9397-7039F7D77EF8}" srcId="{D75F8F3F-0BA6-2F48-A398-8C0862D9F5FC}" destId="{5F5B49E1-EF68-5240-B06F-3D2C8E563AB7}" srcOrd="1" destOrd="0" parTransId="{F9F6EE8A-6587-8A49-9EF4-07BA1A73C792}" sibTransId="{A99F1446-CE8B-F446-9B04-FB5885835949}"/>
    <dgm:cxn modelId="{FF5DCA5F-6CBB-4C42-AD0D-555AB1F3B4B1}" type="presOf" srcId="{35FF0453-B221-1241-AE72-CABA013CE7BE}" destId="{6D0D0893-3CA6-2449-9CF2-02BCBC4E5A1B}" srcOrd="1" destOrd="0" presId="urn:microsoft.com/office/officeart/2005/8/layout/pyramid1"/>
    <dgm:cxn modelId="{4671A060-81EE-1B44-B832-183990B354F0}" type="presOf" srcId="{5F5B49E1-EF68-5240-B06F-3D2C8E563AB7}" destId="{32457A81-D338-BE4C-86C1-C594DF8D8F33}" srcOrd="1" destOrd="0" presId="urn:microsoft.com/office/officeart/2005/8/layout/pyramid1"/>
    <dgm:cxn modelId="{7CC6506C-532E-F940-9E38-517B41AF2C31}" srcId="{FCBFD569-601A-894E-989A-14DF18A59169}" destId="{9D9EA0FC-3E23-EA40-B86E-06C56498BDFC}" srcOrd="0" destOrd="0" parTransId="{2A5430C5-C1F4-7246-B35F-A1EEA744C157}" sibTransId="{1D226291-5828-F54E-98F7-2278E7223294}"/>
    <dgm:cxn modelId="{4858206E-F5CA-9E40-B35D-68DE149951CE}" type="presOf" srcId="{9D9EA0FC-3E23-EA40-B86E-06C56498BDFC}" destId="{A963FABD-EC36-744E-B167-9A01500CF0BE}" srcOrd="1" destOrd="0" presId="urn:microsoft.com/office/officeart/2005/8/layout/pyramid1"/>
    <dgm:cxn modelId="{E484416E-5570-2B49-9724-3BD7E8CB63F4}" srcId="{D5BA85B2-7E57-4243-AC65-A7FC106FF9AF}" destId="{71DB9CEF-5F58-B544-98F4-D9DCBBA71730}" srcOrd="0" destOrd="0" parTransId="{3237F60A-4975-D249-A6EF-665EA28FE46F}" sibTransId="{F9204B98-4CDE-C242-BC22-6A7FEB62D179}"/>
    <dgm:cxn modelId="{86102C5A-361E-7847-8D84-43762D3BBED7}" type="presOf" srcId="{D5BA85B2-7E57-4243-AC65-A7FC106FF9AF}" destId="{098E3346-6692-FB44-894E-A79EFA0702A4}" srcOrd="1" destOrd="0" presId="urn:microsoft.com/office/officeart/2005/8/layout/pyramid1"/>
    <dgm:cxn modelId="{2DED2C84-2790-9F41-86D1-B60B7FBA9345}" type="presOf" srcId="{D5BA85B2-7E57-4243-AC65-A7FC106FF9AF}" destId="{4E64983A-2A66-134B-BD99-6F129C8D0B2E}" srcOrd="0" destOrd="0" presId="urn:microsoft.com/office/officeart/2005/8/layout/pyramid1"/>
    <dgm:cxn modelId="{69ADE790-0D9C-C946-B04C-1F78D3B8C446}" type="presOf" srcId="{5F5B49E1-EF68-5240-B06F-3D2C8E563AB7}" destId="{D59E43C9-B3AF-1C4E-9E77-6356C7736AB2}" srcOrd="0" destOrd="0" presId="urn:microsoft.com/office/officeart/2005/8/layout/pyramid1"/>
    <dgm:cxn modelId="{34EE3CA2-189A-B04A-938C-8B9F9810BB50}" srcId="{D75F8F3F-0BA6-2F48-A398-8C0862D9F5FC}" destId="{FCBFD569-601A-894E-989A-14DF18A59169}" srcOrd="0" destOrd="0" parTransId="{7B717FEF-EAF6-9D49-A0BF-5CED4B8D1FA8}" sibTransId="{7B2755FF-296D-CB41-99AD-81FCF8BA65C0}"/>
    <dgm:cxn modelId="{FFC070A4-4915-5B42-AB24-D41D587F1C8C}" type="presOf" srcId="{D75F8F3F-0BA6-2F48-A398-8C0862D9F5FC}" destId="{0637584F-662F-BB46-AFA6-1A31BEA4DAD5}" srcOrd="0" destOrd="0" presId="urn:microsoft.com/office/officeart/2005/8/layout/pyramid1"/>
    <dgm:cxn modelId="{9353ADA4-337D-624C-904A-8ED2B01C89A2}" srcId="{D75F8F3F-0BA6-2F48-A398-8C0862D9F5FC}" destId="{D5BA85B2-7E57-4243-AC65-A7FC106FF9AF}" srcOrd="3" destOrd="0" parTransId="{F7CE9930-12F3-F043-BE1A-969E003C419A}" sibTransId="{EA0BDBD0-51E6-7141-AD9B-25DAC259D029}"/>
    <dgm:cxn modelId="{C94EACB6-4823-9545-AD60-50A2D79F7455}" type="presOf" srcId="{FCBFD569-601A-894E-989A-14DF18A59169}" destId="{7BF0B0BA-BD65-CC45-96C4-45747372F7FE}" srcOrd="0" destOrd="0" presId="urn:microsoft.com/office/officeart/2005/8/layout/pyramid1"/>
    <dgm:cxn modelId="{6774BCDF-DC5B-404A-8152-C57111B1039A}" type="presOf" srcId="{FCBFD569-601A-894E-989A-14DF18A59169}" destId="{C1925F40-9DC3-194D-B560-6ED3DE315714}" srcOrd="1" destOrd="0" presId="urn:microsoft.com/office/officeart/2005/8/layout/pyramid1"/>
    <dgm:cxn modelId="{FEAE9C93-F899-CC4D-A2FE-D6A9C388C357}" type="presParOf" srcId="{0637584F-662F-BB46-AFA6-1A31BEA4DAD5}" destId="{2DA696AE-EC86-2445-8D0A-79783CB13C2C}" srcOrd="0" destOrd="0" presId="urn:microsoft.com/office/officeart/2005/8/layout/pyramid1"/>
    <dgm:cxn modelId="{B8A02FF9-E40F-7A47-93D4-E53B5B8B6CCD}" type="presParOf" srcId="{2DA696AE-EC86-2445-8D0A-79783CB13C2C}" destId="{D7D37E4C-533C-4B43-A597-D71146D050A8}" srcOrd="0" destOrd="0" presId="urn:microsoft.com/office/officeart/2005/8/layout/pyramid1"/>
    <dgm:cxn modelId="{BB7BD766-5AE3-9349-9161-CB3C4AEADD16}" type="presParOf" srcId="{2DA696AE-EC86-2445-8D0A-79783CB13C2C}" destId="{A963FABD-EC36-744E-B167-9A01500CF0BE}" srcOrd="1" destOrd="0" presId="urn:microsoft.com/office/officeart/2005/8/layout/pyramid1"/>
    <dgm:cxn modelId="{BBBA3706-26B5-5C4B-941D-C2445FCF41E7}" type="presParOf" srcId="{2DA696AE-EC86-2445-8D0A-79783CB13C2C}" destId="{7BF0B0BA-BD65-CC45-96C4-45747372F7FE}" srcOrd="2" destOrd="0" presId="urn:microsoft.com/office/officeart/2005/8/layout/pyramid1"/>
    <dgm:cxn modelId="{F3A6706D-877D-5E4C-842B-F0714A0980A5}" type="presParOf" srcId="{2DA696AE-EC86-2445-8D0A-79783CB13C2C}" destId="{C1925F40-9DC3-194D-B560-6ED3DE315714}" srcOrd="3" destOrd="0" presId="urn:microsoft.com/office/officeart/2005/8/layout/pyramid1"/>
    <dgm:cxn modelId="{9597A3D1-185F-D54F-A893-0BF8E8EDDB44}" type="presParOf" srcId="{0637584F-662F-BB46-AFA6-1A31BEA4DAD5}" destId="{F3F25FFC-A715-CA4E-AF74-F155FAC23B38}" srcOrd="1" destOrd="0" presId="urn:microsoft.com/office/officeart/2005/8/layout/pyramid1"/>
    <dgm:cxn modelId="{0BC6E420-2561-3C40-9C9C-A9B1A61A4BAC}" type="presParOf" srcId="{F3F25FFC-A715-CA4E-AF74-F155FAC23B38}" destId="{D59E43C9-B3AF-1C4E-9E77-6356C7736AB2}" srcOrd="0" destOrd="0" presId="urn:microsoft.com/office/officeart/2005/8/layout/pyramid1"/>
    <dgm:cxn modelId="{B17E2DEE-6FF5-1642-9B4A-1079BE1BCD24}" type="presParOf" srcId="{F3F25FFC-A715-CA4E-AF74-F155FAC23B38}" destId="{32457A81-D338-BE4C-86C1-C594DF8D8F33}" srcOrd="1" destOrd="0" presId="urn:microsoft.com/office/officeart/2005/8/layout/pyramid1"/>
    <dgm:cxn modelId="{03E34435-DDAB-F843-A23E-560AAC7738F6}" type="presParOf" srcId="{0637584F-662F-BB46-AFA6-1A31BEA4DAD5}" destId="{DC13E647-F978-3149-A6E8-3C1398909D6C}" srcOrd="2" destOrd="0" presId="urn:microsoft.com/office/officeart/2005/8/layout/pyramid1"/>
    <dgm:cxn modelId="{964C1F48-B87F-504A-8BF2-9EB01C6C8FBA}" type="presParOf" srcId="{DC13E647-F978-3149-A6E8-3C1398909D6C}" destId="{334E4FC9-8C3A-6644-BF4D-2835EBA9CCB5}" srcOrd="0" destOrd="0" presId="urn:microsoft.com/office/officeart/2005/8/layout/pyramid1"/>
    <dgm:cxn modelId="{F1FD3056-7643-EF49-903C-3759B4221E71}" type="presParOf" srcId="{DC13E647-F978-3149-A6E8-3C1398909D6C}" destId="{6D0D0893-3CA6-2449-9CF2-02BCBC4E5A1B}" srcOrd="1" destOrd="0" presId="urn:microsoft.com/office/officeart/2005/8/layout/pyramid1"/>
    <dgm:cxn modelId="{C5B72A11-152C-F747-9C62-AB83EFCF2CC4}" type="presParOf" srcId="{0637584F-662F-BB46-AFA6-1A31BEA4DAD5}" destId="{E5020FA0-7994-C642-AA9E-395996CC7F07}" srcOrd="3" destOrd="0" presId="urn:microsoft.com/office/officeart/2005/8/layout/pyramid1"/>
    <dgm:cxn modelId="{CFA5FBC0-FDAF-4349-9AB5-B58C33BE72A9}" type="presParOf" srcId="{E5020FA0-7994-C642-AA9E-395996CC7F07}" destId="{F2642C30-8FE8-6F44-92E5-D6F60D099695}" srcOrd="0" destOrd="0" presId="urn:microsoft.com/office/officeart/2005/8/layout/pyramid1"/>
    <dgm:cxn modelId="{7D1C7C79-5CB0-F644-A05F-90CA4D1D16A6}" type="presParOf" srcId="{E5020FA0-7994-C642-AA9E-395996CC7F07}" destId="{8F0B263F-1B63-BE4D-80F0-56E5BBC369DE}" srcOrd="1" destOrd="0" presId="urn:microsoft.com/office/officeart/2005/8/layout/pyramid1"/>
    <dgm:cxn modelId="{F072BC58-736D-C841-A4D3-57AD3E50754E}" type="presParOf" srcId="{E5020FA0-7994-C642-AA9E-395996CC7F07}" destId="{4E64983A-2A66-134B-BD99-6F129C8D0B2E}" srcOrd="2" destOrd="0" presId="urn:microsoft.com/office/officeart/2005/8/layout/pyramid1"/>
    <dgm:cxn modelId="{C99BBBFD-AF5D-E240-AE9B-396EB8DF309A}" type="presParOf" srcId="{E5020FA0-7994-C642-AA9E-395996CC7F07}" destId="{098E3346-6692-FB44-894E-A79EFA0702A4}" srcOrd="3" destOrd="0" presId="urn:microsoft.com/office/officeart/2005/8/layout/pyramid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A365318-80FA-4808-AA58-D34C41EBECE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694FF686-BF8C-4BD8-A6E5-5218E1180D84}">
      <dgm:prSet phldrT="[Text]"/>
      <dgm:spPr/>
      <dgm:t>
        <a:bodyPr/>
        <a:lstStyle/>
        <a:p>
          <a:r>
            <a:rPr lang="en-US"/>
            <a:t>Find Best Candidate Compounds</a:t>
          </a:r>
        </a:p>
      </dgm:t>
    </dgm:pt>
    <dgm:pt modelId="{61ABBD9D-5CEB-4A75-922F-AA111AD9361F}" type="parTrans" cxnId="{7D24E7BA-A8D2-458A-A2EF-E196B3A572C1}">
      <dgm:prSet/>
      <dgm:spPr/>
      <dgm:t>
        <a:bodyPr/>
        <a:lstStyle/>
        <a:p>
          <a:endParaRPr lang="en-US"/>
        </a:p>
      </dgm:t>
    </dgm:pt>
    <dgm:pt modelId="{22F94C8B-EBAC-4953-B322-A2E6C577CA27}" type="sibTrans" cxnId="{7D24E7BA-A8D2-458A-A2EF-E196B3A572C1}">
      <dgm:prSet/>
      <dgm:spPr/>
      <dgm:t>
        <a:bodyPr/>
        <a:lstStyle/>
        <a:p>
          <a:endParaRPr lang="en-US"/>
        </a:p>
      </dgm:t>
    </dgm:pt>
    <dgm:pt modelId="{5B5538AE-5AE4-45B7-9B91-27DFD0643FBD}">
      <dgm:prSet phldrT="[Text]"/>
      <dgm:spPr/>
      <dgm:t>
        <a:bodyPr/>
        <a:lstStyle/>
        <a:p>
          <a:r>
            <a:rPr lang="en-US"/>
            <a:t>Distance Measure</a:t>
          </a:r>
        </a:p>
      </dgm:t>
    </dgm:pt>
    <dgm:pt modelId="{F2D8C677-249E-4997-B564-8CB2E1928B3D}" type="parTrans" cxnId="{1F4D4FF9-58F8-40E1-82EE-F46A4196FBC3}">
      <dgm:prSet/>
      <dgm:spPr/>
      <dgm:t>
        <a:bodyPr/>
        <a:lstStyle/>
        <a:p>
          <a:endParaRPr lang="en-US"/>
        </a:p>
      </dgm:t>
    </dgm:pt>
    <dgm:pt modelId="{9088622B-5732-481D-9646-9EF32757B208}" type="sibTrans" cxnId="{1F4D4FF9-58F8-40E1-82EE-F46A4196FBC3}">
      <dgm:prSet/>
      <dgm:spPr/>
      <dgm:t>
        <a:bodyPr/>
        <a:lstStyle/>
        <a:p>
          <a:endParaRPr lang="en-US"/>
        </a:p>
      </dgm:t>
    </dgm:pt>
    <dgm:pt modelId="{32D81D18-2AF4-4DF1-A3B2-754F43CB9074}">
      <dgm:prSet phldrT="[Text]"/>
      <dgm:spPr/>
      <dgm:t>
        <a:bodyPr/>
        <a:lstStyle/>
        <a:p>
          <a:r>
            <a:rPr lang="en-US"/>
            <a:t>Dimentionality Reduction</a:t>
          </a:r>
        </a:p>
      </dgm:t>
    </dgm:pt>
    <dgm:pt modelId="{BCA804B0-F94A-4DC4-A2D1-02B8796417BF}" type="parTrans" cxnId="{FE0FC136-DB94-4C9B-AB64-DB38CCBC1F61}">
      <dgm:prSet/>
      <dgm:spPr/>
      <dgm:t>
        <a:bodyPr/>
        <a:lstStyle/>
        <a:p>
          <a:endParaRPr lang="en-US"/>
        </a:p>
      </dgm:t>
    </dgm:pt>
    <dgm:pt modelId="{E542BD48-C8C0-4AAC-843D-AEBA69B9A22B}" type="sibTrans" cxnId="{FE0FC136-DB94-4C9B-AB64-DB38CCBC1F61}">
      <dgm:prSet/>
      <dgm:spPr/>
      <dgm:t>
        <a:bodyPr/>
        <a:lstStyle/>
        <a:p>
          <a:endParaRPr lang="en-US"/>
        </a:p>
      </dgm:t>
    </dgm:pt>
    <dgm:pt modelId="{AC959ABE-75F3-4284-BE83-B83BEED31238}">
      <dgm:prSet phldrT="[Text]"/>
      <dgm:spPr/>
      <dgm:t>
        <a:bodyPr/>
        <a:lstStyle/>
        <a:p>
          <a:r>
            <a:rPr lang="en-US"/>
            <a:t>Quality Factor</a:t>
          </a:r>
        </a:p>
      </dgm:t>
    </dgm:pt>
    <dgm:pt modelId="{AF7CAD2B-DEDB-48D4-8391-2AE3B603BEE4}" type="parTrans" cxnId="{08A8F10E-77ED-41E9-A13C-7ED38709F74C}">
      <dgm:prSet/>
      <dgm:spPr/>
      <dgm:t>
        <a:bodyPr/>
        <a:lstStyle/>
        <a:p>
          <a:endParaRPr lang="en-US"/>
        </a:p>
      </dgm:t>
    </dgm:pt>
    <dgm:pt modelId="{5743AD47-1F28-4BB2-820E-942812BEEE66}" type="sibTrans" cxnId="{08A8F10E-77ED-41E9-A13C-7ED38709F74C}">
      <dgm:prSet/>
      <dgm:spPr/>
      <dgm:t>
        <a:bodyPr/>
        <a:lstStyle/>
        <a:p>
          <a:endParaRPr lang="en-US"/>
        </a:p>
      </dgm:t>
    </dgm:pt>
    <dgm:pt modelId="{9F32595A-3256-451A-86F4-543DDBC3BEB6}">
      <dgm:prSet phldrT="[Text]"/>
      <dgm:spPr/>
      <dgm:t>
        <a:bodyPr/>
        <a:lstStyle/>
        <a:p>
          <a:r>
            <a:rPr lang="en-US"/>
            <a:t>Feature Selection</a:t>
          </a:r>
        </a:p>
      </dgm:t>
    </dgm:pt>
    <dgm:pt modelId="{12031FCB-3A52-4DF8-8B44-025FDDEC9E99}" type="parTrans" cxnId="{D6F20EA3-6C10-4610-9000-32019AD4BAFF}">
      <dgm:prSet/>
      <dgm:spPr/>
      <dgm:t>
        <a:bodyPr/>
        <a:lstStyle/>
        <a:p>
          <a:endParaRPr lang="en-US"/>
        </a:p>
      </dgm:t>
    </dgm:pt>
    <dgm:pt modelId="{82826A31-116D-40CC-A4DD-1675C22F7F22}" type="sibTrans" cxnId="{D6F20EA3-6C10-4610-9000-32019AD4BAFF}">
      <dgm:prSet/>
      <dgm:spPr/>
      <dgm:t>
        <a:bodyPr/>
        <a:lstStyle/>
        <a:p>
          <a:endParaRPr lang="en-US"/>
        </a:p>
      </dgm:t>
    </dgm:pt>
    <dgm:pt modelId="{CF242DB8-1CF5-4DC1-913E-3B29B0FD7B5D}">
      <dgm:prSet phldrT="[Text]"/>
      <dgm:spPr/>
      <dgm:t>
        <a:bodyPr/>
        <a:lstStyle/>
        <a:p>
          <a:r>
            <a:rPr lang="en-US"/>
            <a:t>Progressive Filtering</a:t>
          </a:r>
        </a:p>
      </dgm:t>
    </dgm:pt>
    <dgm:pt modelId="{A2E5DF96-1AA4-4F3E-AB84-DF34A4416DCE}" type="parTrans" cxnId="{86DC2AA2-9A1B-422F-A5CD-645CDA56A8F3}">
      <dgm:prSet/>
      <dgm:spPr/>
      <dgm:t>
        <a:bodyPr/>
        <a:lstStyle/>
        <a:p>
          <a:endParaRPr lang="en-US"/>
        </a:p>
      </dgm:t>
    </dgm:pt>
    <dgm:pt modelId="{7BE0FD97-0E27-4C31-839C-160B4DBCE3AA}" type="sibTrans" cxnId="{86DC2AA2-9A1B-422F-A5CD-645CDA56A8F3}">
      <dgm:prSet/>
      <dgm:spPr/>
      <dgm:t>
        <a:bodyPr/>
        <a:lstStyle/>
        <a:p>
          <a:endParaRPr lang="en-US"/>
        </a:p>
      </dgm:t>
    </dgm:pt>
    <dgm:pt modelId="{8849868F-12C5-450B-81B3-7B5CCD3BD015}" type="pres">
      <dgm:prSet presAssocID="{CA365318-80FA-4808-AA58-D34C41EBECE1}" presName="hierChild1" presStyleCnt="0">
        <dgm:presLayoutVars>
          <dgm:chPref val="1"/>
          <dgm:dir/>
          <dgm:animOne val="branch"/>
          <dgm:animLvl val="lvl"/>
          <dgm:resizeHandles/>
        </dgm:presLayoutVars>
      </dgm:prSet>
      <dgm:spPr/>
    </dgm:pt>
    <dgm:pt modelId="{CBD6FDBB-8764-4246-A626-660A9793F276}" type="pres">
      <dgm:prSet presAssocID="{694FF686-BF8C-4BD8-A6E5-5218E1180D84}" presName="hierRoot1" presStyleCnt="0"/>
      <dgm:spPr/>
    </dgm:pt>
    <dgm:pt modelId="{981AB1BF-DDD6-4D5D-A15F-851B7A06FC47}" type="pres">
      <dgm:prSet presAssocID="{694FF686-BF8C-4BD8-A6E5-5218E1180D84}" presName="composite" presStyleCnt="0"/>
      <dgm:spPr/>
    </dgm:pt>
    <dgm:pt modelId="{D7BEBA22-3D92-4DEB-BA21-966C7BF62388}" type="pres">
      <dgm:prSet presAssocID="{694FF686-BF8C-4BD8-A6E5-5218E1180D84}" presName="background" presStyleLbl="node0" presStyleIdx="0" presStyleCnt="1"/>
      <dgm:spPr/>
    </dgm:pt>
    <dgm:pt modelId="{F6AD59D5-34E4-435F-9F27-06AE8D736B77}" type="pres">
      <dgm:prSet presAssocID="{694FF686-BF8C-4BD8-A6E5-5218E1180D84}" presName="text" presStyleLbl="fgAcc0" presStyleIdx="0" presStyleCnt="1">
        <dgm:presLayoutVars>
          <dgm:chPref val="3"/>
        </dgm:presLayoutVars>
      </dgm:prSet>
      <dgm:spPr/>
    </dgm:pt>
    <dgm:pt modelId="{D32991DD-49A0-4337-B777-55EFD319B718}" type="pres">
      <dgm:prSet presAssocID="{694FF686-BF8C-4BD8-A6E5-5218E1180D84}" presName="hierChild2" presStyleCnt="0"/>
      <dgm:spPr/>
    </dgm:pt>
    <dgm:pt modelId="{EE5B5EE2-25E8-4701-AD7B-C45D132C7B18}" type="pres">
      <dgm:prSet presAssocID="{F2D8C677-249E-4997-B564-8CB2E1928B3D}" presName="Name10" presStyleLbl="parChTrans1D2" presStyleIdx="0" presStyleCnt="2"/>
      <dgm:spPr/>
    </dgm:pt>
    <dgm:pt modelId="{3331CEC3-AADB-4018-9266-33DC40827B45}" type="pres">
      <dgm:prSet presAssocID="{5B5538AE-5AE4-45B7-9B91-27DFD0643FBD}" presName="hierRoot2" presStyleCnt="0"/>
      <dgm:spPr/>
    </dgm:pt>
    <dgm:pt modelId="{7489322D-1E32-4CB2-A8C9-25618777508B}" type="pres">
      <dgm:prSet presAssocID="{5B5538AE-5AE4-45B7-9B91-27DFD0643FBD}" presName="composite2" presStyleCnt="0"/>
      <dgm:spPr/>
    </dgm:pt>
    <dgm:pt modelId="{3A8C7A81-8E48-409A-9D83-EFB6E0E291A1}" type="pres">
      <dgm:prSet presAssocID="{5B5538AE-5AE4-45B7-9B91-27DFD0643FBD}" presName="background2" presStyleLbl="node2" presStyleIdx="0" presStyleCnt="2"/>
      <dgm:spPr/>
    </dgm:pt>
    <dgm:pt modelId="{FB15E587-8B94-4643-9E1C-E42AAD994E4C}" type="pres">
      <dgm:prSet presAssocID="{5B5538AE-5AE4-45B7-9B91-27DFD0643FBD}" presName="text2" presStyleLbl="fgAcc2" presStyleIdx="0" presStyleCnt="2">
        <dgm:presLayoutVars>
          <dgm:chPref val="3"/>
        </dgm:presLayoutVars>
      </dgm:prSet>
      <dgm:spPr/>
    </dgm:pt>
    <dgm:pt modelId="{EB3DE018-6BCC-416D-B1BE-95D942AA8542}" type="pres">
      <dgm:prSet presAssocID="{5B5538AE-5AE4-45B7-9B91-27DFD0643FBD}" presName="hierChild3" presStyleCnt="0"/>
      <dgm:spPr/>
    </dgm:pt>
    <dgm:pt modelId="{B3DF8875-DEE0-4106-BA7F-35B3AB3C167E}" type="pres">
      <dgm:prSet presAssocID="{BCA804B0-F94A-4DC4-A2D1-02B8796417BF}" presName="Name17" presStyleLbl="parChTrans1D3" presStyleIdx="0" presStyleCnt="3"/>
      <dgm:spPr/>
    </dgm:pt>
    <dgm:pt modelId="{3F694053-FF0C-4812-821C-6248576995B1}" type="pres">
      <dgm:prSet presAssocID="{32D81D18-2AF4-4DF1-A3B2-754F43CB9074}" presName="hierRoot3" presStyleCnt="0"/>
      <dgm:spPr/>
    </dgm:pt>
    <dgm:pt modelId="{69D68286-F606-4DF2-9DF1-5153408E1C31}" type="pres">
      <dgm:prSet presAssocID="{32D81D18-2AF4-4DF1-A3B2-754F43CB9074}" presName="composite3" presStyleCnt="0"/>
      <dgm:spPr/>
    </dgm:pt>
    <dgm:pt modelId="{362B4B95-EDDB-4350-9592-F778524E2433}" type="pres">
      <dgm:prSet presAssocID="{32D81D18-2AF4-4DF1-A3B2-754F43CB9074}" presName="background3" presStyleLbl="node3" presStyleIdx="0" presStyleCnt="3"/>
      <dgm:spPr/>
    </dgm:pt>
    <dgm:pt modelId="{96F70E44-AB8B-4C89-BFE2-3450069B2C97}" type="pres">
      <dgm:prSet presAssocID="{32D81D18-2AF4-4DF1-A3B2-754F43CB9074}" presName="text3" presStyleLbl="fgAcc3" presStyleIdx="0" presStyleCnt="3">
        <dgm:presLayoutVars>
          <dgm:chPref val="3"/>
        </dgm:presLayoutVars>
      </dgm:prSet>
      <dgm:spPr/>
    </dgm:pt>
    <dgm:pt modelId="{66FBE744-432F-4DCF-A394-0321AC7FE600}" type="pres">
      <dgm:prSet presAssocID="{32D81D18-2AF4-4DF1-A3B2-754F43CB9074}" presName="hierChild4" presStyleCnt="0"/>
      <dgm:spPr/>
    </dgm:pt>
    <dgm:pt modelId="{B5F0636E-6CC2-4B59-B1BF-D98469D7F820}" type="pres">
      <dgm:prSet presAssocID="{AF7CAD2B-DEDB-48D4-8391-2AE3B603BEE4}" presName="Name17" presStyleLbl="parChTrans1D3" presStyleIdx="1" presStyleCnt="3"/>
      <dgm:spPr/>
    </dgm:pt>
    <dgm:pt modelId="{1A571226-E097-4A3B-A2AF-224A9E81B133}" type="pres">
      <dgm:prSet presAssocID="{AC959ABE-75F3-4284-BE83-B83BEED31238}" presName="hierRoot3" presStyleCnt="0"/>
      <dgm:spPr/>
    </dgm:pt>
    <dgm:pt modelId="{6C3AF195-5162-43D8-8623-4A2536029D74}" type="pres">
      <dgm:prSet presAssocID="{AC959ABE-75F3-4284-BE83-B83BEED31238}" presName="composite3" presStyleCnt="0"/>
      <dgm:spPr/>
    </dgm:pt>
    <dgm:pt modelId="{13D12EE4-595C-48BC-A1AA-F7F330C0B5E2}" type="pres">
      <dgm:prSet presAssocID="{AC959ABE-75F3-4284-BE83-B83BEED31238}" presName="background3" presStyleLbl="node3" presStyleIdx="1" presStyleCnt="3"/>
      <dgm:spPr/>
    </dgm:pt>
    <dgm:pt modelId="{7E073515-83A2-4D46-AD6C-CC3DE69C8096}" type="pres">
      <dgm:prSet presAssocID="{AC959ABE-75F3-4284-BE83-B83BEED31238}" presName="text3" presStyleLbl="fgAcc3" presStyleIdx="1" presStyleCnt="3">
        <dgm:presLayoutVars>
          <dgm:chPref val="3"/>
        </dgm:presLayoutVars>
      </dgm:prSet>
      <dgm:spPr/>
    </dgm:pt>
    <dgm:pt modelId="{C0B06D76-7443-4759-A8B3-841743C416E4}" type="pres">
      <dgm:prSet presAssocID="{AC959ABE-75F3-4284-BE83-B83BEED31238}" presName="hierChild4" presStyleCnt="0"/>
      <dgm:spPr/>
    </dgm:pt>
    <dgm:pt modelId="{B2780FC5-02CA-42D1-8E27-2EEBE8AF6CAD}" type="pres">
      <dgm:prSet presAssocID="{12031FCB-3A52-4DF8-8B44-025FDDEC9E99}" presName="Name10" presStyleLbl="parChTrans1D2" presStyleIdx="1" presStyleCnt="2"/>
      <dgm:spPr/>
    </dgm:pt>
    <dgm:pt modelId="{32C3A4A5-9ECF-49F7-AEDE-D4487D7F7BB0}" type="pres">
      <dgm:prSet presAssocID="{9F32595A-3256-451A-86F4-543DDBC3BEB6}" presName="hierRoot2" presStyleCnt="0"/>
      <dgm:spPr/>
    </dgm:pt>
    <dgm:pt modelId="{D75AD392-EDE7-4DED-BFF7-436B118902BA}" type="pres">
      <dgm:prSet presAssocID="{9F32595A-3256-451A-86F4-543DDBC3BEB6}" presName="composite2" presStyleCnt="0"/>
      <dgm:spPr/>
    </dgm:pt>
    <dgm:pt modelId="{3C041456-555B-433D-8AAA-80F32DF6AD95}" type="pres">
      <dgm:prSet presAssocID="{9F32595A-3256-451A-86F4-543DDBC3BEB6}" presName="background2" presStyleLbl="node2" presStyleIdx="1" presStyleCnt="2"/>
      <dgm:spPr/>
    </dgm:pt>
    <dgm:pt modelId="{0526FEE9-3E12-444D-B352-071F607CF7C3}" type="pres">
      <dgm:prSet presAssocID="{9F32595A-3256-451A-86F4-543DDBC3BEB6}" presName="text2" presStyleLbl="fgAcc2" presStyleIdx="1" presStyleCnt="2">
        <dgm:presLayoutVars>
          <dgm:chPref val="3"/>
        </dgm:presLayoutVars>
      </dgm:prSet>
      <dgm:spPr/>
    </dgm:pt>
    <dgm:pt modelId="{4C7425F6-4AAE-42BB-98C7-2D12D18D6E29}" type="pres">
      <dgm:prSet presAssocID="{9F32595A-3256-451A-86F4-543DDBC3BEB6}" presName="hierChild3" presStyleCnt="0"/>
      <dgm:spPr/>
    </dgm:pt>
    <dgm:pt modelId="{781A753D-BFC2-4ED2-A608-D4673403A6C1}" type="pres">
      <dgm:prSet presAssocID="{A2E5DF96-1AA4-4F3E-AB84-DF34A4416DCE}" presName="Name17" presStyleLbl="parChTrans1D3" presStyleIdx="2" presStyleCnt="3"/>
      <dgm:spPr/>
    </dgm:pt>
    <dgm:pt modelId="{89FB7ABF-7267-42C2-8D11-4499363B0CE6}" type="pres">
      <dgm:prSet presAssocID="{CF242DB8-1CF5-4DC1-913E-3B29B0FD7B5D}" presName="hierRoot3" presStyleCnt="0"/>
      <dgm:spPr/>
    </dgm:pt>
    <dgm:pt modelId="{246B3EE5-821E-437B-AC67-758C6D2BA152}" type="pres">
      <dgm:prSet presAssocID="{CF242DB8-1CF5-4DC1-913E-3B29B0FD7B5D}" presName="composite3" presStyleCnt="0"/>
      <dgm:spPr/>
    </dgm:pt>
    <dgm:pt modelId="{8889C791-1C1D-4F11-B9FA-F8D979422EED}" type="pres">
      <dgm:prSet presAssocID="{CF242DB8-1CF5-4DC1-913E-3B29B0FD7B5D}" presName="background3" presStyleLbl="node3" presStyleIdx="2" presStyleCnt="3"/>
      <dgm:spPr/>
    </dgm:pt>
    <dgm:pt modelId="{F617291F-8A1A-4BAB-B7ED-616C6ADBCF1E}" type="pres">
      <dgm:prSet presAssocID="{CF242DB8-1CF5-4DC1-913E-3B29B0FD7B5D}" presName="text3" presStyleLbl="fgAcc3" presStyleIdx="2" presStyleCnt="3">
        <dgm:presLayoutVars>
          <dgm:chPref val="3"/>
        </dgm:presLayoutVars>
      </dgm:prSet>
      <dgm:spPr/>
    </dgm:pt>
    <dgm:pt modelId="{2BBAC462-64E8-47CB-BFFE-80E28ED1EE1F}" type="pres">
      <dgm:prSet presAssocID="{CF242DB8-1CF5-4DC1-913E-3B29B0FD7B5D}" presName="hierChild4" presStyleCnt="0"/>
      <dgm:spPr/>
    </dgm:pt>
  </dgm:ptLst>
  <dgm:cxnLst>
    <dgm:cxn modelId="{08A8F10E-77ED-41E9-A13C-7ED38709F74C}" srcId="{5B5538AE-5AE4-45B7-9B91-27DFD0643FBD}" destId="{AC959ABE-75F3-4284-BE83-B83BEED31238}" srcOrd="1" destOrd="0" parTransId="{AF7CAD2B-DEDB-48D4-8391-2AE3B603BEE4}" sibTransId="{5743AD47-1F28-4BB2-820E-942812BEEE66}"/>
    <dgm:cxn modelId="{77FC9F17-4994-42CB-BF42-0F0EB7588E07}" type="presOf" srcId="{5B5538AE-5AE4-45B7-9B91-27DFD0643FBD}" destId="{FB15E587-8B94-4643-9E1C-E42AAD994E4C}" srcOrd="0" destOrd="0" presId="urn:microsoft.com/office/officeart/2005/8/layout/hierarchy1"/>
    <dgm:cxn modelId="{4A841927-C269-4BAD-980A-1107689256F8}" type="presOf" srcId="{CF242DB8-1CF5-4DC1-913E-3B29B0FD7B5D}" destId="{F617291F-8A1A-4BAB-B7ED-616C6ADBCF1E}" srcOrd="0" destOrd="0" presId="urn:microsoft.com/office/officeart/2005/8/layout/hierarchy1"/>
    <dgm:cxn modelId="{FE0FC136-DB94-4C9B-AB64-DB38CCBC1F61}" srcId="{5B5538AE-5AE4-45B7-9B91-27DFD0643FBD}" destId="{32D81D18-2AF4-4DF1-A3B2-754F43CB9074}" srcOrd="0" destOrd="0" parTransId="{BCA804B0-F94A-4DC4-A2D1-02B8796417BF}" sibTransId="{E542BD48-C8C0-4AAC-843D-AEBA69B9A22B}"/>
    <dgm:cxn modelId="{CB3D583E-F568-4342-B1FF-66F138C923BA}" type="presOf" srcId="{12031FCB-3A52-4DF8-8B44-025FDDEC9E99}" destId="{B2780FC5-02CA-42D1-8E27-2EEBE8AF6CAD}" srcOrd="0" destOrd="0" presId="urn:microsoft.com/office/officeart/2005/8/layout/hierarchy1"/>
    <dgm:cxn modelId="{A7DBB45B-737B-4ED3-85A8-BE429D03FDBE}" type="presOf" srcId="{694FF686-BF8C-4BD8-A6E5-5218E1180D84}" destId="{F6AD59D5-34E4-435F-9F27-06AE8D736B77}" srcOrd="0" destOrd="0" presId="urn:microsoft.com/office/officeart/2005/8/layout/hierarchy1"/>
    <dgm:cxn modelId="{4DC9CE5B-2F96-45F6-8B2C-84A9FA695A1B}" type="presOf" srcId="{32D81D18-2AF4-4DF1-A3B2-754F43CB9074}" destId="{96F70E44-AB8B-4C89-BFE2-3450069B2C97}" srcOrd="0" destOrd="0" presId="urn:microsoft.com/office/officeart/2005/8/layout/hierarchy1"/>
    <dgm:cxn modelId="{CE578777-7321-4CAA-9551-1D28876CED0D}" type="presOf" srcId="{BCA804B0-F94A-4DC4-A2D1-02B8796417BF}" destId="{B3DF8875-DEE0-4106-BA7F-35B3AB3C167E}" srcOrd="0" destOrd="0" presId="urn:microsoft.com/office/officeart/2005/8/layout/hierarchy1"/>
    <dgm:cxn modelId="{D00D398B-41B9-4A47-B53A-F5AB3D1B4224}" type="presOf" srcId="{AF7CAD2B-DEDB-48D4-8391-2AE3B603BEE4}" destId="{B5F0636E-6CC2-4B59-B1BF-D98469D7F820}" srcOrd="0" destOrd="0" presId="urn:microsoft.com/office/officeart/2005/8/layout/hierarchy1"/>
    <dgm:cxn modelId="{86DC2AA2-9A1B-422F-A5CD-645CDA56A8F3}" srcId="{9F32595A-3256-451A-86F4-543DDBC3BEB6}" destId="{CF242DB8-1CF5-4DC1-913E-3B29B0FD7B5D}" srcOrd="0" destOrd="0" parTransId="{A2E5DF96-1AA4-4F3E-AB84-DF34A4416DCE}" sibTransId="{7BE0FD97-0E27-4C31-839C-160B4DBCE3AA}"/>
    <dgm:cxn modelId="{D6F20EA3-6C10-4610-9000-32019AD4BAFF}" srcId="{694FF686-BF8C-4BD8-A6E5-5218E1180D84}" destId="{9F32595A-3256-451A-86F4-543DDBC3BEB6}" srcOrd="1" destOrd="0" parTransId="{12031FCB-3A52-4DF8-8B44-025FDDEC9E99}" sibTransId="{82826A31-116D-40CC-A4DD-1675C22F7F22}"/>
    <dgm:cxn modelId="{F85931B1-4A5A-4461-B04A-320B442350F5}" type="presOf" srcId="{F2D8C677-249E-4997-B564-8CB2E1928B3D}" destId="{EE5B5EE2-25E8-4701-AD7B-C45D132C7B18}" srcOrd="0" destOrd="0" presId="urn:microsoft.com/office/officeart/2005/8/layout/hierarchy1"/>
    <dgm:cxn modelId="{D2A09FB1-9CB0-4614-B335-CE7343B7A26A}" type="presOf" srcId="{CA365318-80FA-4808-AA58-D34C41EBECE1}" destId="{8849868F-12C5-450B-81B3-7B5CCD3BD015}" srcOrd="0" destOrd="0" presId="urn:microsoft.com/office/officeart/2005/8/layout/hierarchy1"/>
    <dgm:cxn modelId="{7D24E7BA-A8D2-458A-A2EF-E196B3A572C1}" srcId="{CA365318-80FA-4808-AA58-D34C41EBECE1}" destId="{694FF686-BF8C-4BD8-A6E5-5218E1180D84}" srcOrd="0" destOrd="0" parTransId="{61ABBD9D-5CEB-4A75-922F-AA111AD9361F}" sibTransId="{22F94C8B-EBAC-4953-B322-A2E6C577CA27}"/>
    <dgm:cxn modelId="{135633D4-65D8-4EDA-A12C-F2D3BE32ED65}" type="presOf" srcId="{AC959ABE-75F3-4284-BE83-B83BEED31238}" destId="{7E073515-83A2-4D46-AD6C-CC3DE69C8096}" srcOrd="0" destOrd="0" presId="urn:microsoft.com/office/officeart/2005/8/layout/hierarchy1"/>
    <dgm:cxn modelId="{C977B1E5-F14E-4658-9DB5-337B4EBB4846}" type="presOf" srcId="{9F32595A-3256-451A-86F4-543DDBC3BEB6}" destId="{0526FEE9-3E12-444D-B352-071F607CF7C3}" srcOrd="0" destOrd="0" presId="urn:microsoft.com/office/officeart/2005/8/layout/hierarchy1"/>
    <dgm:cxn modelId="{55D150EC-E84A-49FB-A19C-0DDBE28D35C3}" type="presOf" srcId="{A2E5DF96-1AA4-4F3E-AB84-DF34A4416DCE}" destId="{781A753D-BFC2-4ED2-A608-D4673403A6C1}" srcOrd="0" destOrd="0" presId="urn:microsoft.com/office/officeart/2005/8/layout/hierarchy1"/>
    <dgm:cxn modelId="{1F4D4FF9-58F8-40E1-82EE-F46A4196FBC3}" srcId="{694FF686-BF8C-4BD8-A6E5-5218E1180D84}" destId="{5B5538AE-5AE4-45B7-9B91-27DFD0643FBD}" srcOrd="0" destOrd="0" parTransId="{F2D8C677-249E-4997-B564-8CB2E1928B3D}" sibTransId="{9088622B-5732-481D-9646-9EF32757B208}"/>
    <dgm:cxn modelId="{8A4C564C-0490-4D8B-9B50-4B78F8D24B7F}" type="presParOf" srcId="{8849868F-12C5-450B-81B3-7B5CCD3BD015}" destId="{CBD6FDBB-8764-4246-A626-660A9793F276}" srcOrd="0" destOrd="0" presId="urn:microsoft.com/office/officeart/2005/8/layout/hierarchy1"/>
    <dgm:cxn modelId="{9E4A15B5-2BC5-42B8-AAA9-7FA9683C6F20}" type="presParOf" srcId="{CBD6FDBB-8764-4246-A626-660A9793F276}" destId="{981AB1BF-DDD6-4D5D-A15F-851B7A06FC47}" srcOrd="0" destOrd="0" presId="urn:microsoft.com/office/officeart/2005/8/layout/hierarchy1"/>
    <dgm:cxn modelId="{BAC2E3A2-F648-42EB-9C17-1AD826F352F5}" type="presParOf" srcId="{981AB1BF-DDD6-4D5D-A15F-851B7A06FC47}" destId="{D7BEBA22-3D92-4DEB-BA21-966C7BF62388}" srcOrd="0" destOrd="0" presId="urn:microsoft.com/office/officeart/2005/8/layout/hierarchy1"/>
    <dgm:cxn modelId="{1044D56E-044C-42AA-9BCD-320F6DD57C22}" type="presParOf" srcId="{981AB1BF-DDD6-4D5D-A15F-851B7A06FC47}" destId="{F6AD59D5-34E4-435F-9F27-06AE8D736B77}" srcOrd="1" destOrd="0" presId="urn:microsoft.com/office/officeart/2005/8/layout/hierarchy1"/>
    <dgm:cxn modelId="{D3880CAC-5EEE-4EA0-AD2B-E2955B5D11EB}" type="presParOf" srcId="{CBD6FDBB-8764-4246-A626-660A9793F276}" destId="{D32991DD-49A0-4337-B777-55EFD319B718}" srcOrd="1" destOrd="0" presId="urn:microsoft.com/office/officeart/2005/8/layout/hierarchy1"/>
    <dgm:cxn modelId="{939E826E-F2BC-4EE5-9245-37C8B8AAEFC8}" type="presParOf" srcId="{D32991DD-49A0-4337-B777-55EFD319B718}" destId="{EE5B5EE2-25E8-4701-AD7B-C45D132C7B18}" srcOrd="0" destOrd="0" presId="urn:microsoft.com/office/officeart/2005/8/layout/hierarchy1"/>
    <dgm:cxn modelId="{56BB0D36-0F6C-4ABD-9AEE-39B0B17AE95B}" type="presParOf" srcId="{D32991DD-49A0-4337-B777-55EFD319B718}" destId="{3331CEC3-AADB-4018-9266-33DC40827B45}" srcOrd="1" destOrd="0" presId="urn:microsoft.com/office/officeart/2005/8/layout/hierarchy1"/>
    <dgm:cxn modelId="{1ECF1C63-D3A2-4744-88ED-2474152F9A9E}" type="presParOf" srcId="{3331CEC3-AADB-4018-9266-33DC40827B45}" destId="{7489322D-1E32-4CB2-A8C9-25618777508B}" srcOrd="0" destOrd="0" presId="urn:microsoft.com/office/officeart/2005/8/layout/hierarchy1"/>
    <dgm:cxn modelId="{7CEA804A-E00E-4080-BFC9-80D59851955C}" type="presParOf" srcId="{7489322D-1E32-4CB2-A8C9-25618777508B}" destId="{3A8C7A81-8E48-409A-9D83-EFB6E0E291A1}" srcOrd="0" destOrd="0" presId="urn:microsoft.com/office/officeart/2005/8/layout/hierarchy1"/>
    <dgm:cxn modelId="{41410B41-5482-42EE-A024-ECA33188E239}" type="presParOf" srcId="{7489322D-1E32-4CB2-A8C9-25618777508B}" destId="{FB15E587-8B94-4643-9E1C-E42AAD994E4C}" srcOrd="1" destOrd="0" presId="urn:microsoft.com/office/officeart/2005/8/layout/hierarchy1"/>
    <dgm:cxn modelId="{413ADEAE-3707-493E-BB69-7C8D15368668}" type="presParOf" srcId="{3331CEC3-AADB-4018-9266-33DC40827B45}" destId="{EB3DE018-6BCC-416D-B1BE-95D942AA8542}" srcOrd="1" destOrd="0" presId="urn:microsoft.com/office/officeart/2005/8/layout/hierarchy1"/>
    <dgm:cxn modelId="{03C49970-904A-4EDF-A038-48FDFC14C5C2}" type="presParOf" srcId="{EB3DE018-6BCC-416D-B1BE-95D942AA8542}" destId="{B3DF8875-DEE0-4106-BA7F-35B3AB3C167E}" srcOrd="0" destOrd="0" presId="urn:microsoft.com/office/officeart/2005/8/layout/hierarchy1"/>
    <dgm:cxn modelId="{2D4C7F1C-0CAE-48C3-B54F-5F16C14278DE}" type="presParOf" srcId="{EB3DE018-6BCC-416D-B1BE-95D942AA8542}" destId="{3F694053-FF0C-4812-821C-6248576995B1}" srcOrd="1" destOrd="0" presId="urn:microsoft.com/office/officeart/2005/8/layout/hierarchy1"/>
    <dgm:cxn modelId="{DE361025-347E-4455-8FC6-DA0145138D62}" type="presParOf" srcId="{3F694053-FF0C-4812-821C-6248576995B1}" destId="{69D68286-F606-4DF2-9DF1-5153408E1C31}" srcOrd="0" destOrd="0" presId="urn:microsoft.com/office/officeart/2005/8/layout/hierarchy1"/>
    <dgm:cxn modelId="{411489CC-2440-43C5-96A2-0F6DBAF78BBF}" type="presParOf" srcId="{69D68286-F606-4DF2-9DF1-5153408E1C31}" destId="{362B4B95-EDDB-4350-9592-F778524E2433}" srcOrd="0" destOrd="0" presId="urn:microsoft.com/office/officeart/2005/8/layout/hierarchy1"/>
    <dgm:cxn modelId="{EBA30DD5-92C9-4242-98AC-17C0883779E9}" type="presParOf" srcId="{69D68286-F606-4DF2-9DF1-5153408E1C31}" destId="{96F70E44-AB8B-4C89-BFE2-3450069B2C97}" srcOrd="1" destOrd="0" presId="urn:microsoft.com/office/officeart/2005/8/layout/hierarchy1"/>
    <dgm:cxn modelId="{A385318F-D266-48FE-BEBB-A0BB499B260F}" type="presParOf" srcId="{3F694053-FF0C-4812-821C-6248576995B1}" destId="{66FBE744-432F-4DCF-A394-0321AC7FE600}" srcOrd="1" destOrd="0" presId="urn:microsoft.com/office/officeart/2005/8/layout/hierarchy1"/>
    <dgm:cxn modelId="{1C530B14-7B52-4BFD-8560-9D02B5C0D894}" type="presParOf" srcId="{EB3DE018-6BCC-416D-B1BE-95D942AA8542}" destId="{B5F0636E-6CC2-4B59-B1BF-D98469D7F820}" srcOrd="2" destOrd="0" presId="urn:microsoft.com/office/officeart/2005/8/layout/hierarchy1"/>
    <dgm:cxn modelId="{81C119B2-628D-4FA9-A763-080ED5A0EB94}" type="presParOf" srcId="{EB3DE018-6BCC-416D-B1BE-95D942AA8542}" destId="{1A571226-E097-4A3B-A2AF-224A9E81B133}" srcOrd="3" destOrd="0" presId="urn:microsoft.com/office/officeart/2005/8/layout/hierarchy1"/>
    <dgm:cxn modelId="{6D8D6FDB-3D67-4B38-83A8-E3073A3813DD}" type="presParOf" srcId="{1A571226-E097-4A3B-A2AF-224A9E81B133}" destId="{6C3AF195-5162-43D8-8623-4A2536029D74}" srcOrd="0" destOrd="0" presId="urn:microsoft.com/office/officeart/2005/8/layout/hierarchy1"/>
    <dgm:cxn modelId="{943CB386-C0A6-412E-8457-BE960C843B92}" type="presParOf" srcId="{6C3AF195-5162-43D8-8623-4A2536029D74}" destId="{13D12EE4-595C-48BC-A1AA-F7F330C0B5E2}" srcOrd="0" destOrd="0" presId="urn:microsoft.com/office/officeart/2005/8/layout/hierarchy1"/>
    <dgm:cxn modelId="{267D3294-0AEF-4A43-94CC-31A770DB7115}" type="presParOf" srcId="{6C3AF195-5162-43D8-8623-4A2536029D74}" destId="{7E073515-83A2-4D46-AD6C-CC3DE69C8096}" srcOrd="1" destOrd="0" presId="urn:microsoft.com/office/officeart/2005/8/layout/hierarchy1"/>
    <dgm:cxn modelId="{A7B0408A-847C-431C-8192-40A96E0AFD71}" type="presParOf" srcId="{1A571226-E097-4A3B-A2AF-224A9E81B133}" destId="{C0B06D76-7443-4759-A8B3-841743C416E4}" srcOrd="1" destOrd="0" presId="urn:microsoft.com/office/officeart/2005/8/layout/hierarchy1"/>
    <dgm:cxn modelId="{43EBC120-9BEE-4475-BBB5-0E03EAF4A563}" type="presParOf" srcId="{D32991DD-49A0-4337-B777-55EFD319B718}" destId="{B2780FC5-02CA-42D1-8E27-2EEBE8AF6CAD}" srcOrd="2" destOrd="0" presId="urn:microsoft.com/office/officeart/2005/8/layout/hierarchy1"/>
    <dgm:cxn modelId="{BE4168B3-658D-4124-98D2-C2A2711465B7}" type="presParOf" srcId="{D32991DD-49A0-4337-B777-55EFD319B718}" destId="{32C3A4A5-9ECF-49F7-AEDE-D4487D7F7BB0}" srcOrd="3" destOrd="0" presId="urn:microsoft.com/office/officeart/2005/8/layout/hierarchy1"/>
    <dgm:cxn modelId="{059F29D9-CD5C-4F0E-B385-B8FDCBC476BD}" type="presParOf" srcId="{32C3A4A5-9ECF-49F7-AEDE-D4487D7F7BB0}" destId="{D75AD392-EDE7-4DED-BFF7-436B118902BA}" srcOrd="0" destOrd="0" presId="urn:microsoft.com/office/officeart/2005/8/layout/hierarchy1"/>
    <dgm:cxn modelId="{4D1C1A55-D36A-41DB-9D8A-DABF597E1F91}" type="presParOf" srcId="{D75AD392-EDE7-4DED-BFF7-436B118902BA}" destId="{3C041456-555B-433D-8AAA-80F32DF6AD95}" srcOrd="0" destOrd="0" presId="urn:microsoft.com/office/officeart/2005/8/layout/hierarchy1"/>
    <dgm:cxn modelId="{F4F8045B-79EC-4948-852E-5F1765CE9DCE}" type="presParOf" srcId="{D75AD392-EDE7-4DED-BFF7-436B118902BA}" destId="{0526FEE9-3E12-444D-B352-071F607CF7C3}" srcOrd="1" destOrd="0" presId="urn:microsoft.com/office/officeart/2005/8/layout/hierarchy1"/>
    <dgm:cxn modelId="{69D6FB4A-EFE1-4CA0-A0D9-BABE3B9588D4}" type="presParOf" srcId="{32C3A4A5-9ECF-49F7-AEDE-D4487D7F7BB0}" destId="{4C7425F6-4AAE-42BB-98C7-2D12D18D6E29}" srcOrd="1" destOrd="0" presId="urn:microsoft.com/office/officeart/2005/8/layout/hierarchy1"/>
    <dgm:cxn modelId="{2BC65AC9-46C6-4723-ABD4-265AD83FC2C1}" type="presParOf" srcId="{4C7425F6-4AAE-42BB-98C7-2D12D18D6E29}" destId="{781A753D-BFC2-4ED2-A608-D4673403A6C1}" srcOrd="0" destOrd="0" presId="urn:microsoft.com/office/officeart/2005/8/layout/hierarchy1"/>
    <dgm:cxn modelId="{D6845546-FD3B-4F02-8123-1022984F077A}" type="presParOf" srcId="{4C7425F6-4AAE-42BB-98C7-2D12D18D6E29}" destId="{89FB7ABF-7267-42C2-8D11-4499363B0CE6}" srcOrd="1" destOrd="0" presId="urn:microsoft.com/office/officeart/2005/8/layout/hierarchy1"/>
    <dgm:cxn modelId="{BC33C774-215D-48BE-8C76-E5EA95C73851}" type="presParOf" srcId="{89FB7ABF-7267-42C2-8D11-4499363B0CE6}" destId="{246B3EE5-821E-437B-AC67-758C6D2BA152}" srcOrd="0" destOrd="0" presId="urn:microsoft.com/office/officeart/2005/8/layout/hierarchy1"/>
    <dgm:cxn modelId="{B3587DCF-C0E0-4AF4-8AF0-6700C4A61439}" type="presParOf" srcId="{246B3EE5-821E-437B-AC67-758C6D2BA152}" destId="{8889C791-1C1D-4F11-B9FA-F8D979422EED}" srcOrd="0" destOrd="0" presId="urn:microsoft.com/office/officeart/2005/8/layout/hierarchy1"/>
    <dgm:cxn modelId="{BD07B619-E312-43CB-AE48-A3C49F89A11B}" type="presParOf" srcId="{246B3EE5-821E-437B-AC67-758C6D2BA152}" destId="{F617291F-8A1A-4BAB-B7ED-616C6ADBCF1E}" srcOrd="1" destOrd="0" presId="urn:microsoft.com/office/officeart/2005/8/layout/hierarchy1"/>
    <dgm:cxn modelId="{54B4456A-DDFE-44AF-8308-0C3FBDBBDC16}" type="presParOf" srcId="{89FB7ABF-7267-42C2-8D11-4499363B0CE6}" destId="{2BBAC462-64E8-47CB-BFFE-80E28ED1EE1F}" srcOrd="1" destOrd="0" presId="urn:microsoft.com/office/officeart/2005/8/layout/hierarchy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D37E4C-533C-4B43-A597-D71146D050A8}">
      <dsp:nvSpPr>
        <dsp:cNvPr id="0" name=""/>
        <dsp:cNvSpPr/>
      </dsp:nvSpPr>
      <dsp:spPr>
        <a:xfrm rot="10800000">
          <a:off x="1455381" y="0"/>
          <a:ext cx="2825153" cy="623993"/>
        </a:xfrm>
        <a:prstGeom prst="nonIsoscelesTrapezoid">
          <a:avLst>
            <a:gd name="adj1" fmla="val 0"/>
            <a:gd name="adj2" fmla="val 58309"/>
          </a:avLst>
        </a:prstGeom>
        <a:solidFill>
          <a:schemeClr val="lt1">
            <a:alpha val="90000"/>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n-US" sz="1700" kern="1200" dirty="0"/>
            <a:t>Single Compound</a:t>
          </a:r>
        </a:p>
      </dsp:txBody>
      <dsp:txXfrm rot="10800000">
        <a:off x="1819227" y="0"/>
        <a:ext cx="2461307" cy="623993"/>
      </dsp:txXfrm>
    </dsp:sp>
    <dsp:sp modelId="{7BF0B0BA-BD65-CC45-96C4-45747372F7FE}">
      <dsp:nvSpPr>
        <dsp:cNvPr id="0" name=""/>
        <dsp:cNvSpPr/>
      </dsp:nvSpPr>
      <dsp:spPr>
        <a:xfrm>
          <a:off x="1091536" y="0"/>
          <a:ext cx="727690"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dirty="0"/>
            <a:t>FDA Review</a:t>
          </a:r>
        </a:p>
      </dsp:txBody>
      <dsp:txXfrm>
        <a:off x="1091536" y="0"/>
        <a:ext cx="727690" cy="623993"/>
      </dsp:txXfrm>
    </dsp:sp>
    <dsp:sp modelId="{D59E43C9-B3AF-1C4E-9E77-6356C7736AB2}">
      <dsp:nvSpPr>
        <dsp:cNvPr id="0" name=""/>
        <dsp:cNvSpPr/>
      </dsp:nvSpPr>
      <dsp:spPr>
        <a:xfrm>
          <a:off x="727690" y="623993"/>
          <a:ext cx="1455381"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dirty="0"/>
            <a:t>Clinical Research</a:t>
          </a:r>
        </a:p>
      </dsp:txBody>
      <dsp:txXfrm>
        <a:off x="982382" y="623993"/>
        <a:ext cx="945998" cy="623993"/>
      </dsp:txXfrm>
    </dsp:sp>
    <dsp:sp modelId="{334E4FC9-8C3A-6644-BF4D-2835EBA9CCB5}">
      <dsp:nvSpPr>
        <dsp:cNvPr id="0" name=""/>
        <dsp:cNvSpPr/>
      </dsp:nvSpPr>
      <dsp:spPr>
        <a:xfrm>
          <a:off x="363845" y="1247986"/>
          <a:ext cx="2183072"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a:t>Preclinical Research</a:t>
          </a:r>
          <a:endParaRPr lang="en-US" sz="1800" kern="1200" dirty="0"/>
        </a:p>
      </dsp:txBody>
      <dsp:txXfrm>
        <a:off x="745883" y="1247986"/>
        <a:ext cx="1418997" cy="623993"/>
      </dsp:txXfrm>
    </dsp:sp>
    <dsp:sp modelId="{F2642C30-8FE8-6F44-92E5-D6F60D099695}">
      <dsp:nvSpPr>
        <dsp:cNvPr id="0" name=""/>
        <dsp:cNvSpPr/>
      </dsp:nvSpPr>
      <dsp:spPr>
        <a:xfrm rot="10800000">
          <a:off x="2546918" y="1871979"/>
          <a:ext cx="1733616" cy="623993"/>
        </a:xfrm>
        <a:prstGeom prst="nonIsoscelesTrapezoid">
          <a:avLst>
            <a:gd name="adj1" fmla="val 0"/>
            <a:gd name="adj2" fmla="val 58309"/>
          </a:avLst>
        </a:prstGeom>
        <a:solidFill>
          <a:schemeClr val="lt1">
            <a:alpha val="90000"/>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rtl="0">
            <a:lnSpc>
              <a:spcPct val="90000"/>
            </a:lnSpc>
            <a:spcBef>
              <a:spcPct val="0"/>
            </a:spcBef>
            <a:spcAft>
              <a:spcPct val="15000"/>
            </a:spcAft>
            <a:buChar char="•"/>
          </a:pPr>
          <a:r>
            <a:rPr lang="en-US" sz="1700" kern="1200" dirty="0"/>
            <a:t>10,000 Compounds</a:t>
          </a:r>
        </a:p>
      </dsp:txBody>
      <dsp:txXfrm rot="10800000">
        <a:off x="2910763" y="1871979"/>
        <a:ext cx="1369771" cy="623993"/>
      </dsp:txXfrm>
    </dsp:sp>
    <dsp:sp modelId="{4E64983A-2A66-134B-BD99-6F129C8D0B2E}">
      <dsp:nvSpPr>
        <dsp:cNvPr id="0" name=""/>
        <dsp:cNvSpPr/>
      </dsp:nvSpPr>
      <dsp:spPr>
        <a:xfrm>
          <a:off x="0" y="1871979"/>
          <a:ext cx="2910763"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dirty="0"/>
            <a:t>Drug Discovery and Development</a:t>
          </a:r>
        </a:p>
      </dsp:txBody>
      <dsp:txXfrm>
        <a:off x="509383" y="1871979"/>
        <a:ext cx="1891996" cy="62399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1A753D-BFC2-4ED2-A608-D4673403A6C1}">
      <dsp:nvSpPr>
        <dsp:cNvPr id="0" name=""/>
        <dsp:cNvSpPr/>
      </dsp:nvSpPr>
      <dsp:spPr>
        <a:xfrm>
          <a:off x="3975941" y="1852438"/>
          <a:ext cx="91440" cy="345137"/>
        </a:xfrm>
        <a:custGeom>
          <a:avLst/>
          <a:gdLst/>
          <a:ahLst/>
          <a:cxnLst/>
          <a:rect l="0" t="0" r="0" b="0"/>
          <a:pathLst>
            <a:path>
              <a:moveTo>
                <a:pt x="45720" y="0"/>
              </a:moveTo>
              <a:lnTo>
                <a:pt x="45720" y="3451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780FC5-02CA-42D1-8E27-2EEBE8AF6CAD}">
      <dsp:nvSpPr>
        <dsp:cNvPr id="0" name=""/>
        <dsp:cNvSpPr/>
      </dsp:nvSpPr>
      <dsp:spPr>
        <a:xfrm>
          <a:off x="2933834" y="753733"/>
          <a:ext cx="1087826" cy="345137"/>
        </a:xfrm>
        <a:custGeom>
          <a:avLst/>
          <a:gdLst/>
          <a:ahLst/>
          <a:cxnLst/>
          <a:rect l="0" t="0" r="0" b="0"/>
          <a:pathLst>
            <a:path>
              <a:moveTo>
                <a:pt x="0" y="0"/>
              </a:moveTo>
              <a:lnTo>
                <a:pt x="0" y="235201"/>
              </a:lnTo>
              <a:lnTo>
                <a:pt x="1087826" y="235201"/>
              </a:lnTo>
              <a:lnTo>
                <a:pt x="1087826" y="3451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F0636E-6CC2-4B59-B1BF-D98469D7F820}">
      <dsp:nvSpPr>
        <dsp:cNvPr id="0" name=""/>
        <dsp:cNvSpPr/>
      </dsp:nvSpPr>
      <dsp:spPr>
        <a:xfrm>
          <a:off x="1846008" y="1852438"/>
          <a:ext cx="725217" cy="345137"/>
        </a:xfrm>
        <a:custGeom>
          <a:avLst/>
          <a:gdLst/>
          <a:ahLst/>
          <a:cxnLst/>
          <a:rect l="0" t="0" r="0" b="0"/>
          <a:pathLst>
            <a:path>
              <a:moveTo>
                <a:pt x="0" y="0"/>
              </a:moveTo>
              <a:lnTo>
                <a:pt x="0" y="235201"/>
              </a:lnTo>
              <a:lnTo>
                <a:pt x="725217" y="235201"/>
              </a:lnTo>
              <a:lnTo>
                <a:pt x="725217" y="3451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DF8875-DEE0-4106-BA7F-35B3AB3C167E}">
      <dsp:nvSpPr>
        <dsp:cNvPr id="0" name=""/>
        <dsp:cNvSpPr/>
      </dsp:nvSpPr>
      <dsp:spPr>
        <a:xfrm>
          <a:off x="1120790" y="1852438"/>
          <a:ext cx="725217" cy="345137"/>
        </a:xfrm>
        <a:custGeom>
          <a:avLst/>
          <a:gdLst/>
          <a:ahLst/>
          <a:cxnLst/>
          <a:rect l="0" t="0" r="0" b="0"/>
          <a:pathLst>
            <a:path>
              <a:moveTo>
                <a:pt x="725217" y="0"/>
              </a:moveTo>
              <a:lnTo>
                <a:pt x="725217" y="235201"/>
              </a:lnTo>
              <a:lnTo>
                <a:pt x="0" y="235201"/>
              </a:lnTo>
              <a:lnTo>
                <a:pt x="0" y="3451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5B5EE2-25E8-4701-AD7B-C45D132C7B18}">
      <dsp:nvSpPr>
        <dsp:cNvPr id="0" name=""/>
        <dsp:cNvSpPr/>
      </dsp:nvSpPr>
      <dsp:spPr>
        <a:xfrm>
          <a:off x="1846008" y="753733"/>
          <a:ext cx="1087826" cy="345137"/>
        </a:xfrm>
        <a:custGeom>
          <a:avLst/>
          <a:gdLst/>
          <a:ahLst/>
          <a:cxnLst/>
          <a:rect l="0" t="0" r="0" b="0"/>
          <a:pathLst>
            <a:path>
              <a:moveTo>
                <a:pt x="1087826" y="0"/>
              </a:moveTo>
              <a:lnTo>
                <a:pt x="1087826" y="235201"/>
              </a:lnTo>
              <a:lnTo>
                <a:pt x="0" y="235201"/>
              </a:lnTo>
              <a:lnTo>
                <a:pt x="0" y="3451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BEBA22-3D92-4DEB-BA21-966C7BF62388}">
      <dsp:nvSpPr>
        <dsp:cNvPr id="0" name=""/>
        <dsp:cNvSpPr/>
      </dsp:nvSpPr>
      <dsp:spPr>
        <a:xfrm>
          <a:off x="2340475" y="16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AD59D5-34E4-435F-9F27-06AE8D736B77}">
      <dsp:nvSpPr>
        <dsp:cNvPr id="0" name=""/>
        <dsp:cNvSpPr/>
      </dsp:nvSpPr>
      <dsp:spPr>
        <a:xfrm>
          <a:off x="2472332" y="12543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Find Best Candidate Compounds</a:t>
          </a:r>
        </a:p>
      </dsp:txBody>
      <dsp:txXfrm>
        <a:off x="2494403" y="147502"/>
        <a:ext cx="1142577" cy="709425"/>
      </dsp:txXfrm>
    </dsp:sp>
    <dsp:sp modelId="{3A8C7A81-8E48-409A-9D83-EFB6E0E291A1}">
      <dsp:nvSpPr>
        <dsp:cNvPr id="0" name=""/>
        <dsp:cNvSpPr/>
      </dsp:nvSpPr>
      <dsp:spPr>
        <a:xfrm>
          <a:off x="1252648" y="1098871"/>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B15E587-8B94-4643-9E1C-E42AAD994E4C}">
      <dsp:nvSpPr>
        <dsp:cNvPr id="0" name=""/>
        <dsp:cNvSpPr/>
      </dsp:nvSpPr>
      <dsp:spPr>
        <a:xfrm>
          <a:off x="1384506" y="1224136"/>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Distance Measure</a:t>
          </a:r>
        </a:p>
      </dsp:txBody>
      <dsp:txXfrm>
        <a:off x="1406577" y="1246207"/>
        <a:ext cx="1142577" cy="709425"/>
      </dsp:txXfrm>
    </dsp:sp>
    <dsp:sp modelId="{362B4B95-EDDB-4350-9592-F778524E2433}">
      <dsp:nvSpPr>
        <dsp:cNvPr id="0" name=""/>
        <dsp:cNvSpPr/>
      </dsp:nvSpPr>
      <dsp:spPr>
        <a:xfrm>
          <a:off x="527431" y="219757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F70E44-AB8B-4C89-BFE2-3450069B2C97}">
      <dsp:nvSpPr>
        <dsp:cNvPr id="0" name=""/>
        <dsp:cNvSpPr/>
      </dsp:nvSpPr>
      <dsp:spPr>
        <a:xfrm>
          <a:off x="659288" y="232284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Dimentionality Reduction</a:t>
          </a:r>
        </a:p>
      </dsp:txBody>
      <dsp:txXfrm>
        <a:off x="681359" y="2344912"/>
        <a:ext cx="1142577" cy="709425"/>
      </dsp:txXfrm>
    </dsp:sp>
    <dsp:sp modelId="{13D12EE4-595C-48BC-A1AA-F7F330C0B5E2}">
      <dsp:nvSpPr>
        <dsp:cNvPr id="0" name=""/>
        <dsp:cNvSpPr/>
      </dsp:nvSpPr>
      <dsp:spPr>
        <a:xfrm>
          <a:off x="1977866" y="219757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E073515-83A2-4D46-AD6C-CC3DE69C8096}">
      <dsp:nvSpPr>
        <dsp:cNvPr id="0" name=""/>
        <dsp:cNvSpPr/>
      </dsp:nvSpPr>
      <dsp:spPr>
        <a:xfrm>
          <a:off x="2109724" y="232284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Quality Factor</a:t>
          </a:r>
        </a:p>
      </dsp:txBody>
      <dsp:txXfrm>
        <a:off x="2131795" y="2344912"/>
        <a:ext cx="1142577" cy="709425"/>
      </dsp:txXfrm>
    </dsp:sp>
    <dsp:sp modelId="{3C041456-555B-433D-8AAA-80F32DF6AD95}">
      <dsp:nvSpPr>
        <dsp:cNvPr id="0" name=""/>
        <dsp:cNvSpPr/>
      </dsp:nvSpPr>
      <dsp:spPr>
        <a:xfrm>
          <a:off x="3428301" y="1098871"/>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26FEE9-3E12-444D-B352-071F607CF7C3}">
      <dsp:nvSpPr>
        <dsp:cNvPr id="0" name=""/>
        <dsp:cNvSpPr/>
      </dsp:nvSpPr>
      <dsp:spPr>
        <a:xfrm>
          <a:off x="3560159" y="1224136"/>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Feature Selection</a:t>
          </a:r>
        </a:p>
      </dsp:txBody>
      <dsp:txXfrm>
        <a:off x="3582230" y="1246207"/>
        <a:ext cx="1142577" cy="709425"/>
      </dsp:txXfrm>
    </dsp:sp>
    <dsp:sp modelId="{8889C791-1C1D-4F11-B9FA-F8D979422EED}">
      <dsp:nvSpPr>
        <dsp:cNvPr id="0" name=""/>
        <dsp:cNvSpPr/>
      </dsp:nvSpPr>
      <dsp:spPr>
        <a:xfrm>
          <a:off x="3428301" y="219757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17291F-8A1A-4BAB-B7ED-616C6ADBCF1E}">
      <dsp:nvSpPr>
        <dsp:cNvPr id="0" name=""/>
        <dsp:cNvSpPr/>
      </dsp:nvSpPr>
      <dsp:spPr>
        <a:xfrm>
          <a:off x="3560159" y="232284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Progressive Filtering</a:t>
          </a:r>
        </a:p>
      </dsp:txBody>
      <dsp:txXfrm>
        <a:off x="3582230" y="2344912"/>
        <a:ext cx="1142577" cy="709425"/>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URWPalladioL-Roma">
    <w:altName w:val="Calibri"/>
    <w:panose1 w:val="00000000000000000000"/>
    <w:charset w:val="00"/>
    <w:family w:val="auto"/>
    <w:notTrueType/>
    <w:pitch w:val="default"/>
    <w:sig w:usb0="00000003" w:usb1="00000000" w:usb2="00000000" w:usb3="00000000" w:csb0="00000001" w:csb1="00000000"/>
  </w:font>
  <w:font w:name="URWPalladio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061"/>
    <w:rsid w:val="00A1606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0FA6137C6C4B848484D63177F5F9D0">
    <w:name w:val="A00FA6137C6C4B848484D63177F5F9D0"/>
    <w:rsid w:val="00A16061"/>
  </w:style>
  <w:style w:type="paragraph" w:customStyle="1" w:styleId="66B7671B10DD414980137BF8BDDD2D11">
    <w:name w:val="66B7671B10DD414980137BF8BDDD2D11"/>
    <w:rsid w:val="00A16061"/>
  </w:style>
  <w:style w:type="paragraph" w:customStyle="1" w:styleId="CB0980BF23FC4689AEA887D23C98823C">
    <w:name w:val="CB0980BF23FC4689AEA887D23C98823C"/>
    <w:rsid w:val="00A16061"/>
  </w:style>
  <w:style w:type="paragraph" w:customStyle="1" w:styleId="C1B7251A83B84675B33CA9BCC17B2EA3">
    <w:name w:val="C1B7251A83B84675B33CA9BCC17B2EA3"/>
    <w:rsid w:val="00A160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InternetSite</b:SourceType>
    <b:Guid>{FA169025-AD25-994E-8418-3F05E36D4AE3}</b:Guid>
    <b:Title>Dug Development</b:Title>
    <b:Author>
      <b:Author>
        <b:NameList>
          <b:Person>
            <b:Last>Wiki</b:Last>
          </b:Person>
        </b:NameList>
      </b:Author>
    </b:Author>
    <b:InternetSiteTitle>https://en.wikipedia.org/wiki/Drug_development#Cost</b:InternetSiteTitle>
    <b:URL>https://en.wikipedia.org/wiki/Drug_development#Cost</b:URL>
    <b:RefOrder>1</b:RefOrder>
  </b:Source>
</b:Sources>
</file>

<file path=customXml/itemProps1.xml><?xml version="1.0" encoding="utf-8"?>
<ds:datastoreItem xmlns:ds="http://schemas.openxmlformats.org/officeDocument/2006/customXml" ds:itemID="{22A4FE93-57CA-46DB-AD46-80FCD68AD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11889</TotalTime>
  <Pages>33</Pages>
  <Words>16850</Words>
  <Characters>96048</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 Yosipof</dc:creator>
  <cp:keywords/>
  <dc:description/>
  <cp:lastModifiedBy>Shy Alon</cp:lastModifiedBy>
  <cp:revision>26</cp:revision>
  <cp:lastPrinted>2017-03-04T19:24:00Z</cp:lastPrinted>
  <dcterms:created xsi:type="dcterms:W3CDTF">2017-07-21T13:24:00Z</dcterms:created>
  <dcterms:modified xsi:type="dcterms:W3CDTF">2017-07-29T19:34:00Z</dcterms:modified>
</cp:coreProperties>
</file>